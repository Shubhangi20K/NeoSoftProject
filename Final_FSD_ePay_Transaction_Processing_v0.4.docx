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538F3C6" w:rsidP="7538F3C6" w:rsidRDefault="7538F3C6" w14:paraId="7B637E79" w14:textId="3A0BFA7E">
      <w:pPr>
        <w:jc w:val="center"/>
      </w:pPr>
    </w:p>
    <w:p w:rsidR="00137AAA" w:rsidRDefault="00F602DC" w14:paraId="73EAC4E0" w14:textId="77777777">
      <w:pPr>
        <w:jc w:val="center"/>
        <w:rPr>
          <w:rFonts w:asciiTheme="majorHAnsi" w:hAnsiTheme="majorHAnsi" w:eastAsiaTheme="majorEastAsia" w:cstheme="majorBidi"/>
        </w:rPr>
      </w:pPr>
      <w:r>
        <w:br/>
      </w:r>
    </w:p>
    <w:p w:rsidR="00137AAA" w:rsidRDefault="00137AAA" w14:paraId="108FACEE" w14:textId="77777777">
      <w:pPr>
        <w:jc w:val="center"/>
        <w:rPr>
          <w:rFonts w:asciiTheme="majorHAnsi" w:hAnsiTheme="majorHAnsi" w:eastAsiaTheme="majorEastAsia" w:cstheme="majorBidi"/>
        </w:rPr>
      </w:pPr>
    </w:p>
    <w:p w:rsidR="00137AAA" w:rsidRDefault="00137AAA" w14:paraId="72E9DB22" w14:textId="77777777">
      <w:pPr>
        <w:jc w:val="center"/>
        <w:rPr>
          <w:rFonts w:asciiTheme="majorHAnsi" w:hAnsiTheme="majorHAnsi" w:eastAsiaTheme="majorEastAsia" w:cstheme="majorBidi"/>
        </w:rPr>
      </w:pPr>
    </w:p>
    <w:p w:rsidR="00137AAA" w:rsidRDefault="00137AAA" w14:paraId="10889BCB" w14:textId="77777777">
      <w:pPr>
        <w:jc w:val="center"/>
        <w:rPr>
          <w:rFonts w:asciiTheme="majorHAnsi" w:hAnsiTheme="majorHAnsi" w:eastAsiaTheme="majorEastAsia" w:cstheme="majorBidi"/>
        </w:rPr>
      </w:pPr>
    </w:p>
    <w:p w:rsidR="00137AAA" w:rsidRDefault="00137AAA" w14:paraId="63CD78B6" w14:textId="77777777">
      <w:pPr>
        <w:jc w:val="center"/>
        <w:rPr>
          <w:rFonts w:asciiTheme="majorHAnsi" w:hAnsiTheme="majorHAnsi" w:eastAsiaTheme="majorEastAsia" w:cstheme="majorBidi"/>
        </w:rPr>
      </w:pPr>
    </w:p>
    <w:p w:rsidR="00137AAA" w:rsidRDefault="00137AAA" w14:paraId="1A03C71A" w14:textId="77777777">
      <w:pPr>
        <w:jc w:val="center"/>
        <w:rPr>
          <w:rFonts w:asciiTheme="majorHAnsi" w:hAnsiTheme="majorHAnsi" w:eastAsiaTheme="majorEastAsia" w:cstheme="majorBidi"/>
        </w:rPr>
      </w:pPr>
    </w:p>
    <w:p w:rsidR="00137AAA" w:rsidP="3A09C05A" w:rsidRDefault="00F602DC" w14:paraId="1DFA01E5" w14:textId="6BE014D2">
      <w:pPr>
        <w:jc w:val="center"/>
        <w:rPr>
          <w:rFonts w:ascii="Aptos Display" w:hAnsi="Aptos Display" w:eastAsia="宋体" w:cs="" w:asciiTheme="majorAscii" w:hAnsiTheme="majorAscii" w:eastAsiaTheme="majorEastAsia" w:cstheme="majorBidi"/>
        </w:rPr>
      </w:pPr>
      <w:r>
        <w:drawing>
          <wp:inline wp14:editId="71832C8D" wp14:anchorId="2E488CCC">
            <wp:extent cx="2743200" cy="590550"/>
            <wp:effectExtent l="0" t="0" r="0" b="0"/>
            <wp:docPr id="1370341877" name="Picture 1370341877" title=""/>
            <wp:cNvGraphicFramePr>
              <a:graphicFrameLocks noChangeAspect="1"/>
            </wp:cNvGraphicFramePr>
            <a:graphic>
              <a:graphicData uri="http://schemas.openxmlformats.org/drawingml/2006/picture">
                <pic:pic>
                  <pic:nvPicPr>
                    <pic:cNvPr id="0" name="Picture 1370341877"/>
                    <pic:cNvPicPr/>
                  </pic:nvPicPr>
                  <pic:blipFill>
                    <a:blip r:embed="Re0a039ef7d3c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590550"/>
                    </a:xfrm>
                    <a:prstGeom prst="rect">
                      <a:avLst/>
                    </a:prstGeom>
                  </pic:spPr>
                </pic:pic>
              </a:graphicData>
            </a:graphic>
          </wp:inline>
        </w:drawing>
      </w:r>
      <w:r>
        <w:tab/>
      </w:r>
    </w:p>
    <w:p w:rsidR="00137AAA" w:rsidRDefault="00137AAA" w14:paraId="1B2772AE" w14:textId="77777777">
      <w:pPr>
        <w:spacing w:line="259" w:lineRule="auto"/>
        <w:jc w:val="both"/>
        <w:rPr>
          <w:rFonts w:asciiTheme="majorHAnsi" w:hAnsiTheme="majorHAnsi" w:eastAsiaTheme="majorEastAsia" w:cstheme="majorBidi"/>
          <w:color w:val="000000" w:themeColor="text1"/>
        </w:rPr>
      </w:pPr>
    </w:p>
    <w:p w:rsidR="00137AAA" w:rsidRDefault="00F602DC" w14:paraId="5367316F" w14:textId="77777777">
      <w:pPr>
        <w:pBdr>
          <w:top w:val="single" w:color="5B9BD5" w:sz="6" w:space="6"/>
          <w:bottom w:val="single" w:color="5B9BD5" w:sz="6" w:space="6"/>
        </w:pBdr>
        <w:spacing w:after="240"/>
        <w:jc w:val="center"/>
        <w:rPr>
          <w:rFonts w:asciiTheme="majorHAnsi" w:hAnsiTheme="majorHAnsi" w:eastAsiaTheme="majorEastAsia" w:cstheme="majorBidi"/>
          <w:caps/>
          <w:color w:val="000000" w:themeColor="text1"/>
        </w:rPr>
      </w:pPr>
      <w:r>
        <w:rPr>
          <w:rFonts w:asciiTheme="majorHAnsi" w:hAnsiTheme="majorHAnsi" w:eastAsiaTheme="majorEastAsia" w:cstheme="majorBidi"/>
          <w:caps/>
          <w:color w:val="000000" w:themeColor="text1"/>
        </w:rPr>
        <w:t xml:space="preserve"> Functional design of E-Pay Transaction Service</w:t>
      </w:r>
    </w:p>
    <w:p w:rsidR="00137AAA" w:rsidRDefault="4303234E" w14:paraId="38E06051" w14:textId="77777777">
      <w:pPr>
        <w:spacing w:line="259" w:lineRule="auto"/>
        <w:jc w:val="center"/>
        <w:rPr>
          <w:rFonts w:asciiTheme="majorHAnsi" w:hAnsiTheme="majorHAnsi" w:eastAsiaTheme="majorEastAsia" w:cstheme="majorBidi"/>
          <w:color w:val="000000" w:themeColor="text1"/>
        </w:rPr>
      </w:pPr>
      <w:r w:rsidRPr="2EF4D6A4">
        <w:rPr>
          <w:rFonts w:asciiTheme="majorHAnsi" w:hAnsiTheme="majorHAnsi" w:eastAsiaTheme="majorEastAsia" w:cstheme="majorBidi"/>
          <w:color w:val="000000" w:themeColor="text1"/>
        </w:rPr>
        <w:t>August 2024</w:t>
      </w:r>
    </w:p>
    <w:p w:rsidR="2EF4D6A4" w:rsidP="2EF4D6A4" w:rsidRDefault="2EF4D6A4" w14:paraId="3CA92478" w14:textId="3A27A67C">
      <w:pPr>
        <w:spacing w:line="259" w:lineRule="auto"/>
        <w:jc w:val="center"/>
        <w:rPr>
          <w:rFonts w:asciiTheme="majorHAnsi" w:hAnsiTheme="majorHAnsi" w:eastAsiaTheme="majorEastAsia" w:cstheme="majorBidi"/>
          <w:color w:val="000000" w:themeColor="text1"/>
        </w:rPr>
      </w:pPr>
    </w:p>
    <w:p w:rsidR="2EF4D6A4" w:rsidP="2EF4D6A4" w:rsidRDefault="2EF4D6A4" w14:paraId="6BA5780F" w14:textId="24F68E4D">
      <w:pPr>
        <w:spacing w:line="259" w:lineRule="auto"/>
        <w:jc w:val="center"/>
        <w:rPr>
          <w:rFonts w:asciiTheme="majorHAnsi" w:hAnsiTheme="majorHAnsi" w:eastAsiaTheme="majorEastAsia" w:cstheme="majorBidi"/>
          <w:color w:val="000000" w:themeColor="text1"/>
        </w:rPr>
      </w:pPr>
    </w:p>
    <w:p w:rsidR="2EF4D6A4" w:rsidP="2EF4D6A4" w:rsidRDefault="2EF4D6A4" w14:paraId="6FA1C3FA" w14:textId="2E884921">
      <w:pPr>
        <w:spacing w:line="259" w:lineRule="auto"/>
        <w:jc w:val="center"/>
        <w:rPr>
          <w:rFonts w:asciiTheme="majorHAnsi" w:hAnsiTheme="majorHAnsi" w:eastAsiaTheme="majorEastAsia" w:cstheme="majorBidi"/>
          <w:color w:val="000000" w:themeColor="text1"/>
        </w:rPr>
      </w:pPr>
    </w:p>
    <w:p w:rsidR="2EF4D6A4" w:rsidP="2EF4D6A4" w:rsidRDefault="2EF4D6A4" w14:paraId="07B32364" w14:textId="2F87957B">
      <w:pPr>
        <w:spacing w:line="259" w:lineRule="auto"/>
        <w:jc w:val="center"/>
        <w:rPr>
          <w:rFonts w:asciiTheme="majorHAnsi" w:hAnsiTheme="majorHAnsi" w:eastAsiaTheme="majorEastAsia" w:cstheme="majorBidi"/>
          <w:color w:val="000000" w:themeColor="text1"/>
        </w:rPr>
      </w:pPr>
    </w:p>
    <w:p w:rsidR="2EF4D6A4" w:rsidP="2EF4D6A4" w:rsidRDefault="2EF4D6A4" w14:paraId="37FCD979" w14:textId="28344EA4">
      <w:pPr>
        <w:spacing w:line="259" w:lineRule="auto"/>
        <w:jc w:val="center"/>
        <w:rPr>
          <w:rFonts w:asciiTheme="majorHAnsi" w:hAnsiTheme="majorHAnsi" w:eastAsiaTheme="majorEastAsia" w:cstheme="majorBidi"/>
          <w:color w:val="000000" w:themeColor="text1"/>
        </w:rPr>
      </w:pPr>
    </w:p>
    <w:p w:rsidR="2EF4D6A4" w:rsidRDefault="2EF4D6A4" w14:paraId="3195F1C6" w14:textId="3F50497A">
      <w:r>
        <w:br w:type="page"/>
      </w:r>
    </w:p>
    <w:p w:rsidR="07205447" w:rsidP="00275B46" w:rsidRDefault="07205447" w14:paraId="3A93D199" w14:textId="42D785F9">
      <w:pPr>
        <w:spacing w:line="259" w:lineRule="auto"/>
        <w:rPr>
          <w:rFonts w:asciiTheme="majorHAnsi" w:hAnsiTheme="majorHAnsi" w:eastAsiaTheme="majorEastAsia" w:cstheme="majorBidi"/>
          <w:color w:val="000000" w:themeColor="text1"/>
        </w:rPr>
      </w:pPr>
    </w:p>
    <w:p w:rsidR="00137AAA" w:rsidRDefault="00137AAA" w14:paraId="12DBD9F9" w14:textId="77777777">
      <w:pPr>
        <w:jc w:val="center"/>
        <w:rPr>
          <w:rFonts w:asciiTheme="majorHAnsi" w:hAnsiTheme="majorHAnsi" w:eastAsiaTheme="majorEastAsia" w:cstheme="majorBidi"/>
        </w:rPr>
      </w:pPr>
    </w:p>
    <w:p w:rsidR="00137AAA" w:rsidRDefault="00137AAA" w14:paraId="23D8BCF7" w14:textId="77777777">
      <w:pPr>
        <w:jc w:val="center"/>
        <w:rPr>
          <w:rFonts w:asciiTheme="majorHAnsi" w:hAnsiTheme="majorHAnsi" w:eastAsiaTheme="majorEastAsia" w:cstheme="majorBidi"/>
        </w:rPr>
      </w:pPr>
    </w:p>
    <w:tbl>
      <w:tblPr>
        <w:tblW w:w="0" w:type="auto"/>
        <w:tbl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insideH w:val="single" w:color="153D63" w:themeColor="text2" w:themeTint="E6" w:sz="12" w:space="0"/>
          <w:insideV w:val="single" w:color="153D63" w:themeColor="text2" w:themeTint="E6" w:sz="12" w:space="0"/>
        </w:tblBorders>
        <w:tblLayout w:type="fixed"/>
        <w:tblLook w:val="04A0" w:firstRow="1" w:lastRow="0" w:firstColumn="1" w:lastColumn="0" w:noHBand="0" w:noVBand="1"/>
      </w:tblPr>
      <w:tblGrid>
        <w:gridCol w:w="3795"/>
        <w:gridCol w:w="5565"/>
      </w:tblGrid>
      <w:tr w:rsidR="00137AAA" w:rsidTr="7538F3C6" w14:paraId="4C6D5E40" w14:textId="77777777">
        <w:trPr>
          <w:trHeight w:val="405"/>
        </w:trPr>
        <w:tc>
          <w:tcPr>
            <w:tcW w:w="9360" w:type="dxa"/>
            <w:gridSpan w:val="2"/>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1E8BCD"/>
            <w:tcMar/>
          </w:tcPr>
          <w:p w:rsidR="00137AAA" w:rsidRDefault="00F602DC" w14:paraId="4CD61841" w14:textId="77777777">
            <w:pPr>
              <w:spacing w:before="54" w:after="0"/>
              <w:ind w:left="55"/>
              <w:rPr>
                <w:rFonts w:asciiTheme="majorHAnsi" w:hAnsiTheme="majorHAnsi" w:eastAsiaTheme="majorEastAsia" w:cstheme="majorBidi"/>
                <w:b/>
                <w:bCs/>
                <w:color w:val="FFFFFF" w:themeColor="background1"/>
              </w:rPr>
            </w:pPr>
            <w:r>
              <w:rPr>
                <w:rFonts w:asciiTheme="majorHAnsi" w:hAnsiTheme="majorHAnsi" w:eastAsiaTheme="majorEastAsia" w:cstheme="majorBidi"/>
                <w:b/>
                <w:bCs/>
                <w:color w:val="FFFFFF" w:themeColor="background1"/>
              </w:rPr>
              <w:t>Document Control Sheet</w:t>
            </w:r>
          </w:p>
        </w:tc>
      </w:tr>
      <w:tr w:rsidR="00137AAA" w:rsidTr="7538F3C6" w14:paraId="29817DDC"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1AC59D50"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Current Version</w:t>
            </w:r>
          </w:p>
        </w:tc>
        <w:tc>
          <w:tcPr>
            <w:tcW w:w="5565" w:type="dxa"/>
            <w:tcBorders>
              <w:top w:val="nil"/>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2A30B44B" w14:textId="2D1220C9">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0.</w:t>
            </w:r>
            <w:r w:rsidR="005A29BB">
              <w:rPr>
                <w:rFonts w:asciiTheme="majorHAnsi" w:hAnsiTheme="majorHAnsi" w:eastAsiaTheme="majorEastAsia" w:cstheme="majorBidi"/>
                <w:color w:val="000000" w:themeColor="text1"/>
              </w:rPr>
              <w:t>4</w:t>
            </w:r>
          </w:p>
        </w:tc>
      </w:tr>
      <w:tr w:rsidR="00137AAA" w:rsidTr="7538F3C6" w14:paraId="43076A88"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67C627E0"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Project Code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37F4BD1A" w14:textId="77777777">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NS_SBI_04_08_2024</w:t>
            </w:r>
          </w:p>
        </w:tc>
      </w:tr>
      <w:tr w:rsidR="00137AAA" w:rsidTr="7538F3C6" w14:paraId="31E7B31C"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0E8EC651"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Project Name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165ABBEA" w14:textId="77777777">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SBI ePay Implementation</w:t>
            </w:r>
          </w:p>
        </w:tc>
      </w:tr>
      <w:tr w:rsidR="00137AAA" w:rsidTr="7538F3C6" w14:paraId="02A30C03"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20CF0E5E"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Document Type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P="7B6450A1" w:rsidRDefault="54620AE1" w14:paraId="4266F3C8" w14:textId="5EE0BCB1">
            <w:pPr>
              <w:spacing w:before="54" w:after="0"/>
              <w:ind w:left="52"/>
              <w:rPr>
                <w:rFonts w:asciiTheme="majorHAnsi" w:hAnsiTheme="majorHAnsi" w:eastAsiaTheme="majorEastAsia" w:cstheme="majorBidi"/>
                <w:color w:val="000000" w:themeColor="text1"/>
              </w:rPr>
            </w:pPr>
            <w:r w:rsidRPr="7B6450A1">
              <w:rPr>
                <w:rFonts w:asciiTheme="majorHAnsi" w:hAnsiTheme="majorHAnsi" w:eastAsiaTheme="majorEastAsia" w:cstheme="majorBidi"/>
                <w:color w:val="000000" w:themeColor="text1"/>
              </w:rPr>
              <w:t xml:space="preserve">ePay </w:t>
            </w:r>
            <w:r w:rsidRPr="7B6450A1" w:rsidR="29562511">
              <w:rPr>
                <w:rFonts w:asciiTheme="majorHAnsi" w:hAnsiTheme="majorHAnsi" w:eastAsiaTheme="majorEastAsia" w:cstheme="majorBidi"/>
                <w:color w:val="000000" w:themeColor="text1"/>
              </w:rPr>
              <w:t xml:space="preserve">Functional </w:t>
            </w:r>
            <w:r w:rsidRPr="7B6450A1">
              <w:rPr>
                <w:rFonts w:asciiTheme="majorHAnsi" w:hAnsiTheme="majorHAnsi" w:eastAsiaTheme="majorEastAsia" w:cstheme="majorBidi"/>
                <w:color w:val="000000" w:themeColor="text1"/>
              </w:rPr>
              <w:t>Transaction Service</w:t>
            </w:r>
          </w:p>
        </w:tc>
      </w:tr>
      <w:tr w:rsidR="00137AAA" w:rsidTr="7538F3C6" w14:paraId="754CA595"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44108616"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Author</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48F4E045" w14:textId="77777777">
            <w:pPr>
              <w:spacing w:before="54" w:after="0"/>
              <w:rPr>
                <w:rFonts w:ascii="Segoe UI" w:hAnsi="Segoe UI" w:eastAsia="Segoe UI" w:cs="Segoe UI"/>
                <w:color w:val="000000" w:themeColor="text1"/>
                <w:sz w:val="21"/>
                <w:szCs w:val="21"/>
              </w:rPr>
            </w:pPr>
            <w:r>
              <w:rPr>
                <w:rFonts w:asciiTheme="majorHAnsi" w:hAnsiTheme="majorHAnsi" w:eastAsiaTheme="majorEastAsia" w:cstheme="majorBidi"/>
                <w:color w:val="000000" w:themeColor="text1"/>
              </w:rPr>
              <w:t xml:space="preserve"> Sagar</w:t>
            </w:r>
          </w:p>
        </w:tc>
      </w:tr>
      <w:tr w:rsidR="00137AAA" w:rsidTr="7538F3C6" w14:paraId="4F6587D6"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18794243" w14:textId="77777777">
            <w:pPr>
              <w:spacing w:before="55"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First Reviewed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P="00275B46" w:rsidRDefault="00F602DC" w14:paraId="7EEFC500" w14:textId="77777777">
            <w:pPr>
              <w:spacing w:before="55" w:after="0"/>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Neeraj Durgapal</w:t>
            </w:r>
          </w:p>
        </w:tc>
      </w:tr>
      <w:tr w:rsidR="00137AAA" w:rsidTr="7538F3C6" w14:paraId="1ABF5C0E"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0518F9E2" w14:textId="77777777">
            <w:pPr>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 xml:space="preserve"> Final Reviewed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P="7538F3C6" w:rsidRDefault="00F602DC" w14:paraId="2A36FE1D" w14:textId="77777777">
            <w:pPr>
              <w:jc w:val="both"/>
              <w:rPr>
                <w:rFonts w:ascii="Aptos Display" w:hAnsi="Aptos Display" w:eastAsia="宋体" w:cs="" w:asciiTheme="majorAscii" w:hAnsiTheme="majorAscii" w:eastAsiaTheme="majorEastAsia" w:cstheme="majorBidi"/>
                <w:color w:val="000000" w:themeColor="text1"/>
              </w:rPr>
            </w:pPr>
            <w:r w:rsidRPr="7538F3C6" w:rsidR="7538F3C6">
              <w:rPr>
                <w:rFonts w:ascii="Aptos Display" w:hAnsi="Aptos Display" w:eastAsia="宋体" w:cs="" w:asciiTheme="majorAscii" w:hAnsiTheme="majorAscii" w:eastAsiaTheme="majorEastAsia" w:cstheme="majorBidi"/>
                <w:color w:val="000000" w:themeColor="text1" w:themeTint="FF" w:themeShade="FF"/>
              </w:rPr>
              <w:t>Anand Sharma</w:t>
            </w:r>
          </w:p>
        </w:tc>
      </w:tr>
      <w:tr w:rsidR="00137AAA" w:rsidTr="7538F3C6" w14:paraId="4A6728D4"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3A3B3D6F"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Frequency of Document Review</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0DB09595" w14:textId="77777777">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Next Revision of Standard Documents</w:t>
            </w:r>
          </w:p>
        </w:tc>
      </w:tr>
      <w:tr w:rsidR="00137AAA" w:rsidTr="7538F3C6" w14:paraId="27900F3D"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72963397"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Document Creation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07461B40" w14:textId="77777777">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12-08-2024</w:t>
            </w:r>
          </w:p>
        </w:tc>
      </w:tr>
      <w:tr w:rsidR="00137AAA" w:rsidTr="7538F3C6" w14:paraId="4EA92FD8"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5CA55859" w14:textId="77777777">
            <w:pPr>
              <w:spacing w:before="54" w:after="0"/>
              <w:ind w:left="55"/>
              <w:rPr>
                <w:rFonts w:asciiTheme="majorHAnsi" w:hAnsiTheme="majorHAnsi" w:eastAsiaTheme="majorEastAsia" w:cstheme="majorBidi"/>
                <w:b/>
                <w:bCs/>
                <w:color w:val="000000" w:themeColor="text1"/>
              </w:rPr>
            </w:pPr>
            <w:r>
              <w:rPr>
                <w:rFonts w:asciiTheme="majorHAnsi" w:hAnsiTheme="majorHAnsi" w:eastAsiaTheme="majorEastAsia" w:cstheme="majorBidi"/>
                <w:b/>
                <w:bCs/>
                <w:color w:val="000000" w:themeColor="text1"/>
              </w:rPr>
              <w:t>Last Updated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Mar/>
          </w:tcPr>
          <w:p w:rsidR="00137AAA" w:rsidRDefault="00F602DC" w14:paraId="4E3B2938" w14:textId="488DDF2E">
            <w:pPr>
              <w:spacing w:before="54" w:after="0"/>
              <w:ind w:left="52"/>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2</w:t>
            </w:r>
            <w:r w:rsidR="005A29BB">
              <w:rPr>
                <w:rFonts w:asciiTheme="majorHAnsi" w:hAnsiTheme="majorHAnsi" w:eastAsiaTheme="majorEastAsia" w:cstheme="majorBidi"/>
                <w:color w:val="000000" w:themeColor="text1"/>
              </w:rPr>
              <w:t>1</w:t>
            </w:r>
            <w:r>
              <w:rPr>
                <w:rFonts w:asciiTheme="majorHAnsi" w:hAnsiTheme="majorHAnsi" w:eastAsiaTheme="majorEastAsia" w:cstheme="majorBidi"/>
                <w:color w:val="000000" w:themeColor="text1"/>
              </w:rPr>
              <w:t>-0</w:t>
            </w:r>
            <w:r w:rsidR="005A29BB">
              <w:rPr>
                <w:rFonts w:asciiTheme="majorHAnsi" w:hAnsiTheme="majorHAnsi" w:eastAsiaTheme="majorEastAsia" w:cstheme="majorBidi"/>
                <w:color w:val="000000" w:themeColor="text1"/>
              </w:rPr>
              <w:t>9</w:t>
            </w:r>
            <w:r>
              <w:rPr>
                <w:rFonts w:asciiTheme="majorHAnsi" w:hAnsiTheme="majorHAnsi" w:eastAsiaTheme="majorEastAsia" w:cstheme="majorBidi"/>
                <w:color w:val="000000" w:themeColor="text1"/>
              </w:rPr>
              <w:t>-2024</w:t>
            </w:r>
          </w:p>
        </w:tc>
      </w:tr>
    </w:tbl>
    <w:p w:rsidR="00137AAA" w:rsidRDefault="00137AAA" w14:paraId="4B9D5DE4" w14:textId="77777777">
      <w:pPr>
        <w:jc w:val="center"/>
        <w:rPr>
          <w:rFonts w:asciiTheme="majorHAnsi" w:hAnsiTheme="majorHAnsi" w:eastAsiaTheme="majorEastAsia" w:cstheme="majorBidi"/>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15"/>
        <w:gridCol w:w="1650"/>
        <w:gridCol w:w="3015"/>
        <w:gridCol w:w="3480"/>
      </w:tblGrid>
      <w:tr w:rsidRPr="005A29BB" w:rsidR="005A29BB" w:rsidTr="005A29BB" w14:paraId="34DC9998" w14:textId="77777777">
        <w:trPr>
          <w:trHeight w:val="390"/>
        </w:trPr>
        <w:tc>
          <w:tcPr>
            <w:tcW w:w="9360" w:type="dxa"/>
            <w:gridSpan w:val="4"/>
            <w:tcBorders>
              <w:top w:val="single" w:color="153D63" w:sz="12" w:space="0"/>
              <w:left w:val="single" w:color="153D63" w:sz="12" w:space="0"/>
              <w:bottom w:val="single" w:color="153D63" w:sz="12" w:space="0"/>
              <w:right w:val="single" w:color="153D63" w:sz="12" w:space="0"/>
            </w:tcBorders>
            <w:shd w:val="clear" w:color="auto" w:fill="1E8BCD"/>
            <w:hideMark/>
          </w:tcPr>
          <w:p w:rsidRPr="005A29BB" w:rsidR="005A29BB" w:rsidP="005A29BB" w:rsidRDefault="005A29BB" w14:paraId="3A85AA21"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b/>
                <w:bCs/>
              </w:rPr>
              <w:t>Revision History</w:t>
            </w:r>
            <w:r w:rsidRPr="005A29BB">
              <w:rPr>
                <w:rFonts w:asciiTheme="majorHAnsi" w:hAnsiTheme="majorHAnsi" w:eastAsiaTheme="majorEastAsia" w:cstheme="majorBidi"/>
                <w:lang w:val="en-IN"/>
              </w:rPr>
              <w:t> </w:t>
            </w:r>
          </w:p>
        </w:tc>
      </w:tr>
      <w:tr w:rsidRPr="005A29BB" w:rsidR="005A29BB" w:rsidTr="005A29BB" w14:paraId="596440DD" w14:textId="77777777">
        <w:trPr>
          <w:trHeight w:val="405"/>
        </w:trPr>
        <w:tc>
          <w:tcPr>
            <w:tcW w:w="1215" w:type="dxa"/>
            <w:tcBorders>
              <w:top w:val="single" w:color="153D63" w:sz="12" w:space="0"/>
              <w:left w:val="single" w:color="153D63" w:sz="12" w:space="0"/>
              <w:bottom w:val="single" w:color="153D63" w:sz="12" w:space="0"/>
              <w:right w:val="single" w:color="153D63" w:sz="12" w:space="0"/>
            </w:tcBorders>
            <w:shd w:val="clear" w:color="auto" w:fill="DDDDDD"/>
            <w:hideMark/>
          </w:tcPr>
          <w:p w:rsidRPr="005A29BB" w:rsidR="005A29BB" w:rsidP="005A29BB" w:rsidRDefault="005A29BB" w14:paraId="0DFD3264"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b/>
                <w:bCs/>
              </w:rPr>
              <w:t>Version</w:t>
            </w:r>
            <w:r w:rsidRPr="005A29BB">
              <w:rPr>
                <w:rFonts w:asciiTheme="majorHAnsi" w:hAnsiTheme="majorHAnsi" w:eastAsiaTheme="majorEastAsia" w:cstheme="majorBidi"/>
                <w:lang w:val="en-IN"/>
              </w:rPr>
              <w:t> </w:t>
            </w:r>
          </w:p>
        </w:tc>
        <w:tc>
          <w:tcPr>
            <w:tcW w:w="1650" w:type="dxa"/>
            <w:tcBorders>
              <w:top w:val="single" w:color="153D63" w:sz="12" w:space="0"/>
              <w:left w:val="single" w:color="153D63" w:sz="12" w:space="0"/>
              <w:bottom w:val="single" w:color="153D63" w:sz="12" w:space="0"/>
              <w:right w:val="single" w:color="153D63" w:sz="12" w:space="0"/>
            </w:tcBorders>
            <w:shd w:val="clear" w:color="auto" w:fill="DDDDDD"/>
            <w:hideMark/>
          </w:tcPr>
          <w:p w:rsidRPr="005A29BB" w:rsidR="005A29BB" w:rsidP="005A29BB" w:rsidRDefault="005A29BB" w14:paraId="4582D575"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b/>
                <w:bCs/>
              </w:rPr>
              <w:t>Date</w:t>
            </w:r>
            <w:r w:rsidRPr="005A29BB">
              <w:rPr>
                <w:rFonts w:asciiTheme="majorHAnsi" w:hAnsiTheme="majorHAnsi" w:eastAsiaTheme="majorEastAsia" w:cstheme="majorBidi"/>
                <w:lang w:val="en-IN"/>
              </w:rPr>
              <w:t> </w:t>
            </w:r>
          </w:p>
        </w:tc>
        <w:tc>
          <w:tcPr>
            <w:tcW w:w="3015" w:type="dxa"/>
            <w:tcBorders>
              <w:top w:val="single" w:color="153D63" w:sz="12" w:space="0"/>
              <w:left w:val="single" w:color="153D63" w:sz="12" w:space="0"/>
              <w:bottom w:val="single" w:color="153D63" w:sz="12" w:space="0"/>
              <w:right w:val="single" w:color="153D63" w:sz="12" w:space="0"/>
            </w:tcBorders>
            <w:shd w:val="clear" w:color="auto" w:fill="DDDDDD"/>
            <w:hideMark/>
          </w:tcPr>
          <w:p w:rsidRPr="005A29BB" w:rsidR="005A29BB" w:rsidP="005A29BB" w:rsidRDefault="005A29BB" w14:paraId="4743CD02"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b/>
                <w:bCs/>
              </w:rPr>
              <w:t>Name</w:t>
            </w:r>
            <w:r w:rsidRPr="005A29BB">
              <w:rPr>
                <w:rFonts w:asciiTheme="majorHAnsi" w:hAnsiTheme="majorHAnsi" w:eastAsiaTheme="majorEastAsia" w:cstheme="majorBidi"/>
                <w:lang w:val="en-IN"/>
              </w:rPr>
              <w:t> </w:t>
            </w:r>
          </w:p>
        </w:tc>
        <w:tc>
          <w:tcPr>
            <w:tcW w:w="3465" w:type="dxa"/>
            <w:tcBorders>
              <w:top w:val="single" w:color="153D63" w:sz="12" w:space="0"/>
              <w:left w:val="single" w:color="153D63" w:sz="12" w:space="0"/>
              <w:bottom w:val="single" w:color="153D63" w:sz="12" w:space="0"/>
              <w:right w:val="single" w:color="153D63" w:sz="12" w:space="0"/>
            </w:tcBorders>
            <w:shd w:val="clear" w:color="auto" w:fill="DDDDDD"/>
            <w:hideMark/>
          </w:tcPr>
          <w:p w:rsidRPr="005A29BB" w:rsidR="005A29BB" w:rsidP="005A29BB" w:rsidRDefault="005A29BB" w14:paraId="0F1CA7F6"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b/>
                <w:bCs/>
              </w:rPr>
              <w:t>Comments</w:t>
            </w:r>
            <w:r w:rsidRPr="005A29BB">
              <w:rPr>
                <w:rFonts w:asciiTheme="majorHAnsi" w:hAnsiTheme="majorHAnsi" w:eastAsiaTheme="majorEastAsia" w:cstheme="majorBidi"/>
                <w:lang w:val="en-IN"/>
              </w:rPr>
              <w:t> </w:t>
            </w:r>
          </w:p>
        </w:tc>
      </w:tr>
      <w:tr w:rsidRPr="005A29BB" w:rsidR="005A29BB" w:rsidTr="005A29BB" w14:paraId="32AD7EB5" w14:textId="77777777">
        <w:trPr>
          <w:trHeight w:val="405"/>
        </w:trPr>
        <w:tc>
          <w:tcPr>
            <w:tcW w:w="12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76193679"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0.1</w:t>
            </w:r>
            <w:r w:rsidRPr="005A29BB">
              <w:rPr>
                <w:rFonts w:asciiTheme="majorHAnsi" w:hAnsiTheme="majorHAnsi" w:eastAsiaTheme="majorEastAsia" w:cstheme="majorBidi"/>
                <w:lang w:val="en-IN"/>
              </w:rPr>
              <w:t> </w:t>
            </w:r>
          </w:p>
        </w:tc>
        <w:tc>
          <w:tcPr>
            <w:tcW w:w="1650"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404BB824"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12-08-2024</w:t>
            </w:r>
            <w:r w:rsidRPr="005A29BB">
              <w:rPr>
                <w:rFonts w:asciiTheme="majorHAnsi" w:hAnsiTheme="majorHAnsi" w:eastAsiaTheme="majorEastAsia" w:cstheme="majorBidi"/>
                <w:lang w:val="en-IN"/>
              </w:rPr>
              <w:t> </w:t>
            </w:r>
          </w:p>
        </w:tc>
        <w:tc>
          <w:tcPr>
            <w:tcW w:w="30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33E42468"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Ranu Jain</w:t>
            </w:r>
            <w:r w:rsidRPr="005A29BB">
              <w:rPr>
                <w:rFonts w:asciiTheme="majorHAnsi" w:hAnsiTheme="majorHAnsi" w:eastAsiaTheme="majorEastAsia" w:cstheme="majorBidi"/>
                <w:lang w:val="en-IN"/>
              </w:rPr>
              <w:t> </w:t>
            </w:r>
          </w:p>
        </w:tc>
        <w:tc>
          <w:tcPr>
            <w:tcW w:w="346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52556FC3"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Draft Version</w:t>
            </w:r>
            <w:r w:rsidRPr="005A29BB">
              <w:rPr>
                <w:rFonts w:asciiTheme="majorHAnsi" w:hAnsiTheme="majorHAnsi" w:eastAsiaTheme="majorEastAsia" w:cstheme="majorBidi"/>
                <w:lang w:val="en-IN"/>
              </w:rPr>
              <w:t> </w:t>
            </w:r>
          </w:p>
        </w:tc>
      </w:tr>
      <w:tr w:rsidRPr="005A29BB" w:rsidR="005A29BB" w:rsidTr="005A29BB" w14:paraId="5E3E29D7" w14:textId="77777777">
        <w:trPr>
          <w:trHeight w:val="405"/>
        </w:trPr>
        <w:tc>
          <w:tcPr>
            <w:tcW w:w="12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44E2AAB0"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0.2</w:t>
            </w:r>
            <w:r w:rsidRPr="005A29BB">
              <w:rPr>
                <w:rFonts w:asciiTheme="majorHAnsi" w:hAnsiTheme="majorHAnsi" w:eastAsiaTheme="majorEastAsia" w:cstheme="majorBidi"/>
                <w:lang w:val="en-IN"/>
              </w:rPr>
              <w:t> </w:t>
            </w:r>
          </w:p>
        </w:tc>
        <w:tc>
          <w:tcPr>
            <w:tcW w:w="1650"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46BAFFF9"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16-08-2024</w:t>
            </w:r>
            <w:r w:rsidRPr="005A29BB">
              <w:rPr>
                <w:rFonts w:asciiTheme="majorHAnsi" w:hAnsiTheme="majorHAnsi" w:eastAsiaTheme="majorEastAsia" w:cstheme="majorBidi"/>
                <w:lang w:val="en-IN"/>
              </w:rPr>
              <w:t> </w:t>
            </w:r>
          </w:p>
        </w:tc>
        <w:tc>
          <w:tcPr>
            <w:tcW w:w="30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0EFACBBA"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Subhash Dharade</w:t>
            </w:r>
            <w:r w:rsidRPr="005A29BB">
              <w:rPr>
                <w:rFonts w:asciiTheme="majorHAnsi" w:hAnsiTheme="majorHAnsi" w:eastAsiaTheme="majorEastAsia" w:cstheme="majorBidi"/>
                <w:lang w:val="en-IN"/>
              </w:rPr>
              <w:t> </w:t>
            </w:r>
          </w:p>
        </w:tc>
        <w:tc>
          <w:tcPr>
            <w:tcW w:w="346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466650FF"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Transaction Flow</w:t>
            </w:r>
            <w:r w:rsidRPr="005A29BB">
              <w:rPr>
                <w:rFonts w:asciiTheme="majorHAnsi" w:hAnsiTheme="majorHAnsi" w:eastAsiaTheme="majorEastAsia" w:cstheme="majorBidi"/>
                <w:lang w:val="en-IN"/>
              </w:rPr>
              <w:t> </w:t>
            </w:r>
          </w:p>
        </w:tc>
      </w:tr>
      <w:tr w:rsidRPr="005A29BB" w:rsidR="005A29BB" w:rsidTr="005A29BB" w14:paraId="23944942" w14:textId="77777777">
        <w:trPr>
          <w:trHeight w:val="405"/>
        </w:trPr>
        <w:tc>
          <w:tcPr>
            <w:tcW w:w="12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11D809D4"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0.3</w:t>
            </w:r>
            <w:r w:rsidRPr="005A29BB">
              <w:rPr>
                <w:rFonts w:asciiTheme="majorHAnsi" w:hAnsiTheme="majorHAnsi" w:eastAsiaTheme="majorEastAsia" w:cstheme="majorBidi"/>
                <w:lang w:val="en-IN"/>
              </w:rPr>
              <w:t> </w:t>
            </w:r>
          </w:p>
        </w:tc>
        <w:tc>
          <w:tcPr>
            <w:tcW w:w="1650"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27FDD2FF"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21-08-2024</w:t>
            </w:r>
            <w:r w:rsidRPr="005A29BB">
              <w:rPr>
                <w:rFonts w:asciiTheme="majorHAnsi" w:hAnsiTheme="majorHAnsi" w:eastAsiaTheme="majorEastAsia" w:cstheme="majorBidi"/>
                <w:lang w:val="en-IN"/>
              </w:rPr>
              <w:t> </w:t>
            </w:r>
          </w:p>
        </w:tc>
        <w:tc>
          <w:tcPr>
            <w:tcW w:w="301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4F945754"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Ranu Jain</w:t>
            </w:r>
            <w:r w:rsidRPr="005A29BB">
              <w:rPr>
                <w:rFonts w:asciiTheme="majorHAnsi" w:hAnsiTheme="majorHAnsi" w:eastAsiaTheme="majorEastAsia" w:cstheme="majorBidi"/>
                <w:lang w:val="en-IN"/>
              </w:rPr>
              <w:t> </w:t>
            </w:r>
          </w:p>
        </w:tc>
        <w:tc>
          <w:tcPr>
            <w:tcW w:w="3465" w:type="dxa"/>
            <w:tcBorders>
              <w:top w:val="single" w:color="153D63" w:sz="12" w:space="0"/>
              <w:left w:val="single" w:color="153D63" w:sz="12" w:space="0"/>
              <w:bottom w:val="single" w:color="153D63" w:sz="12" w:space="0"/>
              <w:right w:val="single" w:color="153D63" w:sz="12" w:space="0"/>
            </w:tcBorders>
            <w:shd w:val="clear" w:color="auto" w:fill="auto"/>
            <w:hideMark/>
          </w:tcPr>
          <w:p w:rsidRPr="005A29BB" w:rsidR="005A29BB" w:rsidP="005A29BB" w:rsidRDefault="005A29BB" w14:paraId="08E7116D" w14:textId="77777777">
            <w:pPr>
              <w:jc w:val="center"/>
              <w:rPr>
                <w:rFonts w:asciiTheme="majorHAnsi" w:hAnsiTheme="majorHAnsi" w:eastAsiaTheme="majorEastAsia" w:cstheme="majorBidi"/>
                <w:lang w:val="en-IN"/>
              </w:rPr>
            </w:pPr>
            <w:r w:rsidRPr="005A29BB">
              <w:rPr>
                <w:rFonts w:asciiTheme="majorHAnsi" w:hAnsiTheme="majorHAnsi" w:eastAsiaTheme="majorEastAsia" w:cstheme="majorBidi"/>
              </w:rPr>
              <w:t>Address Review Comments</w:t>
            </w:r>
            <w:r w:rsidRPr="005A29BB">
              <w:rPr>
                <w:rFonts w:asciiTheme="majorHAnsi" w:hAnsiTheme="majorHAnsi" w:eastAsiaTheme="majorEastAsia" w:cstheme="majorBidi"/>
                <w:lang w:val="en-IN"/>
              </w:rPr>
              <w:t> </w:t>
            </w:r>
          </w:p>
        </w:tc>
      </w:tr>
      <w:tr w:rsidRPr="005A29BB" w:rsidR="005A29BB" w:rsidTr="005A29BB" w14:paraId="75DAE847" w14:textId="77777777">
        <w:trPr>
          <w:trHeight w:val="405"/>
        </w:trPr>
        <w:tc>
          <w:tcPr>
            <w:tcW w:w="1215" w:type="dxa"/>
            <w:tcBorders>
              <w:top w:val="single" w:color="153D63" w:sz="12" w:space="0"/>
              <w:left w:val="single" w:color="153D63" w:sz="12" w:space="0"/>
              <w:bottom w:val="single" w:color="153D63" w:sz="12" w:space="0"/>
              <w:right w:val="single" w:color="153D63" w:sz="12" w:space="0"/>
            </w:tcBorders>
            <w:shd w:val="clear" w:color="auto" w:fill="auto"/>
          </w:tcPr>
          <w:p w:rsidRPr="005A29BB" w:rsidR="005A29BB" w:rsidP="005A29BB" w:rsidRDefault="005A29BB" w14:paraId="4ED19BAF" w14:textId="098AD726">
            <w:pPr>
              <w:jc w:val="center"/>
              <w:rPr>
                <w:rFonts w:asciiTheme="majorHAnsi" w:hAnsiTheme="majorHAnsi" w:eastAsiaTheme="majorEastAsia" w:cstheme="majorBidi"/>
              </w:rPr>
            </w:pPr>
            <w:r>
              <w:rPr>
                <w:rFonts w:asciiTheme="majorHAnsi" w:hAnsiTheme="majorHAnsi" w:eastAsiaTheme="majorEastAsia" w:cstheme="majorBidi"/>
              </w:rPr>
              <w:t>0.4</w:t>
            </w:r>
          </w:p>
        </w:tc>
        <w:tc>
          <w:tcPr>
            <w:tcW w:w="1650" w:type="dxa"/>
            <w:tcBorders>
              <w:top w:val="single" w:color="153D63" w:sz="12" w:space="0"/>
              <w:left w:val="single" w:color="153D63" w:sz="12" w:space="0"/>
              <w:bottom w:val="single" w:color="153D63" w:sz="12" w:space="0"/>
              <w:right w:val="single" w:color="153D63" w:sz="12" w:space="0"/>
            </w:tcBorders>
            <w:shd w:val="clear" w:color="auto" w:fill="auto"/>
          </w:tcPr>
          <w:p w:rsidRPr="005A29BB" w:rsidR="005A29BB" w:rsidP="005A29BB" w:rsidRDefault="005A29BB" w14:paraId="5A4E62A3" w14:textId="1584D7EC">
            <w:pPr>
              <w:jc w:val="center"/>
              <w:rPr>
                <w:rFonts w:asciiTheme="majorHAnsi" w:hAnsiTheme="majorHAnsi" w:eastAsiaTheme="majorEastAsia" w:cstheme="majorBidi"/>
              </w:rPr>
            </w:pPr>
            <w:r>
              <w:rPr>
                <w:rFonts w:asciiTheme="majorHAnsi" w:hAnsiTheme="majorHAnsi" w:eastAsiaTheme="majorEastAsia" w:cstheme="majorBidi"/>
              </w:rPr>
              <w:t>21-09-2024</w:t>
            </w:r>
          </w:p>
        </w:tc>
        <w:tc>
          <w:tcPr>
            <w:tcW w:w="3015" w:type="dxa"/>
            <w:tcBorders>
              <w:top w:val="single" w:color="153D63" w:sz="12" w:space="0"/>
              <w:left w:val="single" w:color="153D63" w:sz="12" w:space="0"/>
              <w:bottom w:val="single" w:color="153D63" w:sz="12" w:space="0"/>
              <w:right w:val="single" w:color="153D63" w:sz="12" w:space="0"/>
            </w:tcBorders>
            <w:shd w:val="clear" w:color="auto" w:fill="auto"/>
          </w:tcPr>
          <w:p w:rsidRPr="005A29BB" w:rsidR="005A29BB" w:rsidP="005A29BB" w:rsidRDefault="005A29BB" w14:paraId="0C2AEDCC" w14:textId="68DD3103">
            <w:pPr>
              <w:jc w:val="center"/>
              <w:rPr>
                <w:rFonts w:asciiTheme="majorHAnsi" w:hAnsiTheme="majorHAnsi" w:eastAsiaTheme="majorEastAsia" w:cstheme="majorBidi"/>
              </w:rPr>
            </w:pPr>
            <w:r>
              <w:rPr>
                <w:rFonts w:asciiTheme="majorHAnsi" w:hAnsiTheme="majorHAnsi" w:eastAsiaTheme="majorEastAsia" w:cstheme="majorBidi"/>
              </w:rPr>
              <w:t>Sagar Thakare</w:t>
            </w:r>
          </w:p>
        </w:tc>
        <w:tc>
          <w:tcPr>
            <w:tcW w:w="3465" w:type="dxa"/>
            <w:tcBorders>
              <w:top w:val="single" w:color="153D63" w:sz="12" w:space="0"/>
              <w:left w:val="single" w:color="153D63" w:sz="12" w:space="0"/>
              <w:bottom w:val="single" w:color="153D63" w:sz="12" w:space="0"/>
              <w:right w:val="single" w:color="153D63" w:sz="12" w:space="0"/>
            </w:tcBorders>
            <w:shd w:val="clear" w:color="auto" w:fill="auto"/>
          </w:tcPr>
          <w:p w:rsidRPr="005A29BB" w:rsidR="005A29BB" w:rsidP="005A29BB" w:rsidRDefault="005A29BB" w14:paraId="65F151C5" w14:textId="502DC8C2">
            <w:pPr>
              <w:jc w:val="center"/>
              <w:rPr>
                <w:rFonts w:asciiTheme="majorHAnsi" w:hAnsiTheme="majorHAnsi" w:eastAsiaTheme="majorEastAsia" w:cstheme="majorBidi"/>
              </w:rPr>
            </w:pPr>
            <w:r>
              <w:rPr>
                <w:rFonts w:asciiTheme="majorHAnsi" w:hAnsiTheme="majorHAnsi" w:eastAsiaTheme="majorEastAsia" w:cstheme="majorBidi"/>
              </w:rPr>
              <w:t>Addressed review comments</w:t>
            </w:r>
          </w:p>
        </w:tc>
      </w:tr>
    </w:tbl>
    <w:p w:rsidR="00137AAA" w:rsidRDefault="00137AAA" w14:paraId="6F27C74C" w14:textId="77777777">
      <w:pPr>
        <w:jc w:val="center"/>
        <w:rPr>
          <w:rFonts w:asciiTheme="majorHAnsi" w:hAnsiTheme="majorHAnsi" w:eastAsiaTheme="majorEastAsia" w:cstheme="majorBidi"/>
        </w:rPr>
      </w:pPr>
    </w:p>
    <w:p w:rsidR="00137AAA" w:rsidRDefault="00137AAA" w14:paraId="641595C9" w14:textId="77777777">
      <w:pPr>
        <w:jc w:val="center"/>
        <w:rPr>
          <w:rFonts w:asciiTheme="majorHAnsi" w:hAnsiTheme="majorHAnsi" w:eastAsiaTheme="majorEastAsia" w:cstheme="majorBidi"/>
        </w:rPr>
      </w:pPr>
    </w:p>
    <w:p w:rsidR="00137AAA" w:rsidRDefault="00137AAA" w14:paraId="2B201E81" w14:textId="77777777">
      <w:pPr>
        <w:jc w:val="center"/>
        <w:rPr>
          <w:rFonts w:asciiTheme="majorHAnsi" w:hAnsiTheme="majorHAnsi" w:eastAsiaTheme="majorEastAsia" w:cstheme="majorBidi"/>
        </w:rPr>
      </w:pPr>
    </w:p>
    <w:p w:rsidR="00275B46" w:rsidRDefault="00275B46" w14:paraId="0A3F1694" w14:textId="37AE802F">
      <w:pPr>
        <w:spacing w:after="0" w:line="240" w:lineRule="auto"/>
        <w:rPr>
          <w:rFonts w:asciiTheme="majorHAnsi" w:hAnsiTheme="majorHAnsi" w:eastAsiaTheme="majorEastAsia" w:cstheme="majorBidi"/>
        </w:rPr>
      </w:pPr>
      <w:r>
        <w:rPr>
          <w:rFonts w:asciiTheme="majorHAnsi" w:hAnsiTheme="majorHAnsi" w:eastAsiaTheme="majorEastAsia" w:cstheme="majorBidi"/>
        </w:rPr>
        <w:br w:type="page"/>
      </w:r>
    </w:p>
    <w:p w:rsidR="00137AAA" w:rsidRDefault="00137AAA" w14:paraId="3C785D1F" w14:textId="77777777">
      <w:pPr>
        <w:jc w:val="center"/>
        <w:rPr>
          <w:rFonts w:asciiTheme="majorHAnsi" w:hAnsiTheme="majorHAnsi" w:eastAsiaTheme="majorEastAsia" w:cstheme="majorBidi"/>
        </w:rPr>
      </w:pPr>
    </w:p>
    <w:sdt>
      <w:sdtPr>
        <w:id w:val="256876192"/>
        <w:docPartObj>
          <w:docPartGallery w:val="Table of Contents"/>
          <w:docPartUnique/>
        </w:docPartObj>
      </w:sdtPr>
      <w:sdtContent>
        <w:p w:rsidR="00137AAA" w:rsidRDefault="00F602DC" w14:paraId="24651830" w14:textId="77777777">
          <w:pPr>
            <w:pStyle w:val="TOC1"/>
            <w:tabs>
              <w:tab w:val="right" w:leader="dot" w:pos="9350"/>
            </w:tabs>
          </w:pPr>
          <w:r w:rsidR="78F7F7A8">
            <w:rPr/>
            <w:t>Table of Content</w:t>
          </w:r>
        </w:p>
        <w:p w:rsidR="00137AAA" w:rsidRDefault="00137AAA" w14:paraId="555DA9E0" w14:textId="77777777"/>
        <w:p w:rsidR="00E63D0C" w:rsidP="51EB59C4" w:rsidRDefault="00F602DC" w14:paraId="493714BF" w14:textId="1FCD047B">
          <w:pPr>
            <w:pStyle w:val="TOC1"/>
            <w:tabs>
              <w:tab w:val="right" w:leader="dot" w:pos="10785"/>
            </w:tabs>
            <w:rPr>
              <w:rStyle w:val="Hyperlink"/>
              <w:noProof/>
              <w:lang w:eastAsia="en-US"/>
            </w:rPr>
          </w:pPr>
          <w:r>
            <w:fldChar w:fldCharType="begin"/>
          </w:r>
          <w:r>
            <w:instrText xml:space="preserve">TOC \o "1-9" \z \u \h</w:instrText>
          </w:r>
          <w:r>
            <w:fldChar w:fldCharType="separate"/>
          </w:r>
          <w:hyperlink w:anchor="_Toc1614458146">
            <w:r w:rsidRPr="51EB59C4" w:rsidR="51EB59C4">
              <w:rPr>
                <w:rStyle w:val="Hyperlink"/>
              </w:rPr>
              <w:t>Document Purpose</w:t>
            </w:r>
            <w:r>
              <w:tab/>
            </w:r>
            <w:r>
              <w:fldChar w:fldCharType="begin"/>
            </w:r>
            <w:r>
              <w:instrText xml:space="preserve">PAGEREF _Toc1614458146 \h</w:instrText>
            </w:r>
            <w:r>
              <w:fldChar w:fldCharType="separate"/>
            </w:r>
            <w:r w:rsidRPr="51EB59C4" w:rsidR="51EB59C4">
              <w:rPr>
                <w:rStyle w:val="Hyperlink"/>
              </w:rPr>
              <w:t>3</w:t>
            </w:r>
            <w:r>
              <w:fldChar w:fldCharType="end"/>
            </w:r>
          </w:hyperlink>
        </w:p>
        <w:p w:rsidR="00E63D0C" w:rsidP="51EB59C4" w:rsidRDefault="00896E17" w14:paraId="6123B103" w14:textId="3780694C">
          <w:pPr>
            <w:pStyle w:val="TOC1"/>
            <w:tabs>
              <w:tab w:val="right" w:leader="dot" w:pos="10785"/>
            </w:tabs>
            <w:rPr>
              <w:rStyle w:val="Hyperlink"/>
              <w:noProof/>
              <w:lang w:eastAsia="en-US"/>
            </w:rPr>
          </w:pPr>
          <w:hyperlink w:anchor="_Toc2139056523">
            <w:r w:rsidRPr="51EB59C4" w:rsidR="51EB59C4">
              <w:rPr>
                <w:rStyle w:val="Hyperlink"/>
              </w:rPr>
              <w:t>Scope</w:t>
            </w:r>
            <w:r>
              <w:tab/>
            </w:r>
            <w:r>
              <w:fldChar w:fldCharType="begin"/>
            </w:r>
            <w:r>
              <w:instrText xml:space="preserve">PAGEREF _Toc2139056523 \h</w:instrText>
            </w:r>
            <w:r>
              <w:fldChar w:fldCharType="separate"/>
            </w:r>
            <w:r w:rsidRPr="51EB59C4" w:rsidR="51EB59C4">
              <w:rPr>
                <w:rStyle w:val="Hyperlink"/>
              </w:rPr>
              <w:t>4</w:t>
            </w:r>
            <w:r>
              <w:fldChar w:fldCharType="end"/>
            </w:r>
          </w:hyperlink>
        </w:p>
        <w:p w:rsidR="00E63D0C" w:rsidP="51EB59C4" w:rsidRDefault="00896E17" w14:paraId="314AA0D3" w14:textId="55F49E00">
          <w:pPr>
            <w:pStyle w:val="TOC2"/>
            <w:tabs>
              <w:tab w:val="right" w:leader="dot" w:pos="10785"/>
            </w:tabs>
            <w:rPr>
              <w:rStyle w:val="Hyperlink"/>
              <w:noProof/>
              <w:lang w:eastAsia="en-US"/>
            </w:rPr>
          </w:pPr>
          <w:hyperlink w:anchor="_Toc2033088198">
            <w:r w:rsidRPr="51EB59C4" w:rsidR="51EB59C4">
              <w:rPr>
                <w:rStyle w:val="Hyperlink"/>
              </w:rPr>
              <w:t>Transaction Service</w:t>
            </w:r>
            <w:r>
              <w:tab/>
            </w:r>
            <w:r>
              <w:fldChar w:fldCharType="begin"/>
            </w:r>
            <w:r>
              <w:instrText xml:space="preserve">PAGEREF _Toc2033088198 \h</w:instrText>
            </w:r>
            <w:r>
              <w:fldChar w:fldCharType="separate"/>
            </w:r>
            <w:r w:rsidRPr="51EB59C4" w:rsidR="51EB59C4">
              <w:rPr>
                <w:rStyle w:val="Hyperlink"/>
              </w:rPr>
              <w:t>4</w:t>
            </w:r>
            <w:r>
              <w:fldChar w:fldCharType="end"/>
            </w:r>
          </w:hyperlink>
        </w:p>
        <w:p w:rsidR="00E63D0C" w:rsidP="51EB59C4" w:rsidRDefault="00896E17" w14:paraId="1708853D" w14:textId="34DCFDD9">
          <w:pPr>
            <w:pStyle w:val="TOC2"/>
            <w:tabs>
              <w:tab w:val="right" w:leader="dot" w:pos="10785"/>
            </w:tabs>
            <w:rPr>
              <w:rStyle w:val="Hyperlink"/>
              <w:noProof/>
              <w:lang w:eastAsia="en-US"/>
            </w:rPr>
          </w:pPr>
          <w:hyperlink w:anchor="_Toc655013316">
            <w:r w:rsidRPr="51EB59C4" w:rsidR="51EB59C4">
              <w:rPr>
                <w:rStyle w:val="Hyperlink"/>
              </w:rPr>
              <w:t>Payment Service</w:t>
            </w:r>
            <w:r>
              <w:tab/>
            </w:r>
            <w:r>
              <w:fldChar w:fldCharType="begin"/>
            </w:r>
            <w:r>
              <w:instrText xml:space="preserve">PAGEREF _Toc655013316 \h</w:instrText>
            </w:r>
            <w:r>
              <w:fldChar w:fldCharType="separate"/>
            </w:r>
            <w:r w:rsidRPr="51EB59C4" w:rsidR="51EB59C4">
              <w:rPr>
                <w:rStyle w:val="Hyperlink"/>
              </w:rPr>
              <w:t>4</w:t>
            </w:r>
            <w:r>
              <w:fldChar w:fldCharType="end"/>
            </w:r>
          </w:hyperlink>
        </w:p>
        <w:p w:rsidR="00E63D0C" w:rsidP="51EB59C4" w:rsidRDefault="00896E17" w14:paraId="3CEC2CAF" w14:textId="536466F7">
          <w:pPr>
            <w:pStyle w:val="TOC2"/>
            <w:tabs>
              <w:tab w:val="right" w:leader="dot" w:pos="10785"/>
            </w:tabs>
            <w:rPr>
              <w:rStyle w:val="Hyperlink"/>
              <w:noProof/>
              <w:lang w:eastAsia="en-US"/>
            </w:rPr>
          </w:pPr>
          <w:hyperlink w:anchor="_Toc1473836150">
            <w:r w:rsidRPr="51EB59C4" w:rsidR="51EB59C4">
              <w:rPr>
                <w:rStyle w:val="Hyperlink"/>
              </w:rPr>
              <w:t>Rule Service</w:t>
            </w:r>
            <w:r>
              <w:tab/>
            </w:r>
            <w:r>
              <w:fldChar w:fldCharType="begin"/>
            </w:r>
            <w:r>
              <w:instrText xml:space="preserve">PAGEREF _Toc1473836150 \h</w:instrText>
            </w:r>
            <w:r>
              <w:fldChar w:fldCharType="separate"/>
            </w:r>
            <w:r w:rsidRPr="51EB59C4" w:rsidR="51EB59C4">
              <w:rPr>
                <w:rStyle w:val="Hyperlink"/>
              </w:rPr>
              <w:t>5</w:t>
            </w:r>
            <w:r>
              <w:fldChar w:fldCharType="end"/>
            </w:r>
          </w:hyperlink>
        </w:p>
        <w:p w:rsidR="00E63D0C" w:rsidP="51EB59C4" w:rsidRDefault="00896E17" w14:paraId="4B7AFFE7" w14:textId="4AFA6D6C">
          <w:pPr>
            <w:pStyle w:val="TOC2"/>
            <w:tabs>
              <w:tab w:val="right" w:leader="dot" w:pos="10785"/>
            </w:tabs>
            <w:rPr>
              <w:rStyle w:val="Hyperlink"/>
              <w:noProof/>
              <w:lang w:eastAsia="en-US"/>
            </w:rPr>
          </w:pPr>
          <w:hyperlink w:anchor="_Toc474832118">
            <w:r w:rsidRPr="51EB59C4" w:rsidR="51EB59C4">
              <w:rPr>
                <w:rStyle w:val="Hyperlink"/>
              </w:rPr>
              <w:t>Business Requirement Mapping</w:t>
            </w:r>
            <w:r>
              <w:tab/>
            </w:r>
            <w:r>
              <w:fldChar w:fldCharType="begin"/>
            </w:r>
            <w:r>
              <w:instrText xml:space="preserve">PAGEREF _Toc474832118 \h</w:instrText>
            </w:r>
            <w:r>
              <w:fldChar w:fldCharType="separate"/>
            </w:r>
            <w:r w:rsidRPr="51EB59C4" w:rsidR="51EB59C4">
              <w:rPr>
                <w:rStyle w:val="Hyperlink"/>
              </w:rPr>
              <w:t>5</w:t>
            </w:r>
            <w:r>
              <w:fldChar w:fldCharType="end"/>
            </w:r>
          </w:hyperlink>
        </w:p>
        <w:p w:rsidR="00E63D0C" w:rsidP="51EB59C4" w:rsidRDefault="00896E17" w14:paraId="48B821F3" w14:textId="4F384F1A">
          <w:pPr>
            <w:pStyle w:val="TOC2"/>
            <w:tabs>
              <w:tab w:val="right" w:leader="dot" w:pos="10785"/>
            </w:tabs>
            <w:rPr>
              <w:rStyle w:val="Hyperlink"/>
              <w:noProof/>
              <w:lang w:eastAsia="en-US"/>
            </w:rPr>
          </w:pPr>
          <w:hyperlink w:anchor="_Toc756877045">
            <w:r w:rsidRPr="51EB59C4" w:rsidR="51EB59C4">
              <w:rPr>
                <w:rStyle w:val="Hyperlink"/>
              </w:rPr>
              <w:t>Actors</w:t>
            </w:r>
            <w:r>
              <w:tab/>
            </w:r>
            <w:r>
              <w:fldChar w:fldCharType="begin"/>
            </w:r>
            <w:r>
              <w:instrText xml:space="preserve">PAGEREF _Toc756877045 \h</w:instrText>
            </w:r>
            <w:r>
              <w:fldChar w:fldCharType="separate"/>
            </w:r>
            <w:r w:rsidRPr="51EB59C4" w:rsidR="51EB59C4">
              <w:rPr>
                <w:rStyle w:val="Hyperlink"/>
              </w:rPr>
              <w:t>6</w:t>
            </w:r>
            <w:r>
              <w:fldChar w:fldCharType="end"/>
            </w:r>
          </w:hyperlink>
        </w:p>
        <w:p w:rsidR="00E63D0C" w:rsidP="51EB59C4" w:rsidRDefault="00896E17" w14:paraId="5AFB49BB" w14:textId="584401DC">
          <w:pPr>
            <w:pStyle w:val="TOC1"/>
            <w:tabs>
              <w:tab w:val="right" w:leader="dot" w:pos="10785"/>
            </w:tabs>
            <w:rPr>
              <w:rStyle w:val="Hyperlink"/>
              <w:noProof/>
              <w:lang w:eastAsia="en-US"/>
            </w:rPr>
          </w:pPr>
          <w:hyperlink w:anchor="_Toc431631884">
            <w:r w:rsidRPr="51EB59C4" w:rsidR="51EB59C4">
              <w:rPr>
                <w:rStyle w:val="Hyperlink"/>
              </w:rPr>
              <w:t>Functional Specifications</w:t>
            </w:r>
            <w:r>
              <w:tab/>
            </w:r>
            <w:r>
              <w:fldChar w:fldCharType="begin"/>
            </w:r>
            <w:r>
              <w:instrText xml:space="preserve">PAGEREF _Toc431631884 \h</w:instrText>
            </w:r>
            <w:r>
              <w:fldChar w:fldCharType="separate"/>
            </w:r>
            <w:r w:rsidRPr="51EB59C4" w:rsidR="51EB59C4">
              <w:rPr>
                <w:rStyle w:val="Hyperlink"/>
              </w:rPr>
              <w:t>7</w:t>
            </w:r>
            <w:r>
              <w:fldChar w:fldCharType="end"/>
            </w:r>
          </w:hyperlink>
        </w:p>
        <w:p w:rsidR="00E63D0C" w:rsidP="51EB59C4" w:rsidRDefault="00896E17" w14:paraId="75487EB2" w14:textId="167E4056">
          <w:pPr>
            <w:pStyle w:val="TOC2"/>
            <w:tabs>
              <w:tab w:val="left" w:leader="none" w:pos="720"/>
              <w:tab w:val="right" w:leader="dot" w:pos="10785"/>
            </w:tabs>
            <w:rPr>
              <w:rStyle w:val="Hyperlink"/>
              <w:noProof/>
              <w:lang w:eastAsia="en-US"/>
            </w:rPr>
          </w:pPr>
          <w:hyperlink w:anchor="_Toc962741392">
            <w:r w:rsidRPr="51EB59C4" w:rsidR="51EB59C4">
              <w:rPr>
                <w:rStyle w:val="Hyperlink"/>
              </w:rPr>
              <w:t>1.</w:t>
            </w:r>
            <w:r>
              <w:tab/>
            </w:r>
            <w:r w:rsidRPr="51EB59C4" w:rsidR="51EB59C4">
              <w:rPr>
                <w:rStyle w:val="Hyperlink"/>
              </w:rPr>
              <w:t>FS_TX 1 – Token Generation</w:t>
            </w:r>
            <w:r>
              <w:tab/>
            </w:r>
            <w:r>
              <w:fldChar w:fldCharType="begin"/>
            </w:r>
            <w:r>
              <w:instrText xml:space="preserve">PAGEREF _Toc962741392 \h</w:instrText>
            </w:r>
            <w:r>
              <w:fldChar w:fldCharType="separate"/>
            </w:r>
            <w:r w:rsidRPr="51EB59C4" w:rsidR="51EB59C4">
              <w:rPr>
                <w:rStyle w:val="Hyperlink"/>
              </w:rPr>
              <w:t>7</w:t>
            </w:r>
            <w:r>
              <w:fldChar w:fldCharType="end"/>
            </w:r>
          </w:hyperlink>
        </w:p>
        <w:p w:rsidR="00E63D0C" w:rsidP="51EB59C4" w:rsidRDefault="00896E17" w14:paraId="793164DA" w14:textId="351F2934">
          <w:pPr>
            <w:pStyle w:val="TOC3"/>
            <w:tabs>
              <w:tab w:val="right" w:leader="dot" w:pos="10785"/>
            </w:tabs>
            <w:rPr>
              <w:rStyle w:val="Hyperlink"/>
              <w:noProof/>
              <w:lang w:eastAsia="en-US"/>
            </w:rPr>
          </w:pPr>
          <w:hyperlink w:anchor="_Toc1520001075">
            <w:r w:rsidRPr="51EB59C4" w:rsidR="51EB59C4">
              <w:rPr>
                <w:rStyle w:val="Hyperlink"/>
              </w:rPr>
              <w:t>1.1 - Objective</w:t>
            </w:r>
            <w:r>
              <w:tab/>
            </w:r>
            <w:r>
              <w:fldChar w:fldCharType="begin"/>
            </w:r>
            <w:r>
              <w:instrText xml:space="preserve">PAGEREF _Toc1520001075 \h</w:instrText>
            </w:r>
            <w:r>
              <w:fldChar w:fldCharType="separate"/>
            </w:r>
            <w:r w:rsidRPr="51EB59C4" w:rsidR="51EB59C4">
              <w:rPr>
                <w:rStyle w:val="Hyperlink"/>
              </w:rPr>
              <w:t>7</w:t>
            </w:r>
            <w:r>
              <w:fldChar w:fldCharType="end"/>
            </w:r>
          </w:hyperlink>
        </w:p>
        <w:p w:rsidR="00E63D0C" w:rsidP="51EB59C4" w:rsidRDefault="00896E17" w14:paraId="76F6F880" w14:textId="049B35C0">
          <w:pPr>
            <w:pStyle w:val="TOC4"/>
            <w:tabs>
              <w:tab w:val="right" w:leader="dot" w:pos="10785"/>
            </w:tabs>
            <w:rPr>
              <w:rStyle w:val="Hyperlink"/>
              <w:noProof/>
              <w:lang w:eastAsia="en-US"/>
            </w:rPr>
          </w:pPr>
          <w:hyperlink w:anchor="_Toc1450206863">
            <w:r w:rsidRPr="51EB59C4" w:rsidR="51EB59C4">
              <w:rPr>
                <w:rStyle w:val="Hyperlink"/>
              </w:rPr>
              <w:t>1.1.1 - Merchant Customer Creation</w:t>
            </w:r>
            <w:r>
              <w:tab/>
            </w:r>
            <w:r>
              <w:fldChar w:fldCharType="begin"/>
            </w:r>
            <w:r>
              <w:instrText xml:space="preserve">PAGEREF _Toc1450206863 \h</w:instrText>
            </w:r>
            <w:r>
              <w:fldChar w:fldCharType="separate"/>
            </w:r>
            <w:r w:rsidRPr="51EB59C4" w:rsidR="51EB59C4">
              <w:rPr>
                <w:rStyle w:val="Hyperlink"/>
              </w:rPr>
              <w:t>7</w:t>
            </w:r>
            <w:r>
              <w:fldChar w:fldCharType="end"/>
            </w:r>
          </w:hyperlink>
        </w:p>
        <w:p w:rsidR="00E63D0C" w:rsidP="51EB59C4" w:rsidRDefault="00896E17" w14:paraId="7BA849B2" w14:textId="717CA3C1">
          <w:pPr>
            <w:pStyle w:val="TOC4"/>
            <w:tabs>
              <w:tab w:val="right" w:leader="dot" w:pos="10785"/>
            </w:tabs>
            <w:rPr>
              <w:rStyle w:val="Hyperlink"/>
              <w:noProof/>
              <w:lang w:eastAsia="en-US"/>
            </w:rPr>
          </w:pPr>
          <w:hyperlink w:anchor="_Toc1917379882">
            <w:r w:rsidRPr="51EB59C4" w:rsidR="51EB59C4">
              <w:rPr>
                <w:rStyle w:val="Hyperlink"/>
              </w:rPr>
              <w:t>1.1.2 - Merchant Order Creation</w:t>
            </w:r>
            <w:r>
              <w:tab/>
            </w:r>
            <w:r>
              <w:fldChar w:fldCharType="begin"/>
            </w:r>
            <w:r>
              <w:instrText xml:space="preserve">PAGEREF _Toc1917379882 \h</w:instrText>
            </w:r>
            <w:r>
              <w:fldChar w:fldCharType="separate"/>
            </w:r>
            <w:r w:rsidRPr="51EB59C4" w:rsidR="51EB59C4">
              <w:rPr>
                <w:rStyle w:val="Hyperlink"/>
              </w:rPr>
              <w:t>7</w:t>
            </w:r>
            <w:r>
              <w:fldChar w:fldCharType="end"/>
            </w:r>
          </w:hyperlink>
        </w:p>
        <w:p w:rsidR="00E63D0C" w:rsidP="51EB59C4" w:rsidRDefault="00896E17" w14:paraId="022033F8" w14:textId="7783C00C">
          <w:pPr>
            <w:pStyle w:val="TOC4"/>
            <w:tabs>
              <w:tab w:val="right" w:leader="dot" w:pos="10785"/>
            </w:tabs>
            <w:rPr>
              <w:rStyle w:val="Hyperlink"/>
              <w:noProof/>
              <w:lang w:eastAsia="en-US"/>
            </w:rPr>
          </w:pPr>
          <w:hyperlink w:anchor="_Toc1598641474">
            <w:r w:rsidRPr="51EB59C4" w:rsidR="51EB59C4">
              <w:rPr>
                <w:rStyle w:val="Hyperlink"/>
              </w:rPr>
              <w:t>1.1.3 - Merchant Order Transaction</w:t>
            </w:r>
            <w:r>
              <w:tab/>
            </w:r>
            <w:r>
              <w:fldChar w:fldCharType="begin"/>
            </w:r>
            <w:r>
              <w:instrText xml:space="preserve">PAGEREF _Toc1598641474 \h</w:instrText>
            </w:r>
            <w:r>
              <w:fldChar w:fldCharType="separate"/>
            </w:r>
            <w:r w:rsidRPr="51EB59C4" w:rsidR="51EB59C4">
              <w:rPr>
                <w:rStyle w:val="Hyperlink"/>
              </w:rPr>
              <w:t>8</w:t>
            </w:r>
            <w:r>
              <w:fldChar w:fldCharType="end"/>
            </w:r>
          </w:hyperlink>
        </w:p>
        <w:p w:rsidR="00E63D0C" w:rsidP="51EB59C4" w:rsidRDefault="00896E17" w14:paraId="28765FC7" w14:textId="6B7A4350">
          <w:pPr>
            <w:pStyle w:val="TOC3"/>
            <w:tabs>
              <w:tab w:val="right" w:leader="dot" w:pos="10785"/>
            </w:tabs>
            <w:rPr>
              <w:rStyle w:val="Hyperlink"/>
              <w:noProof/>
              <w:lang w:eastAsia="en-US"/>
            </w:rPr>
          </w:pPr>
          <w:hyperlink w:anchor="_Toc2032640138">
            <w:r w:rsidRPr="51EB59C4" w:rsidR="51EB59C4">
              <w:rPr>
                <w:rStyle w:val="Hyperlink"/>
              </w:rPr>
              <w:t>1.2 - Functional Flow</w:t>
            </w:r>
            <w:r>
              <w:tab/>
            </w:r>
            <w:r>
              <w:fldChar w:fldCharType="begin"/>
            </w:r>
            <w:r>
              <w:instrText xml:space="preserve">PAGEREF _Toc2032640138 \h</w:instrText>
            </w:r>
            <w:r>
              <w:fldChar w:fldCharType="separate"/>
            </w:r>
            <w:r w:rsidRPr="51EB59C4" w:rsidR="51EB59C4">
              <w:rPr>
                <w:rStyle w:val="Hyperlink"/>
              </w:rPr>
              <w:t>8</w:t>
            </w:r>
            <w:r>
              <w:fldChar w:fldCharType="end"/>
            </w:r>
          </w:hyperlink>
        </w:p>
        <w:p w:rsidR="00E63D0C" w:rsidP="51EB59C4" w:rsidRDefault="00896E17" w14:paraId="60450EFD" w14:textId="2152D2F9">
          <w:pPr>
            <w:pStyle w:val="TOC3"/>
            <w:tabs>
              <w:tab w:val="right" w:leader="dot" w:pos="10785"/>
            </w:tabs>
            <w:rPr>
              <w:rStyle w:val="Hyperlink"/>
              <w:noProof/>
              <w:lang w:eastAsia="en-US"/>
            </w:rPr>
          </w:pPr>
          <w:hyperlink w:anchor="_Toc1376672355">
            <w:r w:rsidRPr="51EB59C4" w:rsidR="51EB59C4">
              <w:rPr>
                <w:rStyle w:val="Hyperlink"/>
              </w:rPr>
              <w:t>1.3 - Functional Specification</w:t>
            </w:r>
            <w:r>
              <w:tab/>
            </w:r>
            <w:r>
              <w:fldChar w:fldCharType="begin"/>
            </w:r>
            <w:r>
              <w:instrText xml:space="preserve">PAGEREF _Toc1376672355 \h</w:instrText>
            </w:r>
            <w:r>
              <w:fldChar w:fldCharType="separate"/>
            </w:r>
            <w:r w:rsidRPr="51EB59C4" w:rsidR="51EB59C4">
              <w:rPr>
                <w:rStyle w:val="Hyperlink"/>
              </w:rPr>
              <w:t>8</w:t>
            </w:r>
            <w:r>
              <w:fldChar w:fldCharType="end"/>
            </w:r>
          </w:hyperlink>
        </w:p>
        <w:p w:rsidR="00E63D0C" w:rsidP="51EB59C4" w:rsidRDefault="00896E17" w14:paraId="545CEB82" w14:textId="31FEC429">
          <w:pPr>
            <w:pStyle w:val="TOC4"/>
            <w:tabs>
              <w:tab w:val="right" w:leader="dot" w:pos="10785"/>
            </w:tabs>
            <w:rPr>
              <w:rStyle w:val="Hyperlink"/>
              <w:noProof/>
              <w:lang w:eastAsia="en-US"/>
            </w:rPr>
          </w:pPr>
          <w:hyperlink w:anchor="_Toc2023335549">
            <w:r w:rsidRPr="51EB59C4" w:rsidR="51EB59C4">
              <w:rPr>
                <w:rStyle w:val="Hyperlink"/>
              </w:rPr>
              <w:t>1.3.1 - Validation</w:t>
            </w:r>
            <w:r>
              <w:tab/>
            </w:r>
            <w:r>
              <w:fldChar w:fldCharType="begin"/>
            </w:r>
            <w:r>
              <w:instrText xml:space="preserve">PAGEREF _Toc2023335549 \h</w:instrText>
            </w:r>
            <w:r>
              <w:fldChar w:fldCharType="separate"/>
            </w:r>
            <w:r w:rsidRPr="51EB59C4" w:rsidR="51EB59C4">
              <w:rPr>
                <w:rStyle w:val="Hyperlink"/>
              </w:rPr>
              <w:t>8</w:t>
            </w:r>
            <w:r>
              <w:fldChar w:fldCharType="end"/>
            </w:r>
          </w:hyperlink>
        </w:p>
        <w:p w:rsidR="00E63D0C" w:rsidP="51EB59C4" w:rsidRDefault="00896E17" w14:paraId="0BC3ADC6" w14:textId="5057F870">
          <w:pPr>
            <w:pStyle w:val="TOC4"/>
            <w:tabs>
              <w:tab w:val="right" w:leader="dot" w:pos="10785"/>
            </w:tabs>
            <w:rPr>
              <w:rStyle w:val="Hyperlink"/>
              <w:noProof/>
              <w:lang w:eastAsia="en-US"/>
            </w:rPr>
          </w:pPr>
          <w:hyperlink w:anchor="_Toc850935352">
            <w:r w:rsidRPr="51EB59C4" w:rsidR="51EB59C4">
              <w:rPr>
                <w:rStyle w:val="Hyperlink"/>
              </w:rPr>
              <w:t>1.3.2 - Token Generation Logic</w:t>
            </w:r>
            <w:r>
              <w:tab/>
            </w:r>
            <w:r>
              <w:fldChar w:fldCharType="begin"/>
            </w:r>
            <w:r>
              <w:instrText xml:space="preserve">PAGEREF _Toc850935352 \h</w:instrText>
            </w:r>
            <w:r>
              <w:fldChar w:fldCharType="separate"/>
            </w:r>
            <w:r w:rsidRPr="51EB59C4" w:rsidR="51EB59C4">
              <w:rPr>
                <w:rStyle w:val="Hyperlink"/>
              </w:rPr>
              <w:t>9</w:t>
            </w:r>
            <w:r>
              <w:fldChar w:fldCharType="end"/>
            </w:r>
          </w:hyperlink>
        </w:p>
        <w:p w:rsidR="00E63D0C" w:rsidP="51EB59C4" w:rsidRDefault="00896E17" w14:paraId="6CEE4CB5" w14:textId="67B736DA">
          <w:pPr>
            <w:pStyle w:val="TOC5"/>
            <w:tabs>
              <w:tab w:val="right" w:leader="dot" w:pos="10785"/>
            </w:tabs>
            <w:rPr>
              <w:rStyle w:val="Hyperlink"/>
              <w:noProof/>
              <w:lang w:eastAsia="en-US"/>
            </w:rPr>
          </w:pPr>
          <w:hyperlink w:anchor="_Toc1325338002">
            <w:r w:rsidRPr="51EB59C4" w:rsidR="51EB59C4">
              <w:rPr>
                <w:rStyle w:val="Hyperlink"/>
              </w:rPr>
              <w:t>1.3.2.1 - Active Token Check</w:t>
            </w:r>
            <w:r>
              <w:tab/>
            </w:r>
            <w:r>
              <w:fldChar w:fldCharType="begin"/>
            </w:r>
            <w:r>
              <w:instrText xml:space="preserve">PAGEREF _Toc1325338002 \h</w:instrText>
            </w:r>
            <w:r>
              <w:fldChar w:fldCharType="separate"/>
            </w:r>
            <w:r w:rsidRPr="51EB59C4" w:rsidR="51EB59C4">
              <w:rPr>
                <w:rStyle w:val="Hyperlink"/>
              </w:rPr>
              <w:t>9</w:t>
            </w:r>
            <w:r>
              <w:fldChar w:fldCharType="end"/>
            </w:r>
          </w:hyperlink>
        </w:p>
        <w:p w:rsidR="00E63D0C" w:rsidP="51EB59C4" w:rsidRDefault="00896E17" w14:paraId="0D01BC69" w14:textId="1E3537A2">
          <w:pPr>
            <w:pStyle w:val="TOC5"/>
            <w:tabs>
              <w:tab w:val="right" w:leader="dot" w:pos="10785"/>
            </w:tabs>
            <w:rPr>
              <w:rStyle w:val="Hyperlink"/>
              <w:noProof/>
              <w:lang w:eastAsia="en-US"/>
            </w:rPr>
          </w:pPr>
          <w:hyperlink w:anchor="_Toc1355785251">
            <w:r w:rsidRPr="51EB59C4" w:rsidR="51EB59C4">
              <w:rPr>
                <w:rStyle w:val="Hyperlink"/>
              </w:rPr>
              <w:t>1.3.2.2 - Token Invalidation Process</w:t>
            </w:r>
            <w:r>
              <w:tab/>
            </w:r>
            <w:r>
              <w:fldChar w:fldCharType="begin"/>
            </w:r>
            <w:r>
              <w:instrText xml:space="preserve">PAGEREF _Toc1355785251 \h</w:instrText>
            </w:r>
            <w:r>
              <w:fldChar w:fldCharType="separate"/>
            </w:r>
            <w:r w:rsidRPr="51EB59C4" w:rsidR="51EB59C4">
              <w:rPr>
                <w:rStyle w:val="Hyperlink"/>
              </w:rPr>
              <w:t>9</w:t>
            </w:r>
            <w:r>
              <w:fldChar w:fldCharType="end"/>
            </w:r>
          </w:hyperlink>
        </w:p>
        <w:p w:rsidR="00E63D0C" w:rsidP="51EB59C4" w:rsidRDefault="00896E17" w14:paraId="16A5B6FA" w14:textId="194921E5">
          <w:pPr>
            <w:pStyle w:val="TOC5"/>
            <w:tabs>
              <w:tab w:val="right" w:leader="dot" w:pos="10785"/>
            </w:tabs>
            <w:rPr>
              <w:rStyle w:val="Hyperlink"/>
              <w:noProof/>
              <w:lang w:eastAsia="en-US"/>
            </w:rPr>
          </w:pPr>
          <w:hyperlink w:anchor="_Toc1543566086">
            <w:r w:rsidRPr="51EB59C4" w:rsidR="51EB59C4">
              <w:rPr>
                <w:rStyle w:val="Hyperlink"/>
              </w:rPr>
              <w:t>1.3.2.3 - Generate New JWT Token</w:t>
            </w:r>
            <w:r>
              <w:tab/>
            </w:r>
            <w:r>
              <w:fldChar w:fldCharType="begin"/>
            </w:r>
            <w:r>
              <w:instrText xml:space="preserve">PAGEREF _Toc1543566086 \h</w:instrText>
            </w:r>
            <w:r>
              <w:fldChar w:fldCharType="separate"/>
            </w:r>
            <w:r w:rsidRPr="51EB59C4" w:rsidR="51EB59C4">
              <w:rPr>
                <w:rStyle w:val="Hyperlink"/>
              </w:rPr>
              <w:t>9</w:t>
            </w:r>
            <w:r>
              <w:fldChar w:fldCharType="end"/>
            </w:r>
          </w:hyperlink>
        </w:p>
        <w:p w:rsidR="00E63D0C" w:rsidP="51EB59C4" w:rsidRDefault="00896E17" w14:paraId="6E695C73" w14:textId="79B08023">
          <w:pPr>
            <w:pStyle w:val="TOC4"/>
            <w:tabs>
              <w:tab w:val="right" w:leader="dot" w:pos="10785"/>
            </w:tabs>
            <w:rPr>
              <w:rStyle w:val="Hyperlink"/>
              <w:noProof/>
              <w:lang w:eastAsia="en-US"/>
            </w:rPr>
          </w:pPr>
          <w:hyperlink w:anchor="_Toc1116073427">
            <w:r w:rsidRPr="51EB59C4" w:rsidR="51EB59C4">
              <w:rPr>
                <w:rStyle w:val="Hyperlink"/>
              </w:rPr>
              <w:t>1.3.3 - Token Uniqueness</w:t>
            </w:r>
            <w:r>
              <w:tab/>
            </w:r>
            <w:r>
              <w:fldChar w:fldCharType="begin"/>
            </w:r>
            <w:r>
              <w:instrText xml:space="preserve">PAGEREF _Toc1116073427 \h</w:instrText>
            </w:r>
            <w:r>
              <w:fldChar w:fldCharType="separate"/>
            </w:r>
            <w:r w:rsidRPr="51EB59C4" w:rsidR="51EB59C4">
              <w:rPr>
                <w:rStyle w:val="Hyperlink"/>
              </w:rPr>
              <w:t>10</w:t>
            </w:r>
            <w:r>
              <w:fldChar w:fldCharType="end"/>
            </w:r>
          </w:hyperlink>
        </w:p>
        <w:p w:rsidR="00E63D0C" w:rsidP="51EB59C4" w:rsidRDefault="00896E17" w14:paraId="5B0C9A7E" w14:textId="6D74342F">
          <w:pPr>
            <w:pStyle w:val="TOC4"/>
            <w:tabs>
              <w:tab w:val="right" w:leader="dot" w:pos="10785"/>
            </w:tabs>
            <w:rPr>
              <w:rStyle w:val="Hyperlink"/>
              <w:noProof/>
              <w:lang w:eastAsia="en-US"/>
            </w:rPr>
          </w:pPr>
          <w:hyperlink w:anchor="_Toc848147661">
            <w:r w:rsidRPr="51EB59C4" w:rsidR="51EB59C4">
              <w:rPr>
                <w:rStyle w:val="Hyperlink"/>
              </w:rPr>
              <w:t>1.3.4 - Token Revocation</w:t>
            </w:r>
            <w:r>
              <w:tab/>
            </w:r>
            <w:r>
              <w:fldChar w:fldCharType="begin"/>
            </w:r>
            <w:r>
              <w:instrText xml:space="preserve">PAGEREF _Toc848147661 \h</w:instrText>
            </w:r>
            <w:r>
              <w:fldChar w:fldCharType="separate"/>
            </w:r>
            <w:r w:rsidRPr="51EB59C4" w:rsidR="51EB59C4">
              <w:rPr>
                <w:rStyle w:val="Hyperlink"/>
              </w:rPr>
              <w:t>10</w:t>
            </w:r>
            <w:r>
              <w:fldChar w:fldCharType="end"/>
            </w:r>
          </w:hyperlink>
        </w:p>
        <w:p w:rsidR="00E63D0C" w:rsidP="51EB59C4" w:rsidRDefault="00896E17" w14:paraId="0D8FB136" w14:textId="66643296">
          <w:pPr>
            <w:pStyle w:val="TOC4"/>
            <w:tabs>
              <w:tab w:val="right" w:leader="dot" w:pos="10785"/>
            </w:tabs>
            <w:rPr>
              <w:rStyle w:val="Hyperlink"/>
              <w:noProof/>
              <w:lang w:eastAsia="en-US"/>
            </w:rPr>
          </w:pPr>
          <w:hyperlink w:anchor="_Toc1228903909">
            <w:r w:rsidRPr="51EB59C4" w:rsidR="51EB59C4">
              <w:rPr>
                <w:rStyle w:val="Hyperlink"/>
              </w:rPr>
              <w:t>1.3.5 - Audit</w:t>
            </w:r>
            <w:r>
              <w:tab/>
            </w:r>
            <w:r>
              <w:fldChar w:fldCharType="begin"/>
            </w:r>
            <w:r>
              <w:instrText xml:space="preserve">PAGEREF _Toc1228903909 \h</w:instrText>
            </w:r>
            <w:r>
              <w:fldChar w:fldCharType="separate"/>
            </w:r>
            <w:r w:rsidRPr="51EB59C4" w:rsidR="51EB59C4">
              <w:rPr>
                <w:rStyle w:val="Hyperlink"/>
              </w:rPr>
              <w:t>10</w:t>
            </w:r>
            <w:r>
              <w:fldChar w:fldCharType="end"/>
            </w:r>
          </w:hyperlink>
        </w:p>
        <w:p w:rsidR="00E63D0C" w:rsidP="51EB59C4" w:rsidRDefault="00896E17" w14:paraId="5C8E2B7F" w14:textId="06BCEB85">
          <w:pPr>
            <w:pStyle w:val="TOC4"/>
            <w:tabs>
              <w:tab w:val="right" w:leader="dot" w:pos="10785"/>
            </w:tabs>
            <w:rPr>
              <w:rStyle w:val="Hyperlink"/>
              <w:noProof/>
              <w:lang w:eastAsia="en-US"/>
            </w:rPr>
          </w:pPr>
          <w:hyperlink w:anchor="_Toc1323885257">
            <w:r w:rsidRPr="51EB59C4" w:rsidR="51EB59C4">
              <w:rPr>
                <w:rStyle w:val="Hyperlink"/>
              </w:rPr>
              <w:t>1.3.6 - Notification</w:t>
            </w:r>
            <w:r>
              <w:tab/>
            </w:r>
            <w:r>
              <w:fldChar w:fldCharType="begin"/>
            </w:r>
            <w:r>
              <w:instrText xml:space="preserve">PAGEREF _Toc1323885257 \h</w:instrText>
            </w:r>
            <w:r>
              <w:fldChar w:fldCharType="separate"/>
            </w:r>
            <w:r w:rsidRPr="51EB59C4" w:rsidR="51EB59C4">
              <w:rPr>
                <w:rStyle w:val="Hyperlink"/>
              </w:rPr>
              <w:t>10</w:t>
            </w:r>
            <w:r>
              <w:fldChar w:fldCharType="end"/>
            </w:r>
          </w:hyperlink>
        </w:p>
        <w:p w:rsidR="00E63D0C" w:rsidP="51EB59C4" w:rsidRDefault="00896E17" w14:paraId="5527A0E5" w14:textId="5229067E">
          <w:pPr>
            <w:pStyle w:val="TOC4"/>
            <w:tabs>
              <w:tab w:val="right" w:leader="dot" w:pos="10785"/>
            </w:tabs>
            <w:rPr>
              <w:rStyle w:val="Hyperlink"/>
              <w:noProof/>
              <w:lang w:eastAsia="en-US"/>
            </w:rPr>
          </w:pPr>
          <w:hyperlink w:anchor="_Toc1912290569">
            <w:r w:rsidRPr="51EB59C4" w:rsidR="51EB59C4">
              <w:rPr>
                <w:rStyle w:val="Hyperlink"/>
              </w:rPr>
              <w:t>1.3.7- Error Code</w:t>
            </w:r>
            <w:r>
              <w:tab/>
            </w:r>
            <w:r>
              <w:fldChar w:fldCharType="begin"/>
            </w:r>
            <w:r>
              <w:instrText xml:space="preserve">PAGEREF _Toc1912290569 \h</w:instrText>
            </w:r>
            <w:r>
              <w:fldChar w:fldCharType="separate"/>
            </w:r>
            <w:r w:rsidRPr="51EB59C4" w:rsidR="51EB59C4">
              <w:rPr>
                <w:rStyle w:val="Hyperlink"/>
              </w:rPr>
              <w:t>10</w:t>
            </w:r>
            <w:r>
              <w:fldChar w:fldCharType="end"/>
            </w:r>
          </w:hyperlink>
        </w:p>
        <w:p w:rsidR="00E63D0C" w:rsidP="51EB59C4" w:rsidRDefault="00896E17" w14:paraId="6C545166" w14:textId="0BEA0DAA">
          <w:pPr>
            <w:pStyle w:val="TOC4"/>
            <w:tabs>
              <w:tab w:val="right" w:leader="dot" w:pos="10785"/>
            </w:tabs>
            <w:rPr>
              <w:rStyle w:val="Hyperlink"/>
              <w:noProof/>
              <w:lang w:eastAsia="en-US"/>
            </w:rPr>
          </w:pPr>
          <w:hyperlink w:anchor="_Toc2110033597">
            <w:r w:rsidRPr="51EB59C4" w:rsidR="51EB59C4">
              <w:rPr>
                <w:rStyle w:val="Hyperlink"/>
              </w:rPr>
              <w:t>1.3.8 - Token Authentication</w:t>
            </w:r>
            <w:r>
              <w:tab/>
            </w:r>
            <w:r>
              <w:fldChar w:fldCharType="begin"/>
            </w:r>
            <w:r>
              <w:instrText xml:space="preserve">PAGEREF _Toc2110033597 \h</w:instrText>
            </w:r>
            <w:r>
              <w:fldChar w:fldCharType="separate"/>
            </w:r>
            <w:r w:rsidRPr="51EB59C4" w:rsidR="51EB59C4">
              <w:rPr>
                <w:rStyle w:val="Hyperlink"/>
              </w:rPr>
              <w:t>10</w:t>
            </w:r>
            <w:r>
              <w:fldChar w:fldCharType="end"/>
            </w:r>
          </w:hyperlink>
        </w:p>
        <w:p w:rsidR="00E63D0C" w:rsidP="51EB59C4" w:rsidRDefault="00896E17" w14:paraId="79C39895" w14:textId="6E08496D">
          <w:pPr>
            <w:pStyle w:val="TOC4"/>
            <w:tabs>
              <w:tab w:val="right" w:leader="dot" w:pos="10785"/>
            </w:tabs>
            <w:rPr>
              <w:rStyle w:val="Hyperlink"/>
              <w:noProof/>
              <w:lang w:eastAsia="en-US"/>
            </w:rPr>
          </w:pPr>
          <w:hyperlink w:anchor="_Toc1647195877">
            <w:r w:rsidRPr="51EB59C4" w:rsidR="51EB59C4">
              <w:rPr>
                <w:rStyle w:val="Hyperlink"/>
              </w:rPr>
              <w:t>1.3.9   API Mapping</w:t>
            </w:r>
            <w:r>
              <w:tab/>
            </w:r>
            <w:r>
              <w:fldChar w:fldCharType="begin"/>
            </w:r>
            <w:r>
              <w:instrText xml:space="preserve">PAGEREF _Toc1647195877 \h</w:instrText>
            </w:r>
            <w:r>
              <w:fldChar w:fldCharType="separate"/>
            </w:r>
            <w:r w:rsidRPr="51EB59C4" w:rsidR="51EB59C4">
              <w:rPr>
                <w:rStyle w:val="Hyperlink"/>
              </w:rPr>
              <w:t>10</w:t>
            </w:r>
            <w:r>
              <w:fldChar w:fldCharType="end"/>
            </w:r>
          </w:hyperlink>
        </w:p>
        <w:p w:rsidR="00E63D0C" w:rsidP="51EB59C4" w:rsidRDefault="00896E17" w14:paraId="5FC186EF" w14:textId="703C822C">
          <w:pPr>
            <w:pStyle w:val="TOC2"/>
            <w:tabs>
              <w:tab w:val="left" w:leader="none" w:pos="720"/>
              <w:tab w:val="right" w:leader="dot" w:pos="10785"/>
            </w:tabs>
            <w:rPr>
              <w:rStyle w:val="Hyperlink"/>
              <w:noProof/>
              <w:lang w:eastAsia="en-US"/>
            </w:rPr>
          </w:pPr>
          <w:hyperlink w:anchor="_Toc16856863">
            <w:r w:rsidRPr="51EB59C4" w:rsidR="51EB59C4">
              <w:rPr>
                <w:rStyle w:val="Hyperlink"/>
              </w:rPr>
              <w:t>2.</w:t>
            </w:r>
            <w:r>
              <w:tab/>
            </w:r>
            <w:r w:rsidRPr="51EB59C4" w:rsidR="51EB59C4">
              <w:rPr>
                <w:rStyle w:val="Hyperlink"/>
              </w:rPr>
              <w:t>FS_TX 2 – Merchant Customer</w:t>
            </w:r>
            <w:r>
              <w:tab/>
            </w:r>
            <w:r>
              <w:fldChar w:fldCharType="begin"/>
            </w:r>
            <w:r>
              <w:instrText xml:space="preserve">PAGEREF _Toc16856863 \h</w:instrText>
            </w:r>
            <w:r>
              <w:fldChar w:fldCharType="separate"/>
            </w:r>
            <w:r w:rsidRPr="51EB59C4" w:rsidR="51EB59C4">
              <w:rPr>
                <w:rStyle w:val="Hyperlink"/>
              </w:rPr>
              <w:t>11</w:t>
            </w:r>
            <w:r>
              <w:fldChar w:fldCharType="end"/>
            </w:r>
          </w:hyperlink>
        </w:p>
        <w:p w:rsidR="00E63D0C" w:rsidP="51EB59C4" w:rsidRDefault="00896E17" w14:paraId="1E6273F1" w14:textId="45449266">
          <w:pPr>
            <w:pStyle w:val="TOC3"/>
            <w:tabs>
              <w:tab w:val="right" w:leader="dot" w:pos="10785"/>
            </w:tabs>
            <w:rPr>
              <w:rStyle w:val="Hyperlink"/>
              <w:noProof/>
              <w:lang w:eastAsia="en-US"/>
            </w:rPr>
          </w:pPr>
          <w:hyperlink w:anchor="_Toc276256623">
            <w:r w:rsidRPr="51EB59C4" w:rsidR="51EB59C4">
              <w:rPr>
                <w:rStyle w:val="Hyperlink"/>
              </w:rPr>
              <w:t>2.1 - Objective</w:t>
            </w:r>
            <w:r>
              <w:tab/>
            </w:r>
            <w:r>
              <w:fldChar w:fldCharType="begin"/>
            </w:r>
            <w:r>
              <w:instrText xml:space="preserve">PAGEREF _Toc276256623 \h</w:instrText>
            </w:r>
            <w:r>
              <w:fldChar w:fldCharType="separate"/>
            </w:r>
            <w:r w:rsidRPr="51EB59C4" w:rsidR="51EB59C4">
              <w:rPr>
                <w:rStyle w:val="Hyperlink"/>
              </w:rPr>
              <w:t>11</w:t>
            </w:r>
            <w:r>
              <w:fldChar w:fldCharType="end"/>
            </w:r>
          </w:hyperlink>
        </w:p>
        <w:p w:rsidR="00E63D0C" w:rsidP="51EB59C4" w:rsidRDefault="00896E17" w14:paraId="4206945B" w14:textId="4F99169D">
          <w:pPr>
            <w:pStyle w:val="TOC4"/>
            <w:tabs>
              <w:tab w:val="right" w:leader="dot" w:pos="10785"/>
            </w:tabs>
            <w:rPr>
              <w:rStyle w:val="Hyperlink"/>
              <w:noProof/>
              <w:lang w:eastAsia="en-US"/>
            </w:rPr>
          </w:pPr>
          <w:hyperlink w:anchor="_Toc154132499">
            <w:r w:rsidRPr="51EB59C4" w:rsidR="51EB59C4">
              <w:rPr>
                <w:rStyle w:val="Hyperlink"/>
              </w:rPr>
              <w:t>2.1.1 - Storage</w:t>
            </w:r>
            <w:r>
              <w:tab/>
            </w:r>
            <w:r>
              <w:fldChar w:fldCharType="begin"/>
            </w:r>
            <w:r>
              <w:instrText xml:space="preserve">PAGEREF _Toc154132499 \h</w:instrText>
            </w:r>
            <w:r>
              <w:fldChar w:fldCharType="separate"/>
            </w:r>
            <w:r w:rsidRPr="51EB59C4" w:rsidR="51EB59C4">
              <w:rPr>
                <w:rStyle w:val="Hyperlink"/>
              </w:rPr>
              <w:t>11</w:t>
            </w:r>
            <w:r>
              <w:fldChar w:fldCharType="end"/>
            </w:r>
          </w:hyperlink>
        </w:p>
        <w:p w:rsidR="00E63D0C" w:rsidP="51EB59C4" w:rsidRDefault="00896E17" w14:paraId="11763C8E" w14:textId="5476FC95">
          <w:pPr>
            <w:pStyle w:val="TOC4"/>
            <w:tabs>
              <w:tab w:val="right" w:leader="dot" w:pos="10785"/>
            </w:tabs>
            <w:rPr>
              <w:rStyle w:val="Hyperlink"/>
              <w:noProof/>
              <w:lang w:eastAsia="en-US"/>
            </w:rPr>
          </w:pPr>
          <w:hyperlink w:anchor="_Toc1596794177">
            <w:r w:rsidRPr="51EB59C4" w:rsidR="51EB59C4">
              <w:rPr>
                <w:rStyle w:val="Hyperlink"/>
              </w:rPr>
              <w:t>2.1.2 - Feature Type</w:t>
            </w:r>
            <w:r>
              <w:tab/>
            </w:r>
            <w:r>
              <w:fldChar w:fldCharType="begin"/>
            </w:r>
            <w:r>
              <w:instrText xml:space="preserve">PAGEREF _Toc1596794177 \h</w:instrText>
            </w:r>
            <w:r>
              <w:fldChar w:fldCharType="separate"/>
            </w:r>
            <w:r w:rsidRPr="51EB59C4" w:rsidR="51EB59C4">
              <w:rPr>
                <w:rStyle w:val="Hyperlink"/>
              </w:rPr>
              <w:t>11</w:t>
            </w:r>
            <w:r>
              <w:fldChar w:fldCharType="end"/>
            </w:r>
          </w:hyperlink>
        </w:p>
        <w:p w:rsidR="00E63D0C" w:rsidP="51EB59C4" w:rsidRDefault="00896E17" w14:paraId="7FFDD0B9" w14:textId="4DE3ACF3">
          <w:pPr>
            <w:pStyle w:val="TOC4"/>
            <w:tabs>
              <w:tab w:val="right" w:leader="dot" w:pos="10785"/>
            </w:tabs>
            <w:rPr>
              <w:rStyle w:val="Hyperlink"/>
              <w:noProof/>
              <w:lang w:eastAsia="en-US"/>
            </w:rPr>
          </w:pPr>
          <w:hyperlink w:anchor="_Toc1964472939">
            <w:r w:rsidRPr="51EB59C4" w:rsidR="51EB59C4">
              <w:rPr>
                <w:rStyle w:val="Hyperlink"/>
              </w:rPr>
              <w:t>2.1.4 - Uniqueness</w:t>
            </w:r>
            <w:r>
              <w:tab/>
            </w:r>
            <w:r>
              <w:fldChar w:fldCharType="begin"/>
            </w:r>
            <w:r>
              <w:instrText xml:space="preserve">PAGEREF _Toc1964472939 \h</w:instrText>
            </w:r>
            <w:r>
              <w:fldChar w:fldCharType="separate"/>
            </w:r>
            <w:r w:rsidRPr="51EB59C4" w:rsidR="51EB59C4">
              <w:rPr>
                <w:rStyle w:val="Hyperlink"/>
              </w:rPr>
              <w:t>11</w:t>
            </w:r>
            <w:r>
              <w:fldChar w:fldCharType="end"/>
            </w:r>
          </w:hyperlink>
        </w:p>
        <w:p w:rsidR="00E63D0C" w:rsidP="51EB59C4" w:rsidRDefault="00896E17" w14:paraId="473D51CD" w14:textId="3A0857EC">
          <w:pPr>
            <w:pStyle w:val="TOC4"/>
            <w:tabs>
              <w:tab w:val="right" w:leader="dot" w:pos="10785"/>
            </w:tabs>
            <w:rPr>
              <w:rStyle w:val="Hyperlink"/>
              <w:noProof/>
              <w:lang w:eastAsia="en-US"/>
            </w:rPr>
          </w:pPr>
          <w:hyperlink w:anchor="_Toc1272601894">
            <w:r w:rsidRPr="51EB59C4" w:rsidR="51EB59C4">
              <w:rPr>
                <w:rStyle w:val="Hyperlink"/>
              </w:rPr>
              <w:t>2.1.5 - Operations</w:t>
            </w:r>
            <w:r>
              <w:tab/>
            </w:r>
            <w:r>
              <w:fldChar w:fldCharType="begin"/>
            </w:r>
            <w:r>
              <w:instrText xml:space="preserve">PAGEREF _Toc1272601894 \h</w:instrText>
            </w:r>
            <w:r>
              <w:fldChar w:fldCharType="separate"/>
            </w:r>
            <w:r w:rsidRPr="51EB59C4" w:rsidR="51EB59C4">
              <w:rPr>
                <w:rStyle w:val="Hyperlink"/>
              </w:rPr>
              <w:t>11</w:t>
            </w:r>
            <w:r>
              <w:fldChar w:fldCharType="end"/>
            </w:r>
          </w:hyperlink>
        </w:p>
        <w:p w:rsidR="00E63D0C" w:rsidP="51EB59C4" w:rsidRDefault="00896E17" w14:paraId="16780469" w14:textId="683BD91F">
          <w:pPr>
            <w:pStyle w:val="TOC3"/>
            <w:tabs>
              <w:tab w:val="right" w:leader="dot" w:pos="10785"/>
            </w:tabs>
            <w:rPr>
              <w:rStyle w:val="Hyperlink"/>
              <w:noProof/>
              <w:lang w:eastAsia="en-US"/>
            </w:rPr>
          </w:pPr>
          <w:hyperlink w:anchor="_Toc1733446881">
            <w:r w:rsidRPr="51EB59C4" w:rsidR="51EB59C4">
              <w:rPr>
                <w:rStyle w:val="Hyperlink"/>
              </w:rPr>
              <w:t>2.2 - Functional Flow</w:t>
            </w:r>
            <w:r>
              <w:tab/>
            </w:r>
            <w:r>
              <w:fldChar w:fldCharType="begin"/>
            </w:r>
            <w:r>
              <w:instrText xml:space="preserve">PAGEREF _Toc1733446881 \h</w:instrText>
            </w:r>
            <w:r>
              <w:fldChar w:fldCharType="separate"/>
            </w:r>
            <w:r w:rsidRPr="51EB59C4" w:rsidR="51EB59C4">
              <w:rPr>
                <w:rStyle w:val="Hyperlink"/>
              </w:rPr>
              <w:t>11</w:t>
            </w:r>
            <w:r>
              <w:fldChar w:fldCharType="end"/>
            </w:r>
          </w:hyperlink>
        </w:p>
        <w:p w:rsidR="00E63D0C" w:rsidP="51EB59C4" w:rsidRDefault="00896E17" w14:paraId="154DE8F1" w14:textId="5A28FC3C">
          <w:pPr>
            <w:pStyle w:val="TOC3"/>
            <w:tabs>
              <w:tab w:val="right" w:leader="dot" w:pos="10785"/>
            </w:tabs>
            <w:rPr>
              <w:rStyle w:val="Hyperlink"/>
              <w:noProof/>
              <w:lang w:eastAsia="en-US"/>
            </w:rPr>
          </w:pPr>
          <w:hyperlink w:anchor="_Toc376088475">
            <w:r w:rsidRPr="51EB59C4" w:rsidR="51EB59C4">
              <w:rPr>
                <w:rStyle w:val="Hyperlink"/>
              </w:rPr>
              <w:t>2.3 Functional Specification</w:t>
            </w:r>
            <w:r>
              <w:tab/>
            </w:r>
            <w:r>
              <w:fldChar w:fldCharType="begin"/>
            </w:r>
            <w:r>
              <w:instrText xml:space="preserve">PAGEREF _Toc376088475 \h</w:instrText>
            </w:r>
            <w:r>
              <w:fldChar w:fldCharType="separate"/>
            </w:r>
            <w:r w:rsidRPr="51EB59C4" w:rsidR="51EB59C4">
              <w:rPr>
                <w:rStyle w:val="Hyperlink"/>
              </w:rPr>
              <w:t>11</w:t>
            </w:r>
            <w:r>
              <w:fldChar w:fldCharType="end"/>
            </w:r>
          </w:hyperlink>
        </w:p>
        <w:p w:rsidR="00E63D0C" w:rsidP="51EB59C4" w:rsidRDefault="00896E17" w14:paraId="68EE3340" w14:textId="3EF061A5">
          <w:pPr>
            <w:pStyle w:val="TOC4"/>
            <w:tabs>
              <w:tab w:val="right" w:leader="dot" w:pos="10785"/>
            </w:tabs>
            <w:rPr>
              <w:rStyle w:val="Hyperlink"/>
              <w:noProof/>
              <w:lang w:eastAsia="en-US"/>
            </w:rPr>
          </w:pPr>
          <w:hyperlink w:anchor="_Toc1289146463">
            <w:r w:rsidRPr="51EB59C4" w:rsidR="51EB59C4">
              <w:rPr>
                <w:rStyle w:val="Hyperlink"/>
              </w:rPr>
              <w:t>2.3.1- Basic Validation Check</w:t>
            </w:r>
            <w:r>
              <w:tab/>
            </w:r>
            <w:r>
              <w:fldChar w:fldCharType="begin"/>
            </w:r>
            <w:r>
              <w:instrText xml:space="preserve">PAGEREF _Toc1289146463 \h</w:instrText>
            </w:r>
            <w:r>
              <w:fldChar w:fldCharType="separate"/>
            </w:r>
            <w:r w:rsidRPr="51EB59C4" w:rsidR="51EB59C4">
              <w:rPr>
                <w:rStyle w:val="Hyperlink"/>
              </w:rPr>
              <w:t>12</w:t>
            </w:r>
            <w:r>
              <w:fldChar w:fldCharType="end"/>
            </w:r>
          </w:hyperlink>
        </w:p>
        <w:p w:rsidR="00E63D0C" w:rsidP="51EB59C4" w:rsidRDefault="00896E17" w14:paraId="153105F4" w14:textId="1C7A2189">
          <w:pPr>
            <w:pStyle w:val="TOC5"/>
            <w:tabs>
              <w:tab w:val="right" w:leader="dot" w:pos="10785"/>
            </w:tabs>
            <w:rPr>
              <w:rStyle w:val="Hyperlink"/>
              <w:noProof/>
              <w:lang w:eastAsia="en-US"/>
            </w:rPr>
          </w:pPr>
          <w:hyperlink w:anchor="_Toc1220103124">
            <w:r w:rsidRPr="51EB59C4" w:rsidR="51EB59C4">
              <w:rPr>
                <w:rStyle w:val="Hyperlink"/>
              </w:rPr>
              <w:t>2.3.1.1 - JWT Token</w:t>
            </w:r>
            <w:r>
              <w:tab/>
            </w:r>
            <w:r>
              <w:fldChar w:fldCharType="begin"/>
            </w:r>
            <w:r>
              <w:instrText xml:space="preserve">PAGEREF _Toc1220103124 \h</w:instrText>
            </w:r>
            <w:r>
              <w:fldChar w:fldCharType="separate"/>
            </w:r>
            <w:r w:rsidRPr="51EB59C4" w:rsidR="51EB59C4">
              <w:rPr>
                <w:rStyle w:val="Hyperlink"/>
              </w:rPr>
              <w:t>12</w:t>
            </w:r>
            <w:r>
              <w:fldChar w:fldCharType="end"/>
            </w:r>
          </w:hyperlink>
        </w:p>
        <w:p w:rsidR="00E63D0C" w:rsidP="51EB59C4" w:rsidRDefault="00896E17" w14:paraId="14BE241B" w14:textId="4761B3C9">
          <w:pPr>
            <w:pStyle w:val="TOC5"/>
            <w:tabs>
              <w:tab w:val="right" w:leader="dot" w:pos="10785"/>
            </w:tabs>
            <w:rPr>
              <w:rStyle w:val="Hyperlink"/>
              <w:noProof/>
              <w:lang w:eastAsia="en-US"/>
            </w:rPr>
          </w:pPr>
          <w:hyperlink w:anchor="_Toc1595137171">
            <w:r w:rsidRPr="51EB59C4" w:rsidR="51EB59C4">
              <w:rPr>
                <w:rStyle w:val="Hyperlink"/>
              </w:rPr>
              <w:t>2.3.1.2 - Merchant</w:t>
            </w:r>
            <w:r>
              <w:tab/>
            </w:r>
            <w:r>
              <w:fldChar w:fldCharType="begin"/>
            </w:r>
            <w:r>
              <w:instrText xml:space="preserve">PAGEREF _Toc1595137171 \h</w:instrText>
            </w:r>
            <w:r>
              <w:fldChar w:fldCharType="separate"/>
            </w:r>
            <w:r w:rsidRPr="51EB59C4" w:rsidR="51EB59C4">
              <w:rPr>
                <w:rStyle w:val="Hyperlink"/>
              </w:rPr>
              <w:t>12</w:t>
            </w:r>
            <w:r>
              <w:fldChar w:fldCharType="end"/>
            </w:r>
          </w:hyperlink>
        </w:p>
        <w:p w:rsidR="00E63D0C" w:rsidP="51EB59C4" w:rsidRDefault="00896E17" w14:paraId="5D7BD7B4" w14:textId="6E2D4ED9">
          <w:pPr>
            <w:pStyle w:val="TOC4"/>
            <w:tabs>
              <w:tab w:val="right" w:leader="dot" w:pos="10785"/>
            </w:tabs>
            <w:rPr>
              <w:rStyle w:val="Hyperlink"/>
              <w:noProof/>
              <w:lang w:eastAsia="en-US"/>
            </w:rPr>
          </w:pPr>
          <w:hyperlink w:anchor="_Toc1863227933">
            <w:r w:rsidRPr="51EB59C4" w:rsidR="51EB59C4">
              <w:rPr>
                <w:rStyle w:val="Hyperlink"/>
              </w:rPr>
              <w:t xml:space="preserve">2.3.2 - Merchant Customer Creation </w:t>
            </w:r>
            <w:r>
              <w:tab/>
            </w:r>
            <w:r>
              <w:fldChar w:fldCharType="begin"/>
            </w:r>
            <w:r>
              <w:instrText xml:space="preserve">PAGEREF _Toc1863227933 \h</w:instrText>
            </w:r>
            <w:r>
              <w:fldChar w:fldCharType="separate"/>
            </w:r>
            <w:r w:rsidRPr="51EB59C4" w:rsidR="51EB59C4">
              <w:rPr>
                <w:rStyle w:val="Hyperlink"/>
              </w:rPr>
              <w:t>12</w:t>
            </w:r>
            <w:r>
              <w:fldChar w:fldCharType="end"/>
            </w:r>
          </w:hyperlink>
        </w:p>
        <w:p w:rsidR="00E63D0C" w:rsidP="51EB59C4" w:rsidRDefault="00896E17" w14:paraId="730F018F" w14:textId="1C86B698">
          <w:pPr>
            <w:pStyle w:val="TOC4"/>
            <w:tabs>
              <w:tab w:val="right" w:leader="dot" w:pos="10785"/>
            </w:tabs>
            <w:rPr>
              <w:rStyle w:val="Hyperlink"/>
              <w:noProof/>
              <w:lang w:eastAsia="en-US"/>
            </w:rPr>
          </w:pPr>
          <w:hyperlink w:anchor="_Toc1565522927">
            <w:r w:rsidRPr="51EB59C4" w:rsidR="51EB59C4">
              <w:rPr>
                <w:rStyle w:val="Hyperlink"/>
              </w:rPr>
              <w:t>2.3.3 - Merchant Customer Retrieval Validation Check</w:t>
            </w:r>
            <w:r>
              <w:tab/>
            </w:r>
            <w:r>
              <w:fldChar w:fldCharType="begin"/>
            </w:r>
            <w:r>
              <w:instrText xml:space="preserve">PAGEREF _Toc1565522927 \h</w:instrText>
            </w:r>
            <w:r>
              <w:fldChar w:fldCharType="separate"/>
            </w:r>
            <w:r w:rsidRPr="51EB59C4" w:rsidR="51EB59C4">
              <w:rPr>
                <w:rStyle w:val="Hyperlink"/>
              </w:rPr>
              <w:t>13</w:t>
            </w:r>
            <w:r>
              <w:fldChar w:fldCharType="end"/>
            </w:r>
          </w:hyperlink>
        </w:p>
        <w:p w:rsidR="00E63D0C" w:rsidP="51EB59C4" w:rsidRDefault="00896E17" w14:paraId="21BBBDBE" w14:textId="12F3B69B">
          <w:pPr>
            <w:pStyle w:val="TOC5"/>
            <w:tabs>
              <w:tab w:val="right" w:leader="dot" w:pos="10785"/>
            </w:tabs>
            <w:rPr>
              <w:rStyle w:val="Hyperlink"/>
              <w:noProof/>
              <w:lang w:eastAsia="en-US"/>
            </w:rPr>
          </w:pPr>
          <w:hyperlink w:anchor="_Toc62689049">
            <w:r w:rsidRPr="51EB59C4" w:rsidR="51EB59C4">
              <w:rPr>
                <w:rStyle w:val="Hyperlink"/>
              </w:rPr>
              <w:t>2.3.3.1 - Get All</w:t>
            </w:r>
            <w:r>
              <w:tab/>
            </w:r>
            <w:r>
              <w:fldChar w:fldCharType="begin"/>
            </w:r>
            <w:r>
              <w:instrText xml:space="preserve">PAGEREF _Toc62689049 \h</w:instrText>
            </w:r>
            <w:r>
              <w:fldChar w:fldCharType="separate"/>
            </w:r>
            <w:r w:rsidRPr="51EB59C4" w:rsidR="51EB59C4">
              <w:rPr>
                <w:rStyle w:val="Hyperlink"/>
              </w:rPr>
              <w:t>13</w:t>
            </w:r>
            <w:r>
              <w:fldChar w:fldCharType="end"/>
            </w:r>
          </w:hyperlink>
        </w:p>
        <w:p w:rsidR="00E63D0C" w:rsidP="51EB59C4" w:rsidRDefault="00896E17" w14:paraId="3A6ADFFD" w14:textId="0FDCCE58">
          <w:pPr>
            <w:pStyle w:val="TOC5"/>
            <w:tabs>
              <w:tab w:val="right" w:leader="dot" w:pos="10785"/>
            </w:tabs>
            <w:rPr>
              <w:rStyle w:val="Hyperlink"/>
              <w:noProof/>
              <w:lang w:eastAsia="en-US"/>
            </w:rPr>
          </w:pPr>
          <w:hyperlink w:anchor="_Toc609007623">
            <w:r w:rsidRPr="51EB59C4" w:rsidR="51EB59C4">
              <w:rPr>
                <w:rStyle w:val="Hyperlink"/>
              </w:rPr>
              <w:t>2.3.3.2 - Get by Customer Id/Name/Email/Phone Number</w:t>
            </w:r>
            <w:r>
              <w:tab/>
            </w:r>
            <w:r>
              <w:fldChar w:fldCharType="begin"/>
            </w:r>
            <w:r>
              <w:instrText xml:space="preserve">PAGEREF _Toc609007623 \h</w:instrText>
            </w:r>
            <w:r>
              <w:fldChar w:fldCharType="separate"/>
            </w:r>
            <w:r w:rsidRPr="51EB59C4" w:rsidR="51EB59C4">
              <w:rPr>
                <w:rStyle w:val="Hyperlink"/>
              </w:rPr>
              <w:t>13</w:t>
            </w:r>
            <w:r>
              <w:fldChar w:fldCharType="end"/>
            </w:r>
          </w:hyperlink>
        </w:p>
        <w:p w:rsidR="00E63D0C" w:rsidP="51EB59C4" w:rsidRDefault="00896E17" w14:paraId="311FCF11" w14:textId="53586B72">
          <w:pPr>
            <w:pStyle w:val="TOC4"/>
            <w:tabs>
              <w:tab w:val="right" w:leader="dot" w:pos="10785"/>
            </w:tabs>
            <w:rPr>
              <w:rStyle w:val="Hyperlink"/>
              <w:noProof/>
              <w:lang w:eastAsia="en-US"/>
            </w:rPr>
          </w:pPr>
          <w:hyperlink w:anchor="_Toc635922277">
            <w:r w:rsidRPr="51EB59C4" w:rsidR="51EB59C4">
              <w:rPr>
                <w:rStyle w:val="Hyperlink"/>
              </w:rPr>
              <w:t xml:space="preserve">2.3.5 - Uniqueness Check for Merchant Customer Creation </w:t>
            </w:r>
            <w:r>
              <w:tab/>
            </w:r>
            <w:r>
              <w:fldChar w:fldCharType="begin"/>
            </w:r>
            <w:r>
              <w:instrText xml:space="preserve">PAGEREF _Toc635922277 \h</w:instrText>
            </w:r>
            <w:r>
              <w:fldChar w:fldCharType="separate"/>
            </w:r>
            <w:r w:rsidRPr="51EB59C4" w:rsidR="51EB59C4">
              <w:rPr>
                <w:rStyle w:val="Hyperlink"/>
              </w:rPr>
              <w:t>13</w:t>
            </w:r>
            <w:r>
              <w:fldChar w:fldCharType="end"/>
            </w:r>
          </w:hyperlink>
        </w:p>
        <w:p w:rsidR="00E63D0C" w:rsidP="51EB59C4" w:rsidRDefault="00896E17" w14:paraId="2C579711" w14:textId="24BD1CFB">
          <w:pPr>
            <w:pStyle w:val="TOC4"/>
            <w:tabs>
              <w:tab w:val="right" w:leader="dot" w:pos="10785"/>
            </w:tabs>
            <w:rPr>
              <w:rStyle w:val="Hyperlink"/>
              <w:noProof/>
              <w:lang w:eastAsia="en-US"/>
            </w:rPr>
          </w:pPr>
          <w:hyperlink w:anchor="_Toc1272693489">
            <w:r w:rsidRPr="51EB59C4" w:rsidR="51EB59C4">
              <w:rPr>
                <w:rStyle w:val="Hyperlink"/>
              </w:rPr>
              <w:t>2.3.6 - Merchant Customer ID Generation Logic</w:t>
            </w:r>
            <w:r>
              <w:tab/>
            </w:r>
            <w:r>
              <w:fldChar w:fldCharType="begin"/>
            </w:r>
            <w:r>
              <w:instrText xml:space="preserve">PAGEREF _Toc1272693489 \h</w:instrText>
            </w:r>
            <w:r>
              <w:fldChar w:fldCharType="separate"/>
            </w:r>
            <w:r w:rsidRPr="51EB59C4" w:rsidR="51EB59C4">
              <w:rPr>
                <w:rStyle w:val="Hyperlink"/>
              </w:rPr>
              <w:t>13</w:t>
            </w:r>
            <w:r>
              <w:fldChar w:fldCharType="end"/>
            </w:r>
          </w:hyperlink>
        </w:p>
        <w:p w:rsidR="00E63D0C" w:rsidP="51EB59C4" w:rsidRDefault="00896E17" w14:paraId="374B437D" w14:textId="42FD99C5">
          <w:pPr>
            <w:pStyle w:val="TOC5"/>
            <w:tabs>
              <w:tab w:val="right" w:leader="dot" w:pos="10785"/>
            </w:tabs>
            <w:rPr>
              <w:rStyle w:val="Hyperlink"/>
              <w:noProof/>
              <w:lang w:eastAsia="en-US"/>
            </w:rPr>
          </w:pPr>
          <w:hyperlink w:anchor="_Toc1331533123">
            <w:r w:rsidRPr="51EB59C4" w:rsidR="51EB59C4">
              <w:rPr>
                <w:rStyle w:val="Hyperlink"/>
              </w:rPr>
              <w:t>2.3.6.1 - Uniqueness</w:t>
            </w:r>
            <w:r>
              <w:tab/>
            </w:r>
            <w:r>
              <w:fldChar w:fldCharType="begin"/>
            </w:r>
            <w:r>
              <w:instrText xml:space="preserve">PAGEREF _Toc1331533123 \h</w:instrText>
            </w:r>
            <w:r>
              <w:fldChar w:fldCharType="separate"/>
            </w:r>
            <w:r w:rsidRPr="51EB59C4" w:rsidR="51EB59C4">
              <w:rPr>
                <w:rStyle w:val="Hyperlink"/>
              </w:rPr>
              <w:t>13</w:t>
            </w:r>
            <w:r>
              <w:fldChar w:fldCharType="end"/>
            </w:r>
          </w:hyperlink>
        </w:p>
        <w:p w:rsidR="00E63D0C" w:rsidP="51EB59C4" w:rsidRDefault="00896E17" w14:paraId="5D68E3DB" w14:textId="78E6D1ED">
          <w:pPr>
            <w:pStyle w:val="TOC5"/>
            <w:tabs>
              <w:tab w:val="right" w:leader="dot" w:pos="10785"/>
            </w:tabs>
            <w:rPr>
              <w:rStyle w:val="Hyperlink"/>
              <w:noProof/>
              <w:lang w:eastAsia="en-US"/>
            </w:rPr>
          </w:pPr>
          <w:hyperlink w:anchor="_Toc1004050427">
            <w:r w:rsidRPr="51EB59C4" w:rsidR="51EB59C4">
              <w:rPr>
                <w:rStyle w:val="Hyperlink"/>
              </w:rPr>
              <w:t>2.3.6.2 - Format of Customer ID</w:t>
            </w:r>
            <w:r>
              <w:tab/>
            </w:r>
            <w:r>
              <w:fldChar w:fldCharType="begin"/>
            </w:r>
            <w:r>
              <w:instrText xml:space="preserve">PAGEREF _Toc1004050427 \h</w:instrText>
            </w:r>
            <w:r>
              <w:fldChar w:fldCharType="separate"/>
            </w:r>
            <w:r w:rsidRPr="51EB59C4" w:rsidR="51EB59C4">
              <w:rPr>
                <w:rStyle w:val="Hyperlink"/>
              </w:rPr>
              <w:t>14</w:t>
            </w:r>
            <w:r>
              <w:fldChar w:fldCharType="end"/>
            </w:r>
          </w:hyperlink>
        </w:p>
        <w:p w:rsidR="00E63D0C" w:rsidP="51EB59C4" w:rsidRDefault="00896E17" w14:paraId="1BFA3369" w14:textId="77CB0E58">
          <w:pPr>
            <w:pStyle w:val="TOC4"/>
            <w:tabs>
              <w:tab w:val="right" w:leader="dot" w:pos="10785"/>
            </w:tabs>
            <w:rPr>
              <w:rStyle w:val="Hyperlink"/>
              <w:noProof/>
              <w:lang w:eastAsia="en-US"/>
            </w:rPr>
          </w:pPr>
          <w:hyperlink w:anchor="_Toc1118333632">
            <w:r w:rsidRPr="51EB59C4" w:rsidR="51EB59C4">
              <w:rPr>
                <w:rStyle w:val="Hyperlink"/>
              </w:rPr>
              <w:t>2.3.7 - Auditing</w:t>
            </w:r>
            <w:r>
              <w:tab/>
            </w:r>
            <w:r>
              <w:fldChar w:fldCharType="begin"/>
            </w:r>
            <w:r>
              <w:instrText xml:space="preserve">PAGEREF _Toc1118333632 \h</w:instrText>
            </w:r>
            <w:r>
              <w:fldChar w:fldCharType="separate"/>
            </w:r>
            <w:r w:rsidRPr="51EB59C4" w:rsidR="51EB59C4">
              <w:rPr>
                <w:rStyle w:val="Hyperlink"/>
              </w:rPr>
              <w:t>14</w:t>
            </w:r>
            <w:r>
              <w:fldChar w:fldCharType="end"/>
            </w:r>
          </w:hyperlink>
        </w:p>
        <w:p w:rsidR="00E63D0C" w:rsidP="51EB59C4" w:rsidRDefault="00896E17" w14:paraId="6892F75E" w14:textId="79273F92">
          <w:pPr>
            <w:pStyle w:val="TOC4"/>
            <w:tabs>
              <w:tab w:val="right" w:leader="dot" w:pos="10785"/>
            </w:tabs>
            <w:rPr>
              <w:rStyle w:val="Hyperlink"/>
              <w:noProof/>
              <w:lang w:eastAsia="en-US"/>
            </w:rPr>
          </w:pPr>
          <w:hyperlink w:anchor="_Toc120576210">
            <w:r w:rsidRPr="51EB59C4" w:rsidR="51EB59C4">
              <w:rPr>
                <w:rStyle w:val="Hyperlink"/>
              </w:rPr>
              <w:t>2.3.8 - Notification</w:t>
            </w:r>
            <w:r>
              <w:tab/>
            </w:r>
            <w:r>
              <w:fldChar w:fldCharType="begin"/>
            </w:r>
            <w:r>
              <w:instrText xml:space="preserve">PAGEREF _Toc120576210 \h</w:instrText>
            </w:r>
            <w:r>
              <w:fldChar w:fldCharType="separate"/>
            </w:r>
            <w:r w:rsidRPr="51EB59C4" w:rsidR="51EB59C4">
              <w:rPr>
                <w:rStyle w:val="Hyperlink"/>
              </w:rPr>
              <w:t>14</w:t>
            </w:r>
            <w:r>
              <w:fldChar w:fldCharType="end"/>
            </w:r>
          </w:hyperlink>
        </w:p>
        <w:p w:rsidR="00E63D0C" w:rsidP="51EB59C4" w:rsidRDefault="00896E17" w14:paraId="6928C223" w14:textId="04BE213A">
          <w:pPr>
            <w:pStyle w:val="TOC2"/>
            <w:tabs>
              <w:tab w:val="left" w:leader="none" w:pos="720"/>
              <w:tab w:val="right" w:leader="dot" w:pos="10785"/>
            </w:tabs>
            <w:rPr>
              <w:rStyle w:val="Hyperlink"/>
              <w:noProof/>
              <w:lang w:eastAsia="en-US"/>
            </w:rPr>
          </w:pPr>
          <w:hyperlink w:anchor="_Toc1099529560">
            <w:r w:rsidRPr="51EB59C4" w:rsidR="51EB59C4">
              <w:rPr>
                <w:rStyle w:val="Hyperlink"/>
              </w:rPr>
              <w:t>3.</w:t>
            </w:r>
            <w:r>
              <w:tab/>
            </w:r>
            <w:r w:rsidRPr="51EB59C4" w:rsidR="51EB59C4">
              <w:rPr>
                <w:rStyle w:val="Hyperlink"/>
              </w:rPr>
              <w:t>FS_TX 3 – Merchant Order</w:t>
            </w:r>
            <w:r>
              <w:tab/>
            </w:r>
            <w:r>
              <w:fldChar w:fldCharType="begin"/>
            </w:r>
            <w:r>
              <w:instrText xml:space="preserve">PAGEREF _Toc1099529560 \h</w:instrText>
            </w:r>
            <w:r>
              <w:fldChar w:fldCharType="separate"/>
            </w:r>
            <w:r w:rsidRPr="51EB59C4" w:rsidR="51EB59C4">
              <w:rPr>
                <w:rStyle w:val="Hyperlink"/>
              </w:rPr>
              <w:t>14</w:t>
            </w:r>
            <w:r>
              <w:fldChar w:fldCharType="end"/>
            </w:r>
          </w:hyperlink>
        </w:p>
        <w:p w:rsidR="00E63D0C" w:rsidP="51EB59C4" w:rsidRDefault="00896E17" w14:paraId="5BACB59E" w14:textId="42ECDA04">
          <w:pPr>
            <w:pStyle w:val="TOC3"/>
            <w:tabs>
              <w:tab w:val="right" w:leader="dot" w:pos="10785"/>
            </w:tabs>
            <w:rPr>
              <w:rStyle w:val="Hyperlink"/>
              <w:noProof/>
              <w:lang w:eastAsia="en-US"/>
            </w:rPr>
          </w:pPr>
          <w:hyperlink w:anchor="_Toc537903249">
            <w:r w:rsidRPr="51EB59C4" w:rsidR="51EB59C4">
              <w:rPr>
                <w:rStyle w:val="Hyperlink"/>
              </w:rPr>
              <w:t>3.1 - Objective</w:t>
            </w:r>
            <w:r>
              <w:tab/>
            </w:r>
            <w:r>
              <w:fldChar w:fldCharType="begin"/>
            </w:r>
            <w:r>
              <w:instrText xml:space="preserve">PAGEREF _Toc537903249 \h</w:instrText>
            </w:r>
            <w:r>
              <w:fldChar w:fldCharType="separate"/>
            </w:r>
            <w:r w:rsidRPr="51EB59C4" w:rsidR="51EB59C4">
              <w:rPr>
                <w:rStyle w:val="Hyperlink"/>
              </w:rPr>
              <w:t>14</w:t>
            </w:r>
            <w:r>
              <w:fldChar w:fldCharType="end"/>
            </w:r>
          </w:hyperlink>
        </w:p>
        <w:p w:rsidR="00E63D0C" w:rsidP="51EB59C4" w:rsidRDefault="00896E17" w14:paraId="0BC066BD" w14:textId="3C3BDC16">
          <w:pPr>
            <w:pStyle w:val="TOC4"/>
            <w:tabs>
              <w:tab w:val="right" w:leader="dot" w:pos="10785"/>
            </w:tabs>
            <w:rPr>
              <w:rStyle w:val="Hyperlink"/>
              <w:noProof/>
              <w:lang w:eastAsia="en-US"/>
            </w:rPr>
          </w:pPr>
          <w:hyperlink w:anchor="_Toc1805756533">
            <w:r w:rsidRPr="51EB59C4" w:rsidR="51EB59C4">
              <w:rPr>
                <w:rStyle w:val="Hyperlink"/>
              </w:rPr>
              <w:t>3.1.1 - Order ID Generation</w:t>
            </w:r>
            <w:r>
              <w:tab/>
            </w:r>
            <w:r>
              <w:fldChar w:fldCharType="begin"/>
            </w:r>
            <w:r>
              <w:instrText xml:space="preserve">PAGEREF _Toc1805756533 \h</w:instrText>
            </w:r>
            <w:r>
              <w:fldChar w:fldCharType="separate"/>
            </w:r>
            <w:r w:rsidRPr="51EB59C4" w:rsidR="51EB59C4">
              <w:rPr>
                <w:rStyle w:val="Hyperlink"/>
              </w:rPr>
              <w:t>15</w:t>
            </w:r>
            <w:r>
              <w:fldChar w:fldCharType="end"/>
            </w:r>
          </w:hyperlink>
        </w:p>
        <w:p w:rsidR="00E63D0C" w:rsidP="51EB59C4" w:rsidRDefault="00896E17" w14:paraId="6F320932" w14:textId="74F9DF06">
          <w:pPr>
            <w:pStyle w:val="TOC4"/>
            <w:tabs>
              <w:tab w:val="right" w:leader="dot" w:pos="10785"/>
            </w:tabs>
            <w:rPr>
              <w:rStyle w:val="Hyperlink"/>
              <w:noProof/>
              <w:lang w:eastAsia="en-US"/>
            </w:rPr>
          </w:pPr>
          <w:hyperlink w:anchor="_Toc508259382">
            <w:r w:rsidRPr="51EB59C4" w:rsidR="51EB59C4">
              <w:rPr>
                <w:rStyle w:val="Hyperlink"/>
              </w:rPr>
              <w:t>3.1.2 - Order Lifecycle Management</w:t>
            </w:r>
            <w:r>
              <w:tab/>
            </w:r>
            <w:r>
              <w:fldChar w:fldCharType="begin"/>
            </w:r>
            <w:r>
              <w:instrText xml:space="preserve">PAGEREF _Toc508259382 \h</w:instrText>
            </w:r>
            <w:r>
              <w:fldChar w:fldCharType="separate"/>
            </w:r>
            <w:r w:rsidRPr="51EB59C4" w:rsidR="51EB59C4">
              <w:rPr>
                <w:rStyle w:val="Hyperlink"/>
              </w:rPr>
              <w:t>15</w:t>
            </w:r>
            <w:r>
              <w:fldChar w:fldCharType="end"/>
            </w:r>
          </w:hyperlink>
        </w:p>
        <w:p w:rsidR="00E63D0C" w:rsidP="51EB59C4" w:rsidRDefault="00896E17" w14:paraId="6D97A744" w14:textId="6685ACAD">
          <w:pPr>
            <w:pStyle w:val="TOC5"/>
            <w:tabs>
              <w:tab w:val="right" w:leader="dot" w:pos="10785"/>
            </w:tabs>
            <w:rPr>
              <w:rStyle w:val="Hyperlink"/>
              <w:noProof/>
              <w:lang w:eastAsia="en-US"/>
            </w:rPr>
          </w:pPr>
          <w:hyperlink w:anchor="_Toc1465712688">
            <w:r w:rsidRPr="51EB59C4" w:rsidR="51EB59C4">
              <w:rPr>
                <w:rStyle w:val="Hyperlink"/>
              </w:rPr>
              <w:t>3.1.2.1 Created</w:t>
            </w:r>
            <w:r>
              <w:tab/>
            </w:r>
            <w:r>
              <w:fldChar w:fldCharType="begin"/>
            </w:r>
            <w:r>
              <w:instrText xml:space="preserve">PAGEREF _Toc1465712688 \h</w:instrText>
            </w:r>
            <w:r>
              <w:fldChar w:fldCharType="separate"/>
            </w:r>
            <w:r w:rsidRPr="51EB59C4" w:rsidR="51EB59C4">
              <w:rPr>
                <w:rStyle w:val="Hyperlink"/>
              </w:rPr>
              <w:t>15</w:t>
            </w:r>
            <w:r>
              <w:fldChar w:fldCharType="end"/>
            </w:r>
          </w:hyperlink>
        </w:p>
        <w:p w:rsidR="00E63D0C" w:rsidP="51EB59C4" w:rsidRDefault="00896E17" w14:paraId="6DF8CF51" w14:textId="58AC1F1C">
          <w:pPr>
            <w:pStyle w:val="TOC5"/>
            <w:tabs>
              <w:tab w:val="right" w:leader="dot" w:pos="10785"/>
            </w:tabs>
            <w:rPr>
              <w:rStyle w:val="Hyperlink"/>
              <w:noProof/>
              <w:lang w:eastAsia="en-US"/>
            </w:rPr>
          </w:pPr>
          <w:hyperlink w:anchor="_Toc1890629204">
            <w:r w:rsidRPr="51EB59C4" w:rsidR="51EB59C4">
              <w:rPr>
                <w:rStyle w:val="Hyperlink"/>
              </w:rPr>
              <w:t>3.1.2.2 Attempted</w:t>
            </w:r>
            <w:r>
              <w:tab/>
            </w:r>
            <w:r>
              <w:fldChar w:fldCharType="begin"/>
            </w:r>
            <w:r>
              <w:instrText xml:space="preserve">PAGEREF _Toc1890629204 \h</w:instrText>
            </w:r>
            <w:r>
              <w:fldChar w:fldCharType="separate"/>
            </w:r>
            <w:r w:rsidRPr="51EB59C4" w:rsidR="51EB59C4">
              <w:rPr>
                <w:rStyle w:val="Hyperlink"/>
              </w:rPr>
              <w:t>15</w:t>
            </w:r>
            <w:r>
              <w:fldChar w:fldCharType="end"/>
            </w:r>
          </w:hyperlink>
        </w:p>
        <w:p w:rsidR="00E63D0C" w:rsidP="51EB59C4" w:rsidRDefault="00896E17" w14:paraId="7D363AC0" w14:textId="2F8409DE">
          <w:pPr>
            <w:pStyle w:val="TOC5"/>
            <w:tabs>
              <w:tab w:val="right" w:leader="dot" w:pos="10785"/>
            </w:tabs>
            <w:rPr>
              <w:rStyle w:val="Hyperlink"/>
              <w:noProof/>
              <w:lang w:eastAsia="en-US"/>
            </w:rPr>
          </w:pPr>
          <w:hyperlink w:anchor="_Toc1316114658">
            <w:r w:rsidRPr="51EB59C4" w:rsidR="51EB59C4">
              <w:rPr>
                <w:rStyle w:val="Hyperlink"/>
              </w:rPr>
              <w:t>3.1.2.3 Paid</w:t>
            </w:r>
            <w:r>
              <w:tab/>
            </w:r>
            <w:r>
              <w:fldChar w:fldCharType="begin"/>
            </w:r>
            <w:r>
              <w:instrText xml:space="preserve">PAGEREF _Toc1316114658 \h</w:instrText>
            </w:r>
            <w:r>
              <w:fldChar w:fldCharType="separate"/>
            </w:r>
            <w:r w:rsidRPr="51EB59C4" w:rsidR="51EB59C4">
              <w:rPr>
                <w:rStyle w:val="Hyperlink"/>
              </w:rPr>
              <w:t>16</w:t>
            </w:r>
            <w:r>
              <w:fldChar w:fldCharType="end"/>
            </w:r>
          </w:hyperlink>
        </w:p>
        <w:p w:rsidR="00E63D0C" w:rsidP="51EB59C4" w:rsidRDefault="00896E17" w14:paraId="2478E059" w14:textId="32F98E9B">
          <w:pPr>
            <w:pStyle w:val="TOC5"/>
            <w:tabs>
              <w:tab w:val="right" w:leader="dot" w:pos="10785"/>
            </w:tabs>
            <w:rPr>
              <w:rStyle w:val="Hyperlink"/>
              <w:noProof/>
              <w:lang w:eastAsia="en-US"/>
            </w:rPr>
          </w:pPr>
          <w:hyperlink w:anchor="_Toc1194288577">
            <w:r w:rsidRPr="51EB59C4" w:rsidR="51EB59C4">
              <w:rPr>
                <w:rStyle w:val="Hyperlink"/>
              </w:rPr>
              <w:t>3.1.2.4 Expired</w:t>
            </w:r>
            <w:r>
              <w:tab/>
            </w:r>
            <w:r>
              <w:fldChar w:fldCharType="begin"/>
            </w:r>
            <w:r>
              <w:instrText xml:space="preserve">PAGEREF _Toc1194288577 \h</w:instrText>
            </w:r>
            <w:r>
              <w:fldChar w:fldCharType="separate"/>
            </w:r>
            <w:r w:rsidRPr="51EB59C4" w:rsidR="51EB59C4">
              <w:rPr>
                <w:rStyle w:val="Hyperlink"/>
              </w:rPr>
              <w:t>16</w:t>
            </w:r>
            <w:r>
              <w:fldChar w:fldCharType="end"/>
            </w:r>
          </w:hyperlink>
        </w:p>
        <w:p w:rsidR="00E63D0C" w:rsidP="51EB59C4" w:rsidRDefault="00896E17" w14:paraId="4C436EE7" w14:textId="06039E4E">
          <w:pPr>
            <w:pStyle w:val="TOC5"/>
            <w:tabs>
              <w:tab w:val="right" w:leader="dot" w:pos="10785"/>
            </w:tabs>
            <w:rPr>
              <w:rStyle w:val="Hyperlink"/>
              <w:noProof/>
              <w:lang w:eastAsia="en-US"/>
            </w:rPr>
          </w:pPr>
          <w:hyperlink w:anchor="_Toc935656313">
            <w:r w:rsidRPr="51EB59C4" w:rsidR="51EB59C4">
              <w:rPr>
                <w:rStyle w:val="Hyperlink"/>
              </w:rPr>
              <w:t>3.1.2.5 Failed</w:t>
            </w:r>
            <w:r>
              <w:tab/>
            </w:r>
            <w:r>
              <w:fldChar w:fldCharType="begin"/>
            </w:r>
            <w:r>
              <w:instrText xml:space="preserve">PAGEREF _Toc935656313 \h</w:instrText>
            </w:r>
            <w:r>
              <w:fldChar w:fldCharType="separate"/>
            </w:r>
            <w:r w:rsidRPr="51EB59C4" w:rsidR="51EB59C4">
              <w:rPr>
                <w:rStyle w:val="Hyperlink"/>
              </w:rPr>
              <w:t>16</w:t>
            </w:r>
            <w:r>
              <w:fldChar w:fldCharType="end"/>
            </w:r>
          </w:hyperlink>
        </w:p>
        <w:p w:rsidR="00E63D0C" w:rsidP="51EB59C4" w:rsidRDefault="00896E17" w14:paraId="52027313" w14:textId="4431334F">
          <w:pPr>
            <w:pStyle w:val="TOC4"/>
            <w:tabs>
              <w:tab w:val="right" w:leader="dot" w:pos="10785"/>
            </w:tabs>
            <w:rPr>
              <w:rStyle w:val="Hyperlink"/>
              <w:noProof/>
              <w:lang w:eastAsia="en-US"/>
            </w:rPr>
          </w:pPr>
          <w:hyperlink w:anchor="_Toc1863164489">
            <w:r w:rsidRPr="51EB59C4" w:rsidR="51EB59C4">
              <w:rPr>
                <w:rStyle w:val="Hyperlink"/>
              </w:rPr>
              <w:t>3.1.3 – Multiple Redirection Methods (Merchant page to SBIePay payment page)</w:t>
            </w:r>
            <w:r>
              <w:tab/>
            </w:r>
            <w:r>
              <w:fldChar w:fldCharType="begin"/>
            </w:r>
            <w:r>
              <w:instrText xml:space="preserve">PAGEREF _Toc1863164489 \h</w:instrText>
            </w:r>
            <w:r>
              <w:fldChar w:fldCharType="separate"/>
            </w:r>
            <w:r w:rsidRPr="51EB59C4" w:rsidR="51EB59C4">
              <w:rPr>
                <w:rStyle w:val="Hyperlink"/>
              </w:rPr>
              <w:t>16</w:t>
            </w:r>
            <w:r>
              <w:fldChar w:fldCharType="end"/>
            </w:r>
          </w:hyperlink>
        </w:p>
        <w:p w:rsidR="00E63D0C" w:rsidP="51EB59C4" w:rsidRDefault="00896E17" w14:paraId="430593F7" w14:textId="0D8A5AD2">
          <w:pPr>
            <w:pStyle w:val="TOC5"/>
            <w:tabs>
              <w:tab w:val="right" w:leader="dot" w:pos="10785"/>
            </w:tabs>
            <w:rPr>
              <w:rStyle w:val="Hyperlink"/>
              <w:noProof/>
              <w:lang w:eastAsia="en-US"/>
            </w:rPr>
          </w:pPr>
          <w:hyperlink w:anchor="_Toc1796981229">
            <w:r w:rsidRPr="51EB59C4" w:rsidR="51EB59C4">
              <w:rPr>
                <w:rStyle w:val="Hyperlink"/>
              </w:rPr>
              <w:t>3.1.3.1 - Form Posting</w:t>
            </w:r>
            <w:r>
              <w:tab/>
            </w:r>
            <w:r>
              <w:fldChar w:fldCharType="begin"/>
            </w:r>
            <w:r>
              <w:instrText xml:space="preserve">PAGEREF _Toc1796981229 \h</w:instrText>
            </w:r>
            <w:r>
              <w:fldChar w:fldCharType="separate"/>
            </w:r>
            <w:r w:rsidRPr="51EB59C4" w:rsidR="51EB59C4">
              <w:rPr>
                <w:rStyle w:val="Hyperlink"/>
              </w:rPr>
              <w:t>16</w:t>
            </w:r>
            <w:r>
              <w:fldChar w:fldCharType="end"/>
            </w:r>
          </w:hyperlink>
        </w:p>
        <w:p w:rsidR="00E63D0C" w:rsidP="51EB59C4" w:rsidRDefault="00896E17" w14:paraId="480A526E" w14:textId="3FA845F7">
          <w:pPr>
            <w:pStyle w:val="TOC5"/>
            <w:tabs>
              <w:tab w:val="right" w:leader="dot" w:pos="10785"/>
            </w:tabs>
            <w:rPr>
              <w:rStyle w:val="Hyperlink"/>
              <w:noProof/>
              <w:lang w:eastAsia="en-US"/>
            </w:rPr>
          </w:pPr>
          <w:hyperlink w:anchor="_Toc544074021">
            <w:r w:rsidRPr="51EB59C4" w:rsidR="51EB59C4">
              <w:rPr>
                <w:rStyle w:val="Hyperlink"/>
              </w:rPr>
              <w:t>3.1.3.2 - Link Based Approach</w:t>
            </w:r>
            <w:r>
              <w:tab/>
            </w:r>
            <w:r>
              <w:fldChar w:fldCharType="begin"/>
            </w:r>
            <w:r>
              <w:instrText xml:space="preserve">PAGEREF _Toc544074021 \h</w:instrText>
            </w:r>
            <w:r>
              <w:fldChar w:fldCharType="separate"/>
            </w:r>
            <w:r w:rsidRPr="51EB59C4" w:rsidR="51EB59C4">
              <w:rPr>
                <w:rStyle w:val="Hyperlink"/>
              </w:rPr>
              <w:t>17</w:t>
            </w:r>
            <w:r>
              <w:fldChar w:fldCharType="end"/>
            </w:r>
          </w:hyperlink>
        </w:p>
        <w:p w:rsidR="00E63D0C" w:rsidP="51EB59C4" w:rsidRDefault="00896E17" w14:paraId="4F092EC9" w14:textId="3CBB4D38">
          <w:pPr>
            <w:pStyle w:val="TOC4"/>
            <w:tabs>
              <w:tab w:val="right" w:leader="dot" w:pos="10785"/>
            </w:tabs>
            <w:rPr>
              <w:rStyle w:val="Hyperlink"/>
              <w:noProof/>
              <w:lang w:eastAsia="en-US"/>
            </w:rPr>
          </w:pPr>
          <w:hyperlink w:anchor="_Toc446361745">
            <w:r w:rsidRPr="51EB59C4" w:rsidR="51EB59C4">
              <w:rPr>
                <w:rStyle w:val="Hyperlink"/>
              </w:rPr>
              <w:t>3.1.4 – Merchant Order Retry Functionality</w:t>
            </w:r>
            <w:r>
              <w:tab/>
            </w:r>
            <w:r>
              <w:fldChar w:fldCharType="begin"/>
            </w:r>
            <w:r>
              <w:instrText xml:space="preserve">PAGEREF _Toc446361745 \h</w:instrText>
            </w:r>
            <w:r>
              <w:fldChar w:fldCharType="separate"/>
            </w:r>
            <w:r w:rsidRPr="51EB59C4" w:rsidR="51EB59C4">
              <w:rPr>
                <w:rStyle w:val="Hyperlink"/>
              </w:rPr>
              <w:t>17</w:t>
            </w:r>
            <w:r>
              <w:fldChar w:fldCharType="end"/>
            </w:r>
          </w:hyperlink>
        </w:p>
        <w:p w:rsidR="00E63D0C" w:rsidP="51EB59C4" w:rsidRDefault="00896E17" w14:paraId="2E54B348" w14:textId="5A33CF9F">
          <w:pPr>
            <w:pStyle w:val="TOC4"/>
            <w:tabs>
              <w:tab w:val="right" w:leader="dot" w:pos="10785"/>
            </w:tabs>
            <w:rPr>
              <w:rStyle w:val="Hyperlink"/>
              <w:noProof/>
              <w:lang w:eastAsia="en-US"/>
            </w:rPr>
          </w:pPr>
          <w:hyperlink w:anchor="_Toc2109800214">
            <w:r w:rsidRPr="51EB59C4" w:rsidR="51EB59C4">
              <w:rPr>
                <w:rStyle w:val="Hyperlink"/>
              </w:rPr>
              <w:t>3.1.5 - Operations</w:t>
            </w:r>
            <w:r>
              <w:tab/>
            </w:r>
            <w:r>
              <w:fldChar w:fldCharType="begin"/>
            </w:r>
            <w:r>
              <w:instrText xml:space="preserve">PAGEREF _Toc2109800214 \h</w:instrText>
            </w:r>
            <w:r>
              <w:fldChar w:fldCharType="separate"/>
            </w:r>
            <w:r w:rsidRPr="51EB59C4" w:rsidR="51EB59C4">
              <w:rPr>
                <w:rStyle w:val="Hyperlink"/>
              </w:rPr>
              <w:t>17</w:t>
            </w:r>
            <w:r>
              <w:fldChar w:fldCharType="end"/>
            </w:r>
          </w:hyperlink>
        </w:p>
        <w:p w:rsidR="00E63D0C" w:rsidP="51EB59C4" w:rsidRDefault="00896E17" w14:paraId="026E97F8" w14:textId="4D0B6C1D">
          <w:pPr>
            <w:pStyle w:val="TOC3"/>
            <w:tabs>
              <w:tab w:val="right" w:leader="dot" w:pos="10785"/>
            </w:tabs>
            <w:rPr>
              <w:rStyle w:val="Hyperlink"/>
              <w:noProof/>
              <w:lang w:eastAsia="en-US"/>
            </w:rPr>
          </w:pPr>
          <w:hyperlink w:anchor="_Toc321589216">
            <w:r w:rsidRPr="51EB59C4" w:rsidR="51EB59C4">
              <w:rPr>
                <w:rStyle w:val="Hyperlink"/>
              </w:rPr>
              <w:t>3.2 - Functional Flow</w:t>
            </w:r>
            <w:r>
              <w:tab/>
            </w:r>
            <w:r>
              <w:fldChar w:fldCharType="begin"/>
            </w:r>
            <w:r>
              <w:instrText xml:space="preserve">PAGEREF _Toc321589216 \h</w:instrText>
            </w:r>
            <w:r>
              <w:fldChar w:fldCharType="separate"/>
            </w:r>
            <w:r w:rsidRPr="51EB59C4" w:rsidR="51EB59C4">
              <w:rPr>
                <w:rStyle w:val="Hyperlink"/>
              </w:rPr>
              <w:t>17</w:t>
            </w:r>
            <w:r>
              <w:fldChar w:fldCharType="end"/>
            </w:r>
          </w:hyperlink>
        </w:p>
        <w:p w:rsidR="00E63D0C" w:rsidP="51EB59C4" w:rsidRDefault="00896E17" w14:paraId="67C8AB28" w14:textId="16313F74">
          <w:pPr>
            <w:pStyle w:val="TOC3"/>
            <w:tabs>
              <w:tab w:val="right" w:leader="dot" w:pos="10785"/>
            </w:tabs>
            <w:rPr>
              <w:rStyle w:val="Hyperlink"/>
              <w:noProof/>
              <w:lang w:eastAsia="en-US"/>
            </w:rPr>
          </w:pPr>
          <w:hyperlink w:anchor="_Toc1681334631">
            <w:r w:rsidRPr="51EB59C4" w:rsidR="51EB59C4">
              <w:rPr>
                <w:rStyle w:val="Hyperlink"/>
              </w:rPr>
              <w:t>3.3 - Functional Specification</w:t>
            </w:r>
            <w:r>
              <w:tab/>
            </w:r>
            <w:r>
              <w:fldChar w:fldCharType="begin"/>
            </w:r>
            <w:r>
              <w:instrText xml:space="preserve">PAGEREF _Toc1681334631 \h</w:instrText>
            </w:r>
            <w:r>
              <w:fldChar w:fldCharType="separate"/>
            </w:r>
            <w:r w:rsidRPr="51EB59C4" w:rsidR="51EB59C4">
              <w:rPr>
                <w:rStyle w:val="Hyperlink"/>
              </w:rPr>
              <w:t>18</w:t>
            </w:r>
            <w:r>
              <w:fldChar w:fldCharType="end"/>
            </w:r>
          </w:hyperlink>
        </w:p>
        <w:p w:rsidR="00E63D0C" w:rsidP="51EB59C4" w:rsidRDefault="00896E17" w14:paraId="185B01DE" w14:textId="48B22F01">
          <w:pPr>
            <w:pStyle w:val="TOC4"/>
            <w:tabs>
              <w:tab w:val="right" w:leader="dot" w:pos="10785"/>
            </w:tabs>
            <w:rPr>
              <w:rStyle w:val="Hyperlink"/>
              <w:noProof/>
              <w:lang w:eastAsia="en-US"/>
            </w:rPr>
          </w:pPr>
          <w:hyperlink w:anchor="_Toc1450571407">
            <w:r w:rsidRPr="51EB59C4" w:rsidR="51EB59C4">
              <w:rPr>
                <w:rStyle w:val="Hyperlink"/>
              </w:rPr>
              <w:t>3.3.1- Basic Validation Check</w:t>
            </w:r>
            <w:r>
              <w:tab/>
            </w:r>
            <w:r>
              <w:fldChar w:fldCharType="begin"/>
            </w:r>
            <w:r>
              <w:instrText xml:space="preserve">PAGEREF _Toc1450571407 \h</w:instrText>
            </w:r>
            <w:r>
              <w:fldChar w:fldCharType="separate"/>
            </w:r>
            <w:r w:rsidRPr="51EB59C4" w:rsidR="51EB59C4">
              <w:rPr>
                <w:rStyle w:val="Hyperlink"/>
              </w:rPr>
              <w:t>19</w:t>
            </w:r>
            <w:r>
              <w:fldChar w:fldCharType="end"/>
            </w:r>
          </w:hyperlink>
        </w:p>
        <w:p w:rsidR="00E63D0C" w:rsidP="51EB59C4" w:rsidRDefault="00896E17" w14:paraId="76634E14" w14:textId="1E8E08CB">
          <w:pPr>
            <w:pStyle w:val="TOC5"/>
            <w:tabs>
              <w:tab w:val="right" w:leader="dot" w:pos="10785"/>
            </w:tabs>
            <w:rPr>
              <w:rStyle w:val="Hyperlink"/>
              <w:noProof/>
              <w:lang w:eastAsia="en-US"/>
            </w:rPr>
          </w:pPr>
          <w:hyperlink w:anchor="_Toc1323379009">
            <w:r w:rsidRPr="51EB59C4" w:rsidR="51EB59C4">
              <w:rPr>
                <w:rStyle w:val="Hyperlink"/>
              </w:rPr>
              <w:t>3.3.1.1 - JWT Token</w:t>
            </w:r>
            <w:r>
              <w:tab/>
            </w:r>
            <w:r>
              <w:fldChar w:fldCharType="begin"/>
            </w:r>
            <w:r>
              <w:instrText xml:space="preserve">PAGEREF _Toc1323379009 \h</w:instrText>
            </w:r>
            <w:r>
              <w:fldChar w:fldCharType="separate"/>
            </w:r>
            <w:r w:rsidRPr="51EB59C4" w:rsidR="51EB59C4">
              <w:rPr>
                <w:rStyle w:val="Hyperlink"/>
              </w:rPr>
              <w:t>19</w:t>
            </w:r>
            <w:r>
              <w:fldChar w:fldCharType="end"/>
            </w:r>
          </w:hyperlink>
        </w:p>
        <w:p w:rsidR="00E63D0C" w:rsidP="51EB59C4" w:rsidRDefault="00896E17" w14:paraId="5AB74A74" w14:textId="2AD27E77">
          <w:pPr>
            <w:pStyle w:val="TOC5"/>
            <w:tabs>
              <w:tab w:val="right" w:leader="dot" w:pos="10785"/>
            </w:tabs>
            <w:rPr>
              <w:rStyle w:val="Hyperlink"/>
              <w:noProof/>
              <w:lang w:eastAsia="en-US"/>
            </w:rPr>
          </w:pPr>
          <w:hyperlink w:anchor="_Toc830708115">
            <w:r w:rsidRPr="51EB59C4" w:rsidR="51EB59C4">
              <w:rPr>
                <w:rStyle w:val="Hyperlink"/>
              </w:rPr>
              <w:t>3.3.1.2 - Merchant</w:t>
            </w:r>
            <w:r>
              <w:tab/>
            </w:r>
            <w:r>
              <w:fldChar w:fldCharType="begin"/>
            </w:r>
            <w:r>
              <w:instrText xml:space="preserve">PAGEREF _Toc830708115 \h</w:instrText>
            </w:r>
            <w:r>
              <w:fldChar w:fldCharType="separate"/>
            </w:r>
            <w:r w:rsidRPr="51EB59C4" w:rsidR="51EB59C4">
              <w:rPr>
                <w:rStyle w:val="Hyperlink"/>
              </w:rPr>
              <w:t>19</w:t>
            </w:r>
            <w:r>
              <w:fldChar w:fldCharType="end"/>
            </w:r>
          </w:hyperlink>
        </w:p>
        <w:p w:rsidR="00E63D0C" w:rsidP="51EB59C4" w:rsidRDefault="00896E17" w14:paraId="44B02147" w14:textId="32E7A227">
          <w:pPr>
            <w:pStyle w:val="TOC4"/>
            <w:tabs>
              <w:tab w:val="right" w:leader="dot" w:pos="10785"/>
            </w:tabs>
            <w:rPr>
              <w:rStyle w:val="Hyperlink"/>
              <w:noProof/>
              <w:lang w:eastAsia="en-US"/>
            </w:rPr>
          </w:pPr>
          <w:hyperlink w:anchor="_Toc1835634718">
            <w:r w:rsidRPr="51EB59C4" w:rsidR="51EB59C4">
              <w:rPr>
                <w:rStyle w:val="Hyperlink"/>
              </w:rPr>
              <w:t>3.3.3 - Business validation</w:t>
            </w:r>
            <w:r>
              <w:tab/>
            </w:r>
            <w:r>
              <w:fldChar w:fldCharType="begin"/>
            </w:r>
            <w:r>
              <w:instrText xml:space="preserve">PAGEREF _Toc1835634718 \h</w:instrText>
            </w:r>
            <w:r>
              <w:fldChar w:fldCharType="separate"/>
            </w:r>
            <w:r w:rsidRPr="51EB59C4" w:rsidR="51EB59C4">
              <w:rPr>
                <w:rStyle w:val="Hyperlink"/>
              </w:rPr>
              <w:t>20</w:t>
            </w:r>
            <w:r>
              <w:fldChar w:fldCharType="end"/>
            </w:r>
          </w:hyperlink>
        </w:p>
        <w:p w:rsidR="00E63D0C" w:rsidP="51EB59C4" w:rsidRDefault="00896E17" w14:paraId="33F9722B" w14:textId="7F3F3977">
          <w:pPr>
            <w:pStyle w:val="TOC5"/>
            <w:tabs>
              <w:tab w:val="right" w:leader="dot" w:pos="10785"/>
            </w:tabs>
            <w:rPr>
              <w:rStyle w:val="Hyperlink"/>
              <w:noProof/>
              <w:lang w:eastAsia="en-US"/>
            </w:rPr>
          </w:pPr>
          <w:hyperlink w:anchor="_Toc463896692">
            <w:r w:rsidRPr="51EB59C4" w:rsidR="51EB59C4">
              <w:rPr>
                <w:rStyle w:val="Hyperlink"/>
              </w:rPr>
              <w:t>3.3.3.1 Data Type Checks</w:t>
            </w:r>
            <w:r>
              <w:tab/>
            </w:r>
            <w:r>
              <w:fldChar w:fldCharType="begin"/>
            </w:r>
            <w:r>
              <w:instrText xml:space="preserve">PAGEREF _Toc463896692 \h</w:instrText>
            </w:r>
            <w:r>
              <w:fldChar w:fldCharType="separate"/>
            </w:r>
            <w:r w:rsidRPr="51EB59C4" w:rsidR="51EB59C4">
              <w:rPr>
                <w:rStyle w:val="Hyperlink"/>
              </w:rPr>
              <w:t>20</w:t>
            </w:r>
            <w:r>
              <w:fldChar w:fldCharType="end"/>
            </w:r>
          </w:hyperlink>
        </w:p>
        <w:p w:rsidR="00E63D0C" w:rsidP="51EB59C4" w:rsidRDefault="00896E17" w14:paraId="039D9924" w14:textId="40026829">
          <w:pPr>
            <w:pStyle w:val="TOC5"/>
            <w:tabs>
              <w:tab w:val="right" w:leader="dot" w:pos="10785"/>
            </w:tabs>
            <w:rPr>
              <w:rStyle w:val="Hyperlink"/>
              <w:noProof/>
              <w:lang w:eastAsia="en-US"/>
            </w:rPr>
          </w:pPr>
          <w:hyperlink w:anchor="_Toc1224232947">
            <w:r w:rsidRPr="51EB59C4" w:rsidR="51EB59C4">
              <w:rPr>
                <w:rStyle w:val="Hyperlink"/>
              </w:rPr>
              <w:t>3.3.3.2 Merchant Order Number Checks</w:t>
            </w:r>
            <w:r>
              <w:tab/>
            </w:r>
            <w:r>
              <w:fldChar w:fldCharType="begin"/>
            </w:r>
            <w:r>
              <w:instrText xml:space="preserve">PAGEREF _Toc1224232947 \h</w:instrText>
            </w:r>
            <w:r>
              <w:fldChar w:fldCharType="separate"/>
            </w:r>
            <w:r w:rsidRPr="51EB59C4" w:rsidR="51EB59C4">
              <w:rPr>
                <w:rStyle w:val="Hyperlink"/>
              </w:rPr>
              <w:t>20</w:t>
            </w:r>
            <w:r>
              <w:fldChar w:fldCharType="end"/>
            </w:r>
          </w:hyperlink>
        </w:p>
        <w:p w:rsidR="00E63D0C" w:rsidP="51EB59C4" w:rsidRDefault="00896E17" w14:paraId="5008B26C" w14:textId="4088D1E7">
          <w:pPr>
            <w:pStyle w:val="TOC5"/>
            <w:tabs>
              <w:tab w:val="right" w:leader="dot" w:pos="10785"/>
            </w:tabs>
            <w:rPr>
              <w:rStyle w:val="Hyperlink"/>
              <w:noProof/>
              <w:lang w:eastAsia="en-US"/>
            </w:rPr>
          </w:pPr>
          <w:hyperlink w:anchor="_Toc847691201">
            <w:r w:rsidRPr="51EB59C4" w:rsidR="51EB59C4">
              <w:rPr>
                <w:rStyle w:val="Hyperlink"/>
              </w:rPr>
              <w:t>3.3.3.3 Amount Check</w:t>
            </w:r>
            <w:r>
              <w:tab/>
            </w:r>
            <w:r>
              <w:fldChar w:fldCharType="begin"/>
            </w:r>
            <w:r>
              <w:instrText xml:space="preserve">PAGEREF _Toc847691201 \h</w:instrText>
            </w:r>
            <w:r>
              <w:fldChar w:fldCharType="separate"/>
            </w:r>
            <w:r w:rsidRPr="51EB59C4" w:rsidR="51EB59C4">
              <w:rPr>
                <w:rStyle w:val="Hyperlink"/>
              </w:rPr>
              <w:t>20</w:t>
            </w:r>
            <w:r>
              <w:fldChar w:fldCharType="end"/>
            </w:r>
          </w:hyperlink>
        </w:p>
        <w:p w:rsidR="00E63D0C" w:rsidP="51EB59C4" w:rsidRDefault="00896E17" w14:paraId="78B1C9D9" w14:textId="1A637C9B">
          <w:pPr>
            <w:pStyle w:val="TOC5"/>
            <w:tabs>
              <w:tab w:val="right" w:leader="dot" w:pos="10785"/>
            </w:tabs>
            <w:rPr>
              <w:rStyle w:val="Hyperlink"/>
              <w:noProof/>
              <w:lang w:eastAsia="en-US"/>
            </w:rPr>
          </w:pPr>
          <w:hyperlink w:anchor="_Toc2135001334">
            <w:r w:rsidRPr="51EB59C4" w:rsidR="51EB59C4">
              <w:rPr>
                <w:rStyle w:val="Hyperlink"/>
              </w:rPr>
              <w:t>3.3.3.4 Currency Checks</w:t>
            </w:r>
            <w:r>
              <w:tab/>
            </w:r>
            <w:r>
              <w:fldChar w:fldCharType="begin"/>
            </w:r>
            <w:r>
              <w:instrText xml:space="preserve">PAGEREF _Toc2135001334 \h</w:instrText>
            </w:r>
            <w:r>
              <w:fldChar w:fldCharType="separate"/>
            </w:r>
            <w:r w:rsidRPr="51EB59C4" w:rsidR="51EB59C4">
              <w:rPr>
                <w:rStyle w:val="Hyperlink"/>
              </w:rPr>
              <w:t>20</w:t>
            </w:r>
            <w:r>
              <w:fldChar w:fldCharType="end"/>
            </w:r>
          </w:hyperlink>
        </w:p>
        <w:p w:rsidR="00E63D0C" w:rsidP="51EB59C4" w:rsidRDefault="00896E17" w14:paraId="57998A42" w14:textId="5071F16D">
          <w:pPr>
            <w:pStyle w:val="TOC5"/>
            <w:tabs>
              <w:tab w:val="right" w:leader="dot" w:pos="10785"/>
            </w:tabs>
            <w:rPr>
              <w:rStyle w:val="Hyperlink"/>
              <w:noProof/>
              <w:lang w:eastAsia="en-US"/>
            </w:rPr>
          </w:pPr>
          <w:hyperlink w:anchor="_Toc890156530">
            <w:r w:rsidRPr="51EB59C4" w:rsidR="51EB59C4">
              <w:rPr>
                <w:rStyle w:val="Hyperlink"/>
              </w:rPr>
              <w:t>3.3.3.5 Pay Mode Mapping Checks</w:t>
            </w:r>
            <w:r>
              <w:tab/>
            </w:r>
            <w:r>
              <w:fldChar w:fldCharType="begin"/>
            </w:r>
            <w:r>
              <w:instrText xml:space="preserve">PAGEREF _Toc890156530 \h</w:instrText>
            </w:r>
            <w:r>
              <w:fldChar w:fldCharType="separate"/>
            </w:r>
            <w:r w:rsidRPr="51EB59C4" w:rsidR="51EB59C4">
              <w:rPr>
                <w:rStyle w:val="Hyperlink"/>
              </w:rPr>
              <w:t>20</w:t>
            </w:r>
            <w:r>
              <w:fldChar w:fldCharType="end"/>
            </w:r>
          </w:hyperlink>
        </w:p>
        <w:p w:rsidR="00E63D0C" w:rsidP="51EB59C4" w:rsidRDefault="00896E17" w14:paraId="3859ECB4" w14:textId="72EE212A">
          <w:pPr>
            <w:pStyle w:val="TOC5"/>
            <w:tabs>
              <w:tab w:val="right" w:leader="dot" w:pos="10785"/>
            </w:tabs>
            <w:rPr>
              <w:rStyle w:val="Hyperlink"/>
              <w:noProof/>
              <w:lang w:eastAsia="en-US"/>
            </w:rPr>
          </w:pPr>
          <w:hyperlink w:anchor="_Toc110479871">
            <w:r w:rsidRPr="51EB59C4" w:rsidR="51EB59C4">
              <w:rPr>
                <w:rStyle w:val="Hyperlink"/>
              </w:rPr>
              <w:t>3.3.3.6 Multi Accounts Checks</w:t>
            </w:r>
            <w:r>
              <w:tab/>
            </w:r>
            <w:r>
              <w:fldChar w:fldCharType="begin"/>
            </w:r>
            <w:r>
              <w:instrText xml:space="preserve">PAGEREF _Toc110479871 \h</w:instrText>
            </w:r>
            <w:r>
              <w:fldChar w:fldCharType="separate"/>
            </w:r>
            <w:r w:rsidRPr="51EB59C4" w:rsidR="51EB59C4">
              <w:rPr>
                <w:rStyle w:val="Hyperlink"/>
              </w:rPr>
              <w:t>21</w:t>
            </w:r>
            <w:r>
              <w:fldChar w:fldCharType="end"/>
            </w:r>
          </w:hyperlink>
        </w:p>
        <w:p w:rsidR="00E63D0C" w:rsidP="51EB59C4" w:rsidRDefault="00896E17" w14:paraId="6CDA905A" w14:textId="55E6F485">
          <w:pPr>
            <w:pStyle w:val="TOC5"/>
            <w:tabs>
              <w:tab w:val="right" w:leader="dot" w:pos="10785"/>
            </w:tabs>
            <w:rPr>
              <w:rStyle w:val="Hyperlink"/>
              <w:noProof/>
              <w:lang w:eastAsia="en-US"/>
            </w:rPr>
          </w:pPr>
          <w:hyperlink w:anchor="_Toc462841947">
            <w:r w:rsidRPr="51EB59C4" w:rsidR="51EB59C4">
              <w:rPr>
                <w:rStyle w:val="Hyperlink"/>
              </w:rPr>
              <w:t>3.3.3.7 Threshold Checks</w:t>
            </w:r>
            <w:r>
              <w:tab/>
            </w:r>
            <w:r>
              <w:fldChar w:fldCharType="begin"/>
            </w:r>
            <w:r>
              <w:instrText xml:space="preserve">PAGEREF _Toc462841947 \h</w:instrText>
            </w:r>
            <w:r>
              <w:fldChar w:fldCharType="separate"/>
            </w:r>
            <w:r w:rsidRPr="51EB59C4" w:rsidR="51EB59C4">
              <w:rPr>
                <w:rStyle w:val="Hyperlink"/>
              </w:rPr>
              <w:t>21</w:t>
            </w:r>
            <w:r>
              <w:fldChar w:fldCharType="end"/>
            </w:r>
          </w:hyperlink>
        </w:p>
        <w:p w:rsidR="00E63D0C" w:rsidP="51EB59C4" w:rsidRDefault="00896E17" w14:paraId="17E0BA2B" w14:textId="401CDB01">
          <w:pPr>
            <w:pStyle w:val="TOC4"/>
            <w:tabs>
              <w:tab w:val="right" w:leader="dot" w:pos="10785"/>
            </w:tabs>
            <w:rPr>
              <w:rStyle w:val="Hyperlink"/>
              <w:noProof/>
              <w:lang w:eastAsia="en-US"/>
            </w:rPr>
          </w:pPr>
          <w:hyperlink w:anchor="_Toc1858004001">
            <w:r w:rsidRPr="51EB59C4" w:rsidR="51EB59C4">
              <w:rPr>
                <w:rStyle w:val="Hyperlink"/>
              </w:rPr>
              <w:t>3.3.4 - Merchant Order Retrieval Validation Check</w:t>
            </w:r>
            <w:r>
              <w:tab/>
            </w:r>
            <w:r>
              <w:fldChar w:fldCharType="begin"/>
            </w:r>
            <w:r>
              <w:instrText xml:space="preserve">PAGEREF _Toc1858004001 \h</w:instrText>
            </w:r>
            <w:r>
              <w:fldChar w:fldCharType="separate"/>
            </w:r>
            <w:r w:rsidRPr="51EB59C4" w:rsidR="51EB59C4">
              <w:rPr>
                <w:rStyle w:val="Hyperlink"/>
              </w:rPr>
              <w:t>21</w:t>
            </w:r>
            <w:r>
              <w:fldChar w:fldCharType="end"/>
            </w:r>
          </w:hyperlink>
        </w:p>
        <w:p w:rsidR="00E63D0C" w:rsidP="51EB59C4" w:rsidRDefault="00896E17" w14:paraId="2352C5A3" w14:textId="7B837491">
          <w:pPr>
            <w:pStyle w:val="TOC5"/>
            <w:tabs>
              <w:tab w:val="right" w:leader="dot" w:pos="10785"/>
            </w:tabs>
            <w:rPr>
              <w:rStyle w:val="Hyperlink"/>
              <w:noProof/>
              <w:lang w:eastAsia="en-US"/>
            </w:rPr>
          </w:pPr>
          <w:hyperlink w:anchor="_Toc258628274">
            <w:r w:rsidRPr="51EB59C4" w:rsidR="51EB59C4">
              <w:rPr>
                <w:rStyle w:val="Hyperlink"/>
              </w:rPr>
              <w:t>3.3.4.1 - Get All for getting all the order details for that Merchant</w:t>
            </w:r>
            <w:r>
              <w:tab/>
            </w:r>
            <w:r>
              <w:fldChar w:fldCharType="begin"/>
            </w:r>
            <w:r>
              <w:instrText xml:space="preserve">PAGEREF _Toc258628274 \h</w:instrText>
            </w:r>
            <w:r>
              <w:fldChar w:fldCharType="separate"/>
            </w:r>
            <w:r w:rsidRPr="51EB59C4" w:rsidR="51EB59C4">
              <w:rPr>
                <w:rStyle w:val="Hyperlink"/>
              </w:rPr>
              <w:t>21</w:t>
            </w:r>
            <w:r>
              <w:fldChar w:fldCharType="end"/>
            </w:r>
          </w:hyperlink>
        </w:p>
        <w:p w:rsidR="00E63D0C" w:rsidP="51EB59C4" w:rsidRDefault="00896E17" w14:paraId="3974B2AA" w14:textId="1ED8E1E2">
          <w:pPr>
            <w:pStyle w:val="TOC5"/>
            <w:tabs>
              <w:tab w:val="right" w:leader="dot" w:pos="10785"/>
            </w:tabs>
            <w:rPr>
              <w:rStyle w:val="Hyperlink"/>
              <w:noProof/>
              <w:lang w:eastAsia="en-US"/>
            </w:rPr>
          </w:pPr>
          <w:hyperlink w:anchor="_Toc1309363018">
            <w:r w:rsidRPr="51EB59C4" w:rsidR="51EB59C4">
              <w:rPr>
                <w:rStyle w:val="Hyperlink"/>
              </w:rPr>
              <w:t>At a single request 10,000 records will be provided with pagination option (till records are available)</w:t>
            </w:r>
            <w:r>
              <w:tab/>
            </w:r>
            <w:r>
              <w:fldChar w:fldCharType="begin"/>
            </w:r>
            <w:r>
              <w:instrText xml:space="preserve">PAGEREF _Toc1309363018 \h</w:instrText>
            </w:r>
            <w:r>
              <w:fldChar w:fldCharType="separate"/>
            </w:r>
            <w:r w:rsidRPr="51EB59C4" w:rsidR="51EB59C4">
              <w:rPr>
                <w:rStyle w:val="Hyperlink"/>
              </w:rPr>
              <w:t>21</w:t>
            </w:r>
            <w:r>
              <w:fldChar w:fldCharType="end"/>
            </w:r>
          </w:hyperlink>
        </w:p>
        <w:p w:rsidR="00E63D0C" w:rsidP="51EB59C4" w:rsidRDefault="00896E17" w14:paraId="4CF7034A" w14:textId="27C87800">
          <w:pPr>
            <w:pStyle w:val="TOC5"/>
            <w:tabs>
              <w:tab w:val="right" w:leader="dot" w:pos="10785"/>
            </w:tabs>
            <w:rPr>
              <w:rStyle w:val="Hyperlink"/>
              <w:noProof/>
              <w:lang w:eastAsia="en-US"/>
            </w:rPr>
          </w:pPr>
          <w:hyperlink w:anchor="_Toc1482788804">
            <w:r w:rsidRPr="51EB59C4" w:rsidR="51EB59C4">
              <w:rPr>
                <w:rStyle w:val="Hyperlink"/>
              </w:rPr>
              <w:t>3.3.4.2 - Get by Merchant Order Number/Customer Id/ Order Status</w:t>
            </w:r>
            <w:r>
              <w:tab/>
            </w:r>
            <w:r>
              <w:fldChar w:fldCharType="begin"/>
            </w:r>
            <w:r>
              <w:instrText xml:space="preserve">PAGEREF _Toc1482788804 \h</w:instrText>
            </w:r>
            <w:r>
              <w:fldChar w:fldCharType="separate"/>
            </w:r>
            <w:r w:rsidRPr="51EB59C4" w:rsidR="51EB59C4">
              <w:rPr>
                <w:rStyle w:val="Hyperlink"/>
              </w:rPr>
              <w:t>21</w:t>
            </w:r>
            <w:r>
              <w:fldChar w:fldCharType="end"/>
            </w:r>
          </w:hyperlink>
        </w:p>
        <w:p w:rsidR="00E63D0C" w:rsidP="51EB59C4" w:rsidRDefault="00896E17" w14:paraId="3B461E6D" w14:textId="50DBFBD2">
          <w:pPr>
            <w:pStyle w:val="TOC4"/>
            <w:tabs>
              <w:tab w:val="right" w:leader="dot" w:pos="10785"/>
            </w:tabs>
            <w:rPr>
              <w:rStyle w:val="Hyperlink"/>
              <w:noProof/>
              <w:lang w:eastAsia="en-US"/>
            </w:rPr>
          </w:pPr>
          <w:hyperlink w:anchor="_Toc586870475">
            <w:r w:rsidRPr="51EB59C4" w:rsidR="51EB59C4">
              <w:rPr>
                <w:rStyle w:val="Hyperlink"/>
              </w:rPr>
              <w:t>3.3.5 - Auditing</w:t>
            </w:r>
            <w:r>
              <w:tab/>
            </w:r>
            <w:r>
              <w:fldChar w:fldCharType="begin"/>
            </w:r>
            <w:r>
              <w:instrText xml:space="preserve">PAGEREF _Toc586870475 \h</w:instrText>
            </w:r>
            <w:r>
              <w:fldChar w:fldCharType="separate"/>
            </w:r>
            <w:r w:rsidRPr="51EB59C4" w:rsidR="51EB59C4">
              <w:rPr>
                <w:rStyle w:val="Hyperlink"/>
              </w:rPr>
              <w:t>22</w:t>
            </w:r>
            <w:r>
              <w:fldChar w:fldCharType="end"/>
            </w:r>
          </w:hyperlink>
        </w:p>
        <w:p w:rsidR="00E63D0C" w:rsidP="51EB59C4" w:rsidRDefault="00896E17" w14:paraId="0C0A0EB2" w14:textId="6FBB7B5C">
          <w:pPr>
            <w:pStyle w:val="TOC4"/>
            <w:tabs>
              <w:tab w:val="right" w:leader="dot" w:pos="10785"/>
            </w:tabs>
            <w:rPr>
              <w:rStyle w:val="Hyperlink"/>
              <w:noProof/>
              <w:lang w:eastAsia="en-US"/>
            </w:rPr>
          </w:pPr>
          <w:hyperlink w:anchor="_Toc122108669">
            <w:r w:rsidRPr="51EB59C4" w:rsidR="51EB59C4">
              <w:rPr>
                <w:rStyle w:val="Hyperlink"/>
              </w:rPr>
              <w:t>3.3.7 - Error code</w:t>
            </w:r>
            <w:r>
              <w:tab/>
            </w:r>
            <w:r>
              <w:fldChar w:fldCharType="begin"/>
            </w:r>
            <w:r>
              <w:instrText xml:space="preserve">PAGEREF _Toc122108669 \h</w:instrText>
            </w:r>
            <w:r>
              <w:fldChar w:fldCharType="separate"/>
            </w:r>
            <w:r w:rsidRPr="51EB59C4" w:rsidR="51EB59C4">
              <w:rPr>
                <w:rStyle w:val="Hyperlink"/>
              </w:rPr>
              <w:t>22</w:t>
            </w:r>
            <w:r>
              <w:fldChar w:fldCharType="end"/>
            </w:r>
          </w:hyperlink>
        </w:p>
        <w:p w:rsidR="00E63D0C" w:rsidP="51EB59C4" w:rsidRDefault="00896E17" w14:paraId="78E286FF" w14:textId="31DBCE4C">
          <w:pPr>
            <w:pStyle w:val="TOC2"/>
            <w:tabs>
              <w:tab w:val="left" w:leader="none" w:pos="720"/>
              <w:tab w:val="right" w:leader="dot" w:pos="10785"/>
            </w:tabs>
            <w:rPr>
              <w:rStyle w:val="Hyperlink"/>
              <w:noProof/>
              <w:lang w:eastAsia="en-US"/>
            </w:rPr>
          </w:pPr>
          <w:hyperlink w:anchor="_Toc1586519878">
            <w:r w:rsidRPr="51EB59C4" w:rsidR="51EB59C4">
              <w:rPr>
                <w:rStyle w:val="Hyperlink"/>
              </w:rPr>
              <w:t>4.</w:t>
            </w:r>
            <w:r>
              <w:tab/>
            </w:r>
            <w:r w:rsidRPr="51EB59C4" w:rsidR="51EB59C4">
              <w:rPr>
                <w:rStyle w:val="Hyperlink"/>
              </w:rPr>
              <w:t>FS_TX 4 – Merchant Payment Transaction</w:t>
            </w:r>
            <w:r>
              <w:tab/>
            </w:r>
            <w:r>
              <w:fldChar w:fldCharType="begin"/>
            </w:r>
            <w:r>
              <w:instrText xml:space="preserve">PAGEREF _Toc1586519878 \h</w:instrText>
            </w:r>
            <w:r>
              <w:fldChar w:fldCharType="separate"/>
            </w:r>
            <w:r w:rsidRPr="51EB59C4" w:rsidR="51EB59C4">
              <w:rPr>
                <w:rStyle w:val="Hyperlink"/>
              </w:rPr>
              <w:t>22</w:t>
            </w:r>
            <w:r>
              <w:fldChar w:fldCharType="end"/>
            </w:r>
          </w:hyperlink>
        </w:p>
        <w:p w:rsidR="00E63D0C" w:rsidP="51EB59C4" w:rsidRDefault="00896E17" w14:paraId="2561D7A7" w14:textId="07DC8120">
          <w:pPr>
            <w:pStyle w:val="TOC3"/>
            <w:tabs>
              <w:tab w:val="right" w:leader="dot" w:pos="10785"/>
            </w:tabs>
            <w:rPr>
              <w:rStyle w:val="Hyperlink"/>
              <w:noProof/>
              <w:lang w:eastAsia="en-US"/>
            </w:rPr>
          </w:pPr>
          <w:hyperlink w:anchor="_Toc1755999172">
            <w:r w:rsidRPr="51EB59C4" w:rsidR="51EB59C4">
              <w:rPr>
                <w:rStyle w:val="Hyperlink"/>
              </w:rPr>
              <w:t>4.1 - Objective</w:t>
            </w:r>
            <w:r>
              <w:tab/>
            </w:r>
            <w:r>
              <w:fldChar w:fldCharType="begin"/>
            </w:r>
            <w:r>
              <w:instrText xml:space="preserve">PAGEREF _Toc1755999172 \h</w:instrText>
            </w:r>
            <w:r>
              <w:fldChar w:fldCharType="separate"/>
            </w:r>
            <w:r w:rsidRPr="51EB59C4" w:rsidR="51EB59C4">
              <w:rPr>
                <w:rStyle w:val="Hyperlink"/>
              </w:rPr>
              <w:t>22</w:t>
            </w:r>
            <w:r>
              <w:fldChar w:fldCharType="end"/>
            </w:r>
          </w:hyperlink>
        </w:p>
        <w:p w:rsidR="00E63D0C" w:rsidP="51EB59C4" w:rsidRDefault="00896E17" w14:paraId="359AF49D" w14:textId="791BCCA1">
          <w:pPr>
            <w:pStyle w:val="TOC4"/>
            <w:tabs>
              <w:tab w:val="right" w:leader="dot" w:pos="10785"/>
            </w:tabs>
            <w:rPr>
              <w:rStyle w:val="Hyperlink"/>
              <w:noProof/>
              <w:lang w:eastAsia="en-US"/>
            </w:rPr>
          </w:pPr>
          <w:hyperlink w:anchor="_Toc64513525">
            <w:r w:rsidRPr="51EB59C4" w:rsidR="51EB59C4">
              <w:rPr>
                <w:rStyle w:val="Hyperlink"/>
              </w:rPr>
              <w:t>4.1.1 - Transaction Ref Number Creation</w:t>
            </w:r>
            <w:r>
              <w:tab/>
            </w:r>
            <w:r>
              <w:fldChar w:fldCharType="begin"/>
            </w:r>
            <w:r>
              <w:instrText xml:space="preserve">PAGEREF _Toc64513525 \h</w:instrText>
            </w:r>
            <w:r>
              <w:fldChar w:fldCharType="separate"/>
            </w:r>
            <w:r w:rsidRPr="51EB59C4" w:rsidR="51EB59C4">
              <w:rPr>
                <w:rStyle w:val="Hyperlink"/>
              </w:rPr>
              <w:t>22</w:t>
            </w:r>
            <w:r>
              <w:fldChar w:fldCharType="end"/>
            </w:r>
          </w:hyperlink>
        </w:p>
        <w:p w:rsidR="00E63D0C" w:rsidP="51EB59C4" w:rsidRDefault="00896E17" w14:paraId="14A707CD" w14:textId="53E18D0E">
          <w:pPr>
            <w:pStyle w:val="TOC4"/>
            <w:tabs>
              <w:tab w:val="right" w:leader="dot" w:pos="10785"/>
            </w:tabs>
            <w:rPr>
              <w:rStyle w:val="Hyperlink"/>
              <w:noProof/>
              <w:lang w:eastAsia="en-US"/>
            </w:rPr>
          </w:pPr>
          <w:hyperlink w:anchor="_Toc1875023708">
            <w:r w:rsidRPr="51EB59C4" w:rsidR="51EB59C4">
              <w:rPr>
                <w:rStyle w:val="Hyperlink"/>
              </w:rPr>
              <w:t>4.1.2 - Transaction Life Cycle Managment</w:t>
            </w:r>
            <w:r>
              <w:tab/>
            </w:r>
            <w:r>
              <w:fldChar w:fldCharType="begin"/>
            </w:r>
            <w:r>
              <w:instrText xml:space="preserve">PAGEREF _Toc1875023708 \h</w:instrText>
            </w:r>
            <w:r>
              <w:fldChar w:fldCharType="separate"/>
            </w:r>
            <w:r w:rsidRPr="51EB59C4" w:rsidR="51EB59C4">
              <w:rPr>
                <w:rStyle w:val="Hyperlink"/>
              </w:rPr>
              <w:t>23</w:t>
            </w:r>
            <w:r>
              <w:fldChar w:fldCharType="end"/>
            </w:r>
          </w:hyperlink>
        </w:p>
        <w:p w:rsidR="00E63D0C" w:rsidP="51EB59C4" w:rsidRDefault="00896E17" w14:paraId="66E2F200" w14:textId="29856F16">
          <w:pPr>
            <w:pStyle w:val="TOC5"/>
            <w:tabs>
              <w:tab w:val="right" w:leader="dot" w:pos="10785"/>
            </w:tabs>
            <w:rPr>
              <w:rStyle w:val="Hyperlink"/>
              <w:noProof/>
              <w:lang w:eastAsia="en-US"/>
            </w:rPr>
          </w:pPr>
          <w:hyperlink w:anchor="_Toc2091703598">
            <w:r w:rsidRPr="51EB59C4" w:rsidR="51EB59C4">
              <w:rPr>
                <w:rStyle w:val="Hyperlink"/>
              </w:rPr>
              <w:t>4.1.2.2 - Paid</w:t>
            </w:r>
            <w:r>
              <w:tab/>
            </w:r>
            <w:r>
              <w:fldChar w:fldCharType="begin"/>
            </w:r>
            <w:r>
              <w:instrText xml:space="preserve">PAGEREF _Toc2091703598 \h</w:instrText>
            </w:r>
            <w:r>
              <w:fldChar w:fldCharType="separate"/>
            </w:r>
            <w:r w:rsidRPr="51EB59C4" w:rsidR="51EB59C4">
              <w:rPr>
                <w:rStyle w:val="Hyperlink"/>
              </w:rPr>
              <w:t>23</w:t>
            </w:r>
            <w:r>
              <w:fldChar w:fldCharType="end"/>
            </w:r>
          </w:hyperlink>
        </w:p>
        <w:p w:rsidR="00E63D0C" w:rsidP="51EB59C4" w:rsidRDefault="00896E17" w14:paraId="2B6AE27C" w14:textId="3F1438FA">
          <w:pPr>
            <w:pStyle w:val="TOC5"/>
            <w:tabs>
              <w:tab w:val="right" w:leader="dot" w:pos="10785"/>
            </w:tabs>
            <w:rPr>
              <w:rStyle w:val="Hyperlink"/>
              <w:noProof/>
              <w:lang w:eastAsia="en-US"/>
            </w:rPr>
          </w:pPr>
          <w:hyperlink w:anchor="_Toc529669443">
            <w:r w:rsidRPr="51EB59C4" w:rsidR="51EB59C4">
              <w:rPr>
                <w:rStyle w:val="Hyperlink"/>
              </w:rPr>
              <w:t>4.1.2.3 - Expired</w:t>
            </w:r>
            <w:r>
              <w:tab/>
            </w:r>
            <w:r>
              <w:fldChar w:fldCharType="begin"/>
            </w:r>
            <w:r>
              <w:instrText xml:space="preserve">PAGEREF _Toc529669443 \h</w:instrText>
            </w:r>
            <w:r>
              <w:fldChar w:fldCharType="separate"/>
            </w:r>
            <w:r w:rsidRPr="51EB59C4" w:rsidR="51EB59C4">
              <w:rPr>
                <w:rStyle w:val="Hyperlink"/>
              </w:rPr>
              <w:t>24</w:t>
            </w:r>
            <w:r>
              <w:fldChar w:fldCharType="end"/>
            </w:r>
          </w:hyperlink>
        </w:p>
        <w:p w:rsidR="00E63D0C" w:rsidP="51EB59C4" w:rsidRDefault="00896E17" w14:paraId="3E7F8BE2" w14:textId="7ACBE34A">
          <w:pPr>
            <w:pStyle w:val="TOC5"/>
            <w:tabs>
              <w:tab w:val="right" w:leader="dot" w:pos="10785"/>
            </w:tabs>
            <w:rPr>
              <w:rStyle w:val="Hyperlink"/>
              <w:noProof/>
              <w:lang w:eastAsia="en-US"/>
            </w:rPr>
          </w:pPr>
          <w:hyperlink w:anchor="_Toc647744221">
            <w:r w:rsidRPr="51EB59C4" w:rsidR="51EB59C4">
              <w:rPr>
                <w:rStyle w:val="Hyperlink"/>
              </w:rPr>
              <w:t>4.1.2.4 - Refund</w:t>
            </w:r>
            <w:r>
              <w:tab/>
            </w:r>
            <w:r>
              <w:fldChar w:fldCharType="begin"/>
            </w:r>
            <w:r>
              <w:instrText xml:space="preserve">PAGEREF _Toc647744221 \h</w:instrText>
            </w:r>
            <w:r>
              <w:fldChar w:fldCharType="separate"/>
            </w:r>
            <w:r w:rsidRPr="51EB59C4" w:rsidR="51EB59C4">
              <w:rPr>
                <w:rStyle w:val="Hyperlink"/>
              </w:rPr>
              <w:t>24</w:t>
            </w:r>
            <w:r>
              <w:fldChar w:fldCharType="end"/>
            </w:r>
          </w:hyperlink>
        </w:p>
        <w:p w:rsidR="00E63D0C" w:rsidP="51EB59C4" w:rsidRDefault="00896E17" w14:paraId="3E2638F7" w14:textId="5BEEFBFA">
          <w:pPr>
            <w:pStyle w:val="TOC5"/>
            <w:tabs>
              <w:tab w:val="right" w:leader="dot" w:pos="10785"/>
            </w:tabs>
            <w:rPr>
              <w:rStyle w:val="Hyperlink"/>
              <w:noProof/>
              <w:lang w:eastAsia="en-US"/>
            </w:rPr>
          </w:pPr>
          <w:hyperlink w:anchor="_Toc1302047918">
            <w:r w:rsidRPr="51EB59C4" w:rsidR="51EB59C4">
              <w:rPr>
                <w:rStyle w:val="Hyperlink"/>
              </w:rPr>
              <w:t>4.1.2.5 - Settled</w:t>
            </w:r>
            <w:r>
              <w:tab/>
            </w:r>
            <w:r>
              <w:fldChar w:fldCharType="begin"/>
            </w:r>
            <w:r>
              <w:instrText xml:space="preserve">PAGEREF _Toc1302047918 \h</w:instrText>
            </w:r>
            <w:r>
              <w:fldChar w:fldCharType="separate"/>
            </w:r>
            <w:r w:rsidRPr="51EB59C4" w:rsidR="51EB59C4">
              <w:rPr>
                <w:rStyle w:val="Hyperlink"/>
              </w:rPr>
              <w:t>24</w:t>
            </w:r>
            <w:r>
              <w:fldChar w:fldCharType="end"/>
            </w:r>
          </w:hyperlink>
        </w:p>
        <w:p w:rsidR="00E63D0C" w:rsidP="51EB59C4" w:rsidRDefault="00896E17" w14:paraId="5B6429BB" w14:textId="0FA7FB71">
          <w:pPr>
            <w:pStyle w:val="TOC5"/>
            <w:tabs>
              <w:tab w:val="right" w:leader="dot" w:pos="10785"/>
            </w:tabs>
            <w:rPr>
              <w:rStyle w:val="Hyperlink"/>
              <w:noProof/>
              <w:lang w:eastAsia="en-US"/>
            </w:rPr>
          </w:pPr>
          <w:hyperlink w:anchor="_Toc802926552">
            <w:r w:rsidRPr="51EB59C4" w:rsidR="51EB59C4">
              <w:rPr>
                <w:rStyle w:val="Hyperlink"/>
              </w:rPr>
              <w:t>4.1.2.6 - Failed</w:t>
            </w:r>
            <w:r>
              <w:tab/>
            </w:r>
            <w:r>
              <w:fldChar w:fldCharType="begin"/>
            </w:r>
            <w:r>
              <w:instrText xml:space="preserve">PAGEREF _Toc802926552 \h</w:instrText>
            </w:r>
            <w:r>
              <w:fldChar w:fldCharType="separate"/>
            </w:r>
            <w:r w:rsidRPr="51EB59C4" w:rsidR="51EB59C4">
              <w:rPr>
                <w:rStyle w:val="Hyperlink"/>
              </w:rPr>
              <w:t>24</w:t>
            </w:r>
            <w:r>
              <w:fldChar w:fldCharType="end"/>
            </w:r>
          </w:hyperlink>
        </w:p>
        <w:p w:rsidR="00E63D0C" w:rsidP="51EB59C4" w:rsidRDefault="00896E17" w14:paraId="2CA1C825" w14:textId="3F178162">
          <w:pPr>
            <w:pStyle w:val="TOC4"/>
            <w:tabs>
              <w:tab w:val="right" w:leader="dot" w:pos="10785"/>
            </w:tabs>
            <w:rPr>
              <w:rStyle w:val="Hyperlink"/>
              <w:noProof/>
              <w:lang w:eastAsia="en-US"/>
            </w:rPr>
          </w:pPr>
          <w:hyperlink w:anchor="_Toc283400224">
            <w:r w:rsidRPr="51EB59C4" w:rsidR="51EB59C4">
              <w:rPr>
                <w:rStyle w:val="Hyperlink"/>
              </w:rPr>
              <w:t>4.1.3 - Transaction Payment Integration</w:t>
            </w:r>
            <w:r>
              <w:tab/>
            </w:r>
            <w:r>
              <w:fldChar w:fldCharType="begin"/>
            </w:r>
            <w:r>
              <w:instrText xml:space="preserve">PAGEREF _Toc283400224 \h</w:instrText>
            </w:r>
            <w:r>
              <w:fldChar w:fldCharType="separate"/>
            </w:r>
            <w:r w:rsidRPr="51EB59C4" w:rsidR="51EB59C4">
              <w:rPr>
                <w:rStyle w:val="Hyperlink"/>
              </w:rPr>
              <w:t>27</w:t>
            </w:r>
            <w:r>
              <w:fldChar w:fldCharType="end"/>
            </w:r>
          </w:hyperlink>
        </w:p>
        <w:p w:rsidR="00E63D0C" w:rsidP="51EB59C4" w:rsidRDefault="00896E17" w14:paraId="55880BC8" w14:textId="39620C92">
          <w:pPr>
            <w:pStyle w:val="TOC5"/>
            <w:tabs>
              <w:tab w:val="right" w:leader="dot" w:pos="10785"/>
            </w:tabs>
            <w:rPr>
              <w:rStyle w:val="Hyperlink"/>
              <w:noProof/>
              <w:lang w:eastAsia="en-US"/>
            </w:rPr>
          </w:pPr>
          <w:hyperlink w:anchor="_Toc245719291">
            <w:r w:rsidRPr="51EB59C4" w:rsidR="51EB59C4">
              <w:rPr>
                <w:rStyle w:val="Hyperlink"/>
              </w:rPr>
              <w:t>4.1.3.1 - Credit/Debit Card</w:t>
            </w:r>
            <w:r>
              <w:tab/>
            </w:r>
            <w:r>
              <w:fldChar w:fldCharType="begin"/>
            </w:r>
            <w:r>
              <w:instrText xml:space="preserve">PAGEREF _Toc245719291 \h</w:instrText>
            </w:r>
            <w:r>
              <w:fldChar w:fldCharType="separate"/>
            </w:r>
            <w:r w:rsidRPr="51EB59C4" w:rsidR="51EB59C4">
              <w:rPr>
                <w:rStyle w:val="Hyperlink"/>
              </w:rPr>
              <w:t>27</w:t>
            </w:r>
            <w:r>
              <w:fldChar w:fldCharType="end"/>
            </w:r>
          </w:hyperlink>
        </w:p>
        <w:p w:rsidR="00E63D0C" w:rsidP="51EB59C4" w:rsidRDefault="00896E17" w14:paraId="5F38D76A" w14:textId="637FCF19">
          <w:pPr>
            <w:pStyle w:val="TOC5"/>
            <w:tabs>
              <w:tab w:val="right" w:leader="dot" w:pos="10785"/>
            </w:tabs>
            <w:rPr>
              <w:rStyle w:val="Hyperlink"/>
              <w:noProof/>
              <w:lang w:eastAsia="en-US"/>
            </w:rPr>
          </w:pPr>
          <w:hyperlink w:anchor="_Toc1005738550">
            <w:r w:rsidRPr="51EB59C4" w:rsidR="51EB59C4">
              <w:rPr>
                <w:rStyle w:val="Hyperlink"/>
              </w:rPr>
              <w:t>4.1.3.2 - Net Banking – SBI / Channel Banks</w:t>
            </w:r>
            <w:r>
              <w:tab/>
            </w:r>
            <w:r>
              <w:fldChar w:fldCharType="begin"/>
            </w:r>
            <w:r>
              <w:instrText xml:space="preserve">PAGEREF _Toc1005738550 \h</w:instrText>
            </w:r>
            <w:r>
              <w:fldChar w:fldCharType="separate"/>
            </w:r>
            <w:r w:rsidRPr="51EB59C4" w:rsidR="51EB59C4">
              <w:rPr>
                <w:rStyle w:val="Hyperlink"/>
              </w:rPr>
              <w:t>27</w:t>
            </w:r>
            <w:r>
              <w:fldChar w:fldCharType="end"/>
            </w:r>
          </w:hyperlink>
        </w:p>
        <w:p w:rsidR="00E63D0C" w:rsidP="51EB59C4" w:rsidRDefault="00896E17" w14:paraId="22ACDC98" w14:textId="6BA0C639">
          <w:pPr>
            <w:pStyle w:val="TOC5"/>
            <w:tabs>
              <w:tab w:val="right" w:leader="dot" w:pos="10785"/>
            </w:tabs>
            <w:rPr>
              <w:rStyle w:val="Hyperlink"/>
              <w:noProof/>
              <w:lang w:eastAsia="en-US"/>
            </w:rPr>
          </w:pPr>
          <w:hyperlink w:anchor="_Toc1618240720">
            <w:r w:rsidRPr="51EB59C4" w:rsidR="51EB59C4">
              <w:rPr>
                <w:rStyle w:val="Hyperlink"/>
              </w:rPr>
              <w:t>4.1.3.3 UPI</w:t>
            </w:r>
            <w:r>
              <w:tab/>
            </w:r>
            <w:r>
              <w:fldChar w:fldCharType="begin"/>
            </w:r>
            <w:r>
              <w:instrText xml:space="preserve">PAGEREF _Toc1618240720 \h</w:instrText>
            </w:r>
            <w:r>
              <w:fldChar w:fldCharType="separate"/>
            </w:r>
            <w:r w:rsidRPr="51EB59C4" w:rsidR="51EB59C4">
              <w:rPr>
                <w:rStyle w:val="Hyperlink"/>
              </w:rPr>
              <w:t>27</w:t>
            </w:r>
            <w:r>
              <w:fldChar w:fldCharType="end"/>
            </w:r>
          </w:hyperlink>
        </w:p>
        <w:p w:rsidR="00E63D0C" w:rsidP="51EB59C4" w:rsidRDefault="00896E17" w14:paraId="5C9779F3" w14:textId="449FB1DE">
          <w:pPr>
            <w:pStyle w:val="TOC4"/>
            <w:tabs>
              <w:tab w:val="right" w:leader="dot" w:pos="10785"/>
            </w:tabs>
            <w:rPr>
              <w:rStyle w:val="Hyperlink"/>
              <w:noProof/>
              <w:lang w:eastAsia="en-US"/>
            </w:rPr>
          </w:pPr>
          <w:hyperlink w:anchor="_Toc503465011">
            <w:r w:rsidRPr="51EB59C4" w:rsidR="51EB59C4">
              <w:rPr>
                <w:rStyle w:val="Hyperlink"/>
              </w:rPr>
              <w:t>4.1.4 - Transaction Processing</w:t>
            </w:r>
            <w:r>
              <w:tab/>
            </w:r>
            <w:r>
              <w:fldChar w:fldCharType="begin"/>
            </w:r>
            <w:r>
              <w:instrText xml:space="preserve">PAGEREF _Toc503465011 \h</w:instrText>
            </w:r>
            <w:r>
              <w:fldChar w:fldCharType="separate"/>
            </w:r>
            <w:r w:rsidRPr="51EB59C4" w:rsidR="51EB59C4">
              <w:rPr>
                <w:rStyle w:val="Hyperlink"/>
              </w:rPr>
              <w:t>27</w:t>
            </w:r>
            <w:r>
              <w:fldChar w:fldCharType="end"/>
            </w:r>
          </w:hyperlink>
        </w:p>
        <w:p w:rsidR="00E63D0C" w:rsidP="51EB59C4" w:rsidRDefault="00896E17" w14:paraId="3A2E4B1A" w14:textId="7359FA32">
          <w:pPr>
            <w:pStyle w:val="TOC4"/>
            <w:tabs>
              <w:tab w:val="right" w:leader="dot" w:pos="10785"/>
            </w:tabs>
            <w:rPr>
              <w:rStyle w:val="Hyperlink"/>
              <w:noProof/>
              <w:lang w:eastAsia="en-US"/>
            </w:rPr>
          </w:pPr>
          <w:hyperlink w:anchor="_Toc1647704853">
            <w:r w:rsidRPr="51EB59C4" w:rsidR="51EB59C4">
              <w:rPr>
                <w:rStyle w:val="Hyperlink"/>
              </w:rPr>
              <w:t>UX Flow- Transaction UX flow is available on below figma link.</w:t>
            </w:r>
            <w:r>
              <w:tab/>
            </w:r>
            <w:r>
              <w:fldChar w:fldCharType="begin"/>
            </w:r>
            <w:r>
              <w:instrText xml:space="preserve">PAGEREF _Toc1647704853 \h</w:instrText>
            </w:r>
            <w:r>
              <w:fldChar w:fldCharType="separate"/>
            </w:r>
            <w:r w:rsidRPr="51EB59C4" w:rsidR="51EB59C4">
              <w:rPr>
                <w:rStyle w:val="Hyperlink"/>
              </w:rPr>
              <w:t>27</w:t>
            </w:r>
            <w:r>
              <w:fldChar w:fldCharType="end"/>
            </w:r>
          </w:hyperlink>
        </w:p>
        <w:p w:rsidR="00E63D0C" w:rsidP="51EB59C4" w:rsidRDefault="00896E17" w14:paraId="1D03E689" w14:textId="7C52E7A3">
          <w:pPr>
            <w:pStyle w:val="TOC4"/>
            <w:tabs>
              <w:tab w:val="right" w:leader="dot" w:pos="10785"/>
            </w:tabs>
            <w:rPr>
              <w:rStyle w:val="Hyperlink"/>
              <w:noProof/>
              <w:lang w:eastAsia="en-US"/>
            </w:rPr>
          </w:pPr>
          <w:hyperlink w:anchor="_Toc2009072121">
            <w:r w:rsidRPr="51EB59C4" w:rsidR="51EB59C4">
              <w:rPr>
                <w:rStyle w:val="Hyperlink"/>
              </w:rPr>
              <w:t>Link -</w:t>
            </w:r>
            <w:r>
              <w:tab/>
            </w:r>
            <w:r>
              <w:fldChar w:fldCharType="begin"/>
            </w:r>
            <w:r>
              <w:instrText xml:space="preserve">PAGEREF _Toc2009072121 \h</w:instrText>
            </w:r>
            <w:r>
              <w:fldChar w:fldCharType="separate"/>
            </w:r>
            <w:r w:rsidRPr="51EB59C4" w:rsidR="51EB59C4">
              <w:rPr>
                <w:rStyle w:val="Hyperlink"/>
              </w:rPr>
              <w:t>28</w:t>
            </w:r>
            <w:r>
              <w:fldChar w:fldCharType="end"/>
            </w:r>
          </w:hyperlink>
        </w:p>
        <w:p w:rsidR="00E63D0C" w:rsidP="51EB59C4" w:rsidRDefault="00896E17" w14:paraId="39AFD130" w14:textId="54DDEF03">
          <w:pPr>
            <w:pStyle w:val="TOC5"/>
            <w:tabs>
              <w:tab w:val="right" w:leader="dot" w:pos="10785"/>
            </w:tabs>
            <w:rPr>
              <w:rStyle w:val="Hyperlink"/>
              <w:noProof/>
              <w:lang w:eastAsia="en-US"/>
            </w:rPr>
          </w:pPr>
          <w:hyperlink w:anchor="_Toc1621078623">
            <w:r w:rsidRPr="51EB59C4" w:rsidR="51EB59C4">
              <w:rPr>
                <w:rStyle w:val="Hyperlink"/>
              </w:rPr>
              <w:t>4.1.4.1 - Form Posting</w:t>
            </w:r>
            <w:r>
              <w:tab/>
            </w:r>
            <w:r>
              <w:fldChar w:fldCharType="begin"/>
            </w:r>
            <w:r>
              <w:instrText xml:space="preserve">PAGEREF _Toc1621078623 \h</w:instrText>
            </w:r>
            <w:r>
              <w:fldChar w:fldCharType="separate"/>
            </w:r>
            <w:r w:rsidRPr="51EB59C4" w:rsidR="51EB59C4">
              <w:rPr>
                <w:rStyle w:val="Hyperlink"/>
              </w:rPr>
              <w:t>28</w:t>
            </w:r>
            <w:r>
              <w:fldChar w:fldCharType="end"/>
            </w:r>
          </w:hyperlink>
        </w:p>
        <w:p w:rsidR="00E63D0C" w:rsidP="51EB59C4" w:rsidRDefault="00896E17" w14:paraId="28F8F9DA" w14:textId="616BEBA4">
          <w:pPr>
            <w:pStyle w:val="TOC5"/>
            <w:tabs>
              <w:tab w:val="right" w:leader="dot" w:pos="10785"/>
            </w:tabs>
            <w:rPr>
              <w:rStyle w:val="Hyperlink"/>
              <w:noProof/>
              <w:lang w:eastAsia="en-US"/>
            </w:rPr>
          </w:pPr>
          <w:hyperlink w:anchor="_Toc1526194684">
            <w:r w:rsidRPr="51EB59C4" w:rsidR="51EB59C4">
              <w:rPr>
                <w:rStyle w:val="Hyperlink"/>
              </w:rPr>
              <w:t>4.1.4.2 - Link Based Approach</w:t>
            </w:r>
            <w:r>
              <w:tab/>
            </w:r>
            <w:r>
              <w:fldChar w:fldCharType="begin"/>
            </w:r>
            <w:r>
              <w:instrText xml:space="preserve">PAGEREF _Toc1526194684 \h</w:instrText>
            </w:r>
            <w:r>
              <w:fldChar w:fldCharType="separate"/>
            </w:r>
            <w:r w:rsidRPr="51EB59C4" w:rsidR="51EB59C4">
              <w:rPr>
                <w:rStyle w:val="Hyperlink"/>
              </w:rPr>
              <w:t>28</w:t>
            </w:r>
            <w:r>
              <w:fldChar w:fldCharType="end"/>
            </w:r>
          </w:hyperlink>
        </w:p>
        <w:p w:rsidR="00E63D0C" w:rsidP="51EB59C4" w:rsidRDefault="00896E17" w14:paraId="7295EABF" w14:textId="309A4F25">
          <w:pPr>
            <w:pStyle w:val="TOC4"/>
            <w:tabs>
              <w:tab w:val="right" w:leader="dot" w:pos="10785"/>
            </w:tabs>
            <w:rPr>
              <w:rStyle w:val="Hyperlink"/>
              <w:noProof/>
              <w:lang w:eastAsia="en-US"/>
            </w:rPr>
          </w:pPr>
          <w:hyperlink w:anchor="_Toc33867850">
            <w:r w:rsidRPr="51EB59C4" w:rsidR="51EB59C4">
              <w:rPr>
                <w:rStyle w:val="Hyperlink"/>
              </w:rPr>
              <w:t>4.1.5 - Merchant Payment Mode</w:t>
            </w:r>
            <w:r>
              <w:tab/>
            </w:r>
            <w:r>
              <w:fldChar w:fldCharType="begin"/>
            </w:r>
            <w:r>
              <w:instrText xml:space="preserve">PAGEREF _Toc33867850 \h</w:instrText>
            </w:r>
            <w:r>
              <w:fldChar w:fldCharType="separate"/>
            </w:r>
            <w:r w:rsidRPr="51EB59C4" w:rsidR="51EB59C4">
              <w:rPr>
                <w:rStyle w:val="Hyperlink"/>
              </w:rPr>
              <w:t>28</w:t>
            </w:r>
            <w:r>
              <w:fldChar w:fldCharType="end"/>
            </w:r>
          </w:hyperlink>
        </w:p>
        <w:p w:rsidR="00E63D0C" w:rsidP="51EB59C4" w:rsidRDefault="00896E17" w14:paraId="7C5B9752" w14:textId="030921BC">
          <w:pPr>
            <w:pStyle w:val="TOC4"/>
            <w:tabs>
              <w:tab w:val="right" w:leader="dot" w:pos="10785"/>
            </w:tabs>
            <w:rPr>
              <w:rStyle w:val="Hyperlink"/>
              <w:noProof/>
              <w:lang w:eastAsia="en-US"/>
            </w:rPr>
          </w:pPr>
          <w:hyperlink w:anchor="_Toc226024252">
            <w:r w:rsidRPr="51EB59C4" w:rsidR="51EB59C4">
              <w:rPr>
                <w:rStyle w:val="Hyperlink"/>
              </w:rPr>
              <w:t>4.1.6 - Payment Mode Downtime</w:t>
            </w:r>
            <w:r>
              <w:tab/>
            </w:r>
            <w:r>
              <w:fldChar w:fldCharType="begin"/>
            </w:r>
            <w:r>
              <w:instrText xml:space="preserve">PAGEREF _Toc226024252 \h</w:instrText>
            </w:r>
            <w:r>
              <w:fldChar w:fldCharType="separate"/>
            </w:r>
            <w:r w:rsidRPr="51EB59C4" w:rsidR="51EB59C4">
              <w:rPr>
                <w:rStyle w:val="Hyperlink"/>
              </w:rPr>
              <w:t>28</w:t>
            </w:r>
            <w:r>
              <w:fldChar w:fldCharType="end"/>
            </w:r>
          </w:hyperlink>
        </w:p>
        <w:p w:rsidR="00E63D0C" w:rsidP="51EB59C4" w:rsidRDefault="00896E17" w14:paraId="60C92165" w14:textId="342E8115">
          <w:pPr>
            <w:pStyle w:val="TOC4"/>
            <w:tabs>
              <w:tab w:val="right" w:leader="dot" w:pos="10785"/>
            </w:tabs>
            <w:rPr>
              <w:rStyle w:val="Hyperlink"/>
              <w:noProof/>
              <w:lang w:eastAsia="en-US"/>
            </w:rPr>
          </w:pPr>
          <w:hyperlink w:anchor="_Toc694995687">
            <w:r w:rsidRPr="51EB59C4" w:rsidR="51EB59C4">
              <w:rPr>
                <w:rStyle w:val="Hyperlink"/>
              </w:rPr>
              <w:t>4.1.7 - Transaction Processing Amount</w:t>
            </w:r>
            <w:r>
              <w:tab/>
            </w:r>
            <w:r>
              <w:fldChar w:fldCharType="begin"/>
            </w:r>
            <w:r>
              <w:instrText xml:space="preserve">PAGEREF _Toc694995687 \h</w:instrText>
            </w:r>
            <w:r>
              <w:fldChar w:fldCharType="separate"/>
            </w:r>
            <w:r w:rsidRPr="51EB59C4" w:rsidR="51EB59C4">
              <w:rPr>
                <w:rStyle w:val="Hyperlink"/>
              </w:rPr>
              <w:t>28</w:t>
            </w:r>
            <w:r>
              <w:fldChar w:fldCharType="end"/>
            </w:r>
          </w:hyperlink>
        </w:p>
        <w:p w:rsidR="00E63D0C" w:rsidP="51EB59C4" w:rsidRDefault="00896E17" w14:paraId="1F12FC3B" w14:textId="59EF3EC8">
          <w:pPr>
            <w:pStyle w:val="TOC4"/>
            <w:tabs>
              <w:tab w:val="right" w:leader="dot" w:pos="10785"/>
            </w:tabs>
            <w:rPr>
              <w:rStyle w:val="Hyperlink"/>
              <w:noProof/>
              <w:lang w:eastAsia="en-US"/>
            </w:rPr>
          </w:pPr>
          <w:hyperlink w:anchor="_Toc89739378">
            <w:r w:rsidRPr="51EB59C4" w:rsidR="51EB59C4">
              <w:rPr>
                <w:rStyle w:val="Hyperlink"/>
              </w:rPr>
              <w:t>4.1.8 - Retry Functionality</w:t>
            </w:r>
            <w:r>
              <w:tab/>
            </w:r>
            <w:r>
              <w:fldChar w:fldCharType="begin"/>
            </w:r>
            <w:r>
              <w:instrText xml:space="preserve">PAGEREF _Toc89739378 \h</w:instrText>
            </w:r>
            <w:r>
              <w:fldChar w:fldCharType="separate"/>
            </w:r>
            <w:r w:rsidRPr="51EB59C4" w:rsidR="51EB59C4">
              <w:rPr>
                <w:rStyle w:val="Hyperlink"/>
              </w:rPr>
              <w:t>29</w:t>
            </w:r>
            <w:r>
              <w:fldChar w:fldCharType="end"/>
            </w:r>
          </w:hyperlink>
        </w:p>
        <w:p w:rsidR="00E63D0C" w:rsidP="51EB59C4" w:rsidRDefault="00896E17" w14:paraId="3663236C" w14:textId="068824CE">
          <w:pPr>
            <w:pStyle w:val="TOC4"/>
            <w:tabs>
              <w:tab w:val="right" w:leader="dot" w:pos="10785"/>
            </w:tabs>
            <w:rPr>
              <w:rStyle w:val="Hyperlink"/>
              <w:noProof/>
              <w:lang w:eastAsia="en-US"/>
            </w:rPr>
          </w:pPr>
          <w:hyperlink w:anchor="_Toc1251576697">
            <w:r w:rsidRPr="51EB59C4" w:rsidR="51EB59C4">
              <w:rPr>
                <w:rStyle w:val="Hyperlink"/>
              </w:rPr>
              <w:t>4.1.9 - Refund / Cancellation Functionality</w:t>
            </w:r>
            <w:r>
              <w:tab/>
            </w:r>
            <w:r>
              <w:fldChar w:fldCharType="begin"/>
            </w:r>
            <w:r>
              <w:instrText xml:space="preserve">PAGEREF _Toc1251576697 \h</w:instrText>
            </w:r>
            <w:r>
              <w:fldChar w:fldCharType="separate"/>
            </w:r>
            <w:r w:rsidRPr="51EB59C4" w:rsidR="51EB59C4">
              <w:rPr>
                <w:rStyle w:val="Hyperlink"/>
              </w:rPr>
              <w:t>29</w:t>
            </w:r>
            <w:r>
              <w:fldChar w:fldCharType="end"/>
            </w:r>
          </w:hyperlink>
        </w:p>
        <w:p w:rsidR="00E63D0C" w:rsidP="51EB59C4" w:rsidRDefault="00896E17" w14:paraId="1452C4B9" w14:textId="1F92DCE2">
          <w:pPr>
            <w:pStyle w:val="TOC4"/>
            <w:tabs>
              <w:tab w:val="right" w:leader="dot" w:pos="10785"/>
            </w:tabs>
            <w:rPr>
              <w:rStyle w:val="Hyperlink"/>
              <w:noProof/>
              <w:lang w:eastAsia="en-US"/>
            </w:rPr>
          </w:pPr>
          <w:hyperlink w:anchor="_Toc2131396869">
            <w:r w:rsidRPr="51EB59C4" w:rsidR="51EB59C4">
              <w:rPr>
                <w:rStyle w:val="Hyperlink"/>
              </w:rPr>
              <w:t>4.1.10 - Operations</w:t>
            </w:r>
            <w:r>
              <w:tab/>
            </w:r>
            <w:r>
              <w:fldChar w:fldCharType="begin"/>
            </w:r>
            <w:r>
              <w:instrText xml:space="preserve">PAGEREF _Toc2131396869 \h</w:instrText>
            </w:r>
            <w:r>
              <w:fldChar w:fldCharType="separate"/>
            </w:r>
            <w:r w:rsidRPr="51EB59C4" w:rsidR="51EB59C4">
              <w:rPr>
                <w:rStyle w:val="Hyperlink"/>
              </w:rPr>
              <w:t>31</w:t>
            </w:r>
            <w:r>
              <w:fldChar w:fldCharType="end"/>
            </w:r>
          </w:hyperlink>
        </w:p>
        <w:p w:rsidR="00E63D0C" w:rsidP="51EB59C4" w:rsidRDefault="00896E17" w14:paraId="4651A28E" w14:textId="4D064B24">
          <w:pPr>
            <w:pStyle w:val="TOC4"/>
            <w:tabs>
              <w:tab w:val="right" w:leader="dot" w:pos="10785"/>
            </w:tabs>
            <w:rPr>
              <w:rStyle w:val="Hyperlink"/>
              <w:noProof/>
              <w:lang w:eastAsia="en-US"/>
            </w:rPr>
          </w:pPr>
          <w:hyperlink w:anchor="_Toc147067727">
            <w:r w:rsidRPr="51EB59C4" w:rsidR="51EB59C4">
              <w:rPr>
                <w:rStyle w:val="Hyperlink"/>
              </w:rPr>
              <w:t>4.1.11 - Settlement / Reconciliation Processes</w:t>
            </w:r>
            <w:r>
              <w:tab/>
            </w:r>
            <w:r>
              <w:fldChar w:fldCharType="begin"/>
            </w:r>
            <w:r>
              <w:instrText xml:space="preserve">PAGEREF _Toc147067727 \h</w:instrText>
            </w:r>
            <w:r>
              <w:fldChar w:fldCharType="separate"/>
            </w:r>
            <w:r w:rsidRPr="51EB59C4" w:rsidR="51EB59C4">
              <w:rPr>
                <w:rStyle w:val="Hyperlink"/>
              </w:rPr>
              <w:t>31</w:t>
            </w:r>
            <w:r>
              <w:fldChar w:fldCharType="end"/>
            </w:r>
          </w:hyperlink>
        </w:p>
        <w:p w:rsidR="00E63D0C" w:rsidP="51EB59C4" w:rsidRDefault="00896E17" w14:paraId="44D60803" w14:textId="6948130C">
          <w:pPr>
            <w:pStyle w:val="TOC3"/>
            <w:tabs>
              <w:tab w:val="right" w:leader="dot" w:pos="10785"/>
            </w:tabs>
            <w:rPr>
              <w:rStyle w:val="Hyperlink"/>
              <w:noProof/>
              <w:lang w:eastAsia="en-US"/>
            </w:rPr>
          </w:pPr>
          <w:hyperlink w:anchor="_Toc897078754">
            <w:r w:rsidRPr="51EB59C4" w:rsidR="51EB59C4">
              <w:rPr>
                <w:rStyle w:val="Hyperlink"/>
              </w:rPr>
              <w:t>4.3 - Functional Specification</w:t>
            </w:r>
            <w:r>
              <w:tab/>
            </w:r>
            <w:r>
              <w:fldChar w:fldCharType="begin"/>
            </w:r>
            <w:r>
              <w:instrText xml:space="preserve">PAGEREF _Toc897078754 \h</w:instrText>
            </w:r>
            <w:r>
              <w:fldChar w:fldCharType="separate"/>
            </w:r>
            <w:r w:rsidRPr="51EB59C4" w:rsidR="51EB59C4">
              <w:rPr>
                <w:rStyle w:val="Hyperlink"/>
              </w:rPr>
              <w:t>32</w:t>
            </w:r>
            <w:r>
              <w:fldChar w:fldCharType="end"/>
            </w:r>
          </w:hyperlink>
        </w:p>
        <w:p w:rsidR="00E63D0C" w:rsidP="51EB59C4" w:rsidRDefault="00896E17" w14:paraId="61FE408A" w14:textId="6D2F7BAB">
          <w:pPr>
            <w:pStyle w:val="TOC4"/>
            <w:tabs>
              <w:tab w:val="right" w:leader="dot" w:pos="10785"/>
            </w:tabs>
            <w:rPr>
              <w:rStyle w:val="Hyperlink"/>
              <w:noProof/>
              <w:lang w:eastAsia="en-US"/>
            </w:rPr>
          </w:pPr>
          <w:hyperlink w:anchor="_Toc599600294">
            <w:r w:rsidRPr="51EB59C4" w:rsidR="51EB59C4">
              <w:rPr>
                <w:rStyle w:val="Hyperlink"/>
              </w:rPr>
              <w:t>4.3.1- Basic Validation Check</w:t>
            </w:r>
            <w:r>
              <w:tab/>
            </w:r>
            <w:r>
              <w:fldChar w:fldCharType="begin"/>
            </w:r>
            <w:r>
              <w:instrText xml:space="preserve">PAGEREF _Toc599600294 \h</w:instrText>
            </w:r>
            <w:r>
              <w:fldChar w:fldCharType="separate"/>
            </w:r>
            <w:r w:rsidRPr="51EB59C4" w:rsidR="51EB59C4">
              <w:rPr>
                <w:rStyle w:val="Hyperlink"/>
              </w:rPr>
              <w:t>32</w:t>
            </w:r>
            <w:r>
              <w:fldChar w:fldCharType="end"/>
            </w:r>
          </w:hyperlink>
        </w:p>
        <w:p w:rsidR="00E63D0C" w:rsidP="51EB59C4" w:rsidRDefault="00896E17" w14:paraId="71FEEC16" w14:textId="56115B3F">
          <w:pPr>
            <w:pStyle w:val="TOC5"/>
            <w:tabs>
              <w:tab w:val="right" w:leader="dot" w:pos="10785"/>
            </w:tabs>
            <w:rPr>
              <w:rStyle w:val="Hyperlink"/>
              <w:noProof/>
              <w:lang w:eastAsia="en-US"/>
            </w:rPr>
          </w:pPr>
          <w:hyperlink w:anchor="_Toc553389351">
            <w:r w:rsidRPr="51EB59C4" w:rsidR="51EB59C4">
              <w:rPr>
                <w:rStyle w:val="Hyperlink"/>
              </w:rPr>
              <w:t>4.3.1.1 - Token</w:t>
            </w:r>
            <w:r>
              <w:tab/>
            </w:r>
            <w:r>
              <w:fldChar w:fldCharType="begin"/>
            </w:r>
            <w:r>
              <w:instrText xml:space="preserve">PAGEREF _Toc553389351 \h</w:instrText>
            </w:r>
            <w:r>
              <w:fldChar w:fldCharType="separate"/>
            </w:r>
            <w:r w:rsidRPr="51EB59C4" w:rsidR="51EB59C4">
              <w:rPr>
                <w:rStyle w:val="Hyperlink"/>
              </w:rPr>
              <w:t>32</w:t>
            </w:r>
            <w:r>
              <w:fldChar w:fldCharType="end"/>
            </w:r>
          </w:hyperlink>
        </w:p>
        <w:p w:rsidR="00E63D0C" w:rsidP="51EB59C4" w:rsidRDefault="00896E17" w14:paraId="5BB3EECB" w14:textId="018AABEC">
          <w:pPr>
            <w:pStyle w:val="TOC5"/>
            <w:tabs>
              <w:tab w:val="right" w:leader="dot" w:pos="10785"/>
            </w:tabs>
            <w:rPr>
              <w:rStyle w:val="Hyperlink"/>
              <w:noProof/>
              <w:lang w:eastAsia="en-US"/>
            </w:rPr>
          </w:pPr>
          <w:hyperlink w:anchor="_Toc955474990">
            <w:r w:rsidRPr="51EB59C4" w:rsidR="51EB59C4">
              <w:rPr>
                <w:rStyle w:val="Hyperlink"/>
              </w:rPr>
              <w:t>4.3.1.2 - Validity</w:t>
            </w:r>
            <w:r>
              <w:tab/>
            </w:r>
            <w:r>
              <w:fldChar w:fldCharType="begin"/>
            </w:r>
            <w:r>
              <w:instrText xml:space="preserve">PAGEREF _Toc955474990 \h</w:instrText>
            </w:r>
            <w:r>
              <w:fldChar w:fldCharType="separate"/>
            </w:r>
            <w:r w:rsidRPr="51EB59C4" w:rsidR="51EB59C4">
              <w:rPr>
                <w:rStyle w:val="Hyperlink"/>
              </w:rPr>
              <w:t>32</w:t>
            </w:r>
            <w:r>
              <w:fldChar w:fldCharType="end"/>
            </w:r>
          </w:hyperlink>
        </w:p>
        <w:p w:rsidR="00E63D0C" w:rsidP="51EB59C4" w:rsidRDefault="00896E17" w14:paraId="20DCC3AE" w14:textId="557805CA">
          <w:pPr>
            <w:pStyle w:val="TOC5"/>
            <w:tabs>
              <w:tab w:val="right" w:leader="dot" w:pos="10785"/>
            </w:tabs>
            <w:rPr>
              <w:rStyle w:val="Hyperlink"/>
              <w:noProof/>
              <w:lang w:eastAsia="en-US"/>
            </w:rPr>
          </w:pPr>
          <w:hyperlink w:anchor="_Toc235866323">
            <w:r w:rsidRPr="51EB59C4" w:rsidR="51EB59C4">
              <w:rPr>
                <w:rStyle w:val="Hyperlink"/>
              </w:rPr>
              <w:t>4.3.1.3 - Merchant</w:t>
            </w:r>
            <w:r>
              <w:tab/>
            </w:r>
            <w:r>
              <w:fldChar w:fldCharType="begin"/>
            </w:r>
            <w:r>
              <w:instrText xml:space="preserve">PAGEREF _Toc235866323 \h</w:instrText>
            </w:r>
            <w:r>
              <w:fldChar w:fldCharType="separate"/>
            </w:r>
            <w:r w:rsidRPr="51EB59C4" w:rsidR="51EB59C4">
              <w:rPr>
                <w:rStyle w:val="Hyperlink"/>
              </w:rPr>
              <w:t>32</w:t>
            </w:r>
            <w:r>
              <w:fldChar w:fldCharType="end"/>
            </w:r>
          </w:hyperlink>
        </w:p>
        <w:p w:rsidR="00E63D0C" w:rsidP="51EB59C4" w:rsidRDefault="00896E17" w14:paraId="504BAD32" w14:textId="7FE9C176">
          <w:pPr>
            <w:pStyle w:val="TOC5"/>
            <w:tabs>
              <w:tab w:val="right" w:leader="dot" w:pos="10785"/>
            </w:tabs>
            <w:rPr>
              <w:rStyle w:val="Hyperlink"/>
              <w:noProof/>
              <w:lang w:eastAsia="en-US"/>
            </w:rPr>
          </w:pPr>
          <w:hyperlink w:anchor="_Toc1302453572">
            <w:r w:rsidRPr="51EB59C4" w:rsidR="51EB59C4">
              <w:rPr>
                <w:rStyle w:val="Hyperlink"/>
              </w:rPr>
              <w:t>4.3.1.4 - Base64Encode Check</w:t>
            </w:r>
            <w:r>
              <w:tab/>
            </w:r>
            <w:r>
              <w:fldChar w:fldCharType="begin"/>
            </w:r>
            <w:r>
              <w:instrText xml:space="preserve">PAGEREF _Toc1302453572 \h</w:instrText>
            </w:r>
            <w:r>
              <w:fldChar w:fldCharType="separate"/>
            </w:r>
            <w:r w:rsidRPr="51EB59C4" w:rsidR="51EB59C4">
              <w:rPr>
                <w:rStyle w:val="Hyperlink"/>
              </w:rPr>
              <w:t>32</w:t>
            </w:r>
            <w:r>
              <w:fldChar w:fldCharType="end"/>
            </w:r>
          </w:hyperlink>
        </w:p>
        <w:p w:rsidR="00E63D0C" w:rsidP="51EB59C4" w:rsidRDefault="00896E17" w14:paraId="02403FD8" w14:textId="54E6069B">
          <w:pPr>
            <w:pStyle w:val="TOC5"/>
            <w:tabs>
              <w:tab w:val="right" w:leader="dot" w:pos="10785"/>
            </w:tabs>
            <w:rPr>
              <w:rStyle w:val="Hyperlink"/>
              <w:noProof/>
              <w:lang w:eastAsia="en-US"/>
            </w:rPr>
          </w:pPr>
          <w:hyperlink w:anchor="_Toc1295695788">
            <w:r w:rsidRPr="51EB59C4" w:rsidR="51EB59C4">
              <w:rPr>
                <w:rStyle w:val="Hyperlink"/>
              </w:rPr>
              <w:t>4.3.1.5 - Transaction Creation Request (ATRN Generation Request) Should have below parameter</w:t>
            </w:r>
            <w:r>
              <w:tab/>
            </w:r>
            <w:r>
              <w:fldChar w:fldCharType="begin"/>
            </w:r>
            <w:r>
              <w:instrText xml:space="preserve">PAGEREF _Toc1295695788 \h</w:instrText>
            </w:r>
            <w:r>
              <w:fldChar w:fldCharType="separate"/>
            </w:r>
            <w:r w:rsidRPr="51EB59C4" w:rsidR="51EB59C4">
              <w:rPr>
                <w:rStyle w:val="Hyperlink"/>
              </w:rPr>
              <w:t>32</w:t>
            </w:r>
            <w:r>
              <w:fldChar w:fldCharType="end"/>
            </w:r>
          </w:hyperlink>
        </w:p>
        <w:p w:rsidR="00E63D0C" w:rsidP="51EB59C4" w:rsidRDefault="00896E17" w14:paraId="75DDEB6D" w14:textId="17D21451">
          <w:pPr>
            <w:pStyle w:val="TOC4"/>
            <w:tabs>
              <w:tab w:val="right" w:leader="dot" w:pos="10785"/>
            </w:tabs>
            <w:rPr>
              <w:rStyle w:val="Hyperlink"/>
              <w:noProof/>
              <w:lang w:eastAsia="en-US"/>
            </w:rPr>
          </w:pPr>
          <w:hyperlink w:anchor="_Toc1781272096">
            <w:r w:rsidRPr="51EB59C4" w:rsidR="51EB59C4">
              <w:rPr>
                <w:rStyle w:val="Hyperlink"/>
              </w:rPr>
              <w:t>4.3.1.6 - Transaction Retrieval Validation Check (Transaction Status Inquiry)</w:t>
            </w:r>
            <w:r>
              <w:tab/>
            </w:r>
            <w:r>
              <w:fldChar w:fldCharType="begin"/>
            </w:r>
            <w:r>
              <w:instrText xml:space="preserve">PAGEREF _Toc1781272096 \h</w:instrText>
            </w:r>
            <w:r>
              <w:fldChar w:fldCharType="separate"/>
            </w:r>
            <w:r w:rsidRPr="51EB59C4" w:rsidR="51EB59C4">
              <w:rPr>
                <w:rStyle w:val="Hyperlink"/>
              </w:rPr>
              <w:t>33</w:t>
            </w:r>
            <w:r>
              <w:fldChar w:fldCharType="end"/>
            </w:r>
          </w:hyperlink>
        </w:p>
        <w:p w:rsidR="00E63D0C" w:rsidP="51EB59C4" w:rsidRDefault="00896E17" w14:paraId="5D9DAA03" w14:textId="33C93B7B">
          <w:pPr>
            <w:pStyle w:val="TOC5"/>
            <w:tabs>
              <w:tab w:val="right" w:leader="dot" w:pos="10785"/>
            </w:tabs>
            <w:rPr>
              <w:rStyle w:val="Hyperlink"/>
              <w:noProof/>
              <w:lang w:eastAsia="en-US"/>
            </w:rPr>
          </w:pPr>
          <w:hyperlink w:anchor="_Toc2100429430">
            <w:r w:rsidRPr="51EB59C4" w:rsidR="51EB59C4">
              <w:rPr>
                <w:rStyle w:val="Hyperlink"/>
              </w:rPr>
              <w:t>4.3.1.6.1 - Get All for getting all the transaction details for that Merchant</w:t>
            </w:r>
            <w:r>
              <w:tab/>
            </w:r>
            <w:r>
              <w:fldChar w:fldCharType="begin"/>
            </w:r>
            <w:r>
              <w:instrText xml:space="preserve">PAGEREF _Toc2100429430 \h</w:instrText>
            </w:r>
            <w:r>
              <w:fldChar w:fldCharType="separate"/>
            </w:r>
            <w:r w:rsidRPr="51EB59C4" w:rsidR="51EB59C4">
              <w:rPr>
                <w:rStyle w:val="Hyperlink"/>
              </w:rPr>
              <w:t>33</w:t>
            </w:r>
            <w:r>
              <w:fldChar w:fldCharType="end"/>
            </w:r>
          </w:hyperlink>
        </w:p>
        <w:p w:rsidR="00E63D0C" w:rsidP="51EB59C4" w:rsidRDefault="00896E17" w14:paraId="049017C6" w14:textId="75D8B44E">
          <w:pPr>
            <w:pStyle w:val="TOC4"/>
            <w:tabs>
              <w:tab w:val="right" w:leader="dot" w:pos="10785"/>
            </w:tabs>
            <w:rPr>
              <w:rStyle w:val="Hyperlink"/>
              <w:noProof/>
              <w:lang w:eastAsia="en-US"/>
            </w:rPr>
          </w:pPr>
          <w:hyperlink w:anchor="_Toc1835128470">
            <w:r w:rsidRPr="51EB59C4" w:rsidR="51EB59C4">
              <w:rPr>
                <w:rStyle w:val="Hyperlink"/>
              </w:rPr>
              <w:t>4.3.2 - Business validation</w:t>
            </w:r>
            <w:r>
              <w:tab/>
            </w:r>
            <w:r>
              <w:fldChar w:fldCharType="begin"/>
            </w:r>
            <w:r>
              <w:instrText xml:space="preserve">PAGEREF _Toc1835128470 \h</w:instrText>
            </w:r>
            <w:r>
              <w:fldChar w:fldCharType="separate"/>
            </w:r>
            <w:r w:rsidRPr="51EB59C4" w:rsidR="51EB59C4">
              <w:rPr>
                <w:rStyle w:val="Hyperlink"/>
              </w:rPr>
              <w:t>33</w:t>
            </w:r>
            <w:r>
              <w:fldChar w:fldCharType="end"/>
            </w:r>
          </w:hyperlink>
        </w:p>
        <w:p w:rsidR="00E63D0C" w:rsidP="51EB59C4" w:rsidRDefault="00896E17" w14:paraId="26ECC2E0" w14:textId="6E9C0F48">
          <w:pPr>
            <w:pStyle w:val="TOC5"/>
            <w:tabs>
              <w:tab w:val="right" w:leader="dot" w:pos="10785"/>
            </w:tabs>
            <w:rPr>
              <w:rStyle w:val="Hyperlink"/>
              <w:noProof/>
              <w:lang w:eastAsia="en-US"/>
            </w:rPr>
          </w:pPr>
          <w:hyperlink w:anchor="_Toc1205972948">
            <w:r w:rsidRPr="51EB59C4" w:rsidR="51EB59C4">
              <w:rPr>
                <w:rStyle w:val="Hyperlink"/>
              </w:rPr>
              <w:t>4.3.2.1 Merchant Order Number Checks</w:t>
            </w:r>
            <w:r>
              <w:tab/>
            </w:r>
            <w:r>
              <w:fldChar w:fldCharType="begin"/>
            </w:r>
            <w:r>
              <w:instrText xml:space="preserve">PAGEREF _Toc1205972948 \h</w:instrText>
            </w:r>
            <w:r>
              <w:fldChar w:fldCharType="separate"/>
            </w:r>
            <w:r w:rsidRPr="51EB59C4" w:rsidR="51EB59C4">
              <w:rPr>
                <w:rStyle w:val="Hyperlink"/>
              </w:rPr>
              <w:t>33</w:t>
            </w:r>
            <w:r>
              <w:fldChar w:fldCharType="end"/>
            </w:r>
          </w:hyperlink>
        </w:p>
        <w:p w:rsidR="00E63D0C" w:rsidP="51EB59C4" w:rsidRDefault="00896E17" w14:paraId="63FCCAD6" w14:textId="3B33E9F3">
          <w:pPr>
            <w:pStyle w:val="TOC5"/>
            <w:tabs>
              <w:tab w:val="right" w:leader="dot" w:pos="10785"/>
            </w:tabs>
            <w:rPr>
              <w:rStyle w:val="Hyperlink"/>
              <w:noProof/>
              <w:lang w:eastAsia="en-US"/>
            </w:rPr>
          </w:pPr>
          <w:hyperlink w:anchor="_Toc1982429273">
            <w:r w:rsidRPr="51EB59C4" w:rsidR="51EB59C4">
              <w:rPr>
                <w:rStyle w:val="Hyperlink"/>
              </w:rPr>
              <w:t>4.3.2.2 ATRN Number</w:t>
            </w:r>
            <w:r>
              <w:tab/>
            </w:r>
            <w:r>
              <w:fldChar w:fldCharType="begin"/>
            </w:r>
            <w:r>
              <w:instrText xml:space="preserve">PAGEREF _Toc1982429273 \h</w:instrText>
            </w:r>
            <w:r>
              <w:fldChar w:fldCharType="separate"/>
            </w:r>
            <w:r w:rsidRPr="51EB59C4" w:rsidR="51EB59C4">
              <w:rPr>
                <w:rStyle w:val="Hyperlink"/>
              </w:rPr>
              <w:t>33</w:t>
            </w:r>
            <w:r>
              <w:fldChar w:fldCharType="end"/>
            </w:r>
          </w:hyperlink>
        </w:p>
        <w:p w:rsidR="00E63D0C" w:rsidP="51EB59C4" w:rsidRDefault="00896E17" w14:paraId="73FE6E2C" w14:textId="285ABDEB">
          <w:pPr>
            <w:pStyle w:val="TOC5"/>
            <w:tabs>
              <w:tab w:val="right" w:leader="dot" w:pos="10785"/>
            </w:tabs>
            <w:rPr>
              <w:rStyle w:val="Hyperlink"/>
              <w:noProof/>
              <w:lang w:eastAsia="en-US"/>
            </w:rPr>
          </w:pPr>
          <w:hyperlink w:anchor="_Toc788925296">
            <w:r w:rsidRPr="51EB59C4" w:rsidR="51EB59C4">
              <w:rPr>
                <w:rStyle w:val="Hyperlink"/>
              </w:rPr>
              <w:t>4.3.2.3 RFC Checks</w:t>
            </w:r>
            <w:r>
              <w:tab/>
            </w:r>
            <w:r>
              <w:fldChar w:fldCharType="begin"/>
            </w:r>
            <w:r>
              <w:instrText xml:space="preserve">PAGEREF _Toc788925296 \h</w:instrText>
            </w:r>
            <w:r>
              <w:fldChar w:fldCharType="separate"/>
            </w:r>
            <w:r w:rsidRPr="51EB59C4" w:rsidR="51EB59C4">
              <w:rPr>
                <w:rStyle w:val="Hyperlink"/>
              </w:rPr>
              <w:t>33</w:t>
            </w:r>
            <w:r>
              <w:fldChar w:fldCharType="end"/>
            </w:r>
          </w:hyperlink>
        </w:p>
        <w:p w:rsidR="00E63D0C" w:rsidP="51EB59C4" w:rsidRDefault="00896E17" w14:paraId="02D5868C" w14:textId="40ABE381">
          <w:pPr>
            <w:pStyle w:val="TOC4"/>
            <w:tabs>
              <w:tab w:val="right" w:leader="dot" w:pos="10785"/>
            </w:tabs>
            <w:rPr>
              <w:rStyle w:val="Hyperlink"/>
              <w:noProof/>
              <w:lang w:eastAsia="en-US"/>
            </w:rPr>
          </w:pPr>
          <w:hyperlink w:anchor="_Toc207481230">
            <w:r w:rsidRPr="51EB59C4" w:rsidR="51EB59C4">
              <w:rPr>
                <w:rStyle w:val="Hyperlink"/>
              </w:rPr>
              <w:t>4.3.2.4 -Payment Method Validation</w:t>
            </w:r>
            <w:r>
              <w:tab/>
            </w:r>
            <w:r>
              <w:fldChar w:fldCharType="begin"/>
            </w:r>
            <w:r>
              <w:instrText xml:space="preserve">PAGEREF _Toc207481230 \h</w:instrText>
            </w:r>
            <w:r>
              <w:fldChar w:fldCharType="separate"/>
            </w:r>
            <w:r w:rsidRPr="51EB59C4" w:rsidR="51EB59C4">
              <w:rPr>
                <w:rStyle w:val="Hyperlink"/>
              </w:rPr>
              <w:t>34</w:t>
            </w:r>
            <w:r>
              <w:fldChar w:fldCharType="end"/>
            </w:r>
          </w:hyperlink>
        </w:p>
        <w:p w:rsidR="00E63D0C" w:rsidP="51EB59C4" w:rsidRDefault="00896E17" w14:paraId="54976660" w14:textId="5DBDDF96">
          <w:pPr>
            <w:pStyle w:val="TOC4"/>
            <w:tabs>
              <w:tab w:val="right" w:leader="dot" w:pos="10785"/>
            </w:tabs>
            <w:rPr>
              <w:rStyle w:val="Hyperlink"/>
              <w:noProof/>
              <w:lang w:eastAsia="en-US"/>
            </w:rPr>
          </w:pPr>
          <w:hyperlink w:anchor="_Toc399244154">
            <w:r w:rsidRPr="51EB59C4" w:rsidR="51EB59C4">
              <w:rPr>
                <w:rStyle w:val="Hyperlink"/>
              </w:rPr>
              <w:t>4.3.2.5 - Bank Double Verification</w:t>
            </w:r>
            <w:r>
              <w:tab/>
            </w:r>
            <w:r>
              <w:fldChar w:fldCharType="begin"/>
            </w:r>
            <w:r>
              <w:instrText xml:space="preserve">PAGEREF _Toc399244154 \h</w:instrText>
            </w:r>
            <w:r>
              <w:fldChar w:fldCharType="separate"/>
            </w:r>
            <w:r w:rsidRPr="51EB59C4" w:rsidR="51EB59C4">
              <w:rPr>
                <w:rStyle w:val="Hyperlink"/>
              </w:rPr>
              <w:t>36</w:t>
            </w:r>
            <w:r>
              <w:fldChar w:fldCharType="end"/>
            </w:r>
          </w:hyperlink>
        </w:p>
        <w:p w:rsidR="00E63D0C" w:rsidP="51EB59C4" w:rsidRDefault="00896E17" w14:paraId="4F3F4F96" w14:textId="31538F4D">
          <w:pPr>
            <w:pStyle w:val="TOC2"/>
            <w:tabs>
              <w:tab w:val="left" w:leader="none" w:pos="720"/>
              <w:tab w:val="right" w:leader="dot" w:pos="10785"/>
            </w:tabs>
            <w:rPr>
              <w:rStyle w:val="Hyperlink"/>
              <w:noProof/>
              <w:lang w:eastAsia="en-US"/>
            </w:rPr>
          </w:pPr>
          <w:hyperlink w:anchor="_Toc1516215033">
            <w:r w:rsidRPr="51EB59C4" w:rsidR="51EB59C4">
              <w:rPr>
                <w:rStyle w:val="Hyperlink"/>
              </w:rPr>
              <w:t>5.</w:t>
            </w:r>
            <w:r>
              <w:tab/>
            </w:r>
            <w:r w:rsidRPr="51EB59C4" w:rsidR="51EB59C4">
              <w:rPr>
                <w:rStyle w:val="Hyperlink"/>
              </w:rPr>
              <w:t>NFR-1: Non Function Requirements:</w:t>
            </w:r>
            <w:r>
              <w:tab/>
            </w:r>
            <w:r>
              <w:fldChar w:fldCharType="begin"/>
            </w:r>
            <w:r>
              <w:instrText xml:space="preserve">PAGEREF _Toc1516215033 \h</w:instrText>
            </w:r>
            <w:r>
              <w:fldChar w:fldCharType="separate"/>
            </w:r>
            <w:r w:rsidRPr="51EB59C4" w:rsidR="51EB59C4">
              <w:rPr>
                <w:rStyle w:val="Hyperlink"/>
              </w:rPr>
              <w:t>37</w:t>
            </w:r>
            <w:r>
              <w:fldChar w:fldCharType="end"/>
            </w:r>
          </w:hyperlink>
          <w:r>
            <w:fldChar w:fldCharType="end"/>
          </w:r>
        </w:p>
      </w:sdtContent>
    </w:sdt>
    <w:p w:rsidR="00137AAA" w:rsidRDefault="00F602DC" w14:paraId="372DB1B0" w14:textId="3653D59F">
      <w:pPr>
        <w:pStyle w:val="TOC3"/>
        <w:tabs>
          <w:tab w:val="right" w:leader="dot" w:pos="9345"/>
        </w:tabs>
        <w:rPr>
          <w:rStyle w:val="Hyperlink"/>
        </w:rPr>
      </w:pPr>
    </w:p>
    <w:p w:rsidR="00137AAA" w:rsidRDefault="00137AAA" w14:paraId="6F06802E" w14:textId="77777777">
      <w:pPr>
        <w:pStyle w:val="TOC3"/>
        <w:tabs>
          <w:tab w:val="right" w:leader="dot" w:pos="9360"/>
        </w:tabs>
        <w:rPr>
          <w:rStyle w:val="Hyperlink"/>
        </w:rPr>
      </w:pPr>
    </w:p>
    <w:p w:rsidR="00137AAA" w:rsidRDefault="00137AAA" w14:paraId="67705D58" w14:textId="77777777">
      <w:pPr>
        <w:rPr>
          <w:rFonts w:asciiTheme="majorHAnsi" w:hAnsiTheme="majorHAnsi" w:eastAsiaTheme="majorEastAsia" w:cstheme="majorBidi"/>
        </w:rPr>
      </w:pPr>
    </w:p>
    <w:p w:rsidR="00137AAA" w:rsidRDefault="00137AAA" w14:paraId="5CB9E3E4" w14:textId="77777777">
      <w:pPr>
        <w:rPr>
          <w:rFonts w:asciiTheme="majorHAnsi" w:hAnsiTheme="majorHAnsi" w:eastAsiaTheme="majorEastAsia" w:cstheme="majorBidi"/>
        </w:rPr>
      </w:pPr>
    </w:p>
    <w:p w:rsidR="00137AAA" w:rsidRDefault="00137AAA" w14:paraId="62688362" w14:textId="77777777">
      <w:pPr>
        <w:rPr>
          <w:rFonts w:asciiTheme="majorHAnsi" w:hAnsiTheme="majorHAnsi" w:eastAsiaTheme="majorEastAsia" w:cstheme="majorBidi"/>
        </w:rPr>
      </w:pPr>
    </w:p>
    <w:p w:rsidR="00137AAA" w:rsidRDefault="00F602DC" w14:paraId="5E853379" w14:textId="77777777">
      <w:r>
        <w:br w:type="page"/>
      </w:r>
    </w:p>
    <w:p w:rsidR="00137AAA" w:rsidRDefault="00F602DC" w14:paraId="37147FE0" w14:textId="77777777">
      <w:pPr>
        <w:pStyle w:val="Heading1"/>
      </w:pPr>
      <w:bookmarkStart w:name="_Toc622740808" w:id="0"/>
      <w:bookmarkStart w:name="_Toc1614458146" w:id="1518709712"/>
      <w:r w:rsidR="78F7F7A8">
        <w:rPr/>
        <w:t>Document Purpose</w:t>
      </w:r>
      <w:bookmarkEnd w:id="0"/>
      <w:bookmarkEnd w:id="1518709712"/>
    </w:p>
    <w:p w:rsidR="00137AAA" w:rsidP="7B6450A1" w:rsidRDefault="54620AE1" w14:paraId="287A82D4" w14:textId="657FA967">
      <w:pPr>
        <w:rPr>
          <w:rFonts w:asciiTheme="majorHAnsi" w:hAnsiTheme="majorHAnsi" w:eastAsiaTheme="majorEastAsia" w:cstheme="majorBidi"/>
        </w:rPr>
      </w:pPr>
      <w:r w:rsidRPr="7B6450A1">
        <w:rPr>
          <w:rFonts w:asciiTheme="majorHAnsi" w:hAnsiTheme="majorHAnsi" w:eastAsiaTheme="majorEastAsia" w:cstheme="majorBidi"/>
        </w:rPr>
        <w:t xml:space="preserve">This document refers to implementing Transaction and Payment Microservices for </w:t>
      </w:r>
      <w:r w:rsidRPr="7B6450A1" w:rsidR="4930B80F">
        <w:rPr>
          <w:rFonts w:asciiTheme="majorHAnsi" w:hAnsiTheme="majorHAnsi" w:eastAsiaTheme="majorEastAsia" w:cstheme="majorBidi"/>
        </w:rPr>
        <w:t>SBIePay transaction portal for SBI</w:t>
      </w:r>
      <w:r w:rsidRPr="7B6450A1">
        <w:rPr>
          <w:rFonts w:asciiTheme="majorHAnsi" w:hAnsiTheme="majorHAnsi" w:eastAsiaTheme="majorEastAsia" w:cstheme="majorBidi"/>
        </w:rPr>
        <w:t xml:space="preserve">ePay application by defining business rule in Rule </w:t>
      </w:r>
      <w:r w:rsidRPr="7B6450A1" w:rsidR="2147FB43">
        <w:rPr>
          <w:rFonts w:asciiTheme="majorHAnsi" w:hAnsiTheme="majorHAnsi" w:eastAsiaTheme="majorEastAsia" w:cstheme="majorBidi"/>
        </w:rPr>
        <w:t>Micros</w:t>
      </w:r>
      <w:r w:rsidRPr="7B6450A1">
        <w:rPr>
          <w:rFonts w:asciiTheme="majorHAnsi" w:hAnsiTheme="majorHAnsi" w:eastAsiaTheme="majorEastAsia" w:cstheme="majorBidi"/>
        </w:rPr>
        <w:t>ervice.</w:t>
      </w:r>
    </w:p>
    <w:p w:rsidR="00137AAA" w:rsidRDefault="00F602DC" w14:paraId="7EF9B94E" w14:textId="77777777">
      <w:pPr>
        <w:pStyle w:val="Heading1"/>
      </w:pPr>
      <w:bookmarkStart w:name="_Toc1013147843" w:id="2"/>
      <w:bookmarkStart w:name="_Toc2139056523" w:id="1702471553"/>
      <w:r w:rsidR="78F7F7A8">
        <w:rPr/>
        <w:t>Scope</w:t>
      </w:r>
      <w:bookmarkEnd w:id="2"/>
      <w:bookmarkEnd w:id="1702471553"/>
    </w:p>
    <w:p w:rsidR="00930BDA" w:rsidP="00930BDA" w:rsidRDefault="0E3A22F9" w14:paraId="7C7DEF52" w14:textId="0A6002BB">
      <w:r>
        <w:t xml:space="preserve">The scope of this document is to avail secure and robust merchant </w:t>
      </w:r>
      <w:r w:rsidR="2138BE02">
        <w:t xml:space="preserve">Transaction and payment handling </w:t>
      </w:r>
      <w:r>
        <w:t xml:space="preserve">with </w:t>
      </w:r>
      <w:r w:rsidR="6984E4AF">
        <w:t>end-to-end</w:t>
      </w:r>
      <w:r>
        <w:t xml:space="preserve"> transaction flow and SBIePay other services </w:t>
      </w:r>
      <w:r w:rsidR="55E30C94">
        <w:t xml:space="preserve">(Refund and enquiry) </w:t>
      </w:r>
      <w:r>
        <w:t>for merchant.</w:t>
      </w:r>
    </w:p>
    <w:p w:rsidR="00137AAA" w:rsidP="00930BDA" w:rsidRDefault="0CDC29DB" w14:paraId="4D46F1AD" w14:textId="6D3CAF15">
      <w:pPr>
        <w:pStyle w:val="ListParagraph"/>
        <w:rPr>
          <w:rStyle w:val="Heading2Char"/>
        </w:rPr>
      </w:pPr>
      <w:bookmarkStart w:name="_Toc1857492282" w:id="4"/>
      <w:bookmarkStart w:name="_Toc2033088198" w:id="1616392184"/>
      <w:r w:rsidRPr="51EB59C4" w:rsidR="538D98FF">
        <w:rPr>
          <w:rStyle w:val="Heading2Char"/>
        </w:rPr>
        <w:t>Transaction Service</w:t>
      </w:r>
      <w:bookmarkEnd w:id="4"/>
      <w:bookmarkEnd w:id="1616392184"/>
    </w:p>
    <w:p w:rsidR="00137AAA" w:rsidRDefault="00F602DC" w14:paraId="35B25BEE" w14:textId="4343D67A">
      <w:pPr>
        <w:ind w:left="720"/>
        <w:rPr>
          <w:rFonts w:asciiTheme="majorHAnsi" w:hAnsiTheme="majorHAnsi" w:eastAsiaTheme="majorEastAsia" w:cstheme="majorBidi"/>
        </w:rPr>
      </w:pPr>
      <w:r>
        <w:rPr>
          <w:rFonts w:asciiTheme="majorHAnsi" w:hAnsiTheme="majorHAnsi" w:eastAsiaTheme="majorEastAsia" w:cstheme="majorBidi"/>
        </w:rPr>
        <w:t xml:space="preserve">The core responsibility of Transaction </w:t>
      </w:r>
      <w:r w:rsidR="0037238C">
        <w:rPr>
          <w:rFonts w:asciiTheme="majorHAnsi" w:hAnsiTheme="majorHAnsi" w:eastAsiaTheme="majorEastAsia" w:cstheme="majorBidi"/>
        </w:rPr>
        <w:t>Microservices</w:t>
      </w:r>
    </w:p>
    <w:p w:rsidR="00137AAA" w:rsidP="0067312F" w:rsidRDefault="00F602DC" w14:paraId="167D8A63" w14:textId="77777777">
      <w:pPr>
        <w:pStyle w:val="ListParagraph"/>
        <w:numPr>
          <w:ilvl w:val="0"/>
          <w:numId w:val="3"/>
        </w:numPr>
        <w:spacing w:after="0"/>
        <w:rPr>
          <w:rFonts w:asciiTheme="majorHAnsi" w:hAnsiTheme="majorHAnsi" w:eastAsiaTheme="majorEastAsia" w:cstheme="majorBidi"/>
          <w:b/>
          <w:bCs/>
        </w:rPr>
      </w:pPr>
      <w:r>
        <w:rPr>
          <w:rFonts w:asciiTheme="majorHAnsi" w:hAnsiTheme="majorHAnsi" w:eastAsiaTheme="majorEastAsia" w:cstheme="majorBidi"/>
          <w:b/>
          <w:bCs/>
        </w:rPr>
        <w:t>Token Creation:</w:t>
      </w:r>
    </w:p>
    <w:p w:rsidR="00137AAA" w:rsidP="0067312F" w:rsidRDefault="00F602DC" w14:paraId="6932B208" w14:textId="77777777">
      <w:pPr>
        <w:pStyle w:val="ListParagraph"/>
        <w:numPr>
          <w:ilvl w:val="1"/>
          <w:numId w:val="3"/>
        </w:numPr>
        <w:spacing w:before="240" w:after="240"/>
        <w:rPr>
          <w:rFonts w:asciiTheme="majorHAnsi" w:hAnsiTheme="majorHAnsi" w:eastAsiaTheme="majorEastAsia" w:cstheme="majorBidi"/>
        </w:rPr>
      </w:pPr>
      <w:r>
        <w:rPr>
          <w:rFonts w:asciiTheme="majorHAnsi" w:hAnsiTheme="majorHAnsi" w:eastAsiaTheme="majorEastAsia" w:cstheme="majorBidi"/>
        </w:rPr>
        <w:t>Generate tokens for Merchants, Customers, Orders, and Transactions to ensure secure and unique identifiers.</w:t>
      </w:r>
    </w:p>
    <w:p w:rsidR="00137AAA" w:rsidP="0067312F" w:rsidRDefault="00F602DC" w14:paraId="58E4D457" w14:textId="77777777">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Merchant-Customer Mapping:</w:t>
      </w:r>
    </w:p>
    <w:p w:rsidR="00137AAA" w:rsidP="0067312F" w:rsidRDefault="00F602DC" w14:paraId="5DB2FBF9" w14:textId="77777777">
      <w:pPr>
        <w:pStyle w:val="ListParagraph"/>
        <w:numPr>
          <w:ilvl w:val="1"/>
          <w:numId w:val="3"/>
        </w:numPr>
        <w:spacing w:before="240" w:after="240"/>
        <w:rPr>
          <w:rFonts w:asciiTheme="majorHAnsi" w:hAnsiTheme="majorHAnsi" w:eastAsiaTheme="majorEastAsia" w:cstheme="majorBidi"/>
        </w:rPr>
      </w:pPr>
      <w:r>
        <w:rPr>
          <w:rFonts w:asciiTheme="majorHAnsi" w:hAnsiTheme="majorHAnsi" w:eastAsiaTheme="majorEastAsia" w:cstheme="majorBidi"/>
        </w:rPr>
        <w:t>Manage and maintain the mapping between Merchants and their Customers, ensuring accurate associations.</w:t>
      </w:r>
    </w:p>
    <w:p w:rsidR="00137AAA" w:rsidP="0067312F" w:rsidRDefault="0091778F" w14:paraId="36796EA7" w14:textId="5103F169">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SBI</w:t>
      </w:r>
      <w:r w:rsidR="00F602DC">
        <w:rPr>
          <w:rFonts w:asciiTheme="majorHAnsi" w:hAnsiTheme="majorHAnsi" w:eastAsiaTheme="majorEastAsia" w:cstheme="majorBidi"/>
          <w:b/>
          <w:bCs/>
        </w:rPr>
        <w:t>ePay Order Management:</w:t>
      </w:r>
    </w:p>
    <w:p w:rsidR="00137AAA" w:rsidP="0067312F" w:rsidRDefault="00F602DC" w14:paraId="6B96C56C" w14:textId="08EB96C6">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Initiation:</w:t>
      </w:r>
      <w:r>
        <w:rPr>
          <w:rFonts w:asciiTheme="majorHAnsi" w:hAnsiTheme="majorHAnsi" w:eastAsiaTheme="majorEastAsia" w:cstheme="majorBidi"/>
        </w:rPr>
        <w:t xml:space="preserve"> Start the order process within the </w:t>
      </w:r>
      <w:r w:rsidR="0091778F">
        <w:rPr>
          <w:rFonts w:asciiTheme="majorHAnsi" w:hAnsiTheme="majorHAnsi" w:eastAsiaTheme="majorEastAsia" w:cstheme="majorBidi"/>
        </w:rPr>
        <w:t>SBI</w:t>
      </w:r>
      <w:r>
        <w:rPr>
          <w:rFonts w:asciiTheme="majorHAnsi" w:hAnsiTheme="majorHAnsi" w:eastAsiaTheme="majorEastAsia" w:cstheme="majorBidi"/>
        </w:rPr>
        <w:t>ePay system.</w:t>
      </w:r>
    </w:p>
    <w:p w:rsidR="00137AAA" w:rsidP="0067312F" w:rsidRDefault="00F602DC" w14:paraId="1220A863" w14:textId="77777777">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Validation:</w:t>
      </w:r>
      <w:r>
        <w:rPr>
          <w:rFonts w:asciiTheme="majorHAnsi" w:hAnsiTheme="majorHAnsi" w:eastAsiaTheme="majorEastAsia" w:cstheme="majorBidi"/>
        </w:rPr>
        <w:t xml:space="preserve"> Verify order details to ensure they meet business and system requirements.</w:t>
      </w:r>
    </w:p>
    <w:p w:rsidR="00137AAA" w:rsidP="0067312F" w:rsidRDefault="00F602DC" w14:paraId="09E8A407" w14:textId="77777777">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Creation:</w:t>
      </w:r>
      <w:r>
        <w:rPr>
          <w:rFonts w:asciiTheme="majorHAnsi" w:hAnsiTheme="majorHAnsi" w:eastAsiaTheme="majorEastAsia" w:cstheme="majorBidi"/>
        </w:rPr>
        <w:t xml:space="preserve"> Generate and store order records in the system.</w:t>
      </w:r>
    </w:p>
    <w:p w:rsidR="00137AAA" w:rsidP="0067312F" w:rsidRDefault="0091778F" w14:paraId="3CE94DA6" w14:textId="1F512DED">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SBI</w:t>
      </w:r>
      <w:r w:rsidR="00F602DC">
        <w:rPr>
          <w:rFonts w:asciiTheme="majorHAnsi" w:hAnsiTheme="majorHAnsi" w:eastAsiaTheme="majorEastAsia" w:cstheme="majorBidi"/>
          <w:b/>
          <w:bCs/>
        </w:rPr>
        <w:t>ePay Transaction Management:</w:t>
      </w:r>
    </w:p>
    <w:p w:rsidR="00137AAA" w:rsidP="0067312F" w:rsidRDefault="00F602DC" w14:paraId="5D54C07B" w14:textId="77777777">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Initiation:</w:t>
      </w:r>
      <w:r>
        <w:rPr>
          <w:rFonts w:asciiTheme="majorHAnsi" w:hAnsiTheme="majorHAnsi" w:eastAsiaTheme="majorEastAsia" w:cstheme="majorBidi"/>
        </w:rPr>
        <w:t xml:space="preserve"> Begin the transaction process.</w:t>
      </w:r>
    </w:p>
    <w:p w:rsidR="00137AAA" w:rsidP="0067312F" w:rsidRDefault="00F602DC" w14:paraId="17690D19" w14:textId="77777777">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Validation:</w:t>
      </w:r>
      <w:r>
        <w:rPr>
          <w:rFonts w:asciiTheme="majorHAnsi" w:hAnsiTheme="majorHAnsi" w:eastAsiaTheme="majorEastAsia" w:cstheme="majorBidi"/>
        </w:rPr>
        <w:t xml:space="preserve"> Confirm transaction details for accuracy and compliance.</w:t>
      </w:r>
    </w:p>
    <w:p w:rsidR="00137AAA" w:rsidP="0067312F" w:rsidRDefault="00F602DC" w14:paraId="34282677" w14:textId="77777777">
      <w:pPr>
        <w:pStyle w:val="ListParagraph"/>
        <w:numPr>
          <w:ilvl w:val="1"/>
          <w:numId w:val="3"/>
        </w:numPr>
        <w:spacing w:after="0"/>
        <w:rPr>
          <w:rFonts w:asciiTheme="majorHAnsi" w:hAnsiTheme="majorHAnsi" w:eastAsiaTheme="majorEastAsia" w:cstheme="majorBidi"/>
        </w:rPr>
      </w:pPr>
      <w:r>
        <w:rPr>
          <w:rFonts w:asciiTheme="majorHAnsi" w:hAnsiTheme="majorHAnsi" w:eastAsiaTheme="majorEastAsia" w:cstheme="majorBidi"/>
          <w:b/>
          <w:bCs/>
        </w:rPr>
        <w:t>Creation:</w:t>
      </w:r>
      <w:r>
        <w:rPr>
          <w:rFonts w:asciiTheme="majorHAnsi" w:hAnsiTheme="majorHAnsi" w:eastAsiaTheme="majorEastAsia" w:cstheme="majorBidi"/>
        </w:rPr>
        <w:t xml:space="preserve"> Establish and record the transaction in the system.</w:t>
      </w:r>
    </w:p>
    <w:p w:rsidR="00137AAA" w:rsidP="0067312F" w:rsidRDefault="00F602DC" w14:paraId="0358676B" w14:textId="77777777">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Order and Transaction Status Management:</w:t>
      </w:r>
    </w:p>
    <w:p w:rsidR="00137AAA" w:rsidP="0067312F" w:rsidRDefault="00F602DC" w14:paraId="71843295" w14:textId="77777777">
      <w:pPr>
        <w:pStyle w:val="ListParagraph"/>
        <w:numPr>
          <w:ilvl w:val="1"/>
          <w:numId w:val="3"/>
        </w:numPr>
        <w:spacing w:before="240" w:after="240"/>
        <w:rPr>
          <w:rFonts w:asciiTheme="majorHAnsi" w:hAnsiTheme="majorHAnsi" w:eastAsiaTheme="majorEastAsia" w:cstheme="majorBidi"/>
        </w:rPr>
      </w:pPr>
      <w:r>
        <w:rPr>
          <w:rFonts w:asciiTheme="majorHAnsi" w:hAnsiTheme="majorHAnsi" w:eastAsiaTheme="majorEastAsia" w:cstheme="majorBidi"/>
        </w:rPr>
        <w:t>Maintain and update the status of Orders and Transactions, including auditing changes for traceability.</w:t>
      </w:r>
    </w:p>
    <w:p w:rsidR="00137AAA" w:rsidP="0067312F" w:rsidRDefault="00F602DC" w14:paraId="77957F9A" w14:textId="77777777">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Notification Management:</w:t>
      </w:r>
    </w:p>
    <w:p w:rsidR="00137AAA" w:rsidP="0067312F" w:rsidRDefault="00F602DC" w14:paraId="3D4D325A" w14:textId="77777777">
      <w:pPr>
        <w:pStyle w:val="ListParagraph"/>
        <w:numPr>
          <w:ilvl w:val="1"/>
          <w:numId w:val="3"/>
        </w:numPr>
        <w:spacing w:before="240" w:after="240"/>
        <w:rPr>
          <w:rFonts w:asciiTheme="majorHAnsi" w:hAnsiTheme="majorHAnsi" w:eastAsiaTheme="majorEastAsia" w:cstheme="majorBidi"/>
        </w:rPr>
      </w:pPr>
      <w:r>
        <w:rPr>
          <w:rFonts w:asciiTheme="majorHAnsi" w:hAnsiTheme="majorHAnsi" w:eastAsiaTheme="majorEastAsia" w:cstheme="majorBidi"/>
        </w:rPr>
        <w:t>Trigger notifications for changes in Order and Transaction statuses to keep relevant parties informed.</w:t>
      </w:r>
    </w:p>
    <w:p w:rsidR="00137AAA" w:rsidP="0067312F" w:rsidRDefault="00F602DC" w14:paraId="559186D4" w14:textId="77777777">
      <w:pPr>
        <w:pStyle w:val="ListParagraph"/>
        <w:numPr>
          <w:ilvl w:val="0"/>
          <w:numId w:val="3"/>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Payment Service Initiation:</w:t>
      </w:r>
    </w:p>
    <w:p w:rsidR="00137AAA" w:rsidP="0067312F" w:rsidRDefault="54620AE1" w14:paraId="4AEE4E94" w14:textId="77777777">
      <w:pPr>
        <w:pStyle w:val="ListParagraph"/>
        <w:numPr>
          <w:ilvl w:val="1"/>
          <w:numId w:val="3"/>
        </w:numPr>
        <w:spacing w:before="240" w:after="240"/>
        <w:rPr>
          <w:rFonts w:asciiTheme="majorHAnsi" w:hAnsiTheme="majorHAnsi" w:eastAsiaTheme="majorEastAsia" w:cstheme="majorBidi"/>
        </w:rPr>
      </w:pPr>
      <w:r w:rsidRPr="7B6450A1">
        <w:rPr>
          <w:rFonts w:asciiTheme="majorHAnsi" w:hAnsiTheme="majorHAnsi" w:eastAsiaTheme="majorEastAsia" w:cstheme="majorBidi"/>
        </w:rPr>
        <w:t>Initiate the Payment Service as required by the Transaction flow.</w:t>
      </w:r>
    </w:p>
    <w:p w:rsidR="7B6450A1" w:rsidP="7B6450A1" w:rsidRDefault="7B6450A1" w14:paraId="028E2F86" w14:textId="0DDB580B">
      <w:pPr>
        <w:pStyle w:val="ListParagraph"/>
        <w:spacing w:before="240" w:after="240"/>
        <w:ind w:left="1800"/>
        <w:rPr>
          <w:rFonts w:asciiTheme="majorHAnsi" w:hAnsiTheme="majorHAnsi" w:eastAsiaTheme="majorEastAsia" w:cstheme="majorBidi"/>
        </w:rPr>
      </w:pPr>
    </w:p>
    <w:p w:rsidR="00137AAA" w:rsidRDefault="00137AAA" w14:paraId="33495C42" w14:textId="77777777">
      <w:pPr>
        <w:pStyle w:val="ListParagraph"/>
        <w:spacing w:after="0"/>
        <w:rPr>
          <w:rFonts w:asciiTheme="majorHAnsi" w:hAnsiTheme="majorHAnsi" w:eastAsiaTheme="majorEastAsia" w:cstheme="majorBidi"/>
          <w:color w:val="000000" w:themeColor="text1"/>
        </w:rPr>
      </w:pPr>
    </w:p>
    <w:p w:rsidR="00137AAA" w:rsidP="0091778F" w:rsidRDefault="200A9FDC" w14:paraId="613C088A" w14:textId="75251109">
      <w:pPr>
        <w:rPr>
          <w:rStyle w:val="Heading2Char"/>
        </w:rPr>
      </w:pPr>
      <w:bookmarkStart w:name="_Toc691961305" w:id="6"/>
      <w:r w:rsidRPr="51EB59C4" w:rsidR="7D8D3D2D">
        <w:rPr>
          <w:rStyle w:val="Heading2Char"/>
        </w:rPr>
        <w:t xml:space="preserve">   </w:t>
      </w:r>
      <w:bookmarkStart w:name="_Toc655013316" w:id="1268479287"/>
      <w:r w:rsidRPr="51EB59C4" w:rsidR="538D98FF">
        <w:rPr>
          <w:rStyle w:val="Heading2Char"/>
        </w:rPr>
        <w:t>Payment Service</w:t>
      </w:r>
      <w:bookmarkEnd w:id="6"/>
      <w:bookmarkEnd w:id="1268479287"/>
    </w:p>
    <w:p w:rsidR="00137AAA" w:rsidRDefault="00F602DC" w14:paraId="572083FA" w14:textId="22B6D7EC">
      <w:pPr>
        <w:ind w:left="720"/>
        <w:rPr>
          <w:rFonts w:asciiTheme="majorHAnsi" w:hAnsiTheme="majorHAnsi" w:eastAsiaTheme="majorEastAsia" w:cstheme="majorBidi"/>
        </w:rPr>
      </w:pPr>
      <w:r>
        <w:rPr>
          <w:rFonts w:asciiTheme="majorHAnsi" w:hAnsiTheme="majorHAnsi" w:eastAsiaTheme="majorEastAsia" w:cstheme="majorBidi"/>
        </w:rPr>
        <w:lastRenderedPageBreak/>
        <w:t xml:space="preserve">The core responsibility of Payment </w:t>
      </w:r>
      <w:r w:rsidR="0037238C">
        <w:rPr>
          <w:rFonts w:asciiTheme="majorHAnsi" w:hAnsiTheme="majorHAnsi" w:eastAsiaTheme="majorEastAsia" w:cstheme="majorBidi"/>
        </w:rPr>
        <w:t>Microservices</w:t>
      </w:r>
      <w:r>
        <w:rPr>
          <w:rFonts w:asciiTheme="majorHAnsi" w:hAnsiTheme="majorHAnsi" w:eastAsiaTheme="majorEastAsia" w:cstheme="majorBidi"/>
        </w:rPr>
        <w:t xml:space="preserve"> </w:t>
      </w:r>
    </w:p>
    <w:p w:rsidR="00137AAA" w:rsidP="0067312F" w:rsidRDefault="00F602DC" w14:paraId="1573F29A" w14:textId="77777777">
      <w:pPr>
        <w:pStyle w:val="ListParagraph"/>
        <w:numPr>
          <w:ilvl w:val="0"/>
          <w:numId w:val="4"/>
        </w:numPr>
        <w:spacing w:after="0"/>
        <w:rPr>
          <w:rFonts w:asciiTheme="majorHAnsi" w:hAnsiTheme="majorHAnsi" w:eastAsiaTheme="majorEastAsia" w:cstheme="majorBidi"/>
          <w:b/>
          <w:bCs/>
        </w:rPr>
      </w:pPr>
      <w:r>
        <w:rPr>
          <w:rFonts w:asciiTheme="majorHAnsi" w:hAnsiTheme="majorHAnsi" w:eastAsiaTheme="majorEastAsia" w:cstheme="majorBidi"/>
          <w:b/>
          <w:bCs/>
        </w:rPr>
        <w:t>Restricted Access:</w:t>
      </w:r>
    </w:p>
    <w:p w:rsidR="00137AAA" w:rsidP="7B6450A1" w:rsidRDefault="54620AE1" w14:paraId="1C2EBD30" w14:textId="3DC92199">
      <w:pPr>
        <w:pStyle w:val="ListParagraph"/>
        <w:numPr>
          <w:ilvl w:val="1"/>
          <w:numId w:val="4"/>
        </w:numPr>
        <w:spacing w:before="240" w:after="240"/>
        <w:rPr>
          <w:rFonts w:asciiTheme="majorHAnsi" w:hAnsiTheme="majorHAnsi" w:eastAsiaTheme="majorEastAsia" w:cstheme="majorBidi"/>
          <w:highlight w:val="yellow"/>
        </w:rPr>
      </w:pPr>
      <w:r w:rsidRPr="7B6450A1">
        <w:rPr>
          <w:rFonts w:asciiTheme="majorHAnsi" w:hAnsiTheme="majorHAnsi" w:eastAsiaTheme="majorEastAsia" w:cstheme="majorBidi"/>
          <w:highlight w:val="yellow"/>
        </w:rPr>
        <w:t xml:space="preserve">Transaction </w:t>
      </w:r>
      <w:r w:rsidRPr="7B6450A1" w:rsidR="427BCEAE">
        <w:rPr>
          <w:rFonts w:asciiTheme="majorHAnsi" w:hAnsiTheme="majorHAnsi" w:eastAsiaTheme="majorEastAsia" w:cstheme="majorBidi"/>
          <w:highlight w:val="yellow"/>
        </w:rPr>
        <w:t>Microservices</w:t>
      </w:r>
      <w:r w:rsidRPr="7B6450A1">
        <w:rPr>
          <w:rFonts w:asciiTheme="majorHAnsi" w:hAnsiTheme="majorHAnsi" w:eastAsiaTheme="majorEastAsia" w:cstheme="majorBidi"/>
          <w:highlight w:val="yellow"/>
        </w:rPr>
        <w:t xml:space="preserve"> exclusively makes this </w:t>
      </w:r>
      <w:r w:rsidRPr="7B6450A1" w:rsidR="6BF1EB08">
        <w:rPr>
          <w:rFonts w:asciiTheme="majorHAnsi" w:hAnsiTheme="majorHAnsi" w:eastAsiaTheme="majorEastAsia" w:cstheme="majorBidi"/>
          <w:highlight w:val="yellow"/>
        </w:rPr>
        <w:t xml:space="preserve">payment </w:t>
      </w:r>
      <w:r w:rsidRPr="7B6450A1">
        <w:rPr>
          <w:rFonts w:asciiTheme="majorHAnsi" w:hAnsiTheme="majorHAnsi" w:eastAsiaTheme="majorEastAsia" w:cstheme="majorBidi"/>
          <w:highlight w:val="yellow"/>
        </w:rPr>
        <w:t>service accessible to maintain security and integrity.</w:t>
      </w:r>
    </w:p>
    <w:p w:rsidR="00137AAA" w:rsidP="0067312F" w:rsidRDefault="00F602DC" w14:paraId="481C999A" w14:textId="77777777">
      <w:pPr>
        <w:pStyle w:val="ListParagraph"/>
        <w:numPr>
          <w:ilvl w:val="0"/>
          <w:numId w:val="4"/>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Payment Method Configuration:</w:t>
      </w:r>
    </w:p>
    <w:p w:rsidR="00137AAA" w:rsidP="0067312F" w:rsidRDefault="00F602DC" w14:paraId="0C3D8782" w14:textId="77777777">
      <w:pPr>
        <w:pStyle w:val="ListParagraph"/>
        <w:numPr>
          <w:ilvl w:val="1"/>
          <w:numId w:val="4"/>
        </w:numPr>
        <w:spacing w:before="240" w:after="240"/>
        <w:rPr>
          <w:rFonts w:asciiTheme="majorHAnsi" w:hAnsiTheme="majorHAnsi" w:eastAsiaTheme="majorEastAsia" w:cstheme="majorBidi"/>
        </w:rPr>
      </w:pPr>
      <w:r>
        <w:rPr>
          <w:rFonts w:asciiTheme="majorHAnsi" w:hAnsiTheme="majorHAnsi" w:eastAsiaTheme="majorEastAsia" w:cstheme="majorBidi"/>
        </w:rPr>
        <w:t>Configure and manage various payment methods at the service level.</w:t>
      </w:r>
    </w:p>
    <w:p w:rsidR="00137AAA" w:rsidP="0067312F" w:rsidRDefault="00F602DC" w14:paraId="2F84428C" w14:textId="77777777">
      <w:pPr>
        <w:pStyle w:val="ListParagraph"/>
        <w:numPr>
          <w:ilvl w:val="0"/>
          <w:numId w:val="4"/>
        </w:numPr>
        <w:spacing w:before="240" w:after="240"/>
        <w:rPr>
          <w:rFonts w:asciiTheme="majorHAnsi" w:hAnsiTheme="majorHAnsi" w:eastAsiaTheme="majorEastAsia" w:cstheme="majorBidi"/>
          <w:b/>
          <w:bCs/>
        </w:rPr>
      </w:pPr>
      <w:r>
        <w:rPr>
          <w:rFonts w:asciiTheme="majorHAnsi" w:hAnsiTheme="majorHAnsi" w:eastAsiaTheme="majorEastAsia" w:cstheme="majorBidi"/>
          <w:b/>
          <w:bCs/>
        </w:rPr>
        <w:t>Supported Payment Methods:</w:t>
      </w:r>
    </w:p>
    <w:p w:rsidR="00137AAA" w:rsidP="0067312F" w:rsidRDefault="00F602DC" w14:paraId="7FF9B0CC" w14:textId="77777777">
      <w:pPr>
        <w:pStyle w:val="ListParagraph"/>
        <w:numPr>
          <w:ilvl w:val="1"/>
          <w:numId w:val="4"/>
        </w:numPr>
        <w:spacing w:before="240" w:after="240"/>
        <w:rPr>
          <w:rFonts w:asciiTheme="majorHAnsi" w:hAnsiTheme="majorHAnsi" w:eastAsiaTheme="majorEastAsia" w:cstheme="majorBidi"/>
        </w:rPr>
      </w:pPr>
      <w:r>
        <w:rPr>
          <w:rFonts w:asciiTheme="majorHAnsi" w:hAnsiTheme="majorHAnsi" w:eastAsiaTheme="majorEastAsia" w:cstheme="majorBidi"/>
        </w:rPr>
        <w:t>Provide support for multiple payment methods including:</w:t>
      </w:r>
    </w:p>
    <w:p w:rsidR="00137AAA" w:rsidP="0067312F" w:rsidRDefault="00F602DC" w14:paraId="29008E4D" w14:textId="77777777">
      <w:pPr>
        <w:pStyle w:val="ListParagraph"/>
        <w:numPr>
          <w:ilvl w:val="2"/>
          <w:numId w:val="4"/>
        </w:numPr>
        <w:spacing w:after="0"/>
        <w:rPr>
          <w:rFonts w:asciiTheme="majorHAnsi" w:hAnsiTheme="majorHAnsi" w:eastAsiaTheme="majorEastAsia" w:cstheme="majorBidi"/>
        </w:rPr>
      </w:pPr>
      <w:r>
        <w:rPr>
          <w:rFonts w:asciiTheme="majorHAnsi" w:hAnsiTheme="majorHAnsi" w:eastAsiaTheme="majorEastAsia" w:cstheme="majorBidi"/>
        </w:rPr>
        <w:t>QR Code</w:t>
      </w:r>
    </w:p>
    <w:p w:rsidR="00137AAA" w:rsidP="0067312F" w:rsidRDefault="00F602DC" w14:paraId="155FF41F" w14:textId="77777777">
      <w:pPr>
        <w:pStyle w:val="ListParagraph"/>
        <w:numPr>
          <w:ilvl w:val="2"/>
          <w:numId w:val="4"/>
        </w:numPr>
        <w:spacing w:after="0"/>
        <w:rPr>
          <w:rFonts w:asciiTheme="majorHAnsi" w:hAnsiTheme="majorHAnsi" w:eastAsiaTheme="majorEastAsia" w:cstheme="majorBidi"/>
        </w:rPr>
      </w:pPr>
      <w:r>
        <w:rPr>
          <w:rFonts w:asciiTheme="majorHAnsi" w:hAnsiTheme="majorHAnsi" w:eastAsiaTheme="majorEastAsia" w:cstheme="majorBidi"/>
        </w:rPr>
        <w:t>UPI (Unified Payments Interface)</w:t>
      </w:r>
    </w:p>
    <w:p w:rsidR="00137AAA" w:rsidP="0067312F" w:rsidRDefault="00F602DC" w14:paraId="1D24FC11" w14:textId="77777777">
      <w:pPr>
        <w:pStyle w:val="ListParagraph"/>
        <w:numPr>
          <w:ilvl w:val="2"/>
          <w:numId w:val="4"/>
        </w:numPr>
        <w:spacing w:after="0"/>
        <w:rPr>
          <w:rFonts w:asciiTheme="majorHAnsi" w:hAnsiTheme="majorHAnsi" w:eastAsiaTheme="majorEastAsia" w:cstheme="majorBidi"/>
        </w:rPr>
      </w:pPr>
      <w:r>
        <w:rPr>
          <w:rFonts w:asciiTheme="majorHAnsi" w:hAnsiTheme="majorHAnsi" w:eastAsiaTheme="majorEastAsia" w:cstheme="majorBidi"/>
        </w:rPr>
        <w:t>Cards</w:t>
      </w:r>
    </w:p>
    <w:p w:rsidR="00137AAA" w:rsidP="0067312F" w:rsidRDefault="4303234E" w14:paraId="2EE6D17F" w14:textId="77777777">
      <w:pPr>
        <w:pStyle w:val="ListParagraph"/>
        <w:numPr>
          <w:ilvl w:val="2"/>
          <w:numId w:val="4"/>
        </w:numPr>
        <w:spacing w:after="0"/>
        <w:rPr>
          <w:rFonts w:asciiTheme="majorHAnsi" w:hAnsiTheme="majorHAnsi" w:eastAsiaTheme="majorEastAsia" w:cstheme="majorBidi"/>
        </w:rPr>
      </w:pPr>
      <w:r w:rsidRPr="2EF4D6A4">
        <w:rPr>
          <w:rFonts w:asciiTheme="majorHAnsi" w:hAnsiTheme="majorHAnsi" w:eastAsiaTheme="majorEastAsia" w:cstheme="majorBidi"/>
        </w:rPr>
        <w:t>Net Banking (NB)</w:t>
      </w:r>
    </w:p>
    <w:p w:rsidR="75DC7DDB" w:rsidP="0067312F" w:rsidRDefault="75DC7DDB" w14:paraId="4C100FC1" w14:textId="717ED69F">
      <w:pPr>
        <w:pStyle w:val="ListParagraph"/>
        <w:numPr>
          <w:ilvl w:val="2"/>
          <w:numId w:val="4"/>
        </w:numPr>
        <w:spacing w:after="0"/>
        <w:rPr>
          <w:rFonts w:asciiTheme="majorHAnsi" w:hAnsiTheme="majorHAnsi" w:eastAsiaTheme="majorEastAsia" w:cstheme="majorBidi"/>
        </w:rPr>
      </w:pPr>
      <w:commentRangeStart w:id="8"/>
      <w:r w:rsidRPr="2EF4D6A4">
        <w:rPr>
          <w:rFonts w:asciiTheme="majorHAnsi" w:hAnsiTheme="majorHAnsi" w:eastAsiaTheme="majorEastAsia" w:cstheme="majorBidi"/>
        </w:rPr>
        <w:t>Cash</w:t>
      </w:r>
      <w:commentRangeEnd w:id="8"/>
      <w:r>
        <w:rPr>
          <w:rStyle w:val="CommentReference"/>
        </w:rPr>
        <w:commentReference w:id="8"/>
      </w:r>
    </w:p>
    <w:p w:rsidR="00137AAA" w:rsidP="7B6450A1" w:rsidRDefault="54620AE1" w14:paraId="3FAF1DAE" w14:textId="77777777">
      <w:pPr>
        <w:pStyle w:val="ListParagraph"/>
        <w:numPr>
          <w:ilvl w:val="0"/>
          <w:numId w:val="4"/>
        </w:numPr>
        <w:spacing w:before="240" w:after="240"/>
        <w:rPr>
          <w:rFonts w:asciiTheme="majorHAnsi" w:hAnsiTheme="majorHAnsi" w:eastAsiaTheme="majorEastAsia" w:cstheme="majorBidi"/>
          <w:b/>
          <w:bCs/>
          <w:highlight w:val="yellow"/>
        </w:rPr>
      </w:pPr>
      <w:r w:rsidRPr="7B6450A1">
        <w:rPr>
          <w:rFonts w:asciiTheme="majorHAnsi" w:hAnsiTheme="majorHAnsi" w:eastAsiaTheme="majorEastAsia" w:cstheme="majorBidi"/>
          <w:b/>
          <w:bCs/>
          <w:highlight w:val="yellow"/>
        </w:rPr>
        <w:t>Channel Bank Interface Management for Net Banking:</w:t>
      </w:r>
    </w:p>
    <w:p w:rsidR="00137AAA" w:rsidP="7B6450A1" w:rsidRDefault="54620AE1" w14:paraId="3C1261D2" w14:textId="77777777">
      <w:pPr>
        <w:pStyle w:val="ListParagraph"/>
        <w:numPr>
          <w:ilvl w:val="1"/>
          <w:numId w:val="4"/>
        </w:numPr>
        <w:spacing w:before="240" w:after="240"/>
        <w:rPr>
          <w:rFonts w:asciiTheme="majorHAnsi" w:hAnsiTheme="majorHAnsi" w:eastAsiaTheme="majorEastAsia" w:cstheme="majorBidi"/>
          <w:highlight w:val="yellow"/>
        </w:rPr>
      </w:pPr>
      <w:r w:rsidRPr="7B6450A1">
        <w:rPr>
          <w:rFonts w:asciiTheme="majorHAnsi" w:hAnsiTheme="majorHAnsi" w:eastAsiaTheme="majorEastAsia" w:cstheme="majorBidi"/>
          <w:highlight w:val="yellow"/>
        </w:rPr>
        <w:t>Manage and interface with banks for Net Banking transactions.</w:t>
      </w:r>
    </w:p>
    <w:p w:rsidR="00137AAA" w:rsidP="7B6450A1" w:rsidRDefault="54620AE1" w14:paraId="283F8550" w14:textId="77777777">
      <w:pPr>
        <w:pStyle w:val="ListParagraph"/>
        <w:numPr>
          <w:ilvl w:val="0"/>
          <w:numId w:val="4"/>
        </w:numPr>
        <w:spacing w:before="240" w:after="240"/>
        <w:rPr>
          <w:rFonts w:asciiTheme="majorHAnsi" w:hAnsiTheme="majorHAnsi" w:eastAsiaTheme="majorEastAsia" w:cstheme="majorBidi"/>
          <w:b/>
          <w:bCs/>
          <w:highlight w:val="yellow"/>
        </w:rPr>
      </w:pPr>
      <w:r w:rsidRPr="7B6450A1">
        <w:rPr>
          <w:rFonts w:asciiTheme="majorHAnsi" w:hAnsiTheme="majorHAnsi" w:eastAsiaTheme="majorEastAsia" w:cstheme="majorBidi"/>
          <w:b/>
          <w:bCs/>
          <w:highlight w:val="yellow"/>
        </w:rPr>
        <w:t>Payment Gateway Interface Management:</w:t>
      </w:r>
    </w:p>
    <w:p w:rsidR="00137AAA" w:rsidP="7B6450A1" w:rsidRDefault="7B1D6A22" w14:paraId="27EA279B" w14:textId="77FEF89E">
      <w:pPr>
        <w:pStyle w:val="ListParagraph"/>
        <w:numPr>
          <w:ilvl w:val="1"/>
          <w:numId w:val="4"/>
        </w:numPr>
        <w:spacing w:before="240" w:after="240"/>
        <w:rPr>
          <w:rFonts w:asciiTheme="majorHAnsi" w:hAnsiTheme="majorHAnsi" w:eastAsiaTheme="majorEastAsia" w:cstheme="majorBidi"/>
          <w:highlight w:val="yellow"/>
        </w:rPr>
      </w:pPr>
      <w:r w:rsidRPr="7B6450A1">
        <w:rPr>
          <w:rFonts w:asciiTheme="majorHAnsi" w:hAnsiTheme="majorHAnsi" w:eastAsiaTheme="majorEastAsia" w:cstheme="majorBidi"/>
          <w:highlight w:val="yellow"/>
        </w:rPr>
        <w:t>Handle interfaces with payment gateways for UPI, Cards transactions.</w:t>
      </w:r>
    </w:p>
    <w:p w:rsidR="00137AAA" w:rsidRDefault="00137AAA" w14:paraId="5CFE1B1B" w14:textId="77777777">
      <w:pPr>
        <w:pStyle w:val="ListParagraph"/>
        <w:spacing w:after="0"/>
        <w:rPr>
          <w:rFonts w:asciiTheme="majorHAnsi" w:hAnsiTheme="majorHAnsi" w:eastAsiaTheme="majorEastAsia" w:cstheme="majorBidi"/>
          <w:color w:val="000000" w:themeColor="text1"/>
        </w:rPr>
      </w:pPr>
    </w:p>
    <w:p w:rsidR="00137AAA" w:rsidP="00930BDA" w:rsidRDefault="0CDC29DB" w14:paraId="1B62C4AF" w14:textId="739343DF">
      <w:pPr>
        <w:pStyle w:val="ListParagraph"/>
        <w:rPr>
          <w:rStyle w:val="Heading2Char"/>
        </w:rPr>
      </w:pPr>
      <w:bookmarkStart w:name="_Toc686978543" w:id="9"/>
      <w:bookmarkStart w:name="_Toc1473836150" w:id="826957914"/>
      <w:r w:rsidRPr="51EB59C4" w:rsidR="538D98FF">
        <w:rPr>
          <w:rStyle w:val="Heading2Char"/>
        </w:rPr>
        <w:t>Rule Service</w:t>
      </w:r>
      <w:bookmarkEnd w:id="9"/>
      <w:bookmarkEnd w:id="826957914"/>
    </w:p>
    <w:p w:rsidR="00137AAA" w:rsidP="7B6450A1" w:rsidRDefault="54620AE1" w14:paraId="37203A4D" w14:textId="191F9CDF">
      <w:pPr>
        <w:ind w:left="720"/>
        <w:rPr>
          <w:rFonts w:asciiTheme="majorHAnsi" w:hAnsiTheme="majorHAnsi" w:eastAsiaTheme="majorEastAsia" w:cstheme="majorBidi"/>
        </w:rPr>
      </w:pPr>
      <w:r w:rsidRPr="7B6450A1">
        <w:rPr>
          <w:rFonts w:asciiTheme="majorHAnsi" w:hAnsiTheme="majorHAnsi" w:eastAsiaTheme="majorEastAsia" w:cstheme="majorBidi"/>
        </w:rPr>
        <w:t xml:space="preserve">The core responsibility of Rule </w:t>
      </w:r>
      <w:r w:rsidRPr="7B6450A1" w:rsidR="427BCEAE">
        <w:rPr>
          <w:rFonts w:asciiTheme="majorHAnsi" w:hAnsiTheme="majorHAnsi" w:eastAsiaTheme="majorEastAsia" w:cstheme="majorBidi"/>
        </w:rPr>
        <w:t>Microservices</w:t>
      </w:r>
      <w:r w:rsidRPr="7B6450A1">
        <w:rPr>
          <w:rFonts w:asciiTheme="majorHAnsi" w:hAnsiTheme="majorHAnsi" w:eastAsiaTheme="majorEastAsia" w:cstheme="majorBidi"/>
        </w:rPr>
        <w:t xml:space="preserve"> for Transaction </w:t>
      </w:r>
      <w:r w:rsidRPr="7B6450A1" w:rsidR="77B00620">
        <w:rPr>
          <w:rFonts w:asciiTheme="majorHAnsi" w:hAnsiTheme="majorHAnsi" w:eastAsiaTheme="majorEastAsia" w:cstheme="majorBidi"/>
        </w:rPr>
        <w:t>microservice</w:t>
      </w:r>
    </w:p>
    <w:p w:rsidR="00137AAA" w:rsidP="0067312F" w:rsidRDefault="00F602DC" w14:paraId="6A6975CF" w14:textId="77777777">
      <w:pPr>
        <w:pStyle w:val="ListParagraph"/>
        <w:numPr>
          <w:ilvl w:val="0"/>
          <w:numId w:val="5"/>
        </w:numPr>
        <w:rPr>
          <w:rFonts w:asciiTheme="majorHAnsi" w:hAnsiTheme="majorHAnsi" w:eastAsiaTheme="majorEastAsia" w:cstheme="majorBidi"/>
          <w:b/>
          <w:bCs/>
        </w:rPr>
      </w:pPr>
      <w:r>
        <w:rPr>
          <w:rFonts w:asciiTheme="majorHAnsi" w:hAnsiTheme="majorHAnsi" w:eastAsiaTheme="majorEastAsia" w:cstheme="majorBidi"/>
          <w:b/>
          <w:bCs/>
        </w:rPr>
        <w:t>Business Rule Definition:</w:t>
      </w:r>
    </w:p>
    <w:p w:rsidR="00137AAA" w:rsidP="7B6450A1" w:rsidRDefault="7B1D6A22" w14:paraId="6AD97E3B" w14:textId="6232DDAD">
      <w:pPr>
        <w:pStyle w:val="ListParagraph"/>
        <w:numPr>
          <w:ilvl w:val="1"/>
          <w:numId w:val="5"/>
        </w:numPr>
        <w:rPr>
          <w:rFonts w:eastAsiaTheme="majorEastAsia" w:cstheme="majorBidi"/>
        </w:rPr>
      </w:pPr>
      <w:r w:rsidRPr="7B6450A1">
        <w:rPr>
          <w:rFonts w:eastAsiaTheme="majorEastAsia" w:cstheme="majorBidi"/>
        </w:rPr>
        <w:t xml:space="preserve">Define and manage the business rules related to transactions within the service, ensuring they are applied consistently and accurately across the Transaction </w:t>
      </w:r>
      <w:r w:rsidRPr="7B6450A1" w:rsidR="0FF48288">
        <w:rPr>
          <w:rFonts w:eastAsiaTheme="majorEastAsia" w:cstheme="majorBidi"/>
        </w:rPr>
        <w:t>microservice</w:t>
      </w:r>
      <w:r w:rsidRPr="7B6450A1">
        <w:rPr>
          <w:rFonts w:eastAsiaTheme="majorEastAsia" w:cstheme="majorBidi"/>
        </w:rPr>
        <w:t>.</w:t>
      </w:r>
    </w:p>
    <w:p w:rsidR="2C1118A9" w:rsidP="000E21F8" w:rsidRDefault="21738D15" w14:paraId="44483913" w14:textId="47A7F983">
      <w:pPr>
        <w:pStyle w:val="ListParagraph"/>
        <w:numPr>
          <w:ilvl w:val="1"/>
          <w:numId w:val="5"/>
        </w:numPr>
        <w:rPr>
          <w:rFonts w:eastAsiaTheme="majorEastAsia" w:cstheme="majorBidi"/>
        </w:rPr>
      </w:pPr>
      <w:commentRangeStart w:id="11"/>
      <w:r w:rsidRPr="7B6450A1">
        <w:rPr>
          <w:rFonts w:eastAsiaTheme="majorEastAsia" w:cstheme="majorBidi"/>
        </w:rPr>
        <w:t>To be integrated with Admin Dashboard. Currently, it will be set with Liquibase script.</w:t>
      </w:r>
      <w:commentRangeEnd w:id="11"/>
      <w:r w:rsidR="2C1118A9">
        <w:rPr>
          <w:rStyle w:val="CommentReference"/>
        </w:rPr>
        <w:commentReference w:id="11"/>
      </w:r>
    </w:p>
    <w:p w:rsidR="00137AAA" w:rsidRDefault="00137AAA" w14:paraId="34CC9D30" w14:textId="77777777">
      <w:pPr>
        <w:pStyle w:val="ListParagraph"/>
        <w:rPr>
          <w:rStyle w:val="Heading2Char"/>
        </w:rPr>
      </w:pPr>
    </w:p>
    <w:p w:rsidR="00137AAA" w:rsidRDefault="00F602DC" w14:paraId="28B708BD" w14:textId="77777777">
      <w:r>
        <w:br w:type="page"/>
      </w:r>
    </w:p>
    <w:p w:rsidR="00137AAA" w:rsidP="51EB59C4" w:rsidRDefault="00F602DC" w14:paraId="10D70D62" w14:textId="77777777">
      <w:pPr>
        <w:rPr>
          <w:rStyle w:val="Heading2Char"/>
          <w:rFonts w:ascii="Aptos" w:hAnsi="Aptos" w:asciiTheme="minorAscii" w:hAnsiTheme="minorAscii"/>
        </w:rPr>
      </w:pPr>
      <w:bookmarkStart w:name="_Toc1950250002" w:id="12"/>
      <w:bookmarkStart w:name="_Toc474832118" w:id="1264877517"/>
      <w:r w:rsidRPr="51EB59C4" w:rsidR="78F7F7A8">
        <w:rPr>
          <w:rStyle w:val="Heading2Char"/>
          <w:rFonts w:ascii="Aptos" w:hAnsi="Aptos" w:asciiTheme="minorAscii" w:hAnsiTheme="minorAscii"/>
        </w:rPr>
        <w:t>Business Requirement Mapping</w:t>
      </w:r>
      <w:bookmarkEnd w:id="12"/>
      <w:bookmarkEnd w:id="1264877517"/>
    </w:p>
    <w:tbl>
      <w:tblPr>
        <w:tblStyle w:val="TableGrid"/>
        <w:tblW w:w="9360" w:type="dxa"/>
        <w:tblLayout w:type="fixed"/>
        <w:tblLook w:val="04A0" w:firstRow="1" w:lastRow="0" w:firstColumn="1" w:lastColumn="0" w:noHBand="0" w:noVBand="1"/>
      </w:tblPr>
      <w:tblGrid>
        <w:gridCol w:w="1530"/>
        <w:gridCol w:w="1125"/>
        <w:gridCol w:w="6705"/>
      </w:tblGrid>
      <w:tr w:rsidR="00137AAA" w:rsidTr="51EB59C4" w14:paraId="437B9F25" w14:textId="77777777">
        <w:trPr>
          <w:trHeight w:val="300"/>
        </w:trPr>
        <w:tc>
          <w:tcPr>
            <w:tcW w:w="1530" w:type="dxa"/>
            <w:shd w:val="clear" w:color="auto" w:fill="00B0F0"/>
            <w:tcMar/>
          </w:tcPr>
          <w:p w:rsidR="00137AAA" w:rsidRDefault="00F602DC" w14:paraId="25293076" w14:textId="77777777">
            <w:pPr>
              <w:spacing w:after="0" w:line="240" w:lineRule="auto"/>
              <w:jc w:val="center"/>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FS</w:t>
            </w:r>
          </w:p>
        </w:tc>
        <w:tc>
          <w:tcPr>
            <w:tcW w:w="1125" w:type="dxa"/>
            <w:shd w:val="clear" w:color="auto" w:fill="00B0F0"/>
            <w:tcMar/>
          </w:tcPr>
          <w:p w:rsidR="00137AAA" w:rsidRDefault="00F602DC" w14:paraId="3834D9C3" w14:textId="77777777">
            <w:pPr>
              <w:spacing w:after="0"/>
              <w:jc w:val="center"/>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 xml:space="preserve">BRD </w:t>
            </w:r>
          </w:p>
        </w:tc>
        <w:tc>
          <w:tcPr>
            <w:tcW w:w="6705" w:type="dxa"/>
            <w:shd w:val="clear" w:color="auto" w:fill="00B0F0"/>
            <w:tcMar/>
          </w:tcPr>
          <w:p w:rsidR="00137AAA" w:rsidRDefault="00F602DC" w14:paraId="5E92DED6" w14:textId="77777777">
            <w:pPr>
              <w:spacing w:after="0" w:line="240" w:lineRule="auto"/>
              <w:jc w:val="center"/>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 xml:space="preserve"> BRD Details</w:t>
            </w:r>
          </w:p>
        </w:tc>
      </w:tr>
      <w:tr w:rsidR="00137AAA" w:rsidTr="51EB59C4" w14:paraId="4DE2EBEF" w14:textId="77777777">
        <w:trPr>
          <w:trHeight w:val="300"/>
        </w:trPr>
        <w:tc>
          <w:tcPr>
            <w:tcW w:w="1530" w:type="dxa"/>
            <w:tcMar/>
          </w:tcPr>
          <w:p w:rsidR="00137AAA" w:rsidP="0037238C" w:rsidRDefault="00F602DC" w14:paraId="78951B64"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FS_TX 1</w:t>
            </w:r>
          </w:p>
        </w:tc>
        <w:tc>
          <w:tcPr>
            <w:tcW w:w="1125" w:type="dxa"/>
            <w:vMerge w:val="restart"/>
            <w:tcMar/>
          </w:tcPr>
          <w:p w:rsidR="00137AAA" w:rsidP="0037238C" w:rsidRDefault="00137AAA" w14:paraId="0B48BA13" w14:textId="77777777">
            <w:pPr>
              <w:spacing w:after="0" w:line="240" w:lineRule="auto"/>
              <w:rPr>
                <w:rFonts w:asciiTheme="majorHAnsi" w:hAnsiTheme="majorHAnsi" w:eastAsiaTheme="majorEastAsia" w:cstheme="majorBidi"/>
              </w:rPr>
            </w:pPr>
          </w:p>
          <w:p w:rsidR="00137AAA" w:rsidP="0037238C" w:rsidRDefault="00F602DC" w14:paraId="0017305D"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BRD 1</w:t>
            </w:r>
          </w:p>
          <w:p w:rsidR="00137AAA" w:rsidP="0037238C" w:rsidRDefault="00137AAA" w14:paraId="14A721E0" w14:textId="77777777">
            <w:pPr>
              <w:spacing w:after="0" w:line="240" w:lineRule="auto"/>
              <w:rPr>
                <w:rFonts w:asciiTheme="majorHAnsi" w:hAnsiTheme="majorHAnsi" w:eastAsiaTheme="majorEastAsia" w:cstheme="majorBidi"/>
              </w:rPr>
            </w:pPr>
          </w:p>
        </w:tc>
        <w:tc>
          <w:tcPr>
            <w:tcW w:w="6705" w:type="dxa"/>
            <w:vMerge w:val="restart"/>
            <w:tcMar/>
            <w:vAlign w:val="center"/>
          </w:tcPr>
          <w:p w:rsidR="00137AAA" w:rsidP="0037238C" w:rsidRDefault="00137AAA" w14:paraId="6ACB49CB" w14:textId="77777777">
            <w:pPr>
              <w:spacing w:after="0" w:line="240" w:lineRule="auto"/>
              <w:rPr>
                <w:rFonts w:asciiTheme="majorHAnsi" w:hAnsiTheme="majorHAnsi" w:eastAsiaTheme="majorEastAsia" w:cstheme="majorBidi"/>
                <w:color w:val="0F4761" w:themeColor="accent1" w:themeShade="BF"/>
              </w:rPr>
            </w:pPr>
          </w:p>
          <w:p w:rsidR="00137AAA" w:rsidP="0037238C" w:rsidRDefault="00F602DC" w14:paraId="13DAD9D1" w14:textId="77777777">
            <w:pPr>
              <w:spacing w:after="0"/>
            </w:pPr>
            <w:r>
              <w:rPr>
                <w:rFonts w:asciiTheme="majorHAnsi" w:hAnsiTheme="majorHAnsi" w:eastAsiaTheme="majorEastAsia" w:cstheme="majorBidi"/>
                <w:color w:val="156082" w:themeColor="accent1"/>
              </w:rPr>
              <w:t>Token Generation</w:t>
            </w:r>
          </w:p>
        </w:tc>
      </w:tr>
      <w:tr w:rsidR="00137AAA" w:rsidTr="51EB59C4" w14:paraId="33CCEA22" w14:textId="77777777">
        <w:trPr>
          <w:trHeight w:val="300"/>
        </w:trPr>
        <w:tc>
          <w:tcPr>
            <w:tcW w:w="1530" w:type="dxa"/>
            <w:tcMar/>
          </w:tcPr>
          <w:p w:rsidR="00137AAA" w:rsidP="0037238C" w:rsidRDefault="00F602DC" w14:paraId="158214D5"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FS_TX 2</w:t>
            </w:r>
          </w:p>
        </w:tc>
        <w:tc>
          <w:tcPr>
            <w:tcW w:w="1125" w:type="dxa"/>
            <w:vMerge/>
            <w:tcMar/>
          </w:tcPr>
          <w:p w:rsidR="00137AAA" w:rsidP="0037238C" w:rsidRDefault="00137AAA" w14:paraId="3A65DD29" w14:textId="77777777">
            <w:pPr>
              <w:spacing w:after="0" w:line="240" w:lineRule="auto"/>
            </w:pPr>
          </w:p>
        </w:tc>
        <w:tc>
          <w:tcPr>
            <w:tcW w:w="6705" w:type="dxa"/>
            <w:vMerge/>
            <w:tcMar/>
          </w:tcPr>
          <w:p w:rsidR="00137AAA" w:rsidP="0037238C" w:rsidRDefault="00137AAA" w14:paraId="70E2470E" w14:textId="77777777">
            <w:pPr>
              <w:spacing w:after="0" w:line="240" w:lineRule="auto"/>
            </w:pPr>
          </w:p>
        </w:tc>
      </w:tr>
      <w:tr w:rsidR="00137AAA" w:rsidTr="51EB59C4" w14:paraId="0102641A" w14:textId="77777777">
        <w:trPr>
          <w:trHeight w:val="360"/>
        </w:trPr>
        <w:tc>
          <w:tcPr>
            <w:tcW w:w="1530" w:type="dxa"/>
            <w:tcMar/>
          </w:tcPr>
          <w:p w:rsidR="00137AAA" w:rsidP="0037238C" w:rsidRDefault="00F602DC" w14:paraId="573EF28B"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FS_TX 3</w:t>
            </w:r>
          </w:p>
        </w:tc>
        <w:tc>
          <w:tcPr>
            <w:tcW w:w="1125" w:type="dxa"/>
            <w:vMerge/>
            <w:tcMar/>
          </w:tcPr>
          <w:p w:rsidR="00137AAA" w:rsidP="0037238C" w:rsidRDefault="00F602DC" w14:paraId="24EB9052"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BRD 8</w:t>
            </w:r>
          </w:p>
        </w:tc>
        <w:tc>
          <w:tcPr>
            <w:tcW w:w="6705" w:type="dxa"/>
            <w:tcMar/>
          </w:tcPr>
          <w:p w:rsidR="00137AAA" w:rsidP="0037238C" w:rsidRDefault="00F602DC" w14:paraId="7C0C5AC0" w14:textId="77777777">
            <w:pPr>
              <w:spacing w:after="0"/>
              <w:rPr>
                <w:rFonts w:asciiTheme="majorHAnsi" w:hAnsiTheme="majorHAnsi" w:eastAsiaTheme="majorEastAsia" w:cstheme="majorBidi"/>
                <w:color w:val="0F4761" w:themeColor="accent1" w:themeShade="BF"/>
              </w:rPr>
            </w:pPr>
            <w:r>
              <w:rPr>
                <w:rFonts w:asciiTheme="majorHAnsi" w:hAnsiTheme="majorHAnsi" w:eastAsiaTheme="majorEastAsia" w:cstheme="majorBidi"/>
                <w:color w:val="156082" w:themeColor="accent1"/>
              </w:rPr>
              <w:t>Merchant Customer, Order and Transaction initiation</w:t>
            </w:r>
          </w:p>
        </w:tc>
      </w:tr>
      <w:tr w:rsidR="00137AAA" w:rsidTr="51EB59C4" w14:paraId="75ECE4BC" w14:textId="77777777">
        <w:trPr>
          <w:trHeight w:val="358"/>
        </w:trPr>
        <w:tc>
          <w:tcPr>
            <w:tcW w:w="1530" w:type="dxa"/>
            <w:tcMar/>
          </w:tcPr>
          <w:p w:rsidR="00137AAA" w:rsidP="0037238C" w:rsidRDefault="00F602DC" w14:paraId="53C6DFBC" w14:textId="5B934FC2">
            <w:pPr>
              <w:spacing w:after="0" w:line="240" w:lineRule="auto"/>
              <w:rPr>
                <w:rFonts w:asciiTheme="majorHAnsi" w:hAnsiTheme="majorHAnsi" w:eastAsiaTheme="majorEastAsia" w:cstheme="majorBidi"/>
              </w:rPr>
            </w:pPr>
            <w:r>
              <w:rPr>
                <w:rFonts w:asciiTheme="majorHAnsi" w:hAnsiTheme="majorHAnsi" w:eastAsiaTheme="majorEastAsia" w:cstheme="majorBidi"/>
              </w:rPr>
              <w:t>FS_TX</w:t>
            </w:r>
            <w:r w:rsidR="0037238C">
              <w:rPr>
                <w:rFonts w:asciiTheme="majorHAnsi" w:hAnsiTheme="majorHAnsi" w:eastAsiaTheme="majorEastAsia" w:cstheme="majorBidi"/>
              </w:rPr>
              <w:t xml:space="preserve"> </w:t>
            </w:r>
            <w:r>
              <w:rPr>
                <w:rFonts w:asciiTheme="majorHAnsi" w:hAnsiTheme="majorHAnsi" w:eastAsiaTheme="majorEastAsia" w:cstheme="majorBidi"/>
              </w:rPr>
              <w:t>4</w:t>
            </w:r>
          </w:p>
        </w:tc>
        <w:tc>
          <w:tcPr>
            <w:tcW w:w="1125" w:type="dxa"/>
            <w:tcMar/>
          </w:tcPr>
          <w:p w:rsidR="00137AAA" w:rsidP="0037238C" w:rsidRDefault="00F602DC" w14:paraId="0F82022C"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BRD 2</w:t>
            </w:r>
          </w:p>
        </w:tc>
        <w:tc>
          <w:tcPr>
            <w:tcW w:w="6705" w:type="dxa"/>
            <w:tcMar/>
          </w:tcPr>
          <w:p w:rsidR="00137AAA" w:rsidP="0037238C" w:rsidRDefault="00F602DC" w14:paraId="099A0CE2" w14:textId="77777777">
            <w:pPr>
              <w:spacing w:after="0"/>
            </w:pPr>
            <w:r>
              <w:rPr>
                <w:rFonts w:asciiTheme="majorHAnsi" w:hAnsiTheme="majorHAnsi" w:eastAsiaTheme="majorEastAsia" w:cstheme="majorBidi"/>
                <w:color w:val="156082" w:themeColor="accent1"/>
              </w:rPr>
              <w:t>Merchant Payment Flow</w:t>
            </w:r>
          </w:p>
        </w:tc>
      </w:tr>
    </w:tbl>
    <w:p w:rsidR="00137AAA" w:rsidRDefault="00137AAA" w14:paraId="1C0FE7B3" w14:textId="77777777">
      <w:pPr>
        <w:rPr>
          <w:rStyle w:val="Heading2Char"/>
          <w:rFonts w:asciiTheme="minorHAnsi" w:hAnsiTheme="minorHAnsi"/>
        </w:rPr>
      </w:pPr>
    </w:p>
    <w:p w:rsidR="00137AAA" w:rsidP="51EB59C4" w:rsidRDefault="00F602DC" w14:paraId="29388AFB" w14:textId="77777777">
      <w:pPr>
        <w:rPr>
          <w:rStyle w:val="Heading2Char"/>
          <w:rFonts w:ascii="Aptos" w:hAnsi="Aptos" w:asciiTheme="minorAscii" w:hAnsiTheme="minorAscii"/>
        </w:rPr>
      </w:pPr>
      <w:bookmarkStart w:name="_Toc756877045" w:id="827847342"/>
      <w:r w:rsidRPr="51EB59C4" w:rsidR="78F7F7A8">
        <w:rPr>
          <w:rStyle w:val="Heading2Char"/>
          <w:rFonts w:ascii="Aptos" w:hAnsi="Aptos" w:asciiTheme="minorAscii" w:hAnsiTheme="minorAscii"/>
        </w:rPr>
        <w:t>Actors</w:t>
      </w:r>
      <w:bookmarkEnd w:id="827847342"/>
      <w:r w:rsidRPr="51EB59C4" w:rsidR="78F7F7A8">
        <w:rPr>
          <w:rStyle w:val="Heading2Char"/>
          <w:rFonts w:ascii="Aptos" w:hAnsi="Aptos" w:asciiTheme="minorAscii" w:hAnsiTheme="minorAscii"/>
        </w:rPr>
        <w:t xml:space="preserve"> </w:t>
      </w:r>
    </w:p>
    <w:tbl>
      <w:tblPr>
        <w:tblStyle w:val="TableGrid"/>
        <w:tblW w:w="9351" w:type="dxa"/>
        <w:tblLook w:val="04A0" w:firstRow="1" w:lastRow="0" w:firstColumn="1" w:lastColumn="0" w:noHBand="0" w:noVBand="1"/>
      </w:tblPr>
      <w:tblGrid>
        <w:gridCol w:w="2565"/>
        <w:gridCol w:w="6786"/>
      </w:tblGrid>
      <w:tr w:rsidR="00137AAA" w14:paraId="37A1C023" w14:textId="77777777">
        <w:tc>
          <w:tcPr>
            <w:tcW w:w="2565" w:type="dxa"/>
            <w:shd w:val="clear" w:color="auto" w:fill="00B0F0"/>
          </w:tcPr>
          <w:p w:rsidR="00137AAA" w:rsidRDefault="00F602DC" w14:paraId="79388790" w14:textId="77777777">
            <w:pPr>
              <w:spacing w:after="0" w:line="240" w:lineRule="auto"/>
              <w:jc w:val="center"/>
              <w:rPr>
                <w:rStyle w:val="Heading2Char"/>
                <w:rFonts w:asciiTheme="minorHAnsi" w:hAnsiTheme="minorHAnsi" w:eastAsiaTheme="minorEastAsia" w:cstheme="minorBidi"/>
                <w:b/>
                <w:bCs/>
                <w:color w:val="FFFFFF" w:themeColor="background1"/>
                <w:sz w:val="24"/>
                <w:szCs w:val="24"/>
              </w:rPr>
            </w:pPr>
            <w:r>
              <w:rPr>
                <w:b/>
                <w:bCs/>
                <w:color w:val="FFFFFF" w:themeColor="background1"/>
              </w:rPr>
              <w:t>Actors</w:t>
            </w:r>
          </w:p>
        </w:tc>
        <w:tc>
          <w:tcPr>
            <w:tcW w:w="6786" w:type="dxa"/>
            <w:shd w:val="clear" w:color="auto" w:fill="00B0F0"/>
          </w:tcPr>
          <w:p w:rsidR="00137AAA" w:rsidRDefault="00F602DC" w14:paraId="08B58AFD" w14:textId="77777777">
            <w:pPr>
              <w:spacing w:after="0" w:line="240" w:lineRule="auto"/>
              <w:jc w:val="center"/>
              <w:rPr>
                <w:rStyle w:val="Heading2Char"/>
                <w:rFonts w:asciiTheme="minorHAnsi" w:hAnsiTheme="minorHAnsi" w:eastAsiaTheme="minorEastAsia" w:cstheme="minorBidi"/>
                <w:b/>
                <w:bCs/>
                <w:color w:val="FFFFFF" w:themeColor="background1"/>
                <w:sz w:val="24"/>
                <w:szCs w:val="24"/>
              </w:rPr>
            </w:pPr>
            <w:r>
              <w:rPr>
                <w:b/>
                <w:bCs/>
                <w:color w:val="FFFFFF" w:themeColor="background1"/>
              </w:rPr>
              <w:t>Functions</w:t>
            </w:r>
          </w:p>
        </w:tc>
      </w:tr>
      <w:tr w:rsidR="00137AAA" w14:paraId="4D6F7290" w14:textId="77777777">
        <w:tc>
          <w:tcPr>
            <w:tcW w:w="2565" w:type="dxa"/>
          </w:tcPr>
          <w:p w:rsidR="00137AAA" w:rsidRDefault="00F602DC" w14:paraId="5354C958" w14:textId="77777777">
            <w:pPr>
              <w:spacing w:after="0" w:line="240" w:lineRule="auto"/>
            </w:pPr>
            <w:r>
              <w:t>Customer</w:t>
            </w:r>
          </w:p>
        </w:tc>
        <w:tc>
          <w:tcPr>
            <w:tcW w:w="6786" w:type="dxa"/>
          </w:tcPr>
          <w:p w:rsidR="00137AAA" w:rsidRDefault="00F602DC" w14:paraId="76BD0B82" w14:textId="77777777">
            <w:pPr>
              <w:spacing w:after="0" w:line="240" w:lineRule="auto"/>
            </w:pPr>
            <w:r>
              <w:rPr>
                <w:rFonts w:ascii="Aptos" w:hAnsi="Aptos" w:eastAsia="Aptos" w:cs="Aptos"/>
              </w:rPr>
              <w:t>The individual initiates the payment process.</w:t>
            </w:r>
          </w:p>
        </w:tc>
      </w:tr>
      <w:tr w:rsidR="00137AAA" w14:paraId="03EA7E3E" w14:textId="77777777">
        <w:tc>
          <w:tcPr>
            <w:tcW w:w="2565" w:type="dxa"/>
          </w:tcPr>
          <w:p w:rsidR="00137AAA" w:rsidRDefault="00F602DC" w14:paraId="478ACD5D" w14:textId="77777777">
            <w:pPr>
              <w:spacing w:after="0" w:line="240" w:lineRule="auto"/>
            </w:pPr>
            <w:r>
              <w:t>Merchant</w:t>
            </w:r>
          </w:p>
        </w:tc>
        <w:tc>
          <w:tcPr>
            <w:tcW w:w="6786" w:type="dxa"/>
          </w:tcPr>
          <w:p w:rsidR="00137AAA" w:rsidRDefault="00F602DC" w14:paraId="32F53477" w14:textId="0EBDF3D7">
            <w:pPr>
              <w:spacing w:after="0" w:line="240" w:lineRule="auto"/>
            </w:pPr>
            <w:r>
              <w:rPr>
                <w:rFonts w:ascii="Aptos" w:hAnsi="Aptos" w:eastAsia="Aptos" w:cs="Aptos"/>
              </w:rPr>
              <w:t xml:space="preserve">The entity responsible for creating customer profiles, generating orders, and enabling the checkout page for </w:t>
            </w:r>
            <w:r w:rsidR="009C349B">
              <w:rPr>
                <w:rFonts w:ascii="Aptos" w:hAnsi="Aptos" w:eastAsia="Aptos" w:cs="Aptos"/>
              </w:rPr>
              <w:t>customers, integrating with SBI</w:t>
            </w:r>
            <w:r>
              <w:rPr>
                <w:rFonts w:ascii="Aptos" w:hAnsi="Aptos" w:eastAsia="Aptos" w:cs="Aptos"/>
              </w:rPr>
              <w:t>ePay.</w:t>
            </w:r>
          </w:p>
        </w:tc>
      </w:tr>
      <w:tr w:rsidR="00137AAA" w14:paraId="279F1296" w14:textId="77777777">
        <w:tc>
          <w:tcPr>
            <w:tcW w:w="2565" w:type="dxa"/>
          </w:tcPr>
          <w:p w:rsidR="00137AAA" w:rsidRDefault="00F602DC" w14:paraId="55F9CF2A" w14:textId="77777777">
            <w:pPr>
              <w:spacing w:after="0" w:line="240" w:lineRule="auto"/>
            </w:pPr>
            <w:r>
              <w:t>SBI ePay System</w:t>
            </w:r>
          </w:p>
        </w:tc>
        <w:tc>
          <w:tcPr>
            <w:tcW w:w="6786" w:type="dxa"/>
          </w:tcPr>
          <w:p w:rsidR="00137AAA" w:rsidRDefault="00F602DC" w14:paraId="6B8D5266" w14:textId="77777777">
            <w:pPr>
              <w:spacing w:after="0" w:line="240" w:lineRule="auto"/>
            </w:pPr>
            <w:r>
              <w:rPr>
                <w:rFonts w:ascii="Aptos" w:hAnsi="Aptos" w:eastAsia="Aptos" w:cs="Aptos"/>
              </w:rPr>
              <w:t>The payment aggregator facilitates transactions for merchants.</w:t>
            </w:r>
          </w:p>
        </w:tc>
      </w:tr>
      <w:tr w:rsidR="00137AAA" w14:paraId="19982DD9" w14:textId="77777777">
        <w:tc>
          <w:tcPr>
            <w:tcW w:w="2565" w:type="dxa"/>
          </w:tcPr>
          <w:p w:rsidR="00137AAA" w:rsidRDefault="00F602DC" w14:paraId="1C98BDF7" w14:textId="77777777">
            <w:pPr>
              <w:spacing w:after="0" w:line="240" w:lineRule="auto"/>
            </w:pPr>
            <w:r>
              <w:t>Payment Channels</w:t>
            </w:r>
          </w:p>
        </w:tc>
        <w:tc>
          <w:tcPr>
            <w:tcW w:w="6786" w:type="dxa"/>
          </w:tcPr>
          <w:p w:rsidR="00137AAA" w:rsidRDefault="00F602DC" w14:paraId="2ABC6C6C" w14:textId="40F59A68">
            <w:pPr>
              <w:spacing w:after="0" w:line="240" w:lineRule="auto"/>
            </w:pPr>
            <w:r>
              <w:rPr>
                <w:rFonts w:ascii="Aptos" w:hAnsi="Aptos" w:eastAsia="Aptos" w:cs="Aptos"/>
              </w:rPr>
              <w:t xml:space="preserve">Various payment </w:t>
            </w:r>
            <w:r w:rsidR="009C349B">
              <w:rPr>
                <w:rFonts w:ascii="Aptos" w:hAnsi="Aptos" w:eastAsia="Aptos" w:cs="Aptos"/>
              </w:rPr>
              <w:t>options integrated with the SBI</w:t>
            </w:r>
            <w:r>
              <w:rPr>
                <w:rFonts w:ascii="Aptos" w:hAnsi="Aptos" w:eastAsia="Aptos" w:cs="Aptos"/>
              </w:rPr>
              <w:t>ePay platform, including UPI, net banking, credit cards, and debit cards.</w:t>
            </w:r>
          </w:p>
        </w:tc>
      </w:tr>
    </w:tbl>
    <w:p w:rsidR="00137AAA" w:rsidRDefault="00137AAA" w14:paraId="7E23A3A9" w14:textId="77777777"/>
    <w:p w:rsidR="00137AAA" w:rsidP="0091778F" w:rsidRDefault="00F602DC" w14:paraId="205D4E31" w14:textId="1E546EEE">
      <w:r>
        <w:br w:type="page"/>
      </w:r>
      <w:r>
        <w:lastRenderedPageBreak/>
        <w:t>Functional Flow</w:t>
      </w:r>
    </w:p>
    <w:p w:rsidR="00137AAA" w:rsidP="51EB59C4" w:rsidRDefault="143EC26F" w14:paraId="62DBD76C" w14:textId="25807D9C">
      <w:pPr>
        <w:pStyle w:val="Normal"/>
        <w:suppressLineNumbers w:val="0"/>
        <w:bidi w:val="0"/>
        <w:spacing w:before="0" w:beforeAutospacing="off" w:after="160" w:afterAutospacing="off" w:line="279" w:lineRule="auto"/>
        <w:ind w:left="0" w:right="0"/>
        <w:jc w:val="left"/>
      </w:pPr>
      <w:r>
        <w:drawing>
          <wp:inline wp14:editId="2E53C4E3" wp14:anchorId="2A6AA59D">
            <wp:extent cx="7608050" cy="4809588"/>
            <wp:effectExtent l="0" t="0" r="0" b="0"/>
            <wp:docPr id="1127143202" name="Picture 1127143202" title=""/>
            <wp:cNvGraphicFramePr>
              <a:graphicFrameLocks noChangeAspect="1"/>
            </wp:cNvGraphicFramePr>
            <a:graphic>
              <a:graphicData uri="http://schemas.openxmlformats.org/drawingml/2006/picture">
                <pic:pic>
                  <pic:nvPicPr>
                    <pic:cNvPr id="0" name="Picture 1127143202"/>
                    <pic:cNvPicPr/>
                  </pic:nvPicPr>
                  <pic:blipFill>
                    <a:blip r:embed="Rc18051795b9645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08050" cy="4809588"/>
                    </a:xfrm>
                    <a:prstGeom prst="rect">
                      <a:avLst/>
                    </a:prstGeom>
                  </pic:spPr>
                </pic:pic>
              </a:graphicData>
            </a:graphic>
          </wp:inline>
        </w:drawing>
      </w:r>
    </w:p>
    <w:p w:rsidR="00137AAA" w:rsidRDefault="00F602DC" w14:paraId="26777BBB" w14:textId="77777777">
      <w:pPr>
        <w:pStyle w:val="Heading1"/>
      </w:pPr>
      <w:bookmarkStart w:name="_Toc2043260412" w:id="15"/>
      <w:bookmarkStart w:name="_Toc431631884" w:id="1761154176"/>
      <w:r w:rsidR="78F7F7A8">
        <w:rPr/>
        <w:t>Functional Specifications</w:t>
      </w:r>
      <w:bookmarkEnd w:id="15"/>
      <w:bookmarkEnd w:id="1761154176"/>
    </w:p>
    <w:p w:rsidR="00137AAA" w:rsidP="0067312F" w:rsidRDefault="00F602DC" w14:paraId="50D28DA6" w14:textId="77777777">
      <w:pPr>
        <w:pStyle w:val="Heading2"/>
        <w:numPr>
          <w:ilvl w:val="0"/>
          <w:numId w:val="6"/>
        </w:numPr>
        <w:rPr/>
      </w:pPr>
      <w:bookmarkStart w:name="_Toc217128308" w:id="17"/>
      <w:bookmarkStart w:name="_Toc962741392" w:id="2050244183"/>
      <w:r w:rsidR="78F7F7A8">
        <w:rPr/>
        <w:t>FS_TX 1 – Token Generation</w:t>
      </w:r>
      <w:bookmarkEnd w:id="17"/>
      <w:bookmarkEnd w:id="2050244183"/>
    </w:p>
    <w:p w:rsidR="00137AAA" w:rsidP="51EB59C4" w:rsidRDefault="00F602DC" w14:paraId="3890F58B" w14:textId="77777777">
      <w:pPr>
        <w:pStyle w:val="Heading3"/>
        <w:ind w:left="720"/>
        <w:rPr>
          <w:rFonts w:ascii="Aptos Display" w:hAnsi="Aptos Display" w:asciiTheme="majorAscii" w:hAnsiTheme="majorAscii"/>
          <w:color w:val="auto"/>
          <w:sz w:val="24"/>
          <w:szCs w:val="24"/>
        </w:rPr>
      </w:pPr>
      <w:bookmarkStart w:name="_Toc2114021147" w:id="19"/>
      <w:bookmarkStart w:name="_Toc1520001075" w:id="1262196439"/>
      <w:r w:rsidRPr="51EB59C4" w:rsidR="78F7F7A8">
        <w:rPr>
          <w:rFonts w:ascii="Aptos Display" w:hAnsi="Aptos Display" w:asciiTheme="majorAscii" w:hAnsiTheme="majorAscii"/>
        </w:rPr>
        <w:t>1.1 - Objective</w:t>
      </w:r>
      <w:bookmarkEnd w:id="19"/>
      <w:bookmarkEnd w:id="1262196439"/>
    </w:p>
    <w:p w:rsidR="00137AAA" w:rsidRDefault="00F602DC" w14:paraId="2C289FFA" w14:textId="01459B8A">
      <w:pPr>
        <w:ind w:left="720"/>
        <w:rPr>
          <w:rFonts w:asciiTheme="majorHAnsi" w:hAnsiTheme="majorHAnsi" w:eastAsiaTheme="majorEastAsia" w:cstheme="majorBidi"/>
        </w:rPr>
      </w:pPr>
      <w:r>
        <w:rPr>
          <w:rFonts w:asciiTheme="majorHAnsi" w:hAnsiTheme="majorHAnsi" w:eastAsiaTheme="majorEastAsia" w:cstheme="majorBidi"/>
        </w:rPr>
        <w:t>Tokens will be generated with the help of Authentication Java Service to grant the merchant access to the following functionalities within the Transaction Service</w:t>
      </w:r>
      <w:r w:rsidR="0091778F">
        <w:rPr>
          <w:rFonts w:asciiTheme="majorHAnsi" w:hAnsiTheme="majorHAnsi" w:eastAsiaTheme="majorEastAsia" w:cstheme="majorBidi"/>
        </w:rPr>
        <w:t>.</w:t>
      </w:r>
    </w:p>
    <w:p w:rsidR="00137AAA" w:rsidP="51EB59C4" w:rsidRDefault="54620AE1" w14:paraId="2D8E026D" w14:textId="45A47272">
      <w:pPr>
        <w:pStyle w:val="Heading4"/>
        <w:ind w:firstLine="720"/>
        <w:rPr>
          <w:rFonts w:ascii="Aptos Display" w:hAnsi="Aptos Display" w:asciiTheme="majorAscii" w:hAnsiTheme="majorAscii"/>
        </w:rPr>
      </w:pPr>
      <w:bookmarkStart w:name="_Toc1683210569" w:id="21"/>
      <w:bookmarkStart w:name="_Toc1450206863" w:id="823945305"/>
      <w:r w:rsidRPr="51EB59C4" w:rsidR="29DB0FF7">
        <w:rPr>
          <w:rFonts w:ascii="Aptos Display" w:hAnsi="Aptos Display" w:asciiTheme="majorAscii" w:hAnsiTheme="majorAscii"/>
        </w:rPr>
        <w:t>1.1.1 - Merchant Customer Creation</w:t>
      </w:r>
      <w:bookmarkEnd w:id="21"/>
      <w:bookmarkEnd w:id="823945305"/>
    </w:p>
    <w:p w:rsidR="7B6450A1" w:rsidP="7B6450A1" w:rsidRDefault="7B6450A1" w14:paraId="763FB2C2" w14:textId="1636D145"/>
    <w:p w:rsidR="00137AAA" w:rsidP="51EB59C4" w:rsidRDefault="54620AE1" w14:paraId="3BFFE9D0" w14:textId="3E81FE41">
      <w:pPr>
        <w:pStyle w:val="Heading4"/>
        <w:ind w:firstLine="720"/>
        <w:rPr>
          <w:rFonts w:ascii="Aptos Display" w:hAnsi="Aptos Display" w:asciiTheme="majorAscii" w:hAnsiTheme="majorAscii"/>
        </w:rPr>
      </w:pPr>
      <w:bookmarkStart w:name="_Toc2081191032" w:id="23"/>
      <w:bookmarkStart w:name="_Toc1917379882" w:id="202829727"/>
      <w:r w:rsidRPr="51EB59C4" w:rsidR="29DB0FF7">
        <w:rPr>
          <w:rFonts w:ascii="Aptos Display" w:hAnsi="Aptos Display" w:asciiTheme="majorAscii" w:hAnsiTheme="majorAscii"/>
        </w:rPr>
        <w:t xml:space="preserve">1.1.2 - </w:t>
      </w:r>
      <w:commentRangeStart w:id="25"/>
      <w:commentRangeStart w:id="26"/>
      <w:r w:rsidRPr="51EB59C4" w:rsidR="29DB0FF7">
        <w:rPr>
          <w:rFonts w:ascii="Aptos Display" w:hAnsi="Aptos Display" w:asciiTheme="majorAscii" w:hAnsiTheme="majorAscii"/>
        </w:rPr>
        <w:t>Merchant Order Creation</w:t>
      </w:r>
      <w:bookmarkEnd w:id="23"/>
      <w:commentRangeEnd w:id="25"/>
      <w:r>
        <w:rPr>
          <w:rStyle w:val="CommentReference"/>
        </w:rPr>
        <w:commentReference w:id="25"/>
      </w:r>
      <w:commentRangeEnd w:id="26"/>
      <w:r>
        <w:rPr>
          <w:rStyle w:val="CommentReference"/>
        </w:rPr>
        <w:commentReference w:id="26"/>
      </w:r>
      <w:bookmarkEnd w:id="202829727"/>
    </w:p>
    <w:p w:rsidR="00137AAA" w:rsidP="51EB59C4" w:rsidRDefault="00F602DC" w14:paraId="63B99EB6" w14:textId="057FA00F">
      <w:pPr>
        <w:pStyle w:val="Heading4"/>
        <w:ind w:firstLine="720"/>
        <w:rPr>
          <w:rFonts w:ascii="Aptos Display" w:hAnsi="Aptos Display" w:asciiTheme="majorAscii" w:hAnsiTheme="majorAscii"/>
        </w:rPr>
      </w:pPr>
      <w:bookmarkStart w:name="_Toc1923088374" w:id="27"/>
      <w:bookmarkStart w:name="_Toc1598641474" w:id="1664926561"/>
      <w:r w:rsidRPr="595DD2F0" w:rsidR="5F475560">
        <w:rPr>
          <w:rFonts w:ascii="Aptos Display" w:hAnsi="Aptos Display" w:asciiTheme="majorAscii" w:hAnsiTheme="majorAscii"/>
        </w:rPr>
        <w:t>1.1.3 - Merchant Order Transaction</w:t>
      </w:r>
      <w:r w:rsidRPr="595DD2F0" w:rsidR="6F14B2A3">
        <w:rPr>
          <w:rFonts w:ascii="Aptos Display" w:hAnsi="Aptos Display" w:asciiTheme="majorAscii" w:hAnsiTheme="majorAscii"/>
        </w:rPr>
        <w:t>.</w:t>
      </w:r>
      <w:bookmarkEnd w:id="27"/>
      <w:bookmarkEnd w:id="1664926561"/>
    </w:p>
    <w:p w:rsidR="00137AAA" w:rsidP="51EB59C4" w:rsidRDefault="698C330B" w14:paraId="630A9743" w14:textId="77777777">
      <w:pPr>
        <w:pStyle w:val="Heading3"/>
        <w:ind w:left="720"/>
        <w:rPr>
          <w:rFonts w:ascii="Aptos Display" w:hAnsi="Aptos Display" w:asciiTheme="majorAscii" w:hAnsiTheme="majorAscii"/>
        </w:rPr>
      </w:pPr>
      <w:bookmarkStart w:name="_Toc496784726" w:id="29"/>
      <w:bookmarkStart w:name="_Toc2032640138" w:id="451656706"/>
      <w:r w:rsidRPr="51EB59C4" w:rsidR="4B29CB77">
        <w:rPr>
          <w:rFonts w:ascii="Aptos Display" w:hAnsi="Aptos Display" w:asciiTheme="majorAscii" w:hAnsiTheme="majorAscii"/>
        </w:rPr>
        <w:t>1.2 - Functional Flow</w:t>
      </w:r>
      <w:bookmarkEnd w:id="29"/>
      <w:bookmarkEnd w:id="451656706"/>
    </w:p>
    <w:p w:rsidR="00137AAA" w:rsidP="14D454E3" w:rsidRDefault="288536B6" w14:paraId="1BC19A04" w14:textId="2E7C72A4">
      <w:pPr>
        <w:ind w:left="720"/>
      </w:pPr>
      <w:r>
        <w:rPr>
          <w:noProof/>
          <w:lang w:val="en-IN" w:eastAsia="en-IN"/>
        </w:rPr>
        <w:drawing>
          <wp:inline distT="0" distB="0" distL="0" distR="0" wp14:anchorId="59E74B34" wp14:editId="5CCFC6EE">
            <wp:extent cx="6606268" cy="2385597"/>
            <wp:effectExtent l="0" t="0" r="0" b="0"/>
            <wp:docPr id="1617941639" name="Picture 161794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6268" cy="2385597"/>
                    </a:xfrm>
                    <a:prstGeom prst="rect">
                      <a:avLst/>
                    </a:prstGeom>
                  </pic:spPr>
                </pic:pic>
              </a:graphicData>
            </a:graphic>
          </wp:inline>
        </w:drawing>
      </w:r>
    </w:p>
    <w:p w:rsidR="00137AAA" w:rsidP="14D454E3" w:rsidRDefault="568EE9C4" w14:paraId="2859DBCE" w14:textId="09E958CE">
      <w:pPr>
        <w:ind w:left="720"/>
      </w:pPr>
      <w:r>
        <w:rPr>
          <w:noProof/>
          <w:lang w:val="en-IN" w:eastAsia="en-IN"/>
        </w:rPr>
        <w:drawing>
          <wp:inline distT="0" distB="0" distL="0" distR="0" wp14:anchorId="46FACFE4" wp14:editId="4CE30DDA">
            <wp:extent cx="6081398" cy="2414225"/>
            <wp:effectExtent l="0" t="0" r="0" b="0"/>
            <wp:docPr id="944337526" name="Picture 94433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81398" cy="2414225"/>
                    </a:xfrm>
                    <a:prstGeom prst="rect">
                      <a:avLst/>
                    </a:prstGeom>
                  </pic:spPr>
                </pic:pic>
              </a:graphicData>
            </a:graphic>
          </wp:inline>
        </w:drawing>
      </w:r>
    </w:p>
    <w:p w:rsidR="00137AAA" w:rsidP="51EB59C4" w:rsidRDefault="00F602DC" w14:paraId="1A5227FC" w14:textId="77777777">
      <w:pPr>
        <w:pStyle w:val="Heading3"/>
        <w:ind w:left="720"/>
        <w:rPr>
          <w:rStyle w:val="Heading3Char"/>
          <w:rFonts w:ascii="Aptos Display" w:hAnsi="Aptos Display" w:asciiTheme="majorAscii" w:hAnsiTheme="majorAscii"/>
        </w:rPr>
      </w:pPr>
      <w:bookmarkStart w:name="_Toc199787146" w:id="31"/>
      <w:bookmarkStart w:name="_Toc1376672355" w:id="338546106"/>
      <w:r w:rsidRPr="51EB59C4" w:rsidR="78F7F7A8">
        <w:rPr>
          <w:rStyle w:val="Heading3Char"/>
          <w:rFonts w:ascii="Aptos Display" w:hAnsi="Aptos Display" w:asciiTheme="majorAscii" w:hAnsiTheme="majorAscii"/>
        </w:rPr>
        <w:t>1.3 - Functional Specification</w:t>
      </w:r>
      <w:bookmarkEnd w:id="31"/>
      <w:bookmarkEnd w:id="338546106"/>
    </w:p>
    <w:p w:rsidR="00137AAA" w:rsidP="51EB59C4" w:rsidRDefault="00F602DC" w14:paraId="5CD4A039" w14:textId="77777777">
      <w:pPr>
        <w:pStyle w:val="Heading4"/>
        <w:ind w:left="1440"/>
        <w:rPr>
          <w:rFonts w:ascii="Aptos Display" w:hAnsi="Aptos Display" w:asciiTheme="majorAscii" w:hAnsiTheme="majorAscii"/>
          <w:b w:val="1"/>
          <w:bCs w:val="1"/>
        </w:rPr>
      </w:pPr>
      <w:bookmarkStart w:name="_Toc1936955510" w:id="33"/>
      <w:bookmarkStart w:name="_Toc2023335549" w:id="1368667258"/>
      <w:r w:rsidRPr="51EB59C4" w:rsidR="78F7F7A8">
        <w:rPr>
          <w:rFonts w:ascii="Aptos Display" w:hAnsi="Aptos Display" w:asciiTheme="majorAscii" w:hAnsiTheme="majorAscii"/>
        </w:rPr>
        <w:t>1.3.1 - Validation</w:t>
      </w:r>
      <w:bookmarkEnd w:id="33"/>
      <w:bookmarkEnd w:id="1368667258"/>
    </w:p>
    <w:p w:rsidR="00137AAA" w:rsidP="7B6450A1" w:rsidRDefault="54620AE1" w14:paraId="641394F4" w14:textId="22835A8D">
      <w:pPr>
        <w:pStyle w:val="ListParagraph"/>
        <w:numPr>
          <w:ilvl w:val="2"/>
          <w:numId w:val="7"/>
        </w:numPr>
        <w:rPr>
          <w:rFonts w:asciiTheme="majorHAnsi" w:hAnsiTheme="majorHAnsi" w:eastAsiaTheme="majorEastAsia" w:cstheme="majorBidi"/>
        </w:rPr>
      </w:pPr>
      <w:r w:rsidRPr="7B6450A1">
        <w:rPr>
          <w:rFonts w:asciiTheme="majorHAnsi" w:hAnsiTheme="majorHAnsi" w:eastAsiaTheme="majorEastAsia" w:cstheme="majorBidi"/>
        </w:rPr>
        <w:t xml:space="preserve">For </w:t>
      </w:r>
      <w:r w:rsidRPr="7B6450A1" w:rsidR="478E45CF">
        <w:rPr>
          <w:rFonts w:asciiTheme="majorHAnsi" w:hAnsiTheme="majorHAnsi" w:eastAsiaTheme="majorEastAsia" w:cstheme="majorBidi"/>
        </w:rPr>
        <w:t xml:space="preserve">Access </w:t>
      </w:r>
      <w:r w:rsidRPr="7B6450A1">
        <w:rPr>
          <w:rFonts w:asciiTheme="majorHAnsi" w:hAnsiTheme="majorHAnsi" w:eastAsiaTheme="majorEastAsia" w:cstheme="majorBidi"/>
        </w:rPr>
        <w:t>Token request should have the below parameters in headers</w:t>
      </w:r>
    </w:p>
    <w:tbl>
      <w:tblPr>
        <w:tblStyle w:val="TableGrid"/>
        <w:tblW w:w="6840" w:type="dxa"/>
        <w:tblInd w:w="2520" w:type="dxa"/>
        <w:tblLayout w:type="fixed"/>
        <w:tblLook w:val="04A0" w:firstRow="1" w:lastRow="0" w:firstColumn="1" w:lastColumn="0" w:noHBand="0" w:noVBand="1"/>
      </w:tblPr>
      <w:tblGrid>
        <w:gridCol w:w="2295"/>
        <w:gridCol w:w="1365"/>
        <w:gridCol w:w="3180"/>
      </w:tblGrid>
      <w:tr w:rsidR="00137AAA" w:rsidTr="7B6450A1" w14:paraId="51B016CE" w14:textId="77777777">
        <w:trPr>
          <w:trHeight w:val="360"/>
        </w:trPr>
        <w:tc>
          <w:tcPr>
            <w:tcW w:w="2295" w:type="dxa"/>
            <w:shd w:val="clear" w:color="auto" w:fill="00B0F0"/>
          </w:tcPr>
          <w:p w:rsidR="00137AAA" w:rsidRDefault="00F602DC" w14:paraId="5E464435" w14:textId="77777777">
            <w:pPr>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Parameter</w:t>
            </w:r>
          </w:p>
        </w:tc>
        <w:tc>
          <w:tcPr>
            <w:tcW w:w="1365" w:type="dxa"/>
            <w:shd w:val="clear" w:color="auto" w:fill="00B0F0"/>
          </w:tcPr>
          <w:p w:rsidR="00137AAA" w:rsidRDefault="00F602DC" w14:paraId="48B390DA" w14:textId="77777777">
            <w:pPr>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Mandatory</w:t>
            </w:r>
          </w:p>
        </w:tc>
        <w:tc>
          <w:tcPr>
            <w:tcW w:w="3180" w:type="dxa"/>
            <w:shd w:val="clear" w:color="auto" w:fill="00B0F0"/>
          </w:tcPr>
          <w:p w:rsidR="00137AAA" w:rsidRDefault="00F602DC" w14:paraId="2BC8CEBE" w14:textId="77777777">
            <w:pPr>
              <w:pStyle w:val="ListParagraph"/>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Description</w:t>
            </w:r>
          </w:p>
        </w:tc>
      </w:tr>
      <w:tr w:rsidR="00137AAA" w:rsidTr="7B6450A1" w14:paraId="364BD632" w14:textId="77777777">
        <w:trPr>
          <w:trHeight w:val="300"/>
        </w:trPr>
        <w:tc>
          <w:tcPr>
            <w:tcW w:w="2295" w:type="dxa"/>
            <w:shd w:val="clear" w:color="auto" w:fill="FFFFFF" w:themeFill="background1"/>
          </w:tcPr>
          <w:p w:rsidR="00137AAA" w:rsidP="7B6450A1" w:rsidRDefault="7B1D6A22" w14:paraId="6B67B71F" w14:textId="6432CB1F">
            <w:pPr>
              <w:spacing w:after="0" w:line="240" w:lineRule="auto"/>
              <w:rPr>
                <w:rFonts w:asciiTheme="majorHAnsi" w:hAnsiTheme="majorHAnsi" w:eastAsiaTheme="majorEastAsia" w:cstheme="majorBidi"/>
              </w:rPr>
            </w:pPr>
            <w:r w:rsidRPr="7B6450A1">
              <w:rPr>
                <w:rFonts w:asciiTheme="majorHAnsi" w:hAnsiTheme="majorHAnsi" w:eastAsiaTheme="majorEastAsia" w:cstheme="majorBidi"/>
              </w:rPr>
              <w:t>Merchant API Key</w:t>
            </w:r>
          </w:p>
        </w:tc>
        <w:tc>
          <w:tcPr>
            <w:tcW w:w="1365" w:type="dxa"/>
            <w:shd w:val="clear" w:color="auto" w:fill="FFFFFF" w:themeFill="background1"/>
          </w:tcPr>
          <w:p w:rsidR="00137AAA" w:rsidRDefault="00F602DC" w14:paraId="04E91BBF"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Yes</w:t>
            </w:r>
          </w:p>
        </w:tc>
        <w:tc>
          <w:tcPr>
            <w:tcW w:w="3180" w:type="dxa"/>
            <w:shd w:val="clear" w:color="auto" w:fill="FFFFFF" w:themeFill="background1"/>
          </w:tcPr>
          <w:p w:rsidR="00137AAA" w:rsidP="7B6450A1" w:rsidRDefault="7B1D6A22" w14:paraId="7DDA2F0C" w14:textId="169BB57F">
            <w:pPr>
              <w:spacing w:after="0" w:line="240" w:lineRule="auto"/>
              <w:rPr>
                <w:rFonts w:asciiTheme="majorHAnsi" w:hAnsiTheme="majorHAnsi" w:eastAsiaTheme="majorEastAsia" w:cstheme="majorBidi"/>
              </w:rPr>
            </w:pPr>
            <w:r w:rsidRPr="7B6450A1">
              <w:rPr>
                <w:rFonts w:asciiTheme="majorHAnsi" w:hAnsiTheme="majorHAnsi" w:eastAsiaTheme="majorEastAsia" w:cstheme="majorBidi"/>
              </w:rPr>
              <w:t>Merchant API Key</w:t>
            </w:r>
            <w:r w:rsidRPr="7B6450A1" w:rsidR="4520546D">
              <w:rPr>
                <w:rFonts w:asciiTheme="majorHAnsi" w:hAnsiTheme="majorHAnsi" w:eastAsiaTheme="majorEastAsia" w:cstheme="majorBidi"/>
              </w:rPr>
              <w:t xml:space="preserve"> </w:t>
            </w:r>
            <w:r w:rsidRPr="7B6450A1">
              <w:rPr>
                <w:rFonts w:asciiTheme="majorHAnsi" w:hAnsiTheme="majorHAnsi" w:eastAsiaTheme="majorEastAsia" w:cstheme="majorBidi"/>
              </w:rPr>
              <w:t xml:space="preserve">which was generated during onboarding and shared with </w:t>
            </w:r>
            <w:commentRangeStart w:id="35"/>
            <w:commentRangeStart w:id="36"/>
            <w:r w:rsidRPr="7B6450A1">
              <w:rPr>
                <w:rFonts w:asciiTheme="majorHAnsi" w:hAnsiTheme="majorHAnsi" w:eastAsiaTheme="majorEastAsia" w:cstheme="majorBidi"/>
              </w:rPr>
              <w:t>Merchant</w:t>
            </w:r>
            <w:commentRangeEnd w:id="35"/>
            <w:r w:rsidR="4303234E">
              <w:rPr>
                <w:rStyle w:val="CommentReference"/>
              </w:rPr>
              <w:commentReference w:id="35"/>
            </w:r>
            <w:commentRangeEnd w:id="36"/>
            <w:r w:rsidR="4303234E">
              <w:rPr>
                <w:rStyle w:val="CommentReference"/>
              </w:rPr>
              <w:commentReference w:id="36"/>
            </w:r>
          </w:p>
        </w:tc>
      </w:tr>
      <w:tr w:rsidR="00137AAA" w:rsidTr="7B6450A1" w14:paraId="7F483A8A" w14:textId="77777777">
        <w:trPr>
          <w:trHeight w:val="300"/>
        </w:trPr>
        <w:tc>
          <w:tcPr>
            <w:tcW w:w="2295" w:type="dxa"/>
            <w:shd w:val="clear" w:color="auto" w:fill="FFFFFF" w:themeFill="background1"/>
          </w:tcPr>
          <w:p w:rsidR="00137AAA" w:rsidRDefault="00F602DC" w14:paraId="1665194E" w14:textId="77777777">
            <w:pPr>
              <w:spacing w:after="0"/>
            </w:pPr>
            <w:r>
              <w:rPr>
                <w:rFonts w:asciiTheme="majorHAnsi" w:hAnsiTheme="majorHAnsi" w:eastAsiaTheme="majorEastAsia" w:cstheme="majorBidi"/>
              </w:rPr>
              <w:t>Merchant Secret Key</w:t>
            </w:r>
          </w:p>
        </w:tc>
        <w:tc>
          <w:tcPr>
            <w:tcW w:w="1365" w:type="dxa"/>
            <w:shd w:val="clear" w:color="auto" w:fill="FFFFFF" w:themeFill="background1"/>
          </w:tcPr>
          <w:p w:rsidR="00137AAA" w:rsidRDefault="00F602DC" w14:paraId="3F887058"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Yes</w:t>
            </w:r>
          </w:p>
        </w:tc>
        <w:tc>
          <w:tcPr>
            <w:tcW w:w="3180" w:type="dxa"/>
            <w:shd w:val="clear" w:color="auto" w:fill="FFFFFF" w:themeFill="background1"/>
          </w:tcPr>
          <w:p w:rsidR="00137AAA" w:rsidP="14D454E3" w:rsidRDefault="0CDC29DB" w14:paraId="704AC3D8" w14:textId="25981845">
            <w:pPr>
              <w:spacing w:after="0" w:line="240" w:lineRule="auto"/>
              <w:rPr>
                <w:rFonts w:asciiTheme="majorHAnsi" w:hAnsiTheme="majorHAnsi" w:eastAsiaTheme="majorEastAsia" w:cstheme="majorBidi"/>
              </w:rPr>
            </w:pPr>
            <w:r w:rsidRPr="14D454E3">
              <w:rPr>
                <w:rFonts w:asciiTheme="majorHAnsi" w:hAnsiTheme="majorHAnsi" w:eastAsiaTheme="majorEastAsia" w:cstheme="majorBidi"/>
              </w:rPr>
              <w:t xml:space="preserve">Hash Value of Merchant </w:t>
            </w:r>
            <w:ins w:author="Yogeshkumar Masam" w:date="2024-08-29T13:16:00Z" w:id="37">
              <w:r w:rsidRPr="14D454E3" w:rsidR="552798F0">
                <w:rPr>
                  <w:rFonts w:asciiTheme="majorHAnsi" w:hAnsiTheme="majorHAnsi" w:eastAsiaTheme="majorEastAsia" w:cstheme="majorBidi"/>
                </w:rPr>
                <w:t xml:space="preserve">API </w:t>
              </w:r>
            </w:ins>
            <w:del w:author="Yogeshkumar Masam" w:date="2024-08-29T13:17:00Z" w:id="38">
              <w:r w:rsidRPr="14D454E3" w:rsidDel="0CDC29DB" w:rsidR="00F602DC">
                <w:rPr>
                  <w:rFonts w:asciiTheme="majorHAnsi" w:hAnsiTheme="majorHAnsi" w:eastAsiaTheme="majorEastAsia" w:cstheme="majorBidi"/>
                </w:rPr>
                <w:delText>Secret</w:delText>
              </w:r>
            </w:del>
            <w:r w:rsidRPr="14D454E3">
              <w:rPr>
                <w:rFonts w:asciiTheme="majorHAnsi" w:hAnsiTheme="majorHAnsi" w:eastAsiaTheme="majorEastAsia" w:cstheme="majorBidi"/>
              </w:rPr>
              <w:t xml:space="preserve"> Key</w:t>
            </w:r>
            <w:ins w:author="Yogeshkumar Masam" w:date="2024-08-29T13:17:00Z" w:id="39">
              <w:r w:rsidRPr="14D454E3" w:rsidR="5C0C6FD6">
                <w:rPr>
                  <w:rFonts w:asciiTheme="majorHAnsi" w:hAnsiTheme="majorHAnsi" w:eastAsiaTheme="majorEastAsia" w:cstheme="majorBidi"/>
                </w:rPr>
                <w:t xml:space="preserve"> Secret</w:t>
              </w:r>
            </w:ins>
            <w:r w:rsidRPr="14D454E3">
              <w:rPr>
                <w:rFonts w:asciiTheme="majorHAnsi" w:hAnsiTheme="majorHAnsi" w:eastAsiaTheme="majorEastAsia" w:cstheme="majorBidi"/>
              </w:rPr>
              <w:t xml:space="preserve"> which was generated during </w:t>
            </w:r>
            <w:r w:rsidRPr="14D454E3">
              <w:rPr>
                <w:rFonts w:asciiTheme="majorHAnsi" w:hAnsiTheme="majorHAnsi" w:eastAsiaTheme="majorEastAsia" w:cstheme="majorBidi"/>
              </w:rPr>
              <w:lastRenderedPageBreak/>
              <w:t>onboarding and shared with Merchant</w:t>
            </w:r>
          </w:p>
        </w:tc>
      </w:tr>
      <w:tr w:rsidR="00137AAA" w:rsidTr="7B6450A1" w14:paraId="607D6D25" w14:textId="77777777">
        <w:trPr>
          <w:trHeight w:val="300"/>
        </w:trPr>
        <w:tc>
          <w:tcPr>
            <w:tcW w:w="2295" w:type="dxa"/>
            <w:shd w:val="clear" w:color="auto" w:fill="FFFFFF" w:themeFill="background1"/>
          </w:tcPr>
          <w:p w:rsidR="00137AAA" w:rsidRDefault="00F602DC" w14:paraId="10FAB0C1"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lastRenderedPageBreak/>
              <w:t>Function Type</w:t>
            </w:r>
          </w:p>
        </w:tc>
        <w:tc>
          <w:tcPr>
            <w:tcW w:w="1365" w:type="dxa"/>
            <w:shd w:val="clear" w:color="auto" w:fill="FFFFFF" w:themeFill="background1"/>
          </w:tcPr>
          <w:p w:rsidR="00137AAA" w:rsidRDefault="00F602DC" w14:paraId="7C5B8FE3"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Yes</w:t>
            </w:r>
          </w:p>
        </w:tc>
        <w:tc>
          <w:tcPr>
            <w:tcW w:w="3180" w:type="dxa"/>
            <w:shd w:val="clear" w:color="auto" w:fill="FFFFFF" w:themeFill="background1"/>
          </w:tcPr>
          <w:p w:rsidR="00137AAA" w:rsidP="7B6450A1" w:rsidRDefault="759D202B" w14:paraId="5FABE502" w14:textId="099AB332">
            <w:pPr>
              <w:spacing w:after="0" w:line="240" w:lineRule="auto"/>
            </w:pPr>
            <w:r w:rsidRPr="7B6450A1">
              <w:rPr>
                <w:rFonts w:asciiTheme="majorHAnsi" w:hAnsiTheme="majorHAnsi" w:eastAsiaTheme="majorEastAsia" w:cstheme="majorBidi"/>
              </w:rPr>
              <w:t>Access</w:t>
            </w:r>
          </w:p>
        </w:tc>
      </w:tr>
    </w:tbl>
    <w:p w:rsidR="00137AAA" w:rsidP="51EB59C4" w:rsidRDefault="00137AAA" w14:paraId="46D1021A" w14:textId="7CF8EA4F">
      <w:pPr>
        <w:pStyle w:val="ListParagraph"/>
        <w:ind w:left="2520"/>
        <w:rPr>
          <w:rFonts w:ascii="Aptos Display" w:hAnsi="Aptos Display" w:eastAsia="宋体" w:cs="" w:asciiTheme="majorAscii" w:hAnsiTheme="majorAscii" w:eastAsiaTheme="majorEastAsia" w:cstheme="majorBidi"/>
        </w:rPr>
      </w:pPr>
      <w:r w:rsidRPr="51EB59C4" w:rsidR="5016E570">
        <w:rPr>
          <w:rFonts w:ascii="Aptos Display" w:hAnsi="Aptos Display" w:eastAsia="宋体" w:cs="" w:asciiTheme="majorAscii" w:hAnsiTheme="majorAscii" w:eastAsiaTheme="majorEastAsia" w:cstheme="majorBidi"/>
        </w:rPr>
        <w:t xml:space="preserve">                    </w:t>
      </w:r>
    </w:p>
    <w:p w:rsidR="00137AAA" w:rsidP="0067312F" w:rsidRDefault="00F602DC" w14:paraId="5B4A7B3B" w14:textId="77777777">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rPr>
        <w:t>For Transaction token request should have the below parameters in headers or as a Query Parameter</w:t>
      </w:r>
    </w:p>
    <w:tbl>
      <w:tblPr>
        <w:tblStyle w:val="TableGrid"/>
        <w:tblW w:w="0" w:type="auto"/>
        <w:tblInd w:w="2520" w:type="dxa"/>
        <w:tblLook w:val="04A0" w:firstRow="1" w:lastRow="0" w:firstColumn="1" w:lastColumn="0" w:noHBand="0" w:noVBand="1"/>
      </w:tblPr>
      <w:tblGrid>
        <w:gridCol w:w="2295"/>
        <w:gridCol w:w="1365"/>
        <w:gridCol w:w="3180"/>
      </w:tblGrid>
      <w:tr w:rsidR="00137AAA" w:rsidTr="7B6450A1" w14:paraId="70E391E3" w14:textId="77777777">
        <w:trPr>
          <w:trHeight w:val="360"/>
        </w:trPr>
        <w:tc>
          <w:tcPr>
            <w:tcW w:w="2295" w:type="dxa"/>
            <w:shd w:val="clear" w:color="auto" w:fill="00B0F0"/>
          </w:tcPr>
          <w:p w:rsidR="00137AAA" w:rsidRDefault="00F602DC" w14:paraId="536673D4" w14:textId="77777777">
            <w:pPr>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Parameter</w:t>
            </w:r>
          </w:p>
        </w:tc>
        <w:tc>
          <w:tcPr>
            <w:tcW w:w="1365" w:type="dxa"/>
            <w:shd w:val="clear" w:color="auto" w:fill="00B0F0"/>
          </w:tcPr>
          <w:p w:rsidR="00137AAA" w:rsidRDefault="00F602DC" w14:paraId="1C766D5A" w14:textId="77777777">
            <w:pPr>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Mandatory</w:t>
            </w:r>
          </w:p>
        </w:tc>
        <w:tc>
          <w:tcPr>
            <w:tcW w:w="3180" w:type="dxa"/>
            <w:shd w:val="clear" w:color="auto" w:fill="00B0F0"/>
          </w:tcPr>
          <w:p w:rsidR="00137AAA" w:rsidRDefault="00F602DC" w14:paraId="064DC74D" w14:textId="77777777">
            <w:pPr>
              <w:pStyle w:val="ListParagraph"/>
              <w:spacing w:after="0" w:line="240" w:lineRule="auto"/>
              <w:rPr>
                <w:rFonts w:asciiTheme="majorHAnsi" w:hAnsiTheme="majorHAnsi" w:eastAsiaTheme="majorEastAsia" w:cstheme="majorBidi"/>
                <w:color w:val="FFFFFF" w:themeColor="background1"/>
              </w:rPr>
            </w:pPr>
            <w:r>
              <w:rPr>
                <w:rFonts w:asciiTheme="majorHAnsi" w:hAnsiTheme="majorHAnsi" w:eastAsiaTheme="majorEastAsia" w:cstheme="majorBidi"/>
                <w:color w:val="FFFFFF" w:themeColor="background1"/>
              </w:rPr>
              <w:t>Description</w:t>
            </w:r>
          </w:p>
        </w:tc>
      </w:tr>
      <w:tr w:rsidR="00137AAA" w:rsidTr="7B6450A1" w14:paraId="2906FA14" w14:textId="77777777">
        <w:trPr>
          <w:trHeight w:val="300"/>
        </w:trPr>
        <w:tc>
          <w:tcPr>
            <w:tcW w:w="2295" w:type="dxa"/>
            <w:shd w:val="clear" w:color="auto" w:fill="FFFFFF" w:themeFill="background1"/>
          </w:tcPr>
          <w:p w:rsidR="00137AAA" w:rsidP="00AD4A40" w:rsidRDefault="4303234E" w14:paraId="6560A527" w14:textId="32AC0259">
            <w:pPr>
              <w:spacing w:after="0"/>
              <w:rPr>
                <w:rFonts w:asciiTheme="majorHAnsi" w:hAnsiTheme="majorHAnsi" w:eastAsiaTheme="majorEastAsia" w:cstheme="majorBidi"/>
              </w:rPr>
            </w:pPr>
            <w:r w:rsidRPr="2EF4D6A4">
              <w:rPr>
                <w:rFonts w:asciiTheme="majorHAnsi" w:hAnsiTheme="majorHAnsi" w:eastAsiaTheme="majorEastAsia" w:cstheme="majorBidi"/>
              </w:rPr>
              <w:t xml:space="preserve">Order </w:t>
            </w:r>
            <w:r w:rsidR="00AD4A40">
              <w:rPr>
                <w:rFonts w:asciiTheme="majorHAnsi" w:hAnsiTheme="majorHAnsi" w:eastAsiaTheme="majorEastAsia" w:cstheme="majorBidi"/>
              </w:rPr>
              <w:t>ID</w:t>
            </w:r>
            <w:r w:rsidRPr="2EF4D6A4">
              <w:rPr>
                <w:rFonts w:asciiTheme="majorHAnsi" w:hAnsiTheme="majorHAnsi" w:eastAsiaTheme="majorEastAsia" w:cstheme="majorBidi"/>
              </w:rPr>
              <w:t xml:space="preserve"> + </w:t>
            </w:r>
            <w:commentRangeStart w:id="40"/>
            <w:commentRangeStart w:id="41"/>
            <w:r w:rsidRPr="2EF4D6A4">
              <w:rPr>
                <w:rFonts w:asciiTheme="majorHAnsi" w:hAnsiTheme="majorHAnsi" w:eastAsiaTheme="majorEastAsia" w:cstheme="majorBidi"/>
              </w:rPr>
              <w:t>MId</w:t>
            </w:r>
            <w:commentRangeEnd w:id="40"/>
            <w:r>
              <w:rPr>
                <w:rStyle w:val="CommentReference"/>
              </w:rPr>
              <w:commentReference w:id="40"/>
            </w:r>
            <w:commentRangeEnd w:id="41"/>
            <w:r>
              <w:rPr>
                <w:rStyle w:val="CommentReference"/>
              </w:rPr>
              <w:commentReference w:id="41"/>
            </w:r>
          </w:p>
        </w:tc>
        <w:tc>
          <w:tcPr>
            <w:tcW w:w="1365" w:type="dxa"/>
            <w:shd w:val="clear" w:color="auto" w:fill="FFFFFF" w:themeFill="background1"/>
          </w:tcPr>
          <w:p w:rsidR="00137AAA" w:rsidRDefault="00F602DC" w14:paraId="47ACB464"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Yes</w:t>
            </w:r>
          </w:p>
        </w:tc>
        <w:tc>
          <w:tcPr>
            <w:tcW w:w="3180" w:type="dxa"/>
            <w:shd w:val="clear" w:color="auto" w:fill="FFFFFF" w:themeFill="background1"/>
          </w:tcPr>
          <w:p w:rsidR="00137AAA" w:rsidP="00AD4A40" w:rsidRDefault="00F602DC" w14:paraId="47913765" w14:textId="2A1C5A39">
            <w:pPr>
              <w:spacing w:after="0" w:line="240" w:lineRule="auto"/>
              <w:rPr>
                <w:rFonts w:asciiTheme="majorHAnsi" w:hAnsiTheme="majorHAnsi" w:eastAsiaTheme="majorEastAsia" w:cstheme="majorBidi"/>
              </w:rPr>
            </w:pPr>
            <w:r>
              <w:rPr>
                <w:rFonts w:asciiTheme="majorHAnsi" w:hAnsiTheme="majorHAnsi" w:eastAsiaTheme="majorEastAsia" w:cstheme="majorBidi"/>
              </w:rPr>
              <w:t>Hash Value of combin</w:t>
            </w:r>
            <w:r w:rsidR="00DC0F39">
              <w:rPr>
                <w:rFonts w:asciiTheme="majorHAnsi" w:hAnsiTheme="majorHAnsi" w:eastAsiaTheme="majorEastAsia" w:cstheme="majorBidi"/>
              </w:rPr>
              <w:t xml:space="preserve">ation of Order </w:t>
            </w:r>
            <w:r w:rsidR="00AD4A40">
              <w:rPr>
                <w:rFonts w:asciiTheme="majorHAnsi" w:hAnsiTheme="majorHAnsi" w:eastAsiaTheme="majorEastAsia" w:cstheme="majorBidi"/>
              </w:rPr>
              <w:t>ID</w:t>
            </w:r>
            <w:r w:rsidR="00DC0F39">
              <w:rPr>
                <w:rFonts w:asciiTheme="majorHAnsi" w:hAnsiTheme="majorHAnsi" w:eastAsiaTheme="majorEastAsia" w:cstheme="majorBidi"/>
              </w:rPr>
              <w:t xml:space="preserve"> and Mi</w:t>
            </w:r>
            <w:r>
              <w:rPr>
                <w:rFonts w:asciiTheme="majorHAnsi" w:hAnsiTheme="majorHAnsi" w:eastAsiaTheme="majorEastAsia" w:cstheme="majorBidi"/>
              </w:rPr>
              <w:t>d</w:t>
            </w:r>
          </w:p>
        </w:tc>
      </w:tr>
      <w:tr w:rsidR="00137AAA" w:rsidTr="7B6450A1" w14:paraId="42F8B746" w14:textId="77777777">
        <w:trPr>
          <w:trHeight w:val="300"/>
        </w:trPr>
        <w:tc>
          <w:tcPr>
            <w:tcW w:w="2295" w:type="dxa"/>
            <w:shd w:val="clear" w:color="auto" w:fill="FFFFFF" w:themeFill="background1"/>
          </w:tcPr>
          <w:p w:rsidR="00137AAA" w:rsidRDefault="00F602DC" w14:paraId="0BB4A9AF"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Function Type</w:t>
            </w:r>
          </w:p>
        </w:tc>
        <w:tc>
          <w:tcPr>
            <w:tcW w:w="1365" w:type="dxa"/>
            <w:shd w:val="clear" w:color="auto" w:fill="FFFFFF" w:themeFill="background1"/>
          </w:tcPr>
          <w:p w:rsidR="00137AAA" w:rsidRDefault="00F602DC" w14:paraId="2CDE5EF0" w14:textId="77777777">
            <w:pPr>
              <w:spacing w:after="0" w:line="240" w:lineRule="auto"/>
              <w:rPr>
                <w:rFonts w:asciiTheme="majorHAnsi" w:hAnsiTheme="majorHAnsi" w:eastAsiaTheme="majorEastAsia" w:cstheme="majorBidi"/>
              </w:rPr>
            </w:pPr>
            <w:r>
              <w:rPr>
                <w:rFonts w:asciiTheme="majorHAnsi" w:hAnsiTheme="majorHAnsi" w:eastAsiaTheme="majorEastAsia" w:cstheme="majorBidi"/>
              </w:rPr>
              <w:t>Yes</w:t>
            </w:r>
          </w:p>
        </w:tc>
        <w:tc>
          <w:tcPr>
            <w:tcW w:w="3180" w:type="dxa"/>
            <w:shd w:val="clear" w:color="auto" w:fill="FFFFFF" w:themeFill="background1"/>
          </w:tcPr>
          <w:p w:rsidR="00137AAA" w:rsidP="7B6450A1" w:rsidRDefault="7B1D6A22" w14:paraId="69ECF826" w14:textId="37CB50CB">
            <w:pPr>
              <w:spacing w:after="0"/>
              <w:rPr>
                <w:rFonts w:asciiTheme="majorHAnsi" w:hAnsiTheme="majorHAnsi" w:eastAsiaTheme="majorEastAsia" w:cstheme="majorBidi"/>
              </w:rPr>
            </w:pPr>
            <w:r w:rsidRPr="7B6450A1">
              <w:rPr>
                <w:rFonts w:asciiTheme="majorHAnsi" w:hAnsiTheme="majorHAnsi" w:eastAsiaTheme="majorEastAsia" w:cstheme="majorBidi"/>
              </w:rPr>
              <w:t>Transaction</w:t>
            </w:r>
          </w:p>
        </w:tc>
      </w:tr>
    </w:tbl>
    <w:p w:rsidR="00137AAA" w:rsidRDefault="00137AAA" w14:paraId="5A9BE0BB" w14:textId="77777777">
      <w:pPr>
        <w:pStyle w:val="ListParagraph"/>
        <w:ind w:left="2520"/>
        <w:rPr>
          <w:rFonts w:asciiTheme="majorHAnsi" w:hAnsiTheme="majorHAnsi" w:eastAsiaTheme="majorEastAsia" w:cstheme="majorBidi"/>
        </w:rPr>
      </w:pPr>
    </w:p>
    <w:p w:rsidR="00137AAA" w:rsidP="0067312F" w:rsidRDefault="00F602DC" w14:paraId="290939C8" w14:textId="12B3A948">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rPr>
        <w:t xml:space="preserve">Merchant </w:t>
      </w:r>
      <w:r w:rsidR="00DC0F39">
        <w:rPr>
          <w:rFonts w:asciiTheme="majorHAnsi" w:hAnsiTheme="majorHAnsi" w:eastAsiaTheme="majorEastAsia" w:cstheme="majorBidi"/>
        </w:rPr>
        <w:t>should</w:t>
      </w:r>
      <w:r>
        <w:rPr>
          <w:rFonts w:asciiTheme="majorHAnsi" w:hAnsiTheme="majorHAnsi" w:eastAsiaTheme="majorEastAsia" w:cstheme="majorBidi"/>
        </w:rPr>
        <w:t xml:space="preserve"> be Active, Merchant allowed for given Request Type etc.</w:t>
      </w:r>
    </w:p>
    <w:p w:rsidR="00137AAA" w:rsidP="51EB59C4" w:rsidRDefault="00F602DC" w14:paraId="61FA6AF2" w14:textId="77777777">
      <w:pPr>
        <w:pStyle w:val="Heading4"/>
        <w:ind w:left="1440"/>
        <w:rPr>
          <w:rFonts w:ascii="Aptos Display" w:hAnsi="Aptos Display" w:asciiTheme="majorAscii" w:hAnsiTheme="majorAscii"/>
          <w:b w:val="1"/>
          <w:bCs w:val="1"/>
        </w:rPr>
      </w:pPr>
      <w:bookmarkStart w:name="_Toc170002480" w:id="42"/>
      <w:bookmarkStart w:name="_Toc850935352" w:id="884258991"/>
      <w:r w:rsidRPr="51EB59C4" w:rsidR="78F7F7A8">
        <w:rPr>
          <w:rFonts w:ascii="Aptos Display" w:hAnsi="Aptos Display" w:asciiTheme="majorAscii" w:hAnsiTheme="majorAscii"/>
        </w:rPr>
        <w:t>1.3.2 - Token Generation Logic</w:t>
      </w:r>
      <w:bookmarkEnd w:id="42"/>
      <w:bookmarkEnd w:id="884258991"/>
    </w:p>
    <w:p w:rsidR="00137AAA" w:rsidP="51EB59C4" w:rsidRDefault="00F602DC" w14:paraId="5EE5B615" w14:textId="77777777">
      <w:pPr>
        <w:pStyle w:val="Heading5"/>
        <w:ind w:left="2160"/>
        <w:rPr>
          <w:rFonts w:ascii="Aptos Display" w:hAnsi="Aptos Display" w:asciiTheme="majorAscii" w:hAnsiTheme="majorAscii"/>
        </w:rPr>
      </w:pPr>
      <w:bookmarkStart w:name="_Toc648431061" w:id="44"/>
      <w:bookmarkStart w:name="_Toc1325338002" w:id="260358380"/>
      <w:r w:rsidRPr="51EB59C4" w:rsidR="78F7F7A8">
        <w:rPr>
          <w:rFonts w:ascii="Aptos Display" w:hAnsi="Aptos Display" w:asciiTheme="majorAscii" w:hAnsiTheme="majorAscii"/>
        </w:rPr>
        <w:t>1.3.2.1 - Active Token Check</w:t>
      </w:r>
      <w:bookmarkEnd w:id="44"/>
      <w:bookmarkEnd w:id="260358380"/>
    </w:p>
    <w:p w:rsidR="00137AAA" w:rsidP="0067312F" w:rsidRDefault="00F602DC" w14:paraId="2D871A3F"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 xml:space="preserve">Before generating a new JWT token, check if an active JWT token already exists for the given request parameters </w:t>
      </w:r>
    </w:p>
    <w:p w:rsidR="00137AAA" w:rsidP="0067312F" w:rsidRDefault="00F602DC" w14:paraId="3306BBD4"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An active JWT token is one that has not expired and matches the request parameters.</w:t>
      </w:r>
    </w:p>
    <w:p w:rsidR="00137AAA" w:rsidP="51EB59C4" w:rsidRDefault="54620AE1" w14:paraId="24607ECC" w14:textId="77777777">
      <w:pPr>
        <w:pStyle w:val="Heading5"/>
        <w:ind w:left="2160"/>
        <w:rPr>
          <w:rFonts w:ascii="Aptos Display" w:hAnsi="Aptos Display" w:asciiTheme="majorAscii" w:hAnsiTheme="majorAscii"/>
        </w:rPr>
      </w:pPr>
      <w:bookmarkStart w:name="_Toc1891870963" w:id="46"/>
      <w:bookmarkStart w:name="_Toc1355785251" w:id="266191010"/>
      <w:r w:rsidRPr="51EB59C4" w:rsidR="29DB0FF7">
        <w:rPr>
          <w:rFonts w:ascii="Aptos Display" w:hAnsi="Aptos Display" w:asciiTheme="majorAscii" w:hAnsiTheme="majorAscii"/>
        </w:rPr>
        <w:t xml:space="preserve">1.3.2.2 </w:t>
      </w:r>
      <w:r w:rsidRPr="51EB59C4" w:rsidR="29DB0FF7">
        <w:rPr>
          <w:rFonts w:ascii="Aptos Display" w:hAnsi="Aptos Display" w:asciiTheme="majorAscii" w:hAnsiTheme="majorAscii"/>
          <w:highlight w:val="yellow"/>
        </w:rPr>
        <w:t xml:space="preserve">- </w:t>
      </w:r>
      <w:commentRangeStart w:id="48"/>
      <w:r w:rsidRPr="51EB59C4" w:rsidR="29DB0FF7">
        <w:rPr>
          <w:rFonts w:ascii="Aptos Display" w:hAnsi="Aptos Display" w:asciiTheme="majorAscii" w:hAnsiTheme="majorAscii"/>
          <w:highlight w:val="yellow"/>
        </w:rPr>
        <w:t>Token Invalidation Process</w:t>
      </w:r>
      <w:bookmarkEnd w:id="46"/>
      <w:commentRangeEnd w:id="48"/>
      <w:r>
        <w:rPr>
          <w:rStyle w:val="CommentReference"/>
        </w:rPr>
        <w:commentReference w:id="48"/>
      </w:r>
      <w:bookmarkEnd w:id="266191010"/>
    </w:p>
    <w:p w:rsidR="00137AAA" w:rsidP="0067312F" w:rsidRDefault="00F602DC" w14:paraId="24ED163A" w14:textId="77777777">
      <w:pPr>
        <w:pStyle w:val="ListParagraph"/>
        <w:numPr>
          <w:ilvl w:val="3"/>
          <w:numId w:val="7"/>
        </w:numPr>
        <w:spacing w:after="0"/>
        <w:rPr>
          <w:rFonts w:asciiTheme="majorHAnsi" w:hAnsiTheme="majorHAnsi" w:eastAsiaTheme="majorEastAsia" w:cstheme="majorBidi"/>
        </w:rPr>
      </w:pPr>
      <w:r>
        <w:rPr>
          <w:rFonts w:asciiTheme="majorHAnsi" w:hAnsiTheme="majorHAnsi" w:eastAsiaTheme="majorEastAsia" w:cstheme="majorBidi"/>
        </w:rPr>
        <w:t>If an active JWT token is found, invalidate it by updating its status in the database (e.g., mark it as expired or invalid).</w:t>
      </w:r>
    </w:p>
    <w:p w:rsidR="00137AAA" w:rsidP="0067312F" w:rsidRDefault="00F602DC" w14:paraId="367A78CD" w14:textId="77777777">
      <w:pPr>
        <w:pStyle w:val="ListParagraph"/>
        <w:numPr>
          <w:ilvl w:val="3"/>
          <w:numId w:val="7"/>
        </w:numPr>
        <w:spacing w:after="0"/>
        <w:rPr>
          <w:rFonts w:asciiTheme="majorHAnsi" w:hAnsiTheme="majorHAnsi" w:eastAsiaTheme="majorEastAsia" w:cstheme="majorBidi"/>
        </w:rPr>
      </w:pPr>
      <w:r>
        <w:rPr>
          <w:rFonts w:asciiTheme="majorHAnsi" w:hAnsiTheme="majorHAnsi" w:eastAsiaTheme="majorEastAsia" w:cstheme="majorBidi"/>
        </w:rPr>
        <w:t>Optionally, you can notify the merchant or log this event for auditing purposes.</w:t>
      </w:r>
    </w:p>
    <w:p w:rsidR="00137AAA" w:rsidP="51EB59C4" w:rsidRDefault="00F602DC" w14:paraId="13792020" w14:textId="77777777">
      <w:pPr>
        <w:pStyle w:val="Heading5"/>
        <w:ind w:left="2160"/>
        <w:rPr>
          <w:rFonts w:ascii="Aptos Display" w:hAnsi="Aptos Display" w:asciiTheme="majorAscii" w:hAnsiTheme="majorAscii"/>
        </w:rPr>
      </w:pPr>
      <w:bookmarkStart w:name="_Toc120812071" w:id="49"/>
      <w:bookmarkStart w:name="_Toc1543566086" w:id="1999421513"/>
      <w:r w:rsidRPr="51EB59C4" w:rsidR="78F7F7A8">
        <w:rPr>
          <w:rFonts w:ascii="Aptos Display" w:hAnsi="Aptos Display" w:asciiTheme="majorAscii" w:hAnsiTheme="majorAscii"/>
        </w:rPr>
        <w:t>1.3.2.3 - Generate New JWT Token</w:t>
      </w:r>
      <w:bookmarkEnd w:id="49"/>
      <w:bookmarkEnd w:id="1999421513"/>
    </w:p>
    <w:p w:rsidRPr="00DC0F39" w:rsidR="2EF4D6A4" w:rsidP="00DC0F39" w:rsidRDefault="4303234E" w14:paraId="26DADD61" w14:textId="777ED126">
      <w:pPr>
        <w:pStyle w:val="ListParagraph"/>
        <w:numPr>
          <w:ilvl w:val="3"/>
          <w:numId w:val="7"/>
        </w:numPr>
        <w:spacing w:after="0"/>
        <w:rPr>
          <w:rFonts w:asciiTheme="majorHAnsi" w:hAnsiTheme="majorHAnsi" w:eastAsiaTheme="majorEastAsia" w:cstheme="majorBidi"/>
        </w:rPr>
      </w:pPr>
      <w:r w:rsidRPr="2EF4D6A4">
        <w:rPr>
          <w:rFonts w:asciiTheme="majorHAnsi" w:hAnsiTheme="majorHAnsi" w:eastAsiaTheme="majorEastAsia" w:cstheme="majorBidi"/>
        </w:rPr>
        <w:t>After invalidating any existing tokens, proceed with generating a new JWT token as per the merchant's configuration.</w:t>
      </w:r>
    </w:p>
    <w:p w:rsidR="2EF4D6A4" w:rsidP="2EF4D6A4" w:rsidRDefault="2EF4D6A4" w14:paraId="27B9FBE6" w14:textId="62D7BECF">
      <w:pPr>
        <w:spacing w:after="0"/>
        <w:ind w:left="2160"/>
        <w:rPr>
          <w:rFonts w:asciiTheme="majorHAnsi" w:hAnsiTheme="majorHAnsi" w:eastAsiaTheme="majorEastAsia" w:cstheme="majorBidi"/>
        </w:rPr>
      </w:pPr>
    </w:p>
    <w:p w:rsidR="3E84A467" w:rsidP="2EF4D6A4" w:rsidRDefault="0091778F" w14:paraId="127E5E3D" w14:textId="5DF3B34B">
      <w:pPr>
        <w:spacing w:after="0"/>
        <w:ind w:left="2160"/>
        <w:rPr>
          <w:rFonts w:asciiTheme="majorHAnsi" w:hAnsiTheme="majorHAnsi" w:eastAsiaTheme="majorEastAsia" w:cstheme="majorBidi"/>
        </w:rPr>
      </w:pPr>
      <w:r>
        <w:rPr>
          <w:rFonts w:asciiTheme="majorHAnsi" w:hAnsiTheme="majorHAnsi" w:eastAsiaTheme="majorEastAsia" w:cstheme="majorBidi"/>
        </w:rPr>
        <w:t xml:space="preserve">1.3.2.4 - </w:t>
      </w:r>
      <w:r w:rsidRPr="2EF4D6A4" w:rsidR="3E84A467">
        <w:rPr>
          <w:rFonts w:asciiTheme="majorHAnsi" w:hAnsiTheme="majorHAnsi" w:eastAsiaTheme="majorEastAsia" w:cstheme="majorBidi"/>
        </w:rPr>
        <w:t>Token Expiry</w:t>
      </w:r>
    </w:p>
    <w:p w:rsidR="2EF4D6A4" w:rsidP="2EF4D6A4" w:rsidRDefault="2EF4D6A4" w14:paraId="5EFB07A3" w14:textId="00E00300">
      <w:pPr>
        <w:spacing w:after="0"/>
        <w:ind w:left="2160" w:firstLine="720"/>
        <w:rPr>
          <w:rFonts w:asciiTheme="majorHAnsi" w:hAnsiTheme="majorHAnsi" w:eastAsiaTheme="majorEastAsia" w:cstheme="majorBidi"/>
        </w:rPr>
      </w:pPr>
    </w:p>
    <w:tbl>
      <w:tblPr>
        <w:tblStyle w:val="TableGrid"/>
        <w:tblW w:w="8353" w:type="dxa"/>
        <w:tblInd w:w="2160" w:type="dxa"/>
        <w:tblLayout w:type="fixed"/>
        <w:tblLook w:val="06A0" w:firstRow="1" w:lastRow="0" w:firstColumn="1" w:lastColumn="0" w:noHBand="1" w:noVBand="1"/>
        <w:tblPrChange w:author="Yogeshkumar Masam" w:date="2024-08-29T13:21:00Z" w:id="51">
          <w:tblPr>
            <w:tblStyle w:val="TableGrid"/>
            <w:tblW w:w="0" w:type="auto"/>
            <w:tblInd w:w="2160" w:type="dxa"/>
            <w:tblLook w:val="06A0" w:firstRow="1" w:lastRow="0" w:firstColumn="1" w:lastColumn="0" w:noHBand="1" w:noVBand="1"/>
          </w:tblPr>
        </w:tblPrChange>
      </w:tblPr>
      <w:tblGrid>
        <w:gridCol w:w="1689"/>
        <w:gridCol w:w="1610"/>
        <w:gridCol w:w="3318"/>
        <w:gridCol w:w="1736"/>
        <w:tblGridChange w:id="52">
          <w:tblGrid>
            <w:gridCol w:w="360"/>
            <w:gridCol w:w="360"/>
            <w:gridCol w:w="360"/>
            <w:gridCol w:w="360"/>
          </w:tblGrid>
        </w:tblGridChange>
      </w:tblGrid>
      <w:tr w:rsidR="2EF4D6A4" w:rsidTr="7B6450A1" w14:paraId="441E921F" w14:textId="77777777">
        <w:trPr>
          <w:trHeight w:val="300"/>
          <w:trPrChange w:author="Yogeshkumar Masam" w:date="2024-08-29T13:21:00Z" w:id="53">
            <w:trPr>
              <w:trHeight w:val="300"/>
            </w:trPr>
          </w:trPrChange>
        </w:trPr>
        <w:tc>
          <w:tcPr>
            <w:tcW w:w="1689" w:type="dxa"/>
            <w:shd w:val="clear" w:color="auto" w:fill="45B0E1" w:themeFill="accent1" w:themeFillTint="99"/>
            <w:tcPrChange w:author="Yogeshkumar Masam" w:date="2024-08-29T13:21:00Z" w:id="54">
              <w:tcPr>
                <w:tcW w:w="2019" w:type="dxa"/>
                <w:shd w:val="clear" w:color="auto" w:fill="45B0E1" w:themeFill="accent1" w:themeFillTint="99"/>
              </w:tcPr>
            </w:tcPrChange>
          </w:tcPr>
          <w:p w:rsidR="31168C6D" w:rsidP="2EF4D6A4" w:rsidRDefault="31168C6D" w14:paraId="04E07036" w14:textId="60E65D60">
            <w:pPr>
              <w:rPr>
                <w:rFonts w:asciiTheme="majorHAnsi" w:hAnsiTheme="majorHAnsi" w:eastAsiaTheme="majorEastAsia" w:cstheme="majorBidi"/>
              </w:rPr>
            </w:pPr>
            <w:r w:rsidRPr="2EF4D6A4">
              <w:rPr>
                <w:rFonts w:asciiTheme="majorHAnsi" w:hAnsiTheme="majorHAnsi" w:eastAsiaTheme="majorEastAsia" w:cstheme="majorBidi"/>
              </w:rPr>
              <w:t>Token Type</w:t>
            </w:r>
          </w:p>
        </w:tc>
        <w:tc>
          <w:tcPr>
            <w:tcW w:w="1610" w:type="dxa"/>
            <w:shd w:val="clear" w:color="auto" w:fill="45B0E1" w:themeFill="accent1" w:themeFillTint="99"/>
            <w:tcPrChange w:author="Yogeshkumar Masam" w:date="2024-08-29T13:21:00Z" w:id="55">
              <w:tcPr>
                <w:tcW w:w="1581" w:type="dxa"/>
                <w:shd w:val="clear" w:color="auto" w:fill="45B0E1" w:themeFill="accent1" w:themeFillTint="99"/>
              </w:tcPr>
            </w:tcPrChange>
          </w:tcPr>
          <w:p w:rsidR="31168C6D" w:rsidP="2EF4D6A4" w:rsidRDefault="31168C6D" w14:paraId="0BD9D1D4" w14:textId="1B0F4DCF">
            <w:pPr>
              <w:rPr>
                <w:rFonts w:asciiTheme="majorHAnsi" w:hAnsiTheme="majorHAnsi" w:eastAsiaTheme="majorEastAsia" w:cstheme="majorBidi"/>
              </w:rPr>
            </w:pPr>
            <w:r w:rsidRPr="2EF4D6A4">
              <w:rPr>
                <w:rFonts w:asciiTheme="majorHAnsi" w:hAnsiTheme="majorHAnsi" w:eastAsiaTheme="majorEastAsia" w:cstheme="majorBidi"/>
              </w:rPr>
              <w:t>Function</w:t>
            </w:r>
          </w:p>
        </w:tc>
        <w:tc>
          <w:tcPr>
            <w:tcW w:w="3318" w:type="dxa"/>
            <w:shd w:val="clear" w:color="auto" w:fill="45B0E1" w:themeFill="accent1" w:themeFillTint="99"/>
            <w:tcPrChange w:author="Yogeshkumar Masam" w:date="2024-08-29T13:21:00Z" w:id="56">
              <w:tcPr>
                <w:tcW w:w="1800" w:type="dxa"/>
                <w:shd w:val="clear" w:color="auto" w:fill="45B0E1" w:themeFill="accent1" w:themeFillTint="99"/>
              </w:tcPr>
            </w:tcPrChange>
          </w:tcPr>
          <w:p w:rsidR="31168C6D" w:rsidP="2EF4D6A4" w:rsidRDefault="31168C6D" w14:paraId="10238FC8" w14:textId="32C34ECF">
            <w:pPr>
              <w:rPr>
                <w:rFonts w:asciiTheme="majorHAnsi" w:hAnsiTheme="majorHAnsi" w:eastAsiaTheme="majorEastAsia" w:cstheme="majorBidi"/>
              </w:rPr>
            </w:pPr>
            <w:r w:rsidRPr="2EF4D6A4">
              <w:rPr>
                <w:rFonts w:asciiTheme="majorHAnsi" w:hAnsiTheme="majorHAnsi" w:eastAsiaTheme="majorEastAsia" w:cstheme="majorBidi"/>
              </w:rPr>
              <w:t>Default Expiry Time</w:t>
            </w:r>
          </w:p>
        </w:tc>
        <w:tc>
          <w:tcPr>
            <w:tcW w:w="1736" w:type="dxa"/>
            <w:shd w:val="clear" w:color="auto" w:fill="45B0E1" w:themeFill="accent1" w:themeFillTint="99"/>
            <w:tcPrChange w:author="Yogeshkumar Masam" w:date="2024-08-29T13:21:00Z" w:id="57">
              <w:tcPr>
                <w:tcW w:w="1800" w:type="dxa"/>
                <w:shd w:val="clear" w:color="auto" w:fill="45B0E1" w:themeFill="accent1" w:themeFillTint="99"/>
              </w:tcPr>
            </w:tcPrChange>
          </w:tcPr>
          <w:p w:rsidR="31168C6D" w:rsidP="2EF4D6A4" w:rsidRDefault="31168C6D" w14:paraId="46DE4722" w14:textId="58CA3CCE">
            <w:pPr>
              <w:rPr>
                <w:rFonts w:asciiTheme="majorHAnsi" w:hAnsiTheme="majorHAnsi" w:eastAsiaTheme="majorEastAsia" w:cstheme="majorBidi"/>
              </w:rPr>
            </w:pPr>
            <w:r w:rsidRPr="2EF4D6A4">
              <w:rPr>
                <w:rFonts w:asciiTheme="majorHAnsi" w:hAnsiTheme="majorHAnsi" w:eastAsiaTheme="majorEastAsia" w:cstheme="majorBidi"/>
              </w:rPr>
              <w:t>Configurable by Merchant</w:t>
            </w:r>
          </w:p>
        </w:tc>
      </w:tr>
      <w:tr w:rsidR="2EF4D6A4" w:rsidTr="7B6450A1" w14:paraId="2843829D" w14:textId="77777777">
        <w:trPr>
          <w:trHeight w:val="300"/>
          <w:trPrChange w:author="Yogeshkumar Masam" w:date="2024-08-29T13:21:00Z" w:id="58">
            <w:trPr>
              <w:trHeight w:val="300"/>
            </w:trPr>
          </w:trPrChange>
        </w:trPr>
        <w:tc>
          <w:tcPr>
            <w:tcW w:w="1689" w:type="dxa"/>
            <w:tcPrChange w:author="Yogeshkumar Masam" w:date="2024-08-29T13:21:00Z" w:id="59">
              <w:tcPr>
                <w:tcW w:w="2019" w:type="dxa"/>
              </w:tcPr>
            </w:tcPrChange>
          </w:tcPr>
          <w:p w:rsidR="72DC94F2" w:rsidP="2EF4D6A4" w:rsidRDefault="72DC94F2" w14:paraId="525E5F09" w14:textId="04CD68CB">
            <w:pPr>
              <w:rPr>
                <w:rFonts w:asciiTheme="majorHAnsi" w:hAnsiTheme="majorHAnsi" w:eastAsiaTheme="majorEastAsia" w:cstheme="majorBidi"/>
              </w:rPr>
            </w:pPr>
            <w:r w:rsidRPr="2EF4D6A4">
              <w:rPr>
                <w:rFonts w:asciiTheme="majorHAnsi" w:hAnsiTheme="majorHAnsi" w:eastAsiaTheme="majorEastAsia" w:cstheme="majorBidi"/>
              </w:rPr>
              <w:t>Customer</w:t>
            </w:r>
            <w:r w:rsidRPr="2EF4D6A4" w:rsidR="236B1880">
              <w:rPr>
                <w:rFonts w:asciiTheme="majorHAnsi" w:hAnsiTheme="majorHAnsi" w:eastAsiaTheme="majorEastAsia" w:cstheme="majorBidi"/>
              </w:rPr>
              <w:t xml:space="preserve"> and </w:t>
            </w:r>
            <w:r w:rsidRPr="2EF4D6A4" w:rsidR="24CC9E45">
              <w:rPr>
                <w:rFonts w:asciiTheme="majorHAnsi" w:hAnsiTheme="majorHAnsi" w:eastAsiaTheme="majorEastAsia" w:cstheme="majorBidi"/>
              </w:rPr>
              <w:t>Order Creation</w:t>
            </w:r>
          </w:p>
        </w:tc>
        <w:tc>
          <w:tcPr>
            <w:tcW w:w="1610" w:type="dxa"/>
            <w:tcPrChange w:author="Yogeshkumar Masam" w:date="2024-08-29T13:21:00Z" w:id="60">
              <w:tcPr>
                <w:tcW w:w="1581" w:type="dxa"/>
              </w:tcPr>
            </w:tcPrChange>
          </w:tcPr>
          <w:p w:rsidR="72DC94F2" w:rsidP="2EF4D6A4" w:rsidRDefault="72DC94F2" w14:paraId="143F810F" w14:textId="30550826">
            <w:pPr>
              <w:rPr>
                <w:rFonts w:asciiTheme="majorHAnsi" w:hAnsiTheme="majorHAnsi" w:eastAsiaTheme="majorEastAsia" w:cstheme="majorBidi"/>
              </w:rPr>
            </w:pPr>
            <w:r w:rsidRPr="2EF4D6A4">
              <w:rPr>
                <w:rFonts w:asciiTheme="majorHAnsi" w:hAnsiTheme="majorHAnsi" w:eastAsiaTheme="majorEastAsia" w:cstheme="majorBidi"/>
              </w:rPr>
              <w:t>Customer Creation</w:t>
            </w:r>
            <w:r w:rsidRPr="2EF4D6A4" w:rsidR="1C0CE8C3">
              <w:rPr>
                <w:rFonts w:asciiTheme="majorHAnsi" w:hAnsiTheme="majorHAnsi" w:eastAsiaTheme="majorEastAsia" w:cstheme="majorBidi"/>
              </w:rPr>
              <w:t xml:space="preserve"> and Unique Order creation</w:t>
            </w:r>
          </w:p>
          <w:p w:rsidR="2EF4D6A4" w:rsidP="2EF4D6A4" w:rsidRDefault="2EF4D6A4" w14:paraId="1F9CBE16" w14:textId="1CDBEA03">
            <w:pPr>
              <w:rPr>
                <w:rFonts w:asciiTheme="majorHAnsi" w:hAnsiTheme="majorHAnsi" w:eastAsiaTheme="majorEastAsia" w:cstheme="majorBidi"/>
              </w:rPr>
            </w:pPr>
          </w:p>
        </w:tc>
        <w:tc>
          <w:tcPr>
            <w:tcW w:w="3318" w:type="dxa"/>
            <w:tcPrChange w:author="Yogeshkumar Masam" w:date="2024-08-29T13:21:00Z" w:id="61">
              <w:tcPr>
                <w:tcW w:w="1800" w:type="dxa"/>
              </w:tcPr>
            </w:tcPrChange>
          </w:tcPr>
          <w:p w:rsidR="72DC94F2" w:rsidP="14D454E3" w:rsidRDefault="43296D3F" w14:paraId="1A129EB0" w14:textId="187A1F72">
            <w:pPr>
              <w:rPr>
                <w:rFonts w:asciiTheme="majorHAnsi" w:hAnsiTheme="majorHAnsi" w:eastAsiaTheme="majorEastAsia" w:cstheme="majorBidi"/>
              </w:rPr>
            </w:pPr>
            <w:r w:rsidRPr="7B6450A1">
              <w:rPr>
                <w:rFonts w:asciiTheme="majorHAnsi" w:hAnsiTheme="majorHAnsi" w:eastAsiaTheme="majorEastAsia" w:cstheme="majorBidi"/>
              </w:rPr>
              <w:lastRenderedPageBreak/>
              <w:t xml:space="preserve"> </w:t>
            </w:r>
            <w:r w:rsidRPr="7B6450A1" w:rsidR="57ED77DB">
              <w:rPr>
                <w:rFonts w:asciiTheme="majorHAnsi" w:hAnsiTheme="majorHAnsi" w:eastAsiaTheme="majorEastAsia" w:cstheme="majorBidi"/>
              </w:rPr>
              <w:t>Access</w:t>
            </w:r>
            <w:r w:rsidRPr="7B6450A1" w:rsidR="54AC69CA">
              <w:rPr>
                <w:rFonts w:asciiTheme="majorHAnsi" w:hAnsiTheme="majorHAnsi" w:eastAsiaTheme="majorEastAsia" w:cstheme="majorBidi"/>
              </w:rPr>
              <w:t>Token</w:t>
            </w:r>
            <w:r w:rsidRPr="7B6450A1" w:rsidR="01FB57EA">
              <w:rPr>
                <w:rFonts w:asciiTheme="majorHAnsi" w:hAnsiTheme="majorHAnsi" w:eastAsiaTheme="majorEastAsia" w:cstheme="majorBidi"/>
              </w:rPr>
              <w:t>ExpiryTime</w:t>
            </w:r>
            <w:commentRangeStart w:id="62"/>
            <w:commentRangeEnd w:id="62"/>
            <w:r w:rsidR="72DC94F2">
              <w:rPr>
                <w:rStyle w:val="CommentReference"/>
              </w:rPr>
              <w:commentReference w:id="62"/>
            </w:r>
          </w:p>
        </w:tc>
        <w:tc>
          <w:tcPr>
            <w:tcW w:w="1736" w:type="dxa"/>
            <w:tcPrChange w:author="Yogeshkumar Masam" w:date="2024-08-29T13:21:00Z" w:id="63">
              <w:tcPr>
                <w:tcW w:w="1800" w:type="dxa"/>
              </w:tcPr>
            </w:tcPrChange>
          </w:tcPr>
          <w:p w:rsidR="72DC94F2" w:rsidP="2EF4D6A4" w:rsidRDefault="72DC94F2" w14:paraId="4CF01A93" w14:textId="681E729D">
            <w:pPr>
              <w:rPr>
                <w:rFonts w:asciiTheme="majorHAnsi" w:hAnsiTheme="majorHAnsi" w:eastAsiaTheme="majorEastAsia" w:cstheme="majorBidi"/>
              </w:rPr>
            </w:pPr>
            <w:r w:rsidRPr="2EF4D6A4">
              <w:rPr>
                <w:rFonts w:asciiTheme="majorHAnsi" w:hAnsiTheme="majorHAnsi" w:eastAsiaTheme="majorEastAsia" w:cstheme="majorBidi"/>
              </w:rPr>
              <w:t>N</w:t>
            </w:r>
            <w:r w:rsidRPr="2EF4D6A4" w:rsidR="21B53E87">
              <w:rPr>
                <w:rFonts w:asciiTheme="majorHAnsi" w:hAnsiTheme="majorHAnsi" w:eastAsiaTheme="majorEastAsia" w:cstheme="majorBidi"/>
              </w:rPr>
              <w:t>o</w:t>
            </w:r>
          </w:p>
        </w:tc>
      </w:tr>
      <w:tr w:rsidR="2EF4D6A4" w:rsidTr="7B6450A1" w14:paraId="473BA06C" w14:textId="77777777">
        <w:trPr>
          <w:trHeight w:val="300"/>
          <w:trPrChange w:author="Yogeshkumar Masam" w:date="2024-08-29T13:21:00Z" w:id="64">
            <w:trPr>
              <w:trHeight w:val="300"/>
            </w:trPr>
          </w:trPrChange>
        </w:trPr>
        <w:tc>
          <w:tcPr>
            <w:tcW w:w="1689" w:type="dxa"/>
            <w:tcPrChange w:author="Yogeshkumar Masam" w:date="2024-08-29T13:21:00Z" w:id="65">
              <w:tcPr>
                <w:tcW w:w="2019" w:type="dxa"/>
              </w:tcPr>
            </w:tcPrChange>
          </w:tcPr>
          <w:p w:rsidR="72DC94F2" w:rsidP="2EF4D6A4" w:rsidRDefault="72DC94F2" w14:paraId="34760BE2" w14:textId="1630708B">
            <w:pPr>
              <w:rPr>
                <w:rFonts w:asciiTheme="majorHAnsi" w:hAnsiTheme="majorHAnsi" w:eastAsiaTheme="majorEastAsia" w:cstheme="majorBidi"/>
              </w:rPr>
            </w:pPr>
            <w:r w:rsidRPr="2EF4D6A4">
              <w:rPr>
                <w:rFonts w:asciiTheme="majorHAnsi" w:hAnsiTheme="majorHAnsi" w:eastAsiaTheme="majorEastAsia" w:cstheme="majorBidi"/>
              </w:rPr>
              <w:lastRenderedPageBreak/>
              <w:t xml:space="preserve">Transaction </w:t>
            </w:r>
          </w:p>
        </w:tc>
        <w:tc>
          <w:tcPr>
            <w:tcW w:w="1610" w:type="dxa"/>
            <w:tcPrChange w:author="Yogeshkumar Masam" w:date="2024-08-29T13:21:00Z" w:id="66">
              <w:tcPr>
                <w:tcW w:w="1581" w:type="dxa"/>
              </w:tcPr>
            </w:tcPrChange>
          </w:tcPr>
          <w:p w:rsidR="72DC94F2" w:rsidP="2EF4D6A4" w:rsidRDefault="72DC94F2" w14:paraId="6BF37069" w14:textId="28A70CA7">
            <w:pPr>
              <w:rPr>
                <w:rFonts w:asciiTheme="majorHAnsi" w:hAnsiTheme="majorHAnsi" w:eastAsiaTheme="majorEastAsia" w:cstheme="majorBidi"/>
              </w:rPr>
            </w:pPr>
            <w:r w:rsidRPr="2EF4D6A4">
              <w:rPr>
                <w:rFonts w:asciiTheme="majorHAnsi" w:hAnsiTheme="majorHAnsi" w:eastAsiaTheme="majorEastAsia" w:cstheme="majorBidi"/>
              </w:rPr>
              <w:t>Payment Initiation</w:t>
            </w:r>
          </w:p>
        </w:tc>
        <w:tc>
          <w:tcPr>
            <w:tcW w:w="3318" w:type="dxa"/>
            <w:tcPrChange w:author="Yogeshkumar Masam" w:date="2024-08-29T13:21:00Z" w:id="67">
              <w:tcPr>
                <w:tcW w:w="1800" w:type="dxa"/>
              </w:tcPr>
            </w:tcPrChange>
          </w:tcPr>
          <w:p w:rsidR="72DC94F2" w:rsidP="14D454E3" w:rsidRDefault="69D3F07F" w14:paraId="19B1183D" w14:textId="7A972FFA">
            <w:pPr>
              <w:rPr>
                <w:ins w:author="Yogeshkumar Masam" w:date="2024-08-29T13:20:00Z" w:id="68"/>
                <w:rFonts w:asciiTheme="majorHAnsi" w:hAnsiTheme="majorHAnsi" w:eastAsiaTheme="majorEastAsia" w:cstheme="majorBidi"/>
              </w:rPr>
            </w:pPr>
            <w:ins w:author="Yogeshkumar Masam" w:date="2024-08-29T13:20:00Z" w:id="69">
              <w:r w:rsidRPr="7B6450A1">
                <w:rPr>
                  <w:rFonts w:asciiTheme="majorHAnsi" w:hAnsiTheme="majorHAnsi" w:eastAsiaTheme="majorEastAsia" w:cstheme="majorBidi"/>
                </w:rPr>
                <w:t xml:space="preserve"> </w:t>
              </w:r>
              <w:commentRangeStart w:id="70"/>
              <w:r w:rsidRPr="7B6450A1">
                <w:rPr>
                  <w:rFonts w:asciiTheme="majorHAnsi" w:hAnsiTheme="majorHAnsi" w:eastAsiaTheme="majorEastAsia" w:cstheme="majorBidi"/>
                </w:rPr>
                <w:t>Transaction</w:t>
              </w:r>
            </w:ins>
            <w:r w:rsidRPr="7B6450A1" w:rsidR="3C916500">
              <w:rPr>
                <w:rFonts w:asciiTheme="majorHAnsi" w:hAnsiTheme="majorHAnsi" w:eastAsiaTheme="majorEastAsia" w:cstheme="majorBidi"/>
              </w:rPr>
              <w:t>Token</w:t>
            </w:r>
            <w:ins w:author="Yogeshkumar Masam" w:date="2024-08-29T13:20:00Z" w:id="71">
              <w:r w:rsidRPr="7B6450A1">
                <w:rPr>
                  <w:rFonts w:asciiTheme="majorHAnsi" w:hAnsiTheme="majorHAnsi" w:eastAsiaTheme="majorEastAsia" w:cstheme="majorBidi"/>
                </w:rPr>
                <w:t>ExpiryTime</w:t>
              </w:r>
            </w:ins>
            <w:commentRangeEnd w:id="70"/>
            <w:r w:rsidR="72DC94F2">
              <w:rPr>
                <w:rStyle w:val="CommentReference"/>
              </w:rPr>
              <w:commentReference w:id="70"/>
            </w:r>
          </w:p>
          <w:p w:rsidR="72DC94F2" w:rsidP="14D454E3" w:rsidRDefault="10AB7EB7" w14:paraId="1943D605" w14:textId="6FBC9B8E">
            <w:pPr>
              <w:rPr>
                <w:rFonts w:asciiTheme="majorHAnsi" w:hAnsiTheme="majorHAnsi" w:eastAsiaTheme="majorEastAsia" w:cstheme="majorBidi"/>
              </w:rPr>
            </w:pPr>
            <w:r w:rsidRPr="14D454E3">
              <w:rPr>
                <w:rFonts w:asciiTheme="majorHAnsi" w:hAnsiTheme="majorHAnsi" w:eastAsiaTheme="majorEastAsia" w:cstheme="majorBidi"/>
              </w:rPr>
              <w:t xml:space="preserve"> mins</w:t>
            </w:r>
          </w:p>
        </w:tc>
        <w:tc>
          <w:tcPr>
            <w:tcW w:w="1736" w:type="dxa"/>
            <w:tcPrChange w:author="Yogeshkumar Masam" w:date="2024-08-29T13:21:00Z" w:id="72">
              <w:tcPr>
                <w:tcW w:w="1800" w:type="dxa"/>
              </w:tcPr>
            </w:tcPrChange>
          </w:tcPr>
          <w:p w:rsidR="72DC94F2" w:rsidP="2EF4D6A4" w:rsidRDefault="72DC94F2" w14:paraId="718C2A06" w14:textId="518944DA">
            <w:pPr>
              <w:rPr>
                <w:rFonts w:asciiTheme="majorHAnsi" w:hAnsiTheme="majorHAnsi" w:eastAsiaTheme="majorEastAsia" w:cstheme="majorBidi"/>
              </w:rPr>
            </w:pPr>
            <w:r w:rsidRPr="2EF4D6A4">
              <w:rPr>
                <w:rFonts w:asciiTheme="majorHAnsi" w:hAnsiTheme="majorHAnsi" w:eastAsiaTheme="majorEastAsia" w:cstheme="majorBidi"/>
              </w:rPr>
              <w:t>N</w:t>
            </w:r>
            <w:r w:rsidRPr="2EF4D6A4" w:rsidR="031A2D9B">
              <w:rPr>
                <w:rFonts w:asciiTheme="majorHAnsi" w:hAnsiTheme="majorHAnsi" w:eastAsiaTheme="majorEastAsia" w:cstheme="majorBidi"/>
              </w:rPr>
              <w:t>o</w:t>
            </w:r>
          </w:p>
        </w:tc>
      </w:tr>
    </w:tbl>
    <w:p w:rsidR="3E84A467" w:rsidP="2EF4D6A4" w:rsidRDefault="3E84A467" w14:paraId="081A2981" w14:textId="2104B252">
      <w:pPr>
        <w:spacing w:after="0"/>
        <w:ind w:left="2160" w:firstLine="720"/>
        <w:rPr>
          <w:rFonts w:asciiTheme="majorHAnsi" w:hAnsiTheme="majorHAnsi" w:eastAsiaTheme="majorEastAsia" w:cstheme="majorBidi"/>
        </w:rPr>
      </w:pPr>
      <w:r w:rsidRPr="2EF4D6A4">
        <w:rPr>
          <w:rFonts w:asciiTheme="majorHAnsi" w:hAnsiTheme="majorHAnsi" w:eastAsiaTheme="majorEastAsia" w:cstheme="majorBidi"/>
        </w:rPr>
        <w:t xml:space="preserve"> </w:t>
      </w:r>
    </w:p>
    <w:p w:rsidR="00137AAA" w:rsidP="51EB59C4" w:rsidRDefault="00F602DC" w14:paraId="207B948F" w14:textId="77777777">
      <w:pPr>
        <w:pStyle w:val="Heading4"/>
        <w:ind w:left="1440"/>
        <w:rPr>
          <w:rFonts w:ascii="Aptos Display" w:hAnsi="Aptos Display" w:asciiTheme="majorAscii" w:hAnsiTheme="majorAscii"/>
        </w:rPr>
      </w:pPr>
      <w:bookmarkStart w:name="_Toc648546064" w:id="73"/>
      <w:bookmarkStart w:name="_Toc1116073427" w:id="378686535"/>
      <w:r w:rsidRPr="51EB59C4" w:rsidR="78F7F7A8">
        <w:rPr>
          <w:rFonts w:ascii="Aptos Display" w:hAnsi="Aptos Display" w:asciiTheme="majorAscii" w:hAnsiTheme="majorAscii"/>
        </w:rPr>
        <w:t>1.3.3 - Token Uniqueness</w:t>
      </w:r>
      <w:bookmarkEnd w:id="73"/>
      <w:bookmarkEnd w:id="378686535"/>
    </w:p>
    <w:p w:rsidR="00137AAA" w:rsidP="0067312F" w:rsidRDefault="00F602DC" w14:paraId="3FFEF396" w14:textId="77777777">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rPr>
        <w:t>Generate</w:t>
      </w:r>
      <w:r>
        <w:rPr>
          <w:rFonts w:asciiTheme="majorHAnsi" w:hAnsiTheme="majorHAnsi" w:eastAsiaTheme="majorEastAsia" w:cstheme="majorBidi"/>
          <w:b/>
          <w:bCs/>
        </w:rPr>
        <w:t xml:space="preserve"> Token Should include </w:t>
      </w:r>
      <w:r>
        <w:rPr>
          <w:rFonts w:asciiTheme="majorHAnsi" w:hAnsiTheme="majorHAnsi" w:eastAsiaTheme="majorEastAsia" w:cstheme="majorBidi"/>
        </w:rPr>
        <w:t>Tokens need to be generated as per Merchant Configuration during onboarding parameter for given request type.</w:t>
      </w:r>
    </w:p>
    <w:p w:rsidR="00137AAA" w:rsidP="7B6450A1" w:rsidRDefault="54620AE1" w14:paraId="32D39FD4" w14:textId="77777777">
      <w:pPr>
        <w:pStyle w:val="ListParagraph"/>
        <w:numPr>
          <w:ilvl w:val="2"/>
          <w:numId w:val="7"/>
        </w:numPr>
        <w:spacing w:after="0"/>
        <w:rPr>
          <w:rFonts w:asciiTheme="majorHAnsi" w:hAnsiTheme="majorHAnsi" w:eastAsiaTheme="majorEastAsia" w:cstheme="majorBidi"/>
        </w:rPr>
      </w:pPr>
      <w:r w:rsidRPr="7B6450A1">
        <w:rPr>
          <w:rFonts w:asciiTheme="majorHAnsi" w:hAnsiTheme="majorHAnsi" w:eastAsiaTheme="majorEastAsia" w:cstheme="majorBidi"/>
          <w:b/>
          <w:bCs/>
        </w:rPr>
        <w:t>Functionality Scope:</w:t>
      </w:r>
      <w:r w:rsidRPr="7B6450A1">
        <w:rPr>
          <w:rFonts w:asciiTheme="majorHAnsi" w:hAnsiTheme="majorHAnsi" w:eastAsiaTheme="majorEastAsia" w:cstheme="majorBidi"/>
        </w:rPr>
        <w:t xml:space="preserve"> Limits what the token can be used for (e.g. Customer Mapping, Order Creation, Transaction initiation and </w:t>
      </w:r>
      <w:commentRangeStart w:id="75"/>
      <w:r w:rsidRPr="7B6450A1">
        <w:rPr>
          <w:rFonts w:asciiTheme="majorHAnsi" w:hAnsiTheme="majorHAnsi" w:eastAsiaTheme="majorEastAsia" w:cstheme="majorBidi"/>
        </w:rPr>
        <w:t>Payment Request)</w:t>
      </w:r>
      <w:commentRangeEnd w:id="75"/>
      <w:r w:rsidR="00F602DC">
        <w:rPr>
          <w:rStyle w:val="CommentReference"/>
        </w:rPr>
        <w:commentReference w:id="75"/>
      </w:r>
      <w:r w:rsidRPr="7B6450A1">
        <w:rPr>
          <w:rFonts w:asciiTheme="majorHAnsi" w:hAnsiTheme="majorHAnsi" w:eastAsiaTheme="majorEastAsia" w:cstheme="majorBidi"/>
        </w:rPr>
        <w:t>.</w:t>
      </w:r>
    </w:p>
    <w:p w:rsidR="00137AAA" w:rsidP="7B6450A1" w:rsidRDefault="54620AE1" w14:paraId="7BA755CA" w14:textId="6005BFD7">
      <w:pPr>
        <w:pStyle w:val="ListParagraph"/>
        <w:numPr>
          <w:ilvl w:val="2"/>
          <w:numId w:val="7"/>
        </w:numPr>
        <w:spacing w:after="0"/>
        <w:rPr>
          <w:rFonts w:asciiTheme="majorHAnsi" w:hAnsiTheme="majorHAnsi" w:eastAsiaTheme="majorEastAsia" w:cstheme="majorBidi"/>
        </w:rPr>
      </w:pPr>
      <w:r w:rsidRPr="7B6450A1">
        <w:rPr>
          <w:rFonts w:asciiTheme="majorHAnsi" w:hAnsiTheme="majorHAnsi" w:eastAsiaTheme="majorEastAsia" w:cstheme="majorBidi"/>
          <w:b/>
          <w:bCs/>
        </w:rPr>
        <w:t>Expiration Time:</w:t>
      </w:r>
      <w:r w:rsidRPr="7B6450A1">
        <w:rPr>
          <w:rFonts w:asciiTheme="majorHAnsi" w:hAnsiTheme="majorHAnsi" w:eastAsiaTheme="majorEastAsia" w:cstheme="majorBidi"/>
        </w:rPr>
        <w:t xml:space="preserve"> Define the validity period for the token based on the merchant's configuration</w:t>
      </w:r>
      <w:r w:rsidRPr="7B6450A1" w:rsidR="0209630D">
        <w:rPr>
          <w:rFonts w:asciiTheme="majorHAnsi" w:hAnsiTheme="majorHAnsi" w:eastAsiaTheme="majorEastAsia" w:cstheme="majorBidi"/>
        </w:rPr>
        <w:t xml:space="preserve"> at SBI ePay end.</w:t>
      </w:r>
    </w:p>
    <w:p w:rsidR="00137AAA" w:rsidP="0067312F" w:rsidRDefault="00F602DC" w14:paraId="5D93150D" w14:textId="77777777">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b/>
          <w:bCs/>
        </w:rPr>
        <w:t>Unique Identifier:</w:t>
      </w:r>
      <w:r>
        <w:rPr>
          <w:rFonts w:asciiTheme="majorHAnsi" w:hAnsiTheme="majorHAnsi" w:eastAsiaTheme="majorEastAsia" w:cstheme="majorBidi"/>
        </w:rPr>
        <w:t xml:space="preserve"> A secure, unique identifier to ensure that the token is distinct and traceable.</w:t>
      </w:r>
    </w:p>
    <w:p w:rsidR="00137AAA" w:rsidP="51EB59C4" w:rsidRDefault="54620AE1" w14:paraId="6E9B7880" w14:textId="77777777">
      <w:pPr>
        <w:pStyle w:val="Heading4"/>
        <w:ind w:left="1440"/>
        <w:rPr>
          <w:rFonts w:ascii="Aptos Display" w:hAnsi="Aptos Display" w:asciiTheme="majorAscii" w:hAnsiTheme="majorAscii"/>
        </w:rPr>
      </w:pPr>
      <w:bookmarkStart w:name="_Toc586409325" w:id="76"/>
      <w:bookmarkStart w:name="_Toc848147661" w:id="152369755"/>
      <w:r w:rsidRPr="51EB59C4" w:rsidR="29DB0FF7">
        <w:rPr>
          <w:rFonts w:ascii="Aptos Display" w:hAnsi="Aptos Display" w:asciiTheme="majorAscii" w:hAnsiTheme="majorAscii"/>
        </w:rPr>
        <w:t xml:space="preserve">1.3.4 - </w:t>
      </w:r>
      <w:commentRangeStart w:id="78"/>
      <w:r w:rsidRPr="51EB59C4" w:rsidR="29DB0FF7">
        <w:rPr>
          <w:rFonts w:ascii="Aptos Display" w:hAnsi="Aptos Display" w:asciiTheme="majorAscii" w:hAnsiTheme="majorAscii"/>
        </w:rPr>
        <w:t>Token Revocation</w:t>
      </w:r>
      <w:bookmarkEnd w:id="76"/>
      <w:commentRangeEnd w:id="78"/>
      <w:r>
        <w:rPr>
          <w:rStyle w:val="CommentReference"/>
        </w:rPr>
        <w:commentReference w:id="78"/>
      </w:r>
      <w:bookmarkEnd w:id="152369755"/>
    </w:p>
    <w:p w:rsidR="00137AAA" w:rsidP="0067312F" w:rsidRDefault="00F602DC" w14:paraId="5D6AAC1A" w14:textId="77777777">
      <w:pPr>
        <w:pStyle w:val="ListParagraph"/>
        <w:numPr>
          <w:ilvl w:val="2"/>
          <w:numId w:val="3"/>
        </w:numPr>
        <w:spacing w:after="0"/>
        <w:rPr>
          <w:rFonts w:asciiTheme="majorHAnsi" w:hAnsiTheme="majorHAnsi" w:eastAsiaTheme="majorEastAsia" w:cstheme="majorBidi"/>
        </w:rPr>
      </w:pPr>
      <w:r>
        <w:rPr>
          <w:rFonts w:asciiTheme="majorHAnsi" w:hAnsiTheme="majorHAnsi" w:eastAsiaTheme="majorEastAsia" w:cstheme="majorBidi"/>
        </w:rPr>
        <w:t>Implement a mechanism to revoke tokens, if necessary, especially if a security breach is suspected or the merchant requests a new token for the same functionality.</w:t>
      </w:r>
    </w:p>
    <w:p w:rsidR="00137AAA" w:rsidP="51EB59C4" w:rsidRDefault="00F602DC" w14:paraId="605946F9" w14:textId="77777777">
      <w:pPr>
        <w:pStyle w:val="Heading4"/>
        <w:ind w:left="1440"/>
        <w:rPr>
          <w:rFonts w:ascii="Aptos Display" w:hAnsi="Aptos Display" w:asciiTheme="majorAscii" w:hAnsiTheme="majorAscii"/>
        </w:rPr>
      </w:pPr>
      <w:bookmarkStart w:name="_Toc62150235" w:id="79"/>
      <w:bookmarkStart w:name="_Toc1228903909" w:id="1662256454"/>
      <w:r w:rsidRPr="51EB59C4" w:rsidR="78F7F7A8">
        <w:rPr>
          <w:rFonts w:ascii="Aptos Display" w:hAnsi="Aptos Display" w:asciiTheme="majorAscii" w:hAnsiTheme="majorAscii"/>
        </w:rPr>
        <w:t>1.3.5 - Audit</w:t>
      </w:r>
      <w:bookmarkEnd w:id="79"/>
      <w:bookmarkEnd w:id="1662256454"/>
    </w:p>
    <w:p w:rsidR="00137AAA" w:rsidP="0067312F" w:rsidRDefault="00F602DC" w14:paraId="5C049D04" w14:textId="77777777">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rPr>
        <w:t>All Token Requests and Responses must be securely logged and stored in the Database Layer.</w:t>
      </w:r>
    </w:p>
    <w:p w:rsidR="00137AAA" w:rsidP="0067312F" w:rsidRDefault="00F602DC" w14:paraId="38088522" w14:textId="799926A9">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rPr>
        <w:t xml:space="preserve">Payment and Transaction token should have the mapping with order </w:t>
      </w:r>
      <w:r w:rsidR="00441DF6">
        <w:rPr>
          <w:rFonts w:asciiTheme="majorHAnsi" w:hAnsiTheme="majorHAnsi" w:eastAsiaTheme="majorEastAsia" w:cstheme="majorBidi"/>
        </w:rPr>
        <w:t>ID</w:t>
      </w:r>
      <w:r>
        <w:rPr>
          <w:rFonts w:asciiTheme="majorHAnsi" w:hAnsiTheme="majorHAnsi" w:eastAsiaTheme="majorEastAsia" w:cstheme="majorBidi"/>
        </w:rPr>
        <w:t xml:space="preserve"> in DB level.</w:t>
      </w:r>
    </w:p>
    <w:p w:rsidR="00137AAA" w:rsidP="51EB59C4" w:rsidRDefault="00F602DC" w14:paraId="39E84BA8" w14:textId="77777777">
      <w:pPr>
        <w:pStyle w:val="Heading4"/>
        <w:ind w:left="1440"/>
        <w:rPr>
          <w:rFonts w:ascii="Aptos Display" w:hAnsi="Aptos Display" w:asciiTheme="majorAscii" w:hAnsiTheme="majorAscii"/>
        </w:rPr>
      </w:pPr>
      <w:bookmarkStart w:name="_Toc1775520901" w:id="81"/>
      <w:bookmarkStart w:name="_Toc1323885257" w:id="1000093741"/>
      <w:r w:rsidRPr="51EB59C4" w:rsidR="78F7F7A8">
        <w:rPr>
          <w:rFonts w:ascii="Aptos Display" w:hAnsi="Aptos Display" w:asciiTheme="majorAscii" w:hAnsiTheme="majorAscii"/>
        </w:rPr>
        <w:t>1.3.6 - Notification</w:t>
      </w:r>
      <w:bookmarkEnd w:id="81"/>
      <w:bookmarkEnd w:id="1000093741"/>
    </w:p>
    <w:p w:rsidR="00137AAA" w:rsidP="0067312F" w:rsidRDefault="4303234E" w14:paraId="1FAB51DC" w14:textId="60273FBC">
      <w:pPr>
        <w:pStyle w:val="ListParagraph"/>
        <w:numPr>
          <w:ilvl w:val="2"/>
          <w:numId w:val="7"/>
        </w:numPr>
        <w:spacing w:after="0"/>
        <w:rPr>
          <w:rFonts w:asciiTheme="majorHAnsi" w:hAnsiTheme="majorHAnsi" w:eastAsiaTheme="majorEastAsia" w:cstheme="majorBidi"/>
        </w:rPr>
      </w:pPr>
      <w:commentRangeStart w:id="83"/>
      <w:commentRangeStart w:id="84"/>
      <w:r w:rsidRPr="2EF4D6A4">
        <w:rPr>
          <w:rFonts w:asciiTheme="majorHAnsi" w:hAnsiTheme="majorHAnsi" w:eastAsiaTheme="majorEastAsia" w:cstheme="majorBidi"/>
        </w:rPr>
        <w:t>Merchant will be notified over Email and SMS for Token generation or failure</w:t>
      </w:r>
      <w:r w:rsidRPr="2EF4D6A4" w:rsidR="2170D780">
        <w:rPr>
          <w:rFonts w:asciiTheme="majorHAnsi" w:hAnsiTheme="majorHAnsi" w:eastAsiaTheme="majorEastAsia" w:cstheme="majorBidi"/>
        </w:rPr>
        <w:t xml:space="preserve"> if opted by the Merchant</w:t>
      </w:r>
      <w:commentRangeEnd w:id="83"/>
      <w:r>
        <w:rPr>
          <w:rStyle w:val="CommentReference"/>
        </w:rPr>
        <w:commentReference w:id="83"/>
      </w:r>
      <w:commentRangeEnd w:id="84"/>
      <w:r>
        <w:rPr>
          <w:rStyle w:val="CommentReference"/>
        </w:rPr>
        <w:commentReference w:id="84"/>
      </w:r>
    </w:p>
    <w:p w:rsidR="00137AAA" w:rsidRDefault="00137AAA" w14:paraId="0A7038FF" w14:textId="77777777">
      <w:pPr>
        <w:pStyle w:val="ListParagraph"/>
        <w:spacing w:after="0"/>
        <w:ind w:left="2520"/>
        <w:rPr>
          <w:rFonts w:asciiTheme="majorHAnsi" w:hAnsiTheme="majorHAnsi" w:eastAsiaTheme="majorEastAsia" w:cstheme="majorBidi"/>
        </w:rPr>
      </w:pPr>
    </w:p>
    <w:p w:rsidR="00137AAA" w:rsidP="51EB59C4" w:rsidRDefault="00F602DC" w14:paraId="0E473A79" w14:textId="77777777">
      <w:pPr>
        <w:pStyle w:val="ListParagraph"/>
        <w:spacing w:after="0"/>
        <w:ind w:left="1440"/>
        <w:rPr>
          <w:rFonts w:ascii="Aptos Display" w:hAnsi="Aptos Display" w:eastAsia="宋体" w:cs="" w:asciiTheme="majorAscii" w:hAnsiTheme="majorAscii" w:eastAsiaTheme="majorEastAsia" w:cstheme="majorBidi"/>
        </w:rPr>
      </w:pPr>
      <w:bookmarkStart w:name="_Toc1913873638" w:id="85"/>
      <w:bookmarkStart w:name="_Toc1912290569" w:id="1390981425"/>
      <w:r w:rsidRPr="51EB59C4" w:rsidR="78F7F7A8">
        <w:rPr>
          <w:rStyle w:val="Heading4Char"/>
          <w:rFonts w:ascii="Aptos Display" w:hAnsi="Aptos Display" w:asciiTheme="majorAscii" w:hAnsiTheme="majorAscii"/>
        </w:rPr>
        <w:t>1.3.7- Error Code</w:t>
      </w:r>
      <w:bookmarkEnd w:id="85"/>
      <w:bookmarkEnd w:id="1390981425"/>
    </w:p>
    <w:p w:rsidR="00137AAA" w:rsidP="0067312F" w:rsidRDefault="00F602DC" w14:paraId="5D9AF166" w14:textId="77777777">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rPr>
        <w:t>Maintain the proper Individual Error Code for each failure</w:t>
      </w:r>
    </w:p>
    <w:p w:rsidR="00137AAA" w:rsidRDefault="00137AAA" w14:paraId="1C2BADCC" w14:textId="77777777">
      <w:pPr>
        <w:pStyle w:val="ListParagraph"/>
        <w:spacing w:after="0"/>
        <w:ind w:left="1800"/>
        <w:rPr>
          <w:rFonts w:asciiTheme="majorHAnsi" w:hAnsiTheme="majorHAnsi" w:eastAsiaTheme="majorEastAsia" w:cstheme="majorBidi"/>
        </w:rPr>
      </w:pPr>
    </w:p>
    <w:p w:rsidR="00137AAA" w:rsidP="51EB59C4" w:rsidRDefault="00F602DC" w14:paraId="52B7397C" w14:textId="77777777">
      <w:pPr>
        <w:pStyle w:val="Heading4"/>
        <w:ind w:left="1440"/>
        <w:rPr>
          <w:rFonts w:ascii="Aptos Display" w:hAnsi="Aptos Display" w:asciiTheme="majorAscii" w:hAnsiTheme="majorAscii"/>
        </w:rPr>
      </w:pPr>
      <w:bookmarkStart w:name="_Toc2110033597" w:id="1835186820"/>
      <w:r w:rsidRPr="51EB59C4" w:rsidR="78F7F7A8">
        <w:rPr>
          <w:rFonts w:ascii="Aptos Display" w:hAnsi="Aptos Display" w:asciiTheme="majorAscii" w:hAnsiTheme="majorAscii"/>
        </w:rPr>
        <w:t>1.3.8 - Token Authentication</w:t>
      </w:r>
      <w:bookmarkEnd w:id="1835186820"/>
    </w:p>
    <w:p w:rsidR="00137AAA" w:rsidP="0067312F" w:rsidRDefault="00F602DC" w14:paraId="5A2523BC" w14:textId="77777777">
      <w:pPr>
        <w:pStyle w:val="ListParagraph"/>
        <w:numPr>
          <w:ilvl w:val="2"/>
          <w:numId w:val="3"/>
        </w:numPr>
        <w:spacing w:after="0"/>
        <w:rPr>
          <w:rFonts w:asciiTheme="majorHAnsi" w:hAnsiTheme="majorHAnsi" w:eastAsiaTheme="majorEastAsia" w:cstheme="majorBidi"/>
        </w:rPr>
      </w:pPr>
      <w:r>
        <w:rPr>
          <w:rFonts w:asciiTheme="majorHAnsi" w:hAnsiTheme="majorHAnsi" w:eastAsiaTheme="majorEastAsia" w:cstheme="majorBidi"/>
        </w:rPr>
        <w:t>Implement a mechanism to validate the tokens, based on merchant info, Expiry time, transaction type, order info.</w:t>
      </w:r>
    </w:p>
    <w:p w:rsidR="00B42F2F" w:rsidP="51EB59C4" w:rsidRDefault="00B42F2F" w14:paraId="7261EF8F" w14:textId="430B5709">
      <w:pPr>
        <w:pStyle w:val="Heading4"/>
        <w:ind w:left="1440"/>
        <w:rPr>
          <w:rFonts w:ascii="Aptos Display" w:hAnsi="Aptos Display" w:asciiTheme="majorAscii" w:hAnsiTheme="majorAscii"/>
        </w:rPr>
      </w:pPr>
      <w:bookmarkStart w:name="_Toc1647195877" w:id="1816142534"/>
      <w:r w:rsidRPr="51EB59C4" w:rsidR="6643F94C">
        <w:rPr>
          <w:rFonts w:ascii="Aptos Display" w:hAnsi="Aptos Display" w:asciiTheme="majorAscii" w:hAnsiTheme="majorAscii"/>
        </w:rPr>
        <w:t>1.3.9   API Mapping</w:t>
      </w:r>
      <w:bookmarkEnd w:id="1816142534"/>
    </w:p>
    <w:p w:rsidR="007B728D" w:rsidP="007B728D" w:rsidRDefault="007B728D" w14:paraId="682C9F36" w14:textId="0E13B03B">
      <w:pPr>
        <w:pStyle w:val="ListParagraph"/>
        <w:numPr>
          <w:ilvl w:val="0"/>
          <w:numId w:val="48"/>
        </w:numPr>
      </w:pPr>
      <w:r>
        <w:t xml:space="preserve">An Interface will be provided to Business / required team, wherein access to </w:t>
      </w:r>
      <w:r w:rsidR="00031E78">
        <w:t xml:space="preserve">exposed </w:t>
      </w:r>
      <w:r>
        <w:t>API</w:t>
      </w:r>
      <w:r w:rsidR="006E4711">
        <w:t>s can be granted</w:t>
      </w:r>
      <w:r>
        <w:t>/restricted for merchants.</w:t>
      </w:r>
    </w:p>
    <w:p w:rsidRPr="007B728D" w:rsidR="007B728D" w:rsidP="007B728D" w:rsidRDefault="007B728D" w14:paraId="7FF101C9" w14:textId="73773C28">
      <w:pPr>
        <w:pStyle w:val="ListParagraph"/>
        <w:numPr>
          <w:ilvl w:val="0"/>
          <w:numId w:val="48"/>
        </w:numPr>
      </w:pPr>
      <w:r>
        <w:t xml:space="preserve">This will be added </w:t>
      </w:r>
      <w:r w:rsidR="1BD47BB9">
        <w:t>to</w:t>
      </w:r>
      <w:r>
        <w:t xml:space="preserve"> the current merchant onboarding journey.</w:t>
      </w:r>
    </w:p>
    <w:p w:rsidR="00137AAA" w:rsidP="000E21F8" w:rsidRDefault="00137AAA" w14:paraId="5DD8CD65" w14:textId="6909364C">
      <w:pPr>
        <w:spacing w:after="0"/>
        <w:ind w:left="2160"/>
      </w:pPr>
    </w:p>
    <w:p w:rsidR="00137AAA" w:rsidP="0067312F" w:rsidRDefault="00F602DC" w14:paraId="3BDF1297" w14:textId="77777777">
      <w:pPr>
        <w:pStyle w:val="Heading2"/>
        <w:numPr>
          <w:ilvl w:val="0"/>
          <w:numId w:val="6"/>
        </w:numPr>
        <w:rPr/>
      </w:pPr>
      <w:bookmarkStart w:name="_Toc925334333" w:id="90"/>
      <w:bookmarkStart w:name="_Toc16856863" w:id="640718487"/>
      <w:r w:rsidR="78F7F7A8">
        <w:rPr/>
        <w:t>FS_TX 2 – Merchant Customer</w:t>
      </w:r>
      <w:bookmarkEnd w:id="640718487"/>
      <w:r w:rsidR="78F7F7A8">
        <w:rPr/>
        <w:t xml:space="preserve"> </w:t>
      </w:r>
      <w:bookmarkEnd w:id="90"/>
    </w:p>
    <w:p w:rsidR="00137AAA" w:rsidP="51EB59C4" w:rsidRDefault="54620AE1" w14:paraId="77D909A3" w14:textId="77777777">
      <w:pPr>
        <w:pStyle w:val="Heading3"/>
        <w:ind w:left="720"/>
        <w:rPr>
          <w:rFonts w:ascii="Aptos Display" w:hAnsi="Aptos Display" w:asciiTheme="majorAscii" w:hAnsiTheme="majorAscii"/>
        </w:rPr>
      </w:pPr>
      <w:bookmarkStart w:name="_Toc168518070" w:id="91"/>
      <w:bookmarkStart w:name="_Toc276256623" w:id="271275853"/>
      <w:r w:rsidRPr="51EB59C4" w:rsidR="29DB0FF7">
        <w:rPr>
          <w:rFonts w:ascii="Aptos Display" w:hAnsi="Aptos Display" w:asciiTheme="majorAscii" w:hAnsiTheme="majorAscii"/>
        </w:rPr>
        <w:t>2.1 - Objective</w:t>
      </w:r>
      <w:bookmarkEnd w:id="91"/>
      <w:bookmarkEnd w:id="271275853"/>
    </w:p>
    <w:p w:rsidR="00137AAA" w:rsidP="7B6450A1" w:rsidRDefault="19199657" w14:paraId="5C53A9CD" w14:textId="190A9D1A">
      <w:pPr>
        <w:ind w:left="720"/>
        <w:rPr>
          <w:rFonts w:asciiTheme="majorHAnsi" w:hAnsiTheme="majorHAnsi" w:eastAsiaTheme="majorEastAsia" w:cstheme="majorBidi"/>
        </w:rPr>
      </w:pPr>
      <w:r w:rsidRPr="7B6450A1">
        <w:rPr>
          <w:rFonts w:asciiTheme="majorHAnsi" w:hAnsiTheme="majorHAnsi" w:eastAsiaTheme="majorEastAsia" w:cstheme="majorBidi"/>
        </w:rPr>
        <w:t>To create and s</w:t>
      </w:r>
      <w:r w:rsidRPr="7B6450A1" w:rsidR="54620AE1">
        <w:rPr>
          <w:rFonts w:asciiTheme="majorHAnsi" w:hAnsiTheme="majorHAnsi" w:eastAsiaTheme="majorEastAsia" w:cstheme="majorBidi"/>
        </w:rPr>
        <w:t>tore the Merchant Customer ID during the Order Booking process and enable analytics in SBI ePay.</w:t>
      </w:r>
    </w:p>
    <w:p w:rsidR="00137AAA" w:rsidP="51EB59C4" w:rsidRDefault="00F602DC" w14:paraId="10A5F36B" w14:textId="77777777">
      <w:pPr>
        <w:pStyle w:val="Heading4"/>
        <w:ind w:left="1440"/>
        <w:rPr>
          <w:rFonts w:ascii="Aptos Display" w:hAnsi="Aptos Display" w:asciiTheme="majorAscii" w:hAnsiTheme="majorAscii"/>
          <w:b w:val="1"/>
          <w:bCs w:val="1"/>
        </w:rPr>
      </w:pPr>
      <w:bookmarkStart w:name="_Toc397085427" w:id="93"/>
      <w:bookmarkStart w:name="_Toc154132499" w:id="1993891295"/>
      <w:r w:rsidRPr="51EB59C4" w:rsidR="78F7F7A8">
        <w:rPr>
          <w:rFonts w:ascii="Aptos Display" w:hAnsi="Aptos Display" w:asciiTheme="majorAscii" w:hAnsiTheme="majorAscii"/>
        </w:rPr>
        <w:t>2.1.1 - Storage</w:t>
      </w:r>
      <w:bookmarkEnd w:id="93"/>
      <w:bookmarkEnd w:id="1993891295"/>
    </w:p>
    <w:p w:rsidR="00137AAA" w:rsidP="0067312F" w:rsidRDefault="00F602DC" w14:paraId="49781076" w14:textId="77777777">
      <w:pPr>
        <w:pStyle w:val="ListParagraph"/>
        <w:numPr>
          <w:ilvl w:val="1"/>
          <w:numId w:val="7"/>
        </w:numPr>
        <w:rPr>
          <w:rFonts w:asciiTheme="majorHAnsi" w:hAnsiTheme="majorHAnsi" w:eastAsiaTheme="majorEastAsia" w:cstheme="majorBidi"/>
        </w:rPr>
      </w:pPr>
      <w:r>
        <w:rPr>
          <w:rFonts w:asciiTheme="majorHAnsi" w:hAnsiTheme="majorHAnsi" w:eastAsiaTheme="majorEastAsia" w:cstheme="majorBidi"/>
        </w:rPr>
        <w:t xml:space="preserve">The Merchant Customer module will store details of end users (customers) who will use SBI  ePay for payments. </w:t>
      </w:r>
    </w:p>
    <w:p w:rsidR="00137AAA" w:rsidP="51EB59C4" w:rsidRDefault="00F602DC" w14:paraId="1E1C4860" w14:textId="77777777">
      <w:pPr>
        <w:pStyle w:val="Heading4"/>
        <w:ind w:left="720" w:firstLine="720"/>
        <w:rPr>
          <w:rFonts w:ascii="Aptos Display" w:hAnsi="Aptos Display" w:asciiTheme="majorAscii" w:hAnsiTheme="majorAscii"/>
        </w:rPr>
      </w:pPr>
      <w:bookmarkStart w:name="_Toc1882306347" w:id="95"/>
      <w:bookmarkStart w:name="_Toc1596794177" w:id="535704940"/>
      <w:r w:rsidRPr="51EB59C4" w:rsidR="78F7F7A8">
        <w:rPr>
          <w:rFonts w:ascii="Aptos Display" w:hAnsi="Aptos Display" w:asciiTheme="majorAscii" w:hAnsiTheme="majorAscii"/>
        </w:rPr>
        <w:t>2.1.2 - Feature Type</w:t>
      </w:r>
      <w:bookmarkEnd w:id="95"/>
      <w:bookmarkEnd w:id="535704940"/>
    </w:p>
    <w:p w:rsidR="00137AAA" w:rsidP="0067312F" w:rsidRDefault="00F602DC" w14:paraId="3E11459F" w14:textId="77777777">
      <w:pPr>
        <w:pStyle w:val="ListParagraph"/>
        <w:numPr>
          <w:ilvl w:val="1"/>
          <w:numId w:val="7"/>
        </w:numPr>
        <w:rPr>
          <w:rFonts w:asciiTheme="majorHAnsi" w:hAnsiTheme="majorHAnsi" w:eastAsiaTheme="majorEastAsia" w:cstheme="majorBidi"/>
        </w:rPr>
      </w:pPr>
      <w:r>
        <w:rPr>
          <w:rFonts w:asciiTheme="majorHAnsi" w:hAnsiTheme="majorHAnsi" w:eastAsiaTheme="majorEastAsia" w:cstheme="majorBidi"/>
          <w:b/>
          <w:bCs/>
        </w:rPr>
        <w:t xml:space="preserve">Feature Type </w:t>
      </w:r>
      <w:r>
        <w:rPr>
          <w:rFonts w:asciiTheme="majorHAnsi" w:hAnsiTheme="majorHAnsi" w:eastAsiaTheme="majorEastAsia" w:cstheme="majorBidi"/>
        </w:rPr>
        <w:t>- This is an optional feature, meaning merchants may choose to provide customer details or not.</w:t>
      </w:r>
    </w:p>
    <w:p w:rsidR="00137AAA" w:rsidP="51EB59C4" w:rsidRDefault="00F602DC" w14:paraId="61522706" w14:textId="77777777">
      <w:pPr>
        <w:pStyle w:val="Heading4"/>
        <w:ind w:left="720" w:firstLine="720"/>
        <w:rPr>
          <w:rFonts w:ascii="Aptos Display" w:hAnsi="Aptos Display" w:asciiTheme="majorAscii" w:hAnsiTheme="majorAscii"/>
        </w:rPr>
      </w:pPr>
      <w:bookmarkStart w:name="_Toc983223827" w:id="97"/>
      <w:bookmarkStart w:name="_Toc1964472939" w:id="741228430"/>
      <w:r w:rsidRPr="51EB59C4" w:rsidR="78F7F7A8">
        <w:rPr>
          <w:rFonts w:ascii="Aptos Display" w:hAnsi="Aptos Display" w:asciiTheme="majorAscii" w:hAnsiTheme="majorAscii"/>
        </w:rPr>
        <w:t>2.1.4 - Uniqueness</w:t>
      </w:r>
      <w:bookmarkEnd w:id="97"/>
      <w:bookmarkEnd w:id="741228430"/>
    </w:p>
    <w:p w:rsidR="00137AAA" w:rsidP="0067312F" w:rsidRDefault="00F602DC" w14:paraId="27B006F8" w14:textId="77777777">
      <w:pPr>
        <w:pStyle w:val="ListParagraph"/>
        <w:numPr>
          <w:ilvl w:val="1"/>
          <w:numId w:val="7"/>
        </w:numPr>
        <w:rPr>
          <w:rFonts w:asciiTheme="majorHAnsi" w:hAnsiTheme="majorHAnsi" w:eastAsiaTheme="majorEastAsia" w:cstheme="majorBidi"/>
        </w:rPr>
      </w:pPr>
      <w:r>
        <w:rPr>
          <w:rFonts w:asciiTheme="majorHAnsi" w:hAnsiTheme="majorHAnsi" w:eastAsiaTheme="majorEastAsia" w:cstheme="majorBidi"/>
          <w:b/>
          <w:bCs/>
        </w:rPr>
        <w:t xml:space="preserve">Uniqueness </w:t>
      </w:r>
      <w:r>
        <w:rPr>
          <w:rFonts w:asciiTheme="majorHAnsi" w:hAnsiTheme="majorHAnsi" w:eastAsiaTheme="majorEastAsia" w:cstheme="majorBidi"/>
        </w:rPr>
        <w:t>- Merchant Customer ID will be unique through the system, and Customer will be unique for a Merchant by Name, Email and Phone Number</w:t>
      </w:r>
    </w:p>
    <w:p w:rsidR="00137AAA" w:rsidP="51EB59C4" w:rsidRDefault="00F602DC" w14:paraId="27082040" w14:textId="77777777">
      <w:pPr>
        <w:pStyle w:val="Heading4"/>
        <w:ind w:left="1440"/>
        <w:rPr>
          <w:rFonts w:ascii="Aptos Display" w:hAnsi="Aptos Display" w:asciiTheme="majorAscii" w:hAnsiTheme="majorAscii"/>
        </w:rPr>
      </w:pPr>
      <w:bookmarkStart w:name="_Toc866749786" w:id="99"/>
      <w:bookmarkStart w:name="_Toc1272601894" w:id="1559386998"/>
      <w:r w:rsidRPr="51EB59C4" w:rsidR="78F7F7A8">
        <w:rPr>
          <w:rFonts w:ascii="Aptos Display" w:hAnsi="Aptos Display" w:asciiTheme="majorAscii" w:hAnsiTheme="majorAscii"/>
        </w:rPr>
        <w:t>2.1.5 - Operations</w:t>
      </w:r>
      <w:bookmarkEnd w:id="99"/>
      <w:bookmarkEnd w:id="1559386998"/>
    </w:p>
    <w:p w:rsidR="00137AAA" w:rsidP="0067312F" w:rsidRDefault="00F602DC" w14:paraId="7DCA0E03" w14:textId="46FFF1D9">
      <w:pPr>
        <w:pStyle w:val="ListParagraph"/>
        <w:numPr>
          <w:ilvl w:val="1"/>
          <w:numId w:val="7"/>
        </w:numPr>
        <w:rPr>
          <w:rFonts w:asciiTheme="majorHAnsi" w:hAnsiTheme="majorHAnsi" w:eastAsiaTheme="majorEastAsia" w:cstheme="majorBidi"/>
        </w:rPr>
      </w:pPr>
      <w:r>
        <w:rPr>
          <w:rFonts w:asciiTheme="majorHAnsi" w:hAnsiTheme="majorHAnsi" w:eastAsiaTheme="majorEastAsia" w:cstheme="majorBidi"/>
          <w:b/>
          <w:bCs/>
        </w:rPr>
        <w:t xml:space="preserve">Operations - </w:t>
      </w:r>
      <w:r>
        <w:rPr>
          <w:rFonts w:asciiTheme="majorHAnsi" w:hAnsiTheme="majorHAnsi" w:eastAsiaTheme="majorEastAsia" w:cstheme="majorBidi"/>
        </w:rPr>
        <w:t>Create, Get, Active/In Active,</w:t>
      </w:r>
      <w:r w:rsidR="006F51DE">
        <w:rPr>
          <w:rFonts w:asciiTheme="majorHAnsi" w:hAnsiTheme="majorHAnsi" w:eastAsiaTheme="majorEastAsia" w:cstheme="majorBidi"/>
        </w:rPr>
        <w:t>Deletion,</w:t>
      </w:r>
      <w:r>
        <w:rPr>
          <w:rFonts w:asciiTheme="majorHAnsi" w:hAnsiTheme="majorHAnsi" w:eastAsiaTheme="majorEastAsia" w:cstheme="majorBidi"/>
        </w:rPr>
        <w:t xml:space="preserve"> Get All Customers for a Merchant, Get Customer by Id/Name/Phone Number/ Email</w:t>
      </w:r>
    </w:p>
    <w:p w:rsidR="00137AAA" w:rsidRDefault="00137AAA" w14:paraId="4B889654" w14:textId="77777777">
      <w:pPr>
        <w:pStyle w:val="ListParagraph"/>
        <w:ind w:left="1800"/>
        <w:rPr>
          <w:rFonts w:asciiTheme="majorHAnsi" w:hAnsiTheme="majorHAnsi" w:eastAsiaTheme="majorEastAsia" w:cstheme="majorBidi"/>
        </w:rPr>
      </w:pPr>
    </w:p>
    <w:p w:rsidR="00137AAA" w:rsidP="51EB59C4" w:rsidRDefault="00F602DC" w14:paraId="54106F3C" w14:textId="77777777">
      <w:pPr>
        <w:pStyle w:val="Heading3"/>
        <w:ind w:left="720"/>
        <w:rPr>
          <w:rFonts w:ascii="Aptos Display" w:hAnsi="Aptos Display" w:asciiTheme="majorAscii" w:hAnsiTheme="majorAscii"/>
        </w:rPr>
      </w:pPr>
      <w:bookmarkStart w:name="_Toc721581" w:id="101"/>
      <w:bookmarkStart w:name="_Toc1733446881" w:id="1010941712"/>
      <w:r w:rsidRPr="51EB59C4" w:rsidR="78F7F7A8">
        <w:rPr>
          <w:rFonts w:ascii="Aptos Display" w:hAnsi="Aptos Display" w:asciiTheme="majorAscii" w:hAnsiTheme="majorAscii"/>
        </w:rPr>
        <w:t>2.2 - Functional Flow</w:t>
      </w:r>
      <w:bookmarkEnd w:id="101"/>
      <w:bookmarkEnd w:id="1010941712"/>
    </w:p>
    <w:p w:rsidR="00137AAA" w:rsidP="595DD2F0" w:rsidRDefault="00F602DC" w14:paraId="15884457" w14:textId="4588911B">
      <w:pPr>
        <w:pStyle w:val="Normal"/>
        <w:suppressLineNumbers w:val="0"/>
        <w:bidi w:val="0"/>
        <w:spacing w:before="0" w:beforeAutospacing="off" w:after="160" w:afterAutospacing="off" w:line="279" w:lineRule="auto"/>
        <w:ind w:left="0" w:right="0"/>
        <w:jc w:val="left"/>
      </w:pPr>
      <w:r w:rsidR="078E33AE">
        <w:drawing>
          <wp:inline wp14:editId="3BE1554A" wp14:anchorId="30FA8290">
            <wp:extent cx="6502399" cy="2105025"/>
            <wp:effectExtent l="9525" t="9525" r="9525" b="9525"/>
            <wp:docPr id="1023546880" name="Picture 1023546880" title=""/>
            <wp:cNvGraphicFramePr>
              <a:graphicFrameLocks noChangeAspect="1"/>
            </wp:cNvGraphicFramePr>
            <a:graphic>
              <a:graphicData uri="http://schemas.openxmlformats.org/drawingml/2006/picture">
                <pic:pic>
                  <pic:nvPicPr>
                    <pic:cNvPr id="0" name="Picture 1023546880"/>
                    <pic:cNvPicPr/>
                  </pic:nvPicPr>
                  <pic:blipFill>
                    <a:blip r:embed="R694ca8d3a799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02399" cy="2105025"/>
                    </a:xfrm>
                    <a:prstGeom prst="rect">
                      <a:avLst/>
                    </a:prstGeom>
                    <a:ln w="9525">
                      <a:solidFill>
                        <a:srgbClr val="1E8BCD"/>
                      </a:solidFill>
                      <a:prstDash val="solid"/>
                    </a:ln>
                  </pic:spPr>
                </pic:pic>
              </a:graphicData>
            </a:graphic>
          </wp:inline>
        </w:drawing>
      </w:r>
      <w:r w:rsidR="4B58D428">
        <w:rPr/>
        <w:t>l</w:t>
      </w:r>
    </w:p>
    <w:p w:rsidR="00137AAA" w:rsidP="51EB59C4" w:rsidRDefault="00F602DC" w14:paraId="27B27488" w14:textId="77777777">
      <w:pPr>
        <w:pStyle w:val="Heading3"/>
        <w:ind w:firstLine="720"/>
        <w:rPr>
          <w:rStyle w:val="Heading3Char"/>
          <w:rFonts w:ascii="Aptos Display" w:hAnsi="Aptos Display" w:asciiTheme="majorAscii" w:hAnsiTheme="majorAscii"/>
        </w:rPr>
      </w:pPr>
      <w:bookmarkStart w:name="_Toc296119622" w:id="103"/>
      <w:bookmarkStart w:name="_Toc376088475" w:id="1698993311"/>
      <w:r w:rsidRPr="51EB59C4" w:rsidR="78F7F7A8">
        <w:rPr>
          <w:rStyle w:val="Heading3Char"/>
          <w:rFonts w:ascii="Aptos Display" w:hAnsi="Aptos Display" w:asciiTheme="majorAscii" w:hAnsiTheme="majorAscii"/>
        </w:rPr>
        <w:t>2.3 Functional Specification</w:t>
      </w:r>
      <w:bookmarkEnd w:id="103"/>
      <w:bookmarkEnd w:id="1698993311"/>
    </w:p>
    <w:p w:rsidR="00137AAA" w:rsidP="51EB59C4" w:rsidRDefault="00F602DC" w14:paraId="042D3E5B" w14:textId="77777777">
      <w:pPr>
        <w:pStyle w:val="Heading4"/>
        <w:ind w:left="1440"/>
        <w:rPr>
          <w:rFonts w:ascii="Aptos Display" w:hAnsi="Aptos Display" w:asciiTheme="majorAscii" w:hAnsiTheme="majorAscii"/>
          <w:b w:val="1"/>
          <w:bCs w:val="1"/>
        </w:rPr>
      </w:pPr>
      <w:bookmarkStart w:name="_Toc1765904072" w:id="105"/>
      <w:bookmarkStart w:name="_Toc1289146463" w:id="1853507639"/>
      <w:r w:rsidRPr="51EB59C4" w:rsidR="78F7F7A8">
        <w:rPr>
          <w:rFonts w:ascii="Aptos Display" w:hAnsi="Aptos Display" w:asciiTheme="majorAscii" w:hAnsiTheme="majorAscii"/>
        </w:rPr>
        <w:t>2.3.1- Basic Validation Check</w:t>
      </w:r>
      <w:bookmarkEnd w:id="105"/>
      <w:bookmarkEnd w:id="1853507639"/>
    </w:p>
    <w:p w:rsidR="00137AAA" w:rsidP="51EB59C4" w:rsidRDefault="00F602DC" w14:paraId="56BDDE55" w14:textId="77777777">
      <w:pPr>
        <w:pStyle w:val="Heading5"/>
        <w:ind w:left="2160"/>
        <w:rPr>
          <w:rFonts w:ascii="Aptos Display" w:hAnsi="Aptos Display" w:asciiTheme="majorAscii" w:hAnsiTheme="majorAscii"/>
          <w:b w:val="1"/>
          <w:bCs w:val="1"/>
        </w:rPr>
      </w:pPr>
      <w:bookmarkStart w:name="_Toc1127256936" w:id="107"/>
      <w:bookmarkStart w:name="_Toc1220103124" w:id="1581093874"/>
      <w:r w:rsidRPr="51EB59C4" w:rsidR="78F7F7A8">
        <w:rPr>
          <w:rFonts w:ascii="Aptos Display" w:hAnsi="Aptos Display" w:asciiTheme="majorAscii" w:hAnsiTheme="majorAscii"/>
        </w:rPr>
        <w:t>2.3.1.1 - JWT Token</w:t>
      </w:r>
      <w:bookmarkEnd w:id="107"/>
      <w:bookmarkEnd w:id="1581093874"/>
      <w:r w:rsidRPr="51EB59C4" w:rsidR="78F7F7A8">
        <w:rPr>
          <w:rFonts w:ascii="Aptos Display" w:hAnsi="Aptos Display" w:asciiTheme="majorAscii" w:hAnsiTheme="majorAscii"/>
        </w:rPr>
        <w:t xml:space="preserve"> </w:t>
      </w:r>
    </w:p>
    <w:p w:rsidR="00137AAA" w:rsidP="0067312F" w:rsidRDefault="00F602DC" w14:paraId="4D074256"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Verify the identity and authorization of the requester to ensure that only valid and authorized entities can request tokens.</w:t>
      </w:r>
    </w:p>
    <w:p w:rsidR="00137AAA" w:rsidP="51EB59C4" w:rsidRDefault="00F602DC" w14:paraId="2A88C6D1" w14:textId="77777777">
      <w:pPr>
        <w:pStyle w:val="Heading5"/>
        <w:ind w:left="2160"/>
        <w:rPr>
          <w:rFonts w:ascii="Aptos Display" w:hAnsi="Aptos Display" w:asciiTheme="majorAscii" w:hAnsiTheme="majorAscii"/>
        </w:rPr>
      </w:pPr>
      <w:bookmarkStart w:name="_Toc1792229171" w:id="109"/>
      <w:bookmarkStart w:name="_Toc1595137171" w:id="1046872191"/>
      <w:r w:rsidRPr="51EB59C4" w:rsidR="78F7F7A8">
        <w:rPr>
          <w:rFonts w:ascii="Aptos Display" w:hAnsi="Aptos Display" w:asciiTheme="majorAscii" w:hAnsiTheme="majorAscii"/>
        </w:rPr>
        <w:t>2.3.1.2 - Merchant</w:t>
      </w:r>
      <w:bookmarkEnd w:id="109"/>
      <w:bookmarkEnd w:id="1046872191"/>
      <w:r w:rsidRPr="51EB59C4" w:rsidR="78F7F7A8">
        <w:rPr>
          <w:rFonts w:ascii="Aptos Display" w:hAnsi="Aptos Display" w:asciiTheme="majorAscii" w:hAnsiTheme="majorAscii"/>
        </w:rPr>
        <w:t xml:space="preserve"> </w:t>
      </w:r>
    </w:p>
    <w:p w:rsidR="00137AAA" w:rsidP="0067312F" w:rsidRDefault="00F602DC" w14:paraId="5C401724"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Check if the merchant is active and eligible to perform the requested operation.</w:t>
      </w:r>
    </w:p>
    <w:p w:rsidR="00137AAA" w:rsidRDefault="00137AAA" w14:paraId="21C4AA67" w14:textId="77777777">
      <w:pPr>
        <w:pStyle w:val="ListParagraph"/>
        <w:ind w:left="3240"/>
        <w:rPr>
          <w:rFonts w:asciiTheme="majorHAnsi" w:hAnsiTheme="majorHAnsi" w:eastAsiaTheme="majorEastAsia" w:cstheme="majorBidi"/>
        </w:rPr>
      </w:pPr>
    </w:p>
    <w:p w:rsidR="00137AAA" w:rsidP="51EB59C4" w:rsidRDefault="00F602DC" w14:paraId="10CA0198" w14:textId="77777777">
      <w:pPr>
        <w:pStyle w:val="Heading4"/>
        <w:ind w:left="720" w:firstLine="720"/>
        <w:rPr>
          <w:rFonts w:ascii="Aptos Display" w:hAnsi="Aptos Display" w:asciiTheme="majorAscii" w:hAnsiTheme="majorAscii"/>
        </w:rPr>
      </w:pPr>
      <w:bookmarkStart w:name="_Toc1034322815" w:id="112"/>
      <w:bookmarkStart w:name="_Toc1863227933" w:id="1166822186"/>
      <w:r w:rsidRPr="51EB59C4" w:rsidR="78F7F7A8">
        <w:rPr>
          <w:rFonts w:ascii="Aptos Display" w:hAnsi="Aptos Display" w:asciiTheme="majorAscii" w:hAnsiTheme="majorAscii"/>
        </w:rPr>
        <w:t>2.3.2 - Merchant Customer Creation</w:t>
      </w:r>
      <w:r w:rsidRPr="51EB59C4" w:rsidR="78F7F7A8">
        <w:rPr>
          <w:rFonts w:ascii="Aptos Display" w:hAnsi="Aptos Display" w:asciiTheme="majorAscii" w:hAnsiTheme="majorAscii"/>
        </w:rPr>
        <w:t xml:space="preserve"> </w:t>
      </w:r>
      <w:r>
        <w:tab/>
      </w:r>
      <w:bookmarkEnd w:id="112"/>
      <w:bookmarkEnd w:id="1166822186"/>
    </w:p>
    <w:p w:rsidR="00137AAA" w:rsidP="0067312F" w:rsidRDefault="00F602DC" w14:paraId="4D89C1CC" w14:textId="628689FC">
      <w:pPr>
        <w:pStyle w:val="ListParagraph"/>
        <w:numPr>
          <w:ilvl w:val="2"/>
          <w:numId w:val="7"/>
        </w:numPr>
        <w:rPr>
          <w:rFonts w:asciiTheme="majorHAnsi" w:hAnsiTheme="majorHAnsi" w:eastAsiaTheme="majorEastAsia" w:cstheme="majorBidi"/>
        </w:rPr>
      </w:pPr>
      <w:r>
        <w:rPr>
          <w:b/>
          <w:bCs/>
        </w:rPr>
        <w:t>Request Check</w:t>
      </w:r>
      <w:r>
        <w:t xml:space="preserve"> - Customer Creation Request, the data should be decrypted using the corresponding decryption algorithm defined in the Encryption-Decryption service.</w:t>
      </w:r>
      <w:r w:rsidR="005D2841">
        <w:rPr>
          <w:rFonts w:asciiTheme="majorHAnsi" w:hAnsiTheme="majorHAnsi" w:eastAsiaTheme="majorEastAsia" w:cstheme="majorBidi"/>
        </w:rPr>
        <w:t>(AES256</w:t>
      </w:r>
      <w:r w:rsidR="001373B0">
        <w:rPr>
          <w:rFonts w:asciiTheme="majorHAnsi" w:hAnsiTheme="majorHAnsi" w:eastAsiaTheme="majorEastAsia" w:cstheme="majorBidi"/>
        </w:rPr>
        <w:t>-GCM</w:t>
      </w:r>
      <w:r w:rsidR="005D2841">
        <w:rPr>
          <w:rFonts w:asciiTheme="majorHAnsi" w:hAnsiTheme="majorHAnsi" w:eastAsiaTheme="majorEastAsia" w:cstheme="majorBidi"/>
        </w:rPr>
        <w:t>)</w:t>
      </w:r>
    </w:p>
    <w:p w:rsidR="00137AAA" w:rsidP="0067312F" w:rsidRDefault="00F602DC" w14:paraId="38DC99BC" w14:textId="77777777">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b/>
          <w:bCs/>
        </w:rPr>
        <w:t>Validation Check</w:t>
      </w:r>
      <w:r>
        <w:rPr>
          <w:rFonts w:asciiTheme="majorHAnsi" w:hAnsiTheme="majorHAnsi" w:eastAsiaTheme="majorEastAsia" w:cstheme="majorBidi"/>
        </w:rPr>
        <w:t xml:space="preserve"> - Customer Creation Request Should have below parameters in encrypted request</w:t>
      </w:r>
    </w:p>
    <w:p w:rsidR="00137AAA" w:rsidRDefault="00137AAA" w14:paraId="020286FC" w14:textId="77777777">
      <w:pPr>
        <w:rPr>
          <w:rFonts w:asciiTheme="majorHAnsi" w:hAnsiTheme="majorHAnsi" w:eastAsiaTheme="majorEastAsia" w:cstheme="majorBidi"/>
        </w:rPr>
      </w:pPr>
    </w:p>
    <w:p w:rsidR="003A1BBE" w:rsidRDefault="003A1BBE" w14:paraId="40714969" w14:textId="77777777">
      <w:pPr>
        <w:rPr>
          <w:rFonts w:asciiTheme="majorHAnsi" w:hAnsiTheme="majorHAnsi" w:eastAsiaTheme="majorEastAsia" w:cstheme="majorBidi"/>
        </w:rPr>
      </w:pPr>
    </w:p>
    <w:p w:rsidR="00137AAA" w:rsidRDefault="00137AAA" w14:paraId="3601222D" w14:textId="77777777">
      <w:pPr>
        <w:rPr>
          <w:rFonts w:asciiTheme="majorHAnsi" w:hAnsiTheme="majorHAnsi" w:eastAsiaTheme="majorEastAsia" w:cstheme="majorBidi"/>
        </w:rPr>
      </w:pPr>
    </w:p>
    <w:tbl>
      <w:tblPr>
        <w:tblStyle w:val="TableGrid"/>
        <w:tblW w:w="0" w:type="auto"/>
        <w:tblInd w:w="2520" w:type="dxa"/>
        <w:tblLayout w:type="fixed"/>
        <w:tblLook w:val="04A0" w:firstRow="1" w:lastRow="0" w:firstColumn="1" w:lastColumn="0" w:noHBand="0" w:noVBand="1"/>
      </w:tblPr>
      <w:tblGrid>
        <w:gridCol w:w="1710"/>
        <w:gridCol w:w="1365"/>
        <w:gridCol w:w="3765"/>
      </w:tblGrid>
      <w:tr w:rsidR="00137AAA" w:rsidTr="7B6450A1" w14:paraId="2379F716" w14:textId="77777777">
        <w:trPr>
          <w:trHeight w:val="360"/>
        </w:trPr>
        <w:tc>
          <w:tcPr>
            <w:tcW w:w="1710" w:type="dxa"/>
            <w:shd w:val="clear" w:color="auto" w:fill="00B0F0"/>
          </w:tcPr>
          <w:p w:rsidR="00137AAA" w:rsidRDefault="00F602DC" w14:paraId="6488EDC4"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365" w:type="dxa"/>
            <w:shd w:val="clear" w:color="auto" w:fill="00B0F0"/>
          </w:tcPr>
          <w:p w:rsidR="00137AAA" w:rsidRDefault="00F602DC" w14:paraId="74166BBD"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3765" w:type="dxa"/>
            <w:shd w:val="clear" w:color="auto" w:fill="00B0F0"/>
          </w:tcPr>
          <w:p w:rsidR="00137AAA" w:rsidRDefault="00F602DC" w14:paraId="1B303550"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rsidTr="7B6450A1" w14:paraId="77CF47AA" w14:textId="77777777">
        <w:trPr>
          <w:trHeight w:val="300"/>
        </w:trPr>
        <w:tc>
          <w:tcPr>
            <w:tcW w:w="1710" w:type="dxa"/>
            <w:shd w:val="clear" w:color="auto" w:fill="FFFFFF" w:themeFill="background1"/>
          </w:tcPr>
          <w:p w:rsidR="00137AAA" w:rsidRDefault="00F602DC" w14:paraId="1908C33D"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365" w:type="dxa"/>
            <w:shd w:val="clear" w:color="auto" w:fill="FFFFFF" w:themeFill="background1"/>
          </w:tcPr>
          <w:p w:rsidR="00137AAA" w:rsidRDefault="00F602DC" w14:paraId="0036B024"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765" w:type="dxa"/>
            <w:shd w:val="clear" w:color="auto" w:fill="FFFFFF" w:themeFill="background1"/>
          </w:tcPr>
          <w:p w:rsidR="00137AAA" w:rsidRDefault="00F602DC" w14:paraId="4D0FF24D"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137AAA" w:rsidTr="7B6450A1" w14:paraId="5498B02F" w14:textId="77777777">
        <w:trPr>
          <w:trHeight w:val="300"/>
        </w:trPr>
        <w:tc>
          <w:tcPr>
            <w:tcW w:w="1710" w:type="dxa"/>
            <w:shd w:val="clear" w:color="auto" w:fill="FFFFFF" w:themeFill="background1"/>
          </w:tcPr>
          <w:p w:rsidR="00137AAA" w:rsidRDefault="00F602DC" w14:paraId="65FD4F39"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MID</w:t>
            </w:r>
          </w:p>
        </w:tc>
        <w:tc>
          <w:tcPr>
            <w:tcW w:w="1365" w:type="dxa"/>
            <w:shd w:val="clear" w:color="auto" w:fill="FFFFFF" w:themeFill="background1"/>
          </w:tcPr>
          <w:p w:rsidR="00137AAA" w:rsidRDefault="00F602DC" w14:paraId="41D53152"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765" w:type="dxa"/>
            <w:shd w:val="clear" w:color="auto" w:fill="FFFFFF" w:themeFill="background1"/>
          </w:tcPr>
          <w:p w:rsidR="00137AAA" w:rsidRDefault="00F602DC" w14:paraId="2AD1FB0B"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Merchant Id</w:t>
            </w:r>
          </w:p>
        </w:tc>
      </w:tr>
      <w:tr w:rsidR="00137AAA" w:rsidTr="7B6450A1" w14:paraId="6C625583" w14:textId="77777777">
        <w:trPr>
          <w:trHeight w:val="300"/>
        </w:trPr>
        <w:tc>
          <w:tcPr>
            <w:tcW w:w="1710" w:type="dxa"/>
            <w:shd w:val="clear" w:color="auto" w:fill="FFFFFF" w:themeFill="background1"/>
          </w:tcPr>
          <w:p w:rsidR="00137AAA" w:rsidRDefault="00F602DC" w14:paraId="00ABD717" w14:textId="77777777">
            <w:pPr>
              <w:spacing w:beforeAutospacing="1" w:after="0" w:afterAutospacing="1" w:line="276"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Name</w:t>
            </w:r>
          </w:p>
        </w:tc>
        <w:tc>
          <w:tcPr>
            <w:tcW w:w="1365" w:type="dxa"/>
            <w:shd w:val="clear" w:color="auto" w:fill="FFFFFF" w:themeFill="background1"/>
          </w:tcPr>
          <w:p w:rsidR="00137AAA" w:rsidRDefault="00F602DC" w14:paraId="5B6742EE"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765" w:type="dxa"/>
            <w:shd w:val="clear" w:color="auto" w:fill="FFFFFF" w:themeFill="background1"/>
          </w:tcPr>
          <w:p w:rsidR="00137AAA" w:rsidRDefault="00F602DC" w14:paraId="237F796F"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Name</w:t>
            </w:r>
          </w:p>
        </w:tc>
      </w:tr>
      <w:tr w:rsidR="00137AAA" w:rsidTr="7B6450A1" w14:paraId="42EA92B8" w14:textId="77777777">
        <w:trPr>
          <w:trHeight w:val="300"/>
        </w:trPr>
        <w:tc>
          <w:tcPr>
            <w:tcW w:w="1710" w:type="dxa"/>
            <w:shd w:val="clear" w:color="auto" w:fill="FFFFFF" w:themeFill="background1"/>
          </w:tcPr>
          <w:p w:rsidR="00137AAA" w:rsidRDefault="00F602DC" w14:paraId="137779A7"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Email</w:t>
            </w:r>
          </w:p>
        </w:tc>
        <w:tc>
          <w:tcPr>
            <w:tcW w:w="1365" w:type="dxa"/>
            <w:shd w:val="clear" w:color="auto" w:fill="FFFFFF" w:themeFill="background1"/>
          </w:tcPr>
          <w:p w:rsidR="00137AAA" w:rsidP="2EF4D6A4" w:rsidRDefault="4303234E" w14:paraId="6982C745" w14:textId="4867500A">
            <w:pPr>
              <w:spacing w:after="0" w:line="240" w:lineRule="auto"/>
              <w:rPr>
                <w:rFonts w:asciiTheme="majorHAnsi" w:hAnsiTheme="majorHAnsi" w:eastAsiaTheme="majorEastAsia" w:cstheme="majorBidi"/>
                <w:sz w:val="20"/>
                <w:szCs w:val="20"/>
              </w:rPr>
            </w:pPr>
            <w:r w:rsidRPr="2EF4D6A4">
              <w:rPr>
                <w:rFonts w:asciiTheme="majorHAnsi" w:hAnsiTheme="majorHAnsi" w:eastAsiaTheme="majorEastAsia" w:cstheme="majorBidi"/>
                <w:sz w:val="20"/>
                <w:szCs w:val="20"/>
              </w:rPr>
              <w:t>Yes</w:t>
            </w:r>
            <w:r w:rsidRPr="2EF4D6A4" w:rsidR="360F3D29">
              <w:rPr>
                <w:rFonts w:asciiTheme="majorHAnsi" w:hAnsiTheme="majorHAnsi" w:eastAsiaTheme="majorEastAsia" w:cstheme="majorBidi"/>
                <w:sz w:val="20"/>
                <w:szCs w:val="20"/>
              </w:rPr>
              <w:t>, If Phone Number</w:t>
            </w:r>
            <w:r w:rsidRPr="2EF4D6A4" w:rsidR="1AB52D42">
              <w:rPr>
                <w:rFonts w:asciiTheme="majorHAnsi" w:hAnsiTheme="majorHAnsi" w:eastAsiaTheme="majorEastAsia" w:cstheme="majorBidi"/>
                <w:sz w:val="20"/>
                <w:szCs w:val="20"/>
              </w:rPr>
              <w:t xml:space="preserve"> Parameter</w:t>
            </w:r>
            <w:r w:rsidRPr="2EF4D6A4" w:rsidR="360F3D29">
              <w:rPr>
                <w:rFonts w:asciiTheme="majorHAnsi" w:hAnsiTheme="majorHAnsi" w:eastAsiaTheme="majorEastAsia" w:cstheme="majorBidi"/>
                <w:sz w:val="20"/>
                <w:szCs w:val="20"/>
              </w:rPr>
              <w:t xml:space="preserve"> is not provided</w:t>
            </w:r>
          </w:p>
        </w:tc>
        <w:tc>
          <w:tcPr>
            <w:tcW w:w="3765" w:type="dxa"/>
            <w:shd w:val="clear" w:color="auto" w:fill="FFFFFF" w:themeFill="background1"/>
          </w:tcPr>
          <w:p w:rsidR="00137AAA" w:rsidRDefault="00F602DC" w14:paraId="59238678"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Email</w:t>
            </w:r>
          </w:p>
        </w:tc>
      </w:tr>
      <w:tr w:rsidR="00137AAA" w:rsidTr="7B6450A1" w14:paraId="7236E497" w14:textId="77777777">
        <w:trPr>
          <w:trHeight w:val="300"/>
        </w:trPr>
        <w:tc>
          <w:tcPr>
            <w:tcW w:w="1710" w:type="dxa"/>
            <w:shd w:val="clear" w:color="auto" w:fill="FFFFFF" w:themeFill="background1"/>
          </w:tcPr>
          <w:p w:rsidR="00137AAA" w:rsidRDefault="00F602DC" w14:paraId="3C0B709D"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Phone Number</w:t>
            </w:r>
          </w:p>
        </w:tc>
        <w:tc>
          <w:tcPr>
            <w:tcW w:w="1365" w:type="dxa"/>
            <w:shd w:val="clear" w:color="auto" w:fill="FFFFFF" w:themeFill="background1"/>
          </w:tcPr>
          <w:p w:rsidR="00137AAA" w:rsidP="2EF4D6A4" w:rsidRDefault="4303234E" w14:paraId="1DEC13B9" w14:textId="1DE17361">
            <w:pPr>
              <w:spacing w:after="0" w:line="240" w:lineRule="auto"/>
              <w:rPr>
                <w:rFonts w:asciiTheme="majorHAnsi" w:hAnsiTheme="majorHAnsi" w:eastAsiaTheme="majorEastAsia" w:cstheme="majorBidi"/>
                <w:sz w:val="20"/>
                <w:szCs w:val="20"/>
              </w:rPr>
            </w:pPr>
            <w:commentRangeStart w:id="113"/>
            <w:commentRangeStart w:id="114"/>
            <w:r w:rsidRPr="2EF4D6A4">
              <w:rPr>
                <w:rFonts w:asciiTheme="majorHAnsi" w:hAnsiTheme="majorHAnsi" w:eastAsiaTheme="majorEastAsia" w:cstheme="majorBidi"/>
                <w:sz w:val="20"/>
                <w:szCs w:val="20"/>
              </w:rPr>
              <w:t>Yes</w:t>
            </w:r>
            <w:r w:rsidRPr="2EF4D6A4" w:rsidR="2B02EFB0">
              <w:rPr>
                <w:rFonts w:asciiTheme="majorHAnsi" w:hAnsiTheme="majorHAnsi" w:eastAsiaTheme="majorEastAsia" w:cstheme="majorBidi"/>
                <w:sz w:val="20"/>
                <w:szCs w:val="20"/>
              </w:rPr>
              <w:t>, If Email parameter is not provided</w:t>
            </w:r>
            <w:commentRangeEnd w:id="113"/>
            <w:r>
              <w:rPr>
                <w:rStyle w:val="CommentReference"/>
              </w:rPr>
              <w:commentReference w:id="113"/>
            </w:r>
            <w:commentRangeEnd w:id="114"/>
            <w:r>
              <w:rPr>
                <w:rStyle w:val="CommentReference"/>
              </w:rPr>
              <w:commentReference w:id="114"/>
            </w:r>
          </w:p>
        </w:tc>
        <w:tc>
          <w:tcPr>
            <w:tcW w:w="3765" w:type="dxa"/>
            <w:shd w:val="clear" w:color="auto" w:fill="FFFFFF" w:themeFill="background1"/>
          </w:tcPr>
          <w:p w:rsidR="00137AAA" w:rsidRDefault="00F602DC" w14:paraId="04BD6E23"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Phone Number</w:t>
            </w:r>
          </w:p>
        </w:tc>
      </w:tr>
      <w:tr w:rsidR="00137AAA" w:rsidTr="7B6450A1" w14:paraId="4B9807C5" w14:textId="77777777">
        <w:trPr>
          <w:trHeight w:val="300"/>
        </w:trPr>
        <w:tc>
          <w:tcPr>
            <w:tcW w:w="1710" w:type="dxa"/>
            <w:shd w:val="clear" w:color="auto" w:fill="FFFFFF" w:themeFill="background1"/>
          </w:tcPr>
          <w:p w:rsidR="00137AAA" w:rsidP="7B6450A1" w:rsidRDefault="54620AE1" w14:paraId="3EEC77AE" w14:textId="77777777">
            <w:pPr>
              <w:spacing w:after="0"/>
              <w:rPr>
                <w:rFonts w:asciiTheme="majorHAnsi" w:hAnsiTheme="majorHAnsi" w:eastAsiaTheme="majorEastAsia" w:cstheme="majorBidi"/>
                <w:color w:val="000000" w:themeColor="text1"/>
                <w:sz w:val="20"/>
                <w:szCs w:val="20"/>
              </w:rPr>
            </w:pPr>
            <w:commentRangeStart w:id="115"/>
            <w:r w:rsidRPr="7B6450A1">
              <w:rPr>
                <w:rFonts w:asciiTheme="majorHAnsi" w:hAnsiTheme="majorHAnsi" w:eastAsiaTheme="majorEastAsia" w:cstheme="majorBidi"/>
                <w:color w:val="000000" w:themeColor="text1"/>
                <w:sz w:val="20"/>
                <w:szCs w:val="20"/>
              </w:rPr>
              <w:t>GST In</w:t>
            </w:r>
          </w:p>
        </w:tc>
        <w:tc>
          <w:tcPr>
            <w:tcW w:w="1365" w:type="dxa"/>
            <w:shd w:val="clear" w:color="auto" w:fill="FFFFFF" w:themeFill="background1"/>
          </w:tcPr>
          <w:p w:rsidR="00137AAA" w:rsidRDefault="00F602DC" w14:paraId="10B82DBF"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shd w:val="clear" w:color="auto" w:fill="FFFFFF" w:themeFill="background1"/>
          </w:tcPr>
          <w:p w:rsidR="00137AAA" w:rsidP="7B6450A1" w:rsidRDefault="54620AE1" w14:paraId="04BFC292" w14:textId="77777777">
            <w:pPr>
              <w:spacing w:after="0" w:line="240" w:lineRule="auto"/>
              <w:rPr>
                <w:rFonts w:asciiTheme="majorHAnsi" w:hAnsiTheme="majorHAnsi" w:eastAsiaTheme="majorEastAsia" w:cstheme="majorBidi"/>
                <w:color w:val="000000" w:themeColor="text1"/>
                <w:sz w:val="20"/>
                <w:szCs w:val="20"/>
              </w:rPr>
            </w:pPr>
            <w:r w:rsidRPr="7B6450A1">
              <w:rPr>
                <w:rFonts w:asciiTheme="majorHAnsi" w:hAnsiTheme="majorHAnsi" w:eastAsiaTheme="majorEastAsia" w:cstheme="majorBidi"/>
                <w:color w:val="000000" w:themeColor="text1"/>
                <w:sz w:val="20"/>
                <w:szCs w:val="20"/>
              </w:rPr>
              <w:t>Customer GST Number</w:t>
            </w:r>
            <w:commentRangeEnd w:id="115"/>
            <w:r w:rsidR="00F602DC">
              <w:rPr>
                <w:rStyle w:val="CommentReference"/>
              </w:rPr>
              <w:commentReference w:id="115"/>
            </w:r>
          </w:p>
        </w:tc>
      </w:tr>
      <w:tr w:rsidR="00137AAA" w:rsidTr="7B6450A1" w14:paraId="23438D42" w14:textId="77777777">
        <w:trPr>
          <w:trHeight w:val="300"/>
        </w:trPr>
        <w:tc>
          <w:tcPr>
            <w:tcW w:w="1710" w:type="dxa"/>
            <w:shd w:val="clear" w:color="auto" w:fill="FFFFFF" w:themeFill="background1"/>
          </w:tcPr>
          <w:p w:rsidR="00137AAA" w:rsidRDefault="00F602DC" w14:paraId="226EFB44"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Address Line 1</w:t>
            </w:r>
          </w:p>
        </w:tc>
        <w:tc>
          <w:tcPr>
            <w:tcW w:w="1365" w:type="dxa"/>
            <w:shd w:val="clear" w:color="auto" w:fill="FFFFFF" w:themeFill="background1"/>
          </w:tcPr>
          <w:p w:rsidR="00137AAA" w:rsidRDefault="00F602DC" w14:paraId="16AA2C5C"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val="restart"/>
            <w:shd w:val="clear" w:color="auto" w:fill="FFFFFF" w:themeFill="background1"/>
          </w:tcPr>
          <w:p w:rsidR="00137AAA" w:rsidRDefault="00F602DC" w14:paraId="197471EF"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Customer Full Address</w:t>
            </w:r>
          </w:p>
        </w:tc>
      </w:tr>
      <w:tr w:rsidR="00137AAA" w:rsidTr="7B6450A1" w14:paraId="3C295B82" w14:textId="77777777">
        <w:trPr>
          <w:trHeight w:val="300"/>
        </w:trPr>
        <w:tc>
          <w:tcPr>
            <w:tcW w:w="1710" w:type="dxa"/>
            <w:shd w:val="clear" w:color="auto" w:fill="FFFFFF" w:themeFill="background1"/>
          </w:tcPr>
          <w:p w:rsidR="00137AAA" w:rsidRDefault="00F602DC" w14:paraId="718ECFA0"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Address Line 2</w:t>
            </w:r>
          </w:p>
        </w:tc>
        <w:tc>
          <w:tcPr>
            <w:tcW w:w="1365" w:type="dxa"/>
            <w:shd w:val="clear" w:color="auto" w:fill="FFFFFF" w:themeFill="background1"/>
          </w:tcPr>
          <w:p w:rsidR="00137AAA" w:rsidRDefault="00F602DC" w14:paraId="0EC0253D"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tcPr>
          <w:p w:rsidR="00137AAA" w:rsidRDefault="00137AAA" w14:paraId="7C614F3A" w14:textId="77777777">
            <w:pPr>
              <w:spacing w:after="0" w:line="240" w:lineRule="auto"/>
            </w:pPr>
          </w:p>
        </w:tc>
      </w:tr>
      <w:tr w:rsidR="00137AAA" w:rsidTr="7B6450A1" w14:paraId="204D8815" w14:textId="77777777">
        <w:trPr>
          <w:trHeight w:val="300"/>
        </w:trPr>
        <w:tc>
          <w:tcPr>
            <w:tcW w:w="1710" w:type="dxa"/>
            <w:shd w:val="clear" w:color="auto" w:fill="FFFFFF" w:themeFill="background1"/>
          </w:tcPr>
          <w:p w:rsidR="00137AAA" w:rsidRDefault="00F602DC" w14:paraId="19A85263" w14:textId="77777777">
            <w:pPr>
              <w:spacing w:after="0"/>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City</w:t>
            </w:r>
          </w:p>
        </w:tc>
        <w:tc>
          <w:tcPr>
            <w:tcW w:w="1365" w:type="dxa"/>
            <w:shd w:val="clear" w:color="auto" w:fill="FFFFFF" w:themeFill="background1"/>
          </w:tcPr>
          <w:p w:rsidR="00137AAA" w:rsidRDefault="00F602DC" w14:paraId="696D505E"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tcPr>
          <w:p w:rsidR="00137AAA" w:rsidRDefault="00137AAA" w14:paraId="21B10D07" w14:textId="77777777">
            <w:pPr>
              <w:spacing w:after="0" w:line="240" w:lineRule="auto"/>
            </w:pPr>
          </w:p>
        </w:tc>
      </w:tr>
      <w:tr w:rsidR="00137AAA" w:rsidTr="7B6450A1" w14:paraId="7AAE37F2" w14:textId="77777777">
        <w:trPr>
          <w:trHeight w:val="300"/>
        </w:trPr>
        <w:tc>
          <w:tcPr>
            <w:tcW w:w="1710" w:type="dxa"/>
            <w:shd w:val="clear" w:color="auto" w:fill="FFFFFF" w:themeFill="background1"/>
          </w:tcPr>
          <w:p w:rsidR="00137AAA" w:rsidRDefault="00F602DC" w14:paraId="596A4C7E"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State</w:t>
            </w:r>
          </w:p>
        </w:tc>
        <w:tc>
          <w:tcPr>
            <w:tcW w:w="1365" w:type="dxa"/>
            <w:shd w:val="clear" w:color="auto" w:fill="FFFFFF" w:themeFill="background1"/>
          </w:tcPr>
          <w:p w:rsidR="00137AAA" w:rsidRDefault="00F602DC" w14:paraId="5E0566D2"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tcPr>
          <w:p w:rsidR="00137AAA" w:rsidRDefault="00137AAA" w14:paraId="10467975" w14:textId="77777777">
            <w:pPr>
              <w:spacing w:after="0" w:line="240" w:lineRule="auto"/>
            </w:pPr>
          </w:p>
        </w:tc>
      </w:tr>
      <w:tr w:rsidR="00137AAA" w:rsidTr="7B6450A1" w14:paraId="59D3EFD2" w14:textId="77777777">
        <w:trPr>
          <w:trHeight w:val="300"/>
        </w:trPr>
        <w:tc>
          <w:tcPr>
            <w:tcW w:w="1710" w:type="dxa"/>
            <w:shd w:val="clear" w:color="auto" w:fill="FFFFFF" w:themeFill="background1"/>
          </w:tcPr>
          <w:p w:rsidR="00137AAA" w:rsidRDefault="00F602DC" w14:paraId="08A532D5"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Country</w:t>
            </w:r>
          </w:p>
        </w:tc>
        <w:tc>
          <w:tcPr>
            <w:tcW w:w="1365" w:type="dxa"/>
            <w:shd w:val="clear" w:color="auto" w:fill="FFFFFF" w:themeFill="background1"/>
          </w:tcPr>
          <w:p w:rsidR="00137AAA" w:rsidRDefault="00F602DC" w14:paraId="449BC8DB"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tcPr>
          <w:p w:rsidR="00137AAA" w:rsidRDefault="00137AAA" w14:paraId="27754B3B" w14:textId="77777777">
            <w:pPr>
              <w:spacing w:after="0" w:line="240" w:lineRule="auto"/>
            </w:pPr>
          </w:p>
        </w:tc>
      </w:tr>
      <w:tr w:rsidR="00137AAA" w:rsidTr="7B6450A1" w14:paraId="500295A2" w14:textId="77777777">
        <w:trPr>
          <w:trHeight w:val="300"/>
        </w:trPr>
        <w:tc>
          <w:tcPr>
            <w:tcW w:w="1710" w:type="dxa"/>
            <w:shd w:val="clear" w:color="auto" w:fill="FFFFFF" w:themeFill="background1"/>
          </w:tcPr>
          <w:p w:rsidR="00137AAA" w:rsidRDefault="00F602DC" w14:paraId="32A43FE1" w14:textId="77777777">
            <w:pPr>
              <w:spacing w:after="0"/>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Pin Code</w:t>
            </w:r>
          </w:p>
        </w:tc>
        <w:tc>
          <w:tcPr>
            <w:tcW w:w="1365" w:type="dxa"/>
            <w:shd w:val="clear" w:color="auto" w:fill="FFFFFF" w:themeFill="background1"/>
          </w:tcPr>
          <w:p w:rsidR="00137AAA" w:rsidRDefault="00F602DC" w14:paraId="6233667D" w14:textId="77777777">
            <w:pPr>
              <w:spacing w:after="0" w:line="240" w:lineRule="auto"/>
              <w:rPr>
                <w:rFonts w:asciiTheme="majorHAnsi" w:hAnsiTheme="majorHAnsi" w:eastAsiaTheme="majorEastAsia" w:cstheme="majorBidi"/>
                <w:color w:val="000000" w:themeColor="text1"/>
                <w:sz w:val="20"/>
                <w:szCs w:val="20"/>
              </w:rPr>
            </w:pPr>
            <w:r>
              <w:rPr>
                <w:rFonts w:asciiTheme="majorHAnsi" w:hAnsiTheme="majorHAnsi" w:eastAsiaTheme="majorEastAsia" w:cstheme="majorBidi"/>
                <w:color w:val="000000" w:themeColor="text1"/>
                <w:sz w:val="20"/>
                <w:szCs w:val="20"/>
              </w:rPr>
              <w:t>No</w:t>
            </w:r>
          </w:p>
        </w:tc>
        <w:tc>
          <w:tcPr>
            <w:tcW w:w="3765" w:type="dxa"/>
            <w:vMerge/>
          </w:tcPr>
          <w:p w:rsidR="00137AAA" w:rsidRDefault="00137AAA" w14:paraId="68EFBBC0" w14:textId="77777777">
            <w:pPr>
              <w:spacing w:after="0" w:line="240" w:lineRule="auto"/>
            </w:pPr>
          </w:p>
        </w:tc>
      </w:tr>
    </w:tbl>
    <w:p w:rsidR="00137AAA" w:rsidP="2EF4D6A4" w:rsidRDefault="00CF395D" w14:paraId="0E333C60" w14:textId="77777777">
      <w:pPr>
        <w:rPr>
          <w:rFonts w:asciiTheme="majorHAnsi" w:hAnsiTheme="majorHAnsi" w:eastAsiaTheme="majorEastAsia" w:cstheme="majorBidi"/>
          <w:b/>
          <w:bCs/>
        </w:rPr>
      </w:pPr>
      <w:commentRangeStart w:id="116"/>
      <w:commentRangeStart w:id="117"/>
      <w:commentRangeStart w:id="118"/>
      <w:commentRangeEnd w:id="116"/>
      <w:r>
        <w:rPr>
          <w:rStyle w:val="CommentReference"/>
        </w:rPr>
        <w:lastRenderedPageBreak/>
        <w:commentReference w:id="116"/>
      </w:r>
      <w:commentRangeEnd w:id="117"/>
      <w:r>
        <w:rPr>
          <w:rStyle w:val="CommentReference"/>
        </w:rPr>
        <w:commentReference w:id="117"/>
      </w:r>
      <w:commentRangeEnd w:id="118"/>
      <w:r w:rsidR="006E121D">
        <w:rPr>
          <w:rStyle w:val="CommentReference"/>
        </w:rPr>
        <w:commentReference w:id="118"/>
      </w:r>
    </w:p>
    <w:p w:rsidR="00137AAA" w:rsidP="51EB59C4" w:rsidRDefault="00F602DC" w14:paraId="5E9FDE27" w14:textId="77777777">
      <w:pPr>
        <w:pStyle w:val="Heading4"/>
        <w:ind w:left="1440"/>
        <w:rPr>
          <w:rFonts w:ascii="Aptos Display" w:hAnsi="Aptos Display" w:asciiTheme="majorAscii" w:hAnsiTheme="majorAscii"/>
        </w:rPr>
      </w:pPr>
      <w:bookmarkStart w:name="_Toc228959320" w:id="119"/>
      <w:bookmarkStart w:name="_Toc1565522927" w:id="1389939092"/>
      <w:r w:rsidRPr="51EB59C4" w:rsidR="78F7F7A8">
        <w:rPr>
          <w:rFonts w:ascii="Aptos Display" w:hAnsi="Aptos Display" w:asciiTheme="majorAscii" w:hAnsiTheme="majorAscii"/>
        </w:rPr>
        <w:t>2.3.3 - Merchant Customer Retrieval Validation Check</w:t>
      </w:r>
      <w:bookmarkEnd w:id="119"/>
      <w:bookmarkEnd w:id="1389939092"/>
    </w:p>
    <w:p w:rsidR="00137AAA" w:rsidP="51EB59C4" w:rsidRDefault="00F602DC" w14:paraId="361A6F9C" w14:textId="77777777">
      <w:pPr>
        <w:pStyle w:val="Heading5"/>
        <w:ind w:left="2160"/>
        <w:rPr>
          <w:rFonts w:ascii="Aptos Display" w:hAnsi="Aptos Display" w:asciiTheme="majorAscii" w:hAnsiTheme="majorAscii"/>
        </w:rPr>
      </w:pPr>
      <w:bookmarkStart w:name="_Toc1046956137" w:id="121"/>
      <w:bookmarkStart w:name="_Toc62689049" w:id="613834732"/>
      <w:r w:rsidRPr="51EB59C4" w:rsidR="78F7F7A8">
        <w:rPr>
          <w:rFonts w:ascii="Aptos Display" w:hAnsi="Aptos Display" w:asciiTheme="majorAscii" w:hAnsiTheme="majorAscii"/>
        </w:rPr>
        <w:t>2.3.3.1 - Get All</w:t>
      </w:r>
      <w:bookmarkEnd w:id="121"/>
      <w:bookmarkEnd w:id="613834732"/>
      <w:r w:rsidRPr="51EB59C4" w:rsidR="78F7F7A8">
        <w:rPr>
          <w:rFonts w:ascii="Aptos Display" w:hAnsi="Aptos Display" w:asciiTheme="majorAscii" w:hAnsiTheme="majorAscii"/>
        </w:rPr>
        <w:t xml:space="preserve"> </w:t>
      </w:r>
    </w:p>
    <w:p w:rsidRPr="009B2D0C" w:rsidR="009B2D0C" w:rsidP="009B2D0C" w:rsidRDefault="009B2D0C" w14:paraId="51862D0F" w14:textId="5B564818">
      <w:pPr>
        <w:pStyle w:val="ListParagraph"/>
        <w:numPr>
          <w:ilvl w:val="2"/>
          <w:numId w:val="7"/>
        </w:numPr>
      </w:pPr>
      <w:r w:rsidRPr="009B2D0C">
        <w:rPr>
          <w:rFonts w:asciiTheme="majorHAnsi" w:hAnsiTheme="majorHAnsi" w:eastAsiaTheme="majorEastAsia" w:cstheme="majorBidi"/>
        </w:rPr>
        <w:t>At</w:t>
      </w:r>
      <w:r w:rsidRPr="009B2D0C">
        <w:t xml:space="preserve"> a single request 10,000 records will be provided with pagination option (till records are available)</w:t>
      </w:r>
    </w:p>
    <w:tbl>
      <w:tblPr>
        <w:tblStyle w:val="TableGrid"/>
        <w:tblW w:w="0" w:type="auto"/>
        <w:tblInd w:w="2520" w:type="dxa"/>
        <w:tblLayout w:type="fixed"/>
        <w:tblLook w:val="04A0" w:firstRow="1" w:lastRow="0" w:firstColumn="1" w:lastColumn="0" w:noHBand="0" w:noVBand="1"/>
      </w:tblPr>
      <w:tblGrid>
        <w:gridCol w:w="1710"/>
        <w:gridCol w:w="1365"/>
        <w:gridCol w:w="3765"/>
      </w:tblGrid>
      <w:tr w:rsidR="00137AAA" w14:paraId="3E67F791" w14:textId="77777777">
        <w:trPr>
          <w:trHeight w:val="360"/>
        </w:trPr>
        <w:tc>
          <w:tcPr>
            <w:tcW w:w="1710" w:type="dxa"/>
            <w:shd w:val="clear" w:color="auto" w:fill="00B0F0"/>
          </w:tcPr>
          <w:p w:rsidR="00137AAA" w:rsidRDefault="00F602DC" w14:paraId="2F388DA9"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365" w:type="dxa"/>
            <w:shd w:val="clear" w:color="auto" w:fill="00B0F0"/>
          </w:tcPr>
          <w:p w:rsidR="00137AAA" w:rsidRDefault="00F602DC" w14:paraId="279F6C01"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3765" w:type="dxa"/>
            <w:shd w:val="clear" w:color="auto" w:fill="00B0F0"/>
          </w:tcPr>
          <w:p w:rsidR="00137AAA" w:rsidRDefault="00F602DC" w14:paraId="29FF3383"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14:paraId="7FDE8FFF" w14:textId="77777777">
        <w:trPr>
          <w:trHeight w:val="300"/>
        </w:trPr>
        <w:tc>
          <w:tcPr>
            <w:tcW w:w="1710" w:type="dxa"/>
            <w:shd w:val="clear" w:color="auto" w:fill="FFFFFF" w:themeFill="background1"/>
          </w:tcPr>
          <w:p w:rsidR="00137AAA" w:rsidRDefault="00F602DC" w14:paraId="35913A63"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365" w:type="dxa"/>
            <w:shd w:val="clear" w:color="auto" w:fill="FFFFFF" w:themeFill="background1"/>
          </w:tcPr>
          <w:p w:rsidR="00137AAA" w:rsidRDefault="00F602DC" w14:paraId="1F79B119"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765" w:type="dxa"/>
            <w:shd w:val="clear" w:color="auto" w:fill="FFFFFF" w:themeFill="background1"/>
          </w:tcPr>
          <w:p w:rsidR="00137AAA" w:rsidRDefault="00F602DC" w14:paraId="1A8BCA5A"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BB7258" w14:paraId="00740E60" w14:textId="77777777">
        <w:trPr>
          <w:trHeight w:val="300"/>
        </w:trPr>
        <w:tc>
          <w:tcPr>
            <w:tcW w:w="1710" w:type="dxa"/>
            <w:shd w:val="clear" w:color="auto" w:fill="FFFFFF" w:themeFill="background1"/>
          </w:tcPr>
          <w:p w:rsidR="00BB7258" w:rsidP="00BB7258" w:rsidRDefault="00BB7258" w14:paraId="016822CB" w14:textId="48495A70">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Period</w:t>
            </w:r>
          </w:p>
        </w:tc>
        <w:tc>
          <w:tcPr>
            <w:tcW w:w="1365" w:type="dxa"/>
            <w:shd w:val="clear" w:color="auto" w:fill="FFFFFF" w:themeFill="background1"/>
          </w:tcPr>
          <w:p w:rsidR="00BB7258" w:rsidP="00BB7258" w:rsidRDefault="00BB7258" w14:paraId="130B6C0A" w14:textId="411F4F35">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765" w:type="dxa"/>
            <w:shd w:val="clear" w:color="auto" w:fill="FFFFFF" w:themeFill="background1"/>
          </w:tcPr>
          <w:p w:rsidR="00BB7258" w:rsidP="00BB7258" w:rsidRDefault="00BB7258" w14:paraId="383C6824" w14:textId="692E79E5">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Date and Time</w:t>
            </w:r>
          </w:p>
        </w:tc>
      </w:tr>
    </w:tbl>
    <w:p w:rsidR="00137AAA" w:rsidRDefault="00137AAA" w14:paraId="18471769" w14:textId="77777777"/>
    <w:p w:rsidR="00137AAA" w:rsidP="51EB59C4" w:rsidRDefault="00F602DC" w14:paraId="7A59CEAA" w14:textId="77777777">
      <w:pPr>
        <w:ind w:left="2160"/>
        <w:rPr>
          <w:rFonts w:ascii="Aptos Display" w:hAnsi="Aptos Display" w:eastAsia="宋体" w:cs="" w:asciiTheme="majorAscii" w:hAnsiTheme="majorAscii" w:eastAsiaTheme="majorEastAsia" w:cstheme="majorBidi"/>
          <w:b w:val="1"/>
          <w:bCs w:val="1"/>
        </w:rPr>
      </w:pPr>
      <w:bookmarkStart w:name="_Toc1270315109" w:id="123"/>
      <w:bookmarkStart w:name="_Toc609007623" w:id="858716264"/>
      <w:r w:rsidRPr="51EB59C4" w:rsidR="78F7F7A8">
        <w:rPr>
          <w:rStyle w:val="Heading5Char"/>
          <w:rFonts w:ascii="Aptos Display" w:hAnsi="Aptos Display" w:asciiTheme="majorAscii" w:hAnsiTheme="majorAscii"/>
        </w:rPr>
        <w:t>2.3.3.2 - Get by Customer Id/Name/Email/Phone Number</w:t>
      </w:r>
      <w:bookmarkEnd w:id="123"/>
      <w:bookmarkEnd w:id="858716264"/>
      <w:r w:rsidRPr="51EB59C4" w:rsidR="78F7F7A8">
        <w:rPr>
          <w:rStyle w:val="Heading5Char"/>
          <w:rFonts w:ascii="Aptos Display" w:hAnsi="Aptos Display" w:asciiTheme="majorAscii" w:hAnsiTheme="majorAscii"/>
        </w:rPr>
        <w:t xml:space="preserve"> </w:t>
      </w:r>
    </w:p>
    <w:tbl>
      <w:tblPr>
        <w:tblStyle w:val="TableGrid"/>
        <w:tblW w:w="6949" w:type="dxa"/>
        <w:tblInd w:w="2520" w:type="dxa"/>
        <w:tblLayout w:type="fixed"/>
        <w:tblLook w:val="04A0" w:firstRow="1" w:lastRow="0" w:firstColumn="1" w:lastColumn="0" w:noHBand="0" w:noVBand="1"/>
      </w:tblPr>
      <w:tblGrid>
        <w:gridCol w:w="1710"/>
        <w:gridCol w:w="1425"/>
        <w:gridCol w:w="3814"/>
      </w:tblGrid>
      <w:tr w:rsidR="00137AAA" w14:paraId="1576216F" w14:textId="77777777">
        <w:trPr>
          <w:trHeight w:val="360"/>
        </w:trPr>
        <w:tc>
          <w:tcPr>
            <w:tcW w:w="1710" w:type="dxa"/>
            <w:shd w:val="clear" w:color="auto" w:fill="00B0F0"/>
          </w:tcPr>
          <w:p w:rsidR="00137AAA" w:rsidRDefault="00F602DC" w14:paraId="625A4073"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425" w:type="dxa"/>
            <w:shd w:val="clear" w:color="auto" w:fill="00B0F0"/>
          </w:tcPr>
          <w:p w:rsidR="00137AAA" w:rsidRDefault="00F602DC" w14:paraId="3B675CCF"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3814" w:type="dxa"/>
            <w:shd w:val="clear" w:color="auto" w:fill="00B0F0"/>
          </w:tcPr>
          <w:p w:rsidR="00137AAA" w:rsidRDefault="00F602DC" w14:paraId="076053A9"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14:paraId="795BB35F" w14:textId="77777777">
        <w:trPr>
          <w:trHeight w:val="300"/>
        </w:trPr>
        <w:tc>
          <w:tcPr>
            <w:tcW w:w="1710" w:type="dxa"/>
            <w:shd w:val="clear" w:color="auto" w:fill="FFFFFF" w:themeFill="background1"/>
          </w:tcPr>
          <w:p w:rsidR="00137AAA" w:rsidRDefault="00F602DC" w14:paraId="6FED6B26"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425" w:type="dxa"/>
            <w:shd w:val="clear" w:color="auto" w:fill="FFFFFF" w:themeFill="background1"/>
          </w:tcPr>
          <w:p w:rsidR="00137AAA" w:rsidRDefault="00F602DC" w14:paraId="02348A1E"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814" w:type="dxa"/>
            <w:shd w:val="clear" w:color="auto" w:fill="FFFFFF" w:themeFill="background1"/>
          </w:tcPr>
          <w:p w:rsidR="00137AAA" w:rsidRDefault="00F602DC" w14:paraId="34A3575F"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137AAA" w14:paraId="08463464" w14:textId="77777777">
        <w:trPr>
          <w:trHeight w:val="300"/>
        </w:trPr>
        <w:tc>
          <w:tcPr>
            <w:tcW w:w="1710" w:type="dxa"/>
            <w:shd w:val="clear" w:color="auto" w:fill="FFFFFF" w:themeFill="background1"/>
          </w:tcPr>
          <w:p w:rsidR="00137AAA" w:rsidRDefault="00F602DC" w14:paraId="4DFD4EE1"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Request Type</w:t>
            </w:r>
          </w:p>
        </w:tc>
        <w:tc>
          <w:tcPr>
            <w:tcW w:w="1425" w:type="dxa"/>
            <w:shd w:val="clear" w:color="auto" w:fill="FFFFFF" w:themeFill="background1"/>
          </w:tcPr>
          <w:p w:rsidR="00137AAA" w:rsidRDefault="00F602DC" w14:paraId="09C7E1E3"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814" w:type="dxa"/>
            <w:shd w:val="clear" w:color="auto" w:fill="FFFFFF" w:themeFill="background1"/>
          </w:tcPr>
          <w:p w:rsidR="00137AAA" w:rsidRDefault="00F602DC" w14:paraId="54317444"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Id/Name/Email/Phone Number</w:t>
            </w:r>
          </w:p>
        </w:tc>
      </w:tr>
      <w:tr w:rsidR="00137AAA" w14:paraId="423BD9F6" w14:textId="77777777">
        <w:trPr>
          <w:trHeight w:val="300"/>
        </w:trPr>
        <w:tc>
          <w:tcPr>
            <w:tcW w:w="1710" w:type="dxa"/>
            <w:shd w:val="clear" w:color="auto" w:fill="FFFFFF" w:themeFill="background1"/>
          </w:tcPr>
          <w:p w:rsidR="00137AAA" w:rsidRDefault="00F602DC" w14:paraId="08549216"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Request Value</w:t>
            </w:r>
          </w:p>
        </w:tc>
        <w:tc>
          <w:tcPr>
            <w:tcW w:w="1425" w:type="dxa"/>
            <w:shd w:val="clear" w:color="auto" w:fill="FFFFFF" w:themeFill="background1"/>
          </w:tcPr>
          <w:p w:rsidR="00137AAA" w:rsidRDefault="00F602DC" w14:paraId="2F74FA7C"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814" w:type="dxa"/>
            <w:shd w:val="clear" w:color="auto" w:fill="FFFFFF" w:themeFill="background1"/>
          </w:tcPr>
          <w:p w:rsidR="00137AAA" w:rsidRDefault="00F602DC" w14:paraId="35BA2C22"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Value of Customer Id/Name/Email/Phone Number</w:t>
            </w:r>
          </w:p>
        </w:tc>
      </w:tr>
    </w:tbl>
    <w:p w:rsidR="00137AAA" w:rsidRDefault="00137AAA" w14:paraId="0D258265" w14:textId="77777777">
      <w:pPr>
        <w:rPr>
          <w:rFonts w:asciiTheme="majorHAnsi" w:hAnsiTheme="majorHAnsi" w:eastAsiaTheme="majorEastAsia" w:cstheme="majorBidi"/>
          <w:b/>
          <w:bCs/>
        </w:rPr>
      </w:pPr>
    </w:p>
    <w:p w:rsidR="00137AAA" w:rsidP="0091778F" w:rsidRDefault="00F602DC" w14:paraId="175593D0" w14:textId="25DA15C3">
      <w:pPr>
        <w:ind w:left="1440"/>
        <w:rPr>
          <w:rFonts w:asciiTheme="majorHAnsi" w:hAnsiTheme="majorHAnsi" w:eastAsiaTheme="majorEastAsia" w:cstheme="majorBidi"/>
          <w:i/>
          <w:iCs/>
          <w:color w:val="0F4761" w:themeColor="accent1" w:themeShade="BF"/>
        </w:rPr>
      </w:pPr>
      <w:r>
        <w:rPr>
          <w:rFonts w:asciiTheme="majorHAnsi" w:hAnsiTheme="majorHAnsi" w:eastAsiaTheme="majorEastAsia" w:cstheme="majorBidi"/>
          <w:i/>
          <w:iCs/>
          <w:color w:val="156082" w:themeColor="accent1"/>
        </w:rPr>
        <w:t xml:space="preserve">2.3.4 - Merchant Customer Active/Inactive </w:t>
      </w:r>
    </w:p>
    <w:tbl>
      <w:tblPr>
        <w:tblStyle w:val="TableGrid"/>
        <w:tblW w:w="8641" w:type="dxa"/>
        <w:tblInd w:w="2160" w:type="dxa"/>
        <w:tblLayout w:type="fixed"/>
        <w:tblLook w:val="04A0" w:firstRow="1" w:lastRow="0" w:firstColumn="1" w:lastColumn="0" w:noHBand="0" w:noVBand="1"/>
      </w:tblPr>
      <w:tblGrid>
        <w:gridCol w:w="1370"/>
        <w:gridCol w:w="1209"/>
        <w:gridCol w:w="1209"/>
        <w:gridCol w:w="1209"/>
        <w:gridCol w:w="3644"/>
      </w:tblGrid>
      <w:tr w:rsidR="00137AAA" w:rsidTr="2343A61C" w14:paraId="14EC1599" w14:textId="77777777">
        <w:trPr>
          <w:trHeight w:val="360"/>
        </w:trPr>
        <w:tc>
          <w:tcPr>
            <w:tcW w:w="1370" w:type="dxa"/>
            <w:shd w:val="clear" w:color="auto" w:fill="00B0F0"/>
          </w:tcPr>
          <w:p w:rsidR="00137AAA" w:rsidRDefault="00F602DC" w14:paraId="49145639"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209" w:type="dxa"/>
            <w:shd w:val="clear" w:color="auto" w:fill="00B0F0"/>
          </w:tcPr>
          <w:p w:rsidR="00137AAA" w:rsidRDefault="00F602DC" w14:paraId="2C3CA35F"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1209" w:type="dxa"/>
            <w:shd w:val="clear" w:color="auto" w:fill="00B0F0"/>
          </w:tcPr>
          <w:p w:rsidR="2343A61C" w:rsidP="2343A61C" w:rsidRDefault="2343A61C" w14:paraId="69CA899C" w14:textId="4EF7357E">
            <w:pPr>
              <w:spacing w:line="240" w:lineRule="auto"/>
              <w:rPr>
                <w:rFonts w:asciiTheme="majorHAnsi" w:hAnsiTheme="majorHAnsi" w:eastAsiaTheme="majorEastAsia" w:cstheme="majorBidi"/>
                <w:sz w:val="22"/>
                <w:szCs w:val="22"/>
              </w:rPr>
            </w:pPr>
          </w:p>
        </w:tc>
        <w:tc>
          <w:tcPr>
            <w:tcW w:w="1209" w:type="dxa"/>
            <w:shd w:val="clear" w:color="auto" w:fill="00B0F0"/>
          </w:tcPr>
          <w:p w:rsidR="2343A61C" w:rsidP="2343A61C" w:rsidRDefault="2343A61C" w14:paraId="4DDA620A" w14:textId="238F783A">
            <w:pPr>
              <w:spacing w:line="240" w:lineRule="auto"/>
              <w:rPr>
                <w:rFonts w:asciiTheme="majorHAnsi" w:hAnsiTheme="majorHAnsi" w:eastAsiaTheme="majorEastAsia" w:cstheme="majorBidi"/>
                <w:sz w:val="22"/>
                <w:szCs w:val="22"/>
              </w:rPr>
            </w:pPr>
          </w:p>
        </w:tc>
        <w:tc>
          <w:tcPr>
            <w:tcW w:w="3644" w:type="dxa"/>
            <w:shd w:val="clear" w:color="auto" w:fill="00B0F0"/>
          </w:tcPr>
          <w:p w:rsidR="00137AAA" w:rsidRDefault="00F602DC" w14:paraId="2D54451C"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rsidTr="2343A61C" w14:paraId="0E70E99F" w14:textId="77777777">
        <w:trPr>
          <w:trHeight w:val="300"/>
        </w:trPr>
        <w:tc>
          <w:tcPr>
            <w:tcW w:w="1370" w:type="dxa"/>
            <w:shd w:val="clear" w:color="auto" w:fill="FFFFFF" w:themeFill="background1"/>
          </w:tcPr>
          <w:p w:rsidR="00137AAA" w:rsidRDefault="00F602DC" w14:paraId="40053A91"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209" w:type="dxa"/>
            <w:shd w:val="clear" w:color="auto" w:fill="FFFFFF" w:themeFill="background1"/>
          </w:tcPr>
          <w:p w:rsidR="00137AAA" w:rsidRDefault="00F602DC" w14:paraId="23A4980E"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1209" w:type="dxa"/>
            <w:shd w:val="clear" w:color="auto" w:fill="FFFFFF" w:themeFill="background1"/>
          </w:tcPr>
          <w:p w:rsidR="2343A61C" w:rsidP="2343A61C" w:rsidRDefault="2343A61C" w14:paraId="11E465B8" w14:textId="3DDB4D52">
            <w:pPr>
              <w:spacing w:line="240" w:lineRule="auto"/>
              <w:rPr>
                <w:rFonts w:asciiTheme="majorHAnsi" w:hAnsiTheme="majorHAnsi" w:eastAsiaTheme="majorEastAsia" w:cstheme="majorBidi"/>
                <w:sz w:val="20"/>
                <w:szCs w:val="20"/>
              </w:rPr>
            </w:pPr>
          </w:p>
        </w:tc>
        <w:tc>
          <w:tcPr>
            <w:tcW w:w="1209" w:type="dxa"/>
            <w:shd w:val="clear" w:color="auto" w:fill="FFFFFF" w:themeFill="background1"/>
          </w:tcPr>
          <w:p w:rsidR="2343A61C" w:rsidP="2343A61C" w:rsidRDefault="2343A61C" w14:paraId="4420781B" w14:textId="68D0CE8D">
            <w:pPr>
              <w:spacing w:line="240" w:lineRule="auto"/>
              <w:rPr>
                <w:rFonts w:asciiTheme="majorHAnsi" w:hAnsiTheme="majorHAnsi" w:eastAsiaTheme="majorEastAsia" w:cstheme="majorBidi"/>
                <w:sz w:val="20"/>
                <w:szCs w:val="20"/>
              </w:rPr>
            </w:pPr>
          </w:p>
        </w:tc>
        <w:tc>
          <w:tcPr>
            <w:tcW w:w="3644" w:type="dxa"/>
            <w:shd w:val="clear" w:color="auto" w:fill="FFFFFF" w:themeFill="background1"/>
          </w:tcPr>
          <w:p w:rsidR="00137AAA" w:rsidRDefault="00F602DC" w14:paraId="7C6A2095"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137AAA" w:rsidTr="2343A61C" w14:paraId="5621AD66" w14:textId="77777777">
        <w:trPr>
          <w:trHeight w:val="300"/>
        </w:trPr>
        <w:tc>
          <w:tcPr>
            <w:tcW w:w="1370" w:type="dxa"/>
            <w:shd w:val="clear" w:color="auto" w:fill="FFFFFF" w:themeFill="background1"/>
          </w:tcPr>
          <w:p w:rsidR="00137AAA" w:rsidRDefault="00F602DC" w14:paraId="1CBF250C"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Id</w:t>
            </w:r>
          </w:p>
        </w:tc>
        <w:tc>
          <w:tcPr>
            <w:tcW w:w="1209" w:type="dxa"/>
            <w:shd w:val="clear" w:color="auto" w:fill="FFFFFF" w:themeFill="background1"/>
          </w:tcPr>
          <w:p w:rsidR="00137AAA" w:rsidRDefault="00F602DC" w14:paraId="6BFCFE3F"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1209" w:type="dxa"/>
            <w:shd w:val="clear" w:color="auto" w:fill="FFFFFF" w:themeFill="background1"/>
          </w:tcPr>
          <w:p w:rsidR="2343A61C" w:rsidP="2343A61C" w:rsidRDefault="2343A61C" w14:paraId="07769F7F" w14:textId="2D147F60">
            <w:pPr>
              <w:spacing w:line="240" w:lineRule="auto"/>
              <w:rPr>
                <w:rFonts w:asciiTheme="majorHAnsi" w:hAnsiTheme="majorHAnsi" w:eastAsiaTheme="majorEastAsia" w:cstheme="majorBidi"/>
                <w:sz w:val="20"/>
                <w:szCs w:val="20"/>
              </w:rPr>
            </w:pPr>
          </w:p>
        </w:tc>
        <w:tc>
          <w:tcPr>
            <w:tcW w:w="1209" w:type="dxa"/>
            <w:shd w:val="clear" w:color="auto" w:fill="FFFFFF" w:themeFill="background1"/>
          </w:tcPr>
          <w:p w:rsidR="2343A61C" w:rsidP="2343A61C" w:rsidRDefault="2343A61C" w14:paraId="46E3897F" w14:textId="12B03B8A">
            <w:pPr>
              <w:spacing w:line="240" w:lineRule="auto"/>
              <w:rPr>
                <w:rFonts w:asciiTheme="majorHAnsi" w:hAnsiTheme="majorHAnsi" w:eastAsiaTheme="majorEastAsia" w:cstheme="majorBidi"/>
                <w:sz w:val="20"/>
                <w:szCs w:val="20"/>
              </w:rPr>
            </w:pPr>
          </w:p>
        </w:tc>
        <w:tc>
          <w:tcPr>
            <w:tcW w:w="3644" w:type="dxa"/>
            <w:shd w:val="clear" w:color="auto" w:fill="FFFFFF" w:themeFill="background1"/>
          </w:tcPr>
          <w:p w:rsidR="00137AAA" w:rsidRDefault="00F602DC" w14:paraId="63B29C43"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Id on Which Action Need to perform</w:t>
            </w:r>
          </w:p>
        </w:tc>
      </w:tr>
      <w:tr w:rsidR="00137AAA" w:rsidTr="2343A61C" w14:paraId="5B4A55E2" w14:textId="77777777">
        <w:trPr>
          <w:trHeight w:val="300"/>
          <w:del w:author="Yogeshkumar Masam" w:date="2024-08-29T13:22:00Z" w:id="125"/>
        </w:trPr>
        <w:tc>
          <w:tcPr>
            <w:tcW w:w="1370" w:type="dxa"/>
            <w:shd w:val="clear" w:color="auto" w:fill="FFFFFF" w:themeFill="background1"/>
          </w:tcPr>
          <w:p w:rsidR="00137AAA" w:rsidP="14D454E3" w:rsidRDefault="0CDC29DB" w14:paraId="650613F2" w14:textId="77777777">
            <w:pPr>
              <w:spacing w:after="0" w:line="240" w:lineRule="auto"/>
              <w:rPr>
                <w:rFonts w:asciiTheme="majorHAnsi" w:hAnsiTheme="majorHAnsi" w:eastAsiaTheme="majorEastAsia" w:cstheme="majorBidi"/>
                <w:sz w:val="20"/>
                <w:szCs w:val="20"/>
              </w:rPr>
            </w:pPr>
            <w:commentRangeStart w:id="126"/>
            <w:commentRangeStart w:id="127"/>
            <w:r w:rsidRPr="14D454E3">
              <w:rPr>
                <w:rFonts w:asciiTheme="majorHAnsi" w:hAnsiTheme="majorHAnsi" w:eastAsiaTheme="majorEastAsia" w:cstheme="majorBidi"/>
                <w:sz w:val="20"/>
                <w:szCs w:val="20"/>
              </w:rPr>
              <w:t>Action Value</w:t>
            </w:r>
          </w:p>
        </w:tc>
        <w:tc>
          <w:tcPr>
            <w:tcW w:w="1209" w:type="dxa"/>
            <w:shd w:val="clear" w:color="auto" w:fill="FFFFFF" w:themeFill="background1"/>
          </w:tcPr>
          <w:p w:rsidR="00137AAA" w:rsidRDefault="00F602DC" w14:paraId="3538085A"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1209" w:type="dxa"/>
            <w:shd w:val="clear" w:color="auto" w:fill="FFFFFF" w:themeFill="background1"/>
          </w:tcPr>
          <w:p w:rsidR="2343A61C" w:rsidP="2343A61C" w:rsidRDefault="2343A61C" w14:paraId="544065E6" w14:textId="64C9AE75">
            <w:pPr>
              <w:spacing w:line="240" w:lineRule="auto"/>
              <w:rPr>
                <w:rFonts w:asciiTheme="majorHAnsi" w:hAnsiTheme="majorHAnsi" w:eastAsiaTheme="majorEastAsia" w:cstheme="majorBidi"/>
                <w:sz w:val="20"/>
                <w:szCs w:val="20"/>
              </w:rPr>
            </w:pPr>
          </w:p>
        </w:tc>
        <w:tc>
          <w:tcPr>
            <w:tcW w:w="1209" w:type="dxa"/>
            <w:shd w:val="clear" w:color="auto" w:fill="FFFFFF" w:themeFill="background1"/>
          </w:tcPr>
          <w:p w:rsidR="2343A61C" w:rsidP="2343A61C" w:rsidRDefault="2343A61C" w14:paraId="0697134C" w14:textId="7924CF9C">
            <w:pPr>
              <w:spacing w:line="240" w:lineRule="auto"/>
              <w:rPr>
                <w:rFonts w:asciiTheme="majorHAnsi" w:hAnsiTheme="majorHAnsi" w:eastAsiaTheme="majorEastAsia" w:cstheme="majorBidi"/>
                <w:sz w:val="20"/>
                <w:szCs w:val="20"/>
              </w:rPr>
            </w:pPr>
          </w:p>
        </w:tc>
        <w:tc>
          <w:tcPr>
            <w:tcW w:w="3644" w:type="dxa"/>
            <w:shd w:val="clear" w:color="auto" w:fill="FFFFFF" w:themeFill="background1"/>
          </w:tcPr>
          <w:p w:rsidR="00137AAA" w:rsidP="14D454E3" w:rsidRDefault="0CDC29DB" w14:paraId="41A52B94" w14:textId="77777777">
            <w:pPr>
              <w:spacing w:after="0"/>
              <w:rPr>
                <w:rFonts w:asciiTheme="majorHAnsi" w:hAnsiTheme="majorHAnsi" w:eastAsiaTheme="majorEastAsia" w:cstheme="majorBidi"/>
                <w:sz w:val="20"/>
                <w:szCs w:val="20"/>
              </w:rPr>
            </w:pPr>
            <w:r w:rsidRPr="14D454E3">
              <w:rPr>
                <w:rFonts w:asciiTheme="majorHAnsi" w:hAnsiTheme="majorHAnsi" w:eastAsiaTheme="majorEastAsia" w:cstheme="majorBidi"/>
                <w:sz w:val="20"/>
                <w:szCs w:val="20"/>
              </w:rPr>
              <w:t>Active / In Active</w:t>
            </w:r>
            <w:commentRangeEnd w:id="126"/>
            <w:r w:rsidR="00F602DC">
              <w:rPr>
                <w:rStyle w:val="CommentReference"/>
              </w:rPr>
              <w:commentReference w:id="126"/>
            </w:r>
            <w:commentRangeEnd w:id="127"/>
            <w:r w:rsidR="00F602DC">
              <w:rPr>
                <w:rStyle w:val="CommentReference"/>
              </w:rPr>
              <w:commentReference w:id="127"/>
            </w:r>
          </w:p>
        </w:tc>
      </w:tr>
    </w:tbl>
    <w:p w:rsidR="00137AAA" w:rsidRDefault="00137AAA" w14:paraId="395E251A" w14:textId="77777777">
      <w:pPr>
        <w:pStyle w:val="Heading4"/>
        <w:ind w:left="1440"/>
        <w:rPr>
          <w:rFonts w:asciiTheme="majorHAnsi" w:hAnsiTheme="majorHAnsi"/>
        </w:rPr>
      </w:pPr>
    </w:p>
    <w:p w:rsidR="00F6754C" w:rsidP="00F6754C" w:rsidRDefault="00F6754C" w14:paraId="49A4C5F1" w14:textId="77777777"/>
    <w:p w:rsidRPr="00F6754C" w:rsidR="00F6754C" w:rsidP="00F6754C" w:rsidRDefault="00F6754C" w14:paraId="514A8E62" w14:textId="77777777"/>
    <w:p w:rsidR="00137AAA" w:rsidP="51EB59C4" w:rsidRDefault="00F602DC" w14:paraId="6BC238F9" w14:textId="77777777">
      <w:pPr>
        <w:pStyle w:val="Heading4"/>
        <w:ind w:left="1440"/>
        <w:rPr>
          <w:rFonts w:ascii="Aptos Display" w:hAnsi="Aptos Display" w:asciiTheme="majorAscii" w:hAnsiTheme="majorAscii"/>
          <w:b w:val="1"/>
          <w:bCs w:val="1"/>
        </w:rPr>
      </w:pPr>
      <w:bookmarkStart w:name="_Toc1045612374" w:id="129"/>
      <w:bookmarkStart w:name="_Toc635922277" w:id="380678145"/>
      <w:r w:rsidRPr="51EB59C4" w:rsidR="78F7F7A8">
        <w:rPr>
          <w:rFonts w:ascii="Aptos Display" w:hAnsi="Aptos Display" w:asciiTheme="majorAscii" w:hAnsiTheme="majorAscii"/>
        </w:rPr>
        <w:t>2.3.5 - Uniqueness Check for Merchant Customer Creation</w:t>
      </w:r>
      <w:r w:rsidRPr="51EB59C4" w:rsidR="78F7F7A8">
        <w:rPr>
          <w:rFonts w:ascii="Aptos Display" w:hAnsi="Aptos Display" w:asciiTheme="majorAscii" w:hAnsiTheme="majorAscii"/>
        </w:rPr>
        <w:t xml:space="preserve"> </w:t>
      </w:r>
      <w:r>
        <w:tab/>
      </w:r>
      <w:bookmarkEnd w:id="129"/>
      <w:bookmarkEnd w:id="380678145"/>
    </w:p>
    <w:p w:rsidR="00137AAA" w:rsidP="0067312F" w:rsidRDefault="00F602DC" w14:paraId="1510A331" w14:textId="77777777">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rPr>
        <w:t xml:space="preserve">Validate that there is no duplicate record for a given merchant customer based on </w:t>
      </w:r>
      <w:r>
        <w:rPr>
          <w:rFonts w:asciiTheme="majorHAnsi" w:hAnsiTheme="majorHAnsi" w:eastAsiaTheme="majorEastAsia" w:cstheme="majorBidi"/>
          <w:b/>
          <w:bCs/>
        </w:rPr>
        <w:t>Name</w:t>
      </w:r>
      <w:r>
        <w:rPr>
          <w:rFonts w:asciiTheme="majorHAnsi" w:hAnsiTheme="majorHAnsi" w:eastAsiaTheme="majorEastAsia" w:cstheme="majorBidi"/>
        </w:rPr>
        <w:t xml:space="preserve">, </w:t>
      </w:r>
      <w:r>
        <w:rPr>
          <w:rFonts w:asciiTheme="majorHAnsi" w:hAnsiTheme="majorHAnsi" w:eastAsiaTheme="majorEastAsia" w:cstheme="majorBidi"/>
          <w:b/>
          <w:bCs/>
        </w:rPr>
        <w:t>Email</w:t>
      </w:r>
      <w:r>
        <w:rPr>
          <w:rFonts w:asciiTheme="majorHAnsi" w:hAnsiTheme="majorHAnsi" w:eastAsiaTheme="majorEastAsia" w:cstheme="majorBidi"/>
        </w:rPr>
        <w:t xml:space="preserve">, and </w:t>
      </w:r>
      <w:r>
        <w:rPr>
          <w:rFonts w:asciiTheme="majorHAnsi" w:hAnsiTheme="majorHAnsi" w:eastAsiaTheme="majorEastAsia" w:cstheme="majorBidi"/>
          <w:b/>
          <w:bCs/>
        </w:rPr>
        <w:t>Phone Number</w:t>
      </w:r>
      <w:r>
        <w:rPr>
          <w:rFonts w:asciiTheme="majorHAnsi" w:hAnsiTheme="majorHAnsi" w:eastAsiaTheme="majorEastAsia" w:cstheme="majorBidi"/>
        </w:rPr>
        <w:t xml:space="preserve"> for a specific merchant in the database</w:t>
      </w:r>
    </w:p>
    <w:p w:rsidR="00137AAA" w:rsidP="0067312F" w:rsidRDefault="00F602DC" w14:paraId="3A5156A8" w14:textId="77777777">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rPr>
        <w:t>If a Record is found, then the system should send the Customer ID to Merchant with Error Code, otherwise Customer ID generation Logic need to call</w:t>
      </w:r>
    </w:p>
    <w:p w:rsidR="00137AAA" w:rsidRDefault="00137AAA" w14:paraId="5D764C49" w14:textId="77777777">
      <w:pPr>
        <w:pStyle w:val="ListParagraph"/>
        <w:ind w:left="2520"/>
        <w:rPr>
          <w:rFonts w:asciiTheme="majorHAnsi" w:hAnsiTheme="majorHAnsi" w:eastAsiaTheme="majorEastAsia" w:cstheme="majorBidi"/>
        </w:rPr>
      </w:pPr>
    </w:p>
    <w:p w:rsidR="00137AAA" w:rsidP="51EB59C4" w:rsidRDefault="00F602DC" w14:paraId="1E5983E2" w14:textId="77777777">
      <w:pPr>
        <w:pStyle w:val="Heading4"/>
        <w:ind w:left="1440"/>
        <w:rPr>
          <w:rFonts w:ascii="Aptos Display" w:hAnsi="Aptos Display" w:asciiTheme="majorAscii" w:hAnsiTheme="majorAscii"/>
          <w:b w:val="1"/>
          <w:bCs w:val="1"/>
        </w:rPr>
      </w:pPr>
      <w:bookmarkStart w:name="_Toc1767698315" w:id="130"/>
      <w:bookmarkStart w:name="_Toc1272693489" w:id="636926449"/>
      <w:r w:rsidRPr="51EB59C4" w:rsidR="78F7F7A8">
        <w:rPr>
          <w:rFonts w:ascii="Aptos Display" w:hAnsi="Aptos Display" w:asciiTheme="majorAscii" w:hAnsiTheme="majorAscii"/>
        </w:rPr>
        <w:t>2.3.6 - Merchant Customer ID Generation Logic</w:t>
      </w:r>
      <w:bookmarkEnd w:id="130"/>
      <w:bookmarkEnd w:id="636926449"/>
    </w:p>
    <w:p w:rsidR="00137AAA" w:rsidP="0067312F" w:rsidRDefault="00F602DC" w14:paraId="6B253623" w14:textId="77777777">
      <w:pPr>
        <w:pStyle w:val="ListParagraph"/>
        <w:numPr>
          <w:ilvl w:val="2"/>
          <w:numId w:val="7"/>
        </w:numPr>
        <w:rPr>
          <w:rFonts w:asciiTheme="majorHAnsi" w:hAnsiTheme="majorHAnsi" w:eastAsiaTheme="majorEastAsia" w:cstheme="majorBidi"/>
        </w:rPr>
      </w:pPr>
      <w:r>
        <w:rPr>
          <w:rFonts w:asciiTheme="majorHAnsi" w:hAnsiTheme="majorHAnsi" w:eastAsiaTheme="majorEastAsia" w:cstheme="majorBidi"/>
        </w:rPr>
        <w:t>To implement a unique Customer ID generation logic here is a detailed approach:</w:t>
      </w:r>
    </w:p>
    <w:p w:rsidR="00137AAA" w:rsidP="51EB59C4" w:rsidRDefault="00F602DC" w14:paraId="0D9AD008" w14:textId="77777777">
      <w:pPr>
        <w:pStyle w:val="Heading5"/>
        <w:ind w:left="2160"/>
        <w:rPr>
          <w:rFonts w:ascii="Aptos Display" w:hAnsi="Aptos Display" w:asciiTheme="majorAscii" w:hAnsiTheme="majorAscii"/>
          <w:b w:val="1"/>
          <w:bCs w:val="1"/>
        </w:rPr>
      </w:pPr>
      <w:bookmarkStart w:name="_Toc600607014" w:id="132"/>
      <w:bookmarkStart w:name="_Toc1331533123" w:id="154233544"/>
      <w:r w:rsidRPr="51EB59C4" w:rsidR="78F7F7A8">
        <w:rPr>
          <w:rFonts w:ascii="Aptos Display" w:hAnsi="Aptos Display" w:asciiTheme="majorAscii" w:hAnsiTheme="majorAscii"/>
        </w:rPr>
        <w:t>2.3.6.1 - Uniqueness</w:t>
      </w:r>
      <w:bookmarkEnd w:id="132"/>
      <w:bookmarkEnd w:id="154233544"/>
    </w:p>
    <w:p w:rsidR="00137AAA" w:rsidP="0067312F" w:rsidRDefault="00F602DC" w14:paraId="072B8B5E"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The Customer ID must be unique and not follow a sequential pattern.</w:t>
      </w:r>
    </w:p>
    <w:p w:rsidR="00137AAA" w:rsidP="0067312F" w:rsidRDefault="00F602DC" w14:paraId="2C8E3B10" w14:textId="77777777">
      <w:pPr>
        <w:pStyle w:val="ListParagraph"/>
        <w:numPr>
          <w:ilvl w:val="3"/>
          <w:numId w:val="7"/>
        </w:numPr>
        <w:rPr>
          <w:rFonts w:asciiTheme="majorHAnsi" w:hAnsiTheme="majorHAnsi" w:eastAsiaTheme="majorEastAsia" w:cstheme="majorBidi"/>
        </w:rPr>
      </w:pPr>
      <w:commentRangeStart w:id="134"/>
      <w:commentRangeStart w:id="135"/>
      <w:r>
        <w:rPr>
          <w:rFonts w:asciiTheme="majorHAnsi" w:hAnsiTheme="majorHAnsi" w:eastAsiaTheme="majorEastAsia" w:cstheme="majorBidi"/>
        </w:rPr>
        <w:t>Before finalizing the Customer ID, check the database to ensure it does not already exist.</w:t>
      </w:r>
      <w:commentRangeEnd w:id="134"/>
      <w:r w:rsidR="00CF395D">
        <w:rPr>
          <w:rStyle w:val="CommentReference"/>
        </w:rPr>
        <w:commentReference w:id="134"/>
      </w:r>
      <w:commentRangeEnd w:id="135"/>
      <w:r w:rsidR="006E121D">
        <w:rPr>
          <w:rStyle w:val="CommentReference"/>
        </w:rPr>
        <w:commentReference w:id="135"/>
      </w:r>
    </w:p>
    <w:p w:rsidR="00137AAA" w:rsidP="0067312F" w:rsidRDefault="00F602DC" w14:paraId="677CAB34" w14:textId="77777777">
      <w:pPr>
        <w:pStyle w:val="ListParagraph"/>
        <w:numPr>
          <w:ilvl w:val="3"/>
          <w:numId w:val="7"/>
        </w:numPr>
        <w:spacing w:after="0"/>
        <w:rPr>
          <w:rFonts w:asciiTheme="majorHAnsi" w:hAnsiTheme="majorHAnsi" w:eastAsiaTheme="majorEastAsia" w:cstheme="majorBidi"/>
        </w:rPr>
      </w:pPr>
      <w:r>
        <w:rPr>
          <w:rFonts w:asciiTheme="majorHAnsi" w:hAnsiTheme="majorHAnsi" w:eastAsiaTheme="majorEastAsia" w:cstheme="majorBidi"/>
        </w:rPr>
        <w:t>If a duplicate is found, generate a new ID until a unique one is created.</w:t>
      </w:r>
    </w:p>
    <w:p w:rsidR="00137AAA" w:rsidP="51EB59C4" w:rsidRDefault="00F602DC" w14:paraId="34C0D44A" w14:textId="77777777">
      <w:pPr>
        <w:pStyle w:val="Heading5"/>
        <w:ind w:left="2160"/>
        <w:rPr>
          <w:rFonts w:ascii="Aptos Display" w:hAnsi="Aptos Display" w:asciiTheme="majorAscii" w:hAnsiTheme="majorAscii"/>
        </w:rPr>
      </w:pPr>
      <w:bookmarkStart w:name="_Toc2088046657" w:id="136"/>
      <w:bookmarkStart w:name="_Toc1004050427" w:id="426311511"/>
      <w:r w:rsidRPr="51EB59C4" w:rsidR="78F7F7A8">
        <w:rPr>
          <w:rFonts w:ascii="Aptos Display" w:hAnsi="Aptos Display" w:asciiTheme="majorAscii" w:hAnsiTheme="majorAscii"/>
        </w:rPr>
        <w:t>2.3.6.2 - Format of Customer ID</w:t>
      </w:r>
      <w:bookmarkEnd w:id="136"/>
      <w:bookmarkEnd w:id="426311511"/>
    </w:p>
    <w:p w:rsidR="00137AAA" w:rsidP="0067312F" w:rsidRDefault="00F602DC" w14:paraId="649CF206" w14:textId="77777777">
      <w:pPr>
        <w:pStyle w:val="ListParagraph"/>
        <w:numPr>
          <w:ilvl w:val="3"/>
          <w:numId w:val="7"/>
        </w:numPr>
        <w:spacing w:after="0"/>
        <w:rPr>
          <w:rFonts w:asciiTheme="majorHAnsi" w:hAnsiTheme="majorHAnsi" w:eastAsiaTheme="majorEastAsia" w:cstheme="majorBidi"/>
          <w:b/>
          <w:bCs/>
        </w:rPr>
      </w:pPr>
      <w:r>
        <w:rPr>
          <w:rFonts w:asciiTheme="majorHAnsi" w:hAnsiTheme="majorHAnsi" w:eastAsiaTheme="majorEastAsia" w:cstheme="majorBidi"/>
          <w:b/>
          <w:bCs/>
        </w:rPr>
        <w:t>Structure:</w:t>
      </w:r>
    </w:p>
    <w:p w:rsidR="00137AAA" w:rsidP="0067312F" w:rsidRDefault="00F602DC" w14:paraId="73FDB388" w14:textId="77777777">
      <w:pPr>
        <w:pStyle w:val="ListParagraph"/>
        <w:numPr>
          <w:ilvl w:val="4"/>
          <w:numId w:val="7"/>
        </w:numPr>
        <w:spacing w:after="0"/>
        <w:rPr>
          <w:rFonts w:asciiTheme="majorHAnsi" w:hAnsiTheme="majorHAnsi" w:eastAsiaTheme="majorEastAsia" w:cstheme="majorBidi"/>
        </w:rPr>
      </w:pPr>
      <w:r>
        <w:rPr>
          <w:rFonts w:asciiTheme="majorHAnsi" w:hAnsiTheme="majorHAnsi" w:eastAsiaTheme="majorEastAsia" w:cstheme="majorBidi"/>
          <w:b/>
          <w:bCs/>
        </w:rPr>
        <w:t>Prefix:</w:t>
      </w:r>
      <w:r>
        <w:rPr>
          <w:rFonts w:asciiTheme="majorHAnsi" w:hAnsiTheme="majorHAnsi" w:eastAsiaTheme="majorEastAsia" w:cstheme="majorBidi"/>
        </w:rPr>
        <w:t xml:space="preserve"> Cust_</w:t>
      </w:r>
    </w:p>
    <w:p w:rsidR="00137AAA" w:rsidP="0067312F" w:rsidRDefault="00F602DC" w14:paraId="66DD6310" w14:textId="77777777">
      <w:pPr>
        <w:pStyle w:val="ListParagraph"/>
        <w:numPr>
          <w:ilvl w:val="4"/>
          <w:numId w:val="7"/>
        </w:numPr>
        <w:spacing w:after="0"/>
        <w:rPr>
          <w:rFonts w:asciiTheme="majorHAnsi" w:hAnsiTheme="majorHAnsi" w:eastAsiaTheme="majorEastAsia" w:cstheme="majorBidi"/>
        </w:rPr>
      </w:pPr>
      <w:r>
        <w:rPr>
          <w:rFonts w:asciiTheme="majorHAnsi" w:hAnsiTheme="majorHAnsi" w:eastAsiaTheme="majorEastAsia" w:cstheme="majorBidi"/>
          <w:b/>
          <w:bCs/>
        </w:rPr>
        <w:t>Value</w:t>
      </w:r>
    </w:p>
    <w:p w:rsidR="00137AAA" w:rsidP="0067312F" w:rsidRDefault="00F602DC" w14:paraId="562E43FD" w14:textId="77777777">
      <w:pPr>
        <w:pStyle w:val="ListParagraph"/>
        <w:numPr>
          <w:ilvl w:val="5"/>
          <w:numId w:val="7"/>
        </w:numPr>
        <w:spacing w:after="0"/>
        <w:rPr>
          <w:rFonts w:asciiTheme="majorHAnsi" w:hAnsiTheme="majorHAnsi" w:eastAsiaTheme="majorEastAsia" w:cstheme="majorBidi"/>
        </w:rPr>
      </w:pPr>
      <w:r>
        <w:rPr>
          <w:rFonts w:asciiTheme="majorHAnsi" w:hAnsiTheme="majorHAnsi" w:eastAsiaTheme="majorEastAsia" w:cstheme="majorBidi"/>
        </w:rPr>
        <w:t>Use a combination of random alphanumeric characters and follow with the prefix.</w:t>
      </w:r>
    </w:p>
    <w:p w:rsidR="00137AAA" w:rsidP="0067312F" w:rsidRDefault="00F602DC" w14:paraId="47F31F52" w14:textId="77777777">
      <w:pPr>
        <w:pStyle w:val="ListParagraph"/>
        <w:numPr>
          <w:ilvl w:val="5"/>
          <w:numId w:val="7"/>
        </w:numPr>
        <w:spacing w:after="0"/>
        <w:rPr>
          <w:rFonts w:asciiTheme="majorHAnsi" w:hAnsiTheme="majorHAnsi" w:eastAsiaTheme="majorEastAsia" w:cstheme="majorBidi"/>
        </w:rPr>
      </w:pPr>
      <w:r>
        <w:rPr>
          <w:rFonts w:asciiTheme="majorHAnsi" w:hAnsiTheme="majorHAnsi" w:eastAsiaTheme="majorEastAsia" w:cstheme="majorBidi"/>
        </w:rPr>
        <w:t>Use a secure random number generator to create a 16-character alphanumeric string.</w:t>
      </w:r>
    </w:p>
    <w:p w:rsidR="00137AAA" w:rsidP="0067312F" w:rsidRDefault="00F602DC" w14:paraId="55056188" w14:textId="77777777">
      <w:pPr>
        <w:pStyle w:val="ListParagraph"/>
        <w:numPr>
          <w:ilvl w:val="5"/>
          <w:numId w:val="7"/>
        </w:numPr>
        <w:spacing w:after="0"/>
        <w:rPr>
          <w:rFonts w:asciiTheme="majorHAnsi" w:hAnsiTheme="majorHAnsi" w:eastAsiaTheme="majorEastAsia" w:cstheme="majorBidi"/>
        </w:rPr>
      </w:pPr>
      <w:r>
        <w:rPr>
          <w:rFonts w:asciiTheme="majorHAnsi" w:hAnsiTheme="majorHAnsi" w:eastAsiaTheme="majorEastAsia" w:cstheme="majorBidi"/>
        </w:rPr>
        <w:t>Ensure the generated string does not follow a predictable pattern.</w:t>
      </w:r>
    </w:p>
    <w:p w:rsidR="00137AAA" w:rsidP="51EB59C4" w:rsidRDefault="00F602DC" w14:paraId="4A7B88F4" w14:textId="77777777">
      <w:pPr>
        <w:pStyle w:val="Heading4"/>
        <w:ind w:left="1440"/>
        <w:rPr>
          <w:rFonts w:ascii="Aptos Display" w:hAnsi="Aptos Display" w:asciiTheme="majorAscii" w:hAnsiTheme="majorAscii"/>
        </w:rPr>
      </w:pPr>
      <w:bookmarkStart w:name="_Toc1775173037" w:id="138"/>
      <w:bookmarkStart w:name="_Toc1118333632" w:id="756385006"/>
      <w:r w:rsidRPr="51EB59C4" w:rsidR="78F7F7A8">
        <w:rPr>
          <w:rFonts w:ascii="Aptos Display" w:hAnsi="Aptos Display" w:asciiTheme="majorAscii" w:hAnsiTheme="majorAscii"/>
        </w:rPr>
        <w:t>2.3.7 - Auditing</w:t>
      </w:r>
      <w:bookmarkEnd w:id="138"/>
      <w:bookmarkEnd w:id="756385006"/>
    </w:p>
    <w:p w:rsidR="00137AAA" w:rsidP="0067312F" w:rsidRDefault="00F602DC" w14:paraId="0041DDB9" w14:textId="77777777">
      <w:pPr>
        <w:pStyle w:val="ListParagraph"/>
        <w:numPr>
          <w:ilvl w:val="2"/>
          <w:numId w:val="7"/>
        </w:numPr>
        <w:spacing w:after="0"/>
        <w:rPr>
          <w:rFonts w:asciiTheme="majorHAnsi" w:hAnsiTheme="majorHAnsi" w:eastAsiaTheme="majorEastAsia" w:cstheme="majorBidi"/>
        </w:rPr>
      </w:pPr>
      <w:r>
        <w:rPr>
          <w:rFonts w:asciiTheme="majorHAnsi" w:hAnsiTheme="majorHAnsi" w:eastAsiaTheme="majorEastAsia" w:cstheme="majorBidi"/>
        </w:rPr>
        <w:t>All Requests and Responses must be securely logged and stored in the Database Layer.</w:t>
      </w:r>
    </w:p>
    <w:p w:rsidR="00137AAA" w:rsidRDefault="00137AAA" w14:paraId="79E3B6F4" w14:textId="77777777">
      <w:pPr>
        <w:pStyle w:val="ListParagraph"/>
        <w:spacing w:after="0"/>
        <w:ind w:left="2520"/>
        <w:rPr>
          <w:rFonts w:asciiTheme="majorHAnsi" w:hAnsiTheme="majorHAnsi" w:eastAsiaTheme="majorEastAsia" w:cstheme="majorBidi"/>
        </w:rPr>
      </w:pPr>
    </w:p>
    <w:p w:rsidR="00137AAA" w:rsidP="51EB59C4" w:rsidRDefault="00F602DC" w14:paraId="2FEEAA0D" w14:textId="77777777">
      <w:pPr>
        <w:spacing w:after="0"/>
        <w:ind w:left="1440"/>
        <w:rPr>
          <w:rFonts w:ascii="Aptos Display" w:hAnsi="Aptos Display" w:eastAsia="宋体" w:cs="" w:asciiTheme="majorAscii" w:hAnsiTheme="majorAscii" w:eastAsiaTheme="majorEastAsia" w:cstheme="majorBidi"/>
        </w:rPr>
      </w:pPr>
      <w:bookmarkStart w:name="_Toc626640944" w:id="140"/>
      <w:bookmarkStart w:name="_Toc120576210" w:id="1787291521"/>
      <w:r w:rsidRPr="51EB59C4" w:rsidR="78F7F7A8">
        <w:rPr>
          <w:rStyle w:val="Heading4Char"/>
        </w:rPr>
        <w:t>2.3.8 - Notification</w:t>
      </w:r>
      <w:bookmarkEnd w:id="140"/>
      <w:bookmarkEnd w:id="1787291521"/>
    </w:p>
    <w:p w:rsidR="00F6754C" w:rsidP="7FD79FF4" w:rsidRDefault="129FC463" w14:paraId="208A4022" w14:textId="77777777">
      <w:pPr>
        <w:pStyle w:val="ListParagraph"/>
        <w:numPr>
          <w:ilvl w:val="0"/>
          <w:numId w:val="8"/>
        </w:numPr>
        <w:spacing w:after="0"/>
        <w:rPr>
          <w:rFonts w:asciiTheme="majorHAnsi" w:hAnsiTheme="majorHAnsi" w:eastAsiaTheme="majorEastAsia" w:cstheme="majorBidi"/>
        </w:rPr>
      </w:pPr>
      <w:commentRangeStart w:id="142"/>
      <w:commentRangeStart w:id="143"/>
      <w:r w:rsidRPr="7FD79FF4">
        <w:rPr>
          <w:rFonts w:asciiTheme="majorHAnsi" w:hAnsiTheme="majorHAnsi" w:eastAsiaTheme="majorEastAsia" w:cstheme="majorBidi"/>
        </w:rPr>
        <w:t xml:space="preserve">Customer and Merchant will be notified over email and SMS for successful Customer Id Creation as per configuration set up during </w:t>
      </w:r>
      <w:ins w:author="Akhil Marrapu" w:date="2024-08-28T09:00:00Z" w:id="144">
        <w:r w:rsidRPr="7FD79FF4" w:rsidR="491FAB83">
          <w:rPr>
            <w:rFonts w:asciiTheme="majorHAnsi" w:hAnsiTheme="majorHAnsi" w:eastAsiaTheme="majorEastAsia" w:cstheme="majorBidi"/>
          </w:rPr>
          <w:t xml:space="preserve"> </w:t>
        </w:r>
      </w:ins>
      <w:r w:rsidRPr="7FD79FF4">
        <w:rPr>
          <w:rFonts w:asciiTheme="majorHAnsi" w:hAnsiTheme="majorHAnsi" w:eastAsiaTheme="majorEastAsia" w:cstheme="majorBidi"/>
        </w:rPr>
        <w:t xml:space="preserve">Merchant </w:t>
      </w:r>
      <w:ins w:author="Akhil Marrapu" w:date="2024-08-28T09:00:00Z" w:id="145">
        <w:r w:rsidRPr="7FD79FF4" w:rsidR="09A3BBA8">
          <w:rPr>
            <w:rFonts w:asciiTheme="majorHAnsi" w:hAnsiTheme="majorHAnsi" w:eastAsiaTheme="majorEastAsia" w:cstheme="majorBidi"/>
          </w:rPr>
          <w:t xml:space="preserve"> </w:t>
        </w:r>
      </w:ins>
      <w:r w:rsidRPr="7FD79FF4">
        <w:rPr>
          <w:rFonts w:asciiTheme="majorHAnsi" w:hAnsiTheme="majorHAnsi" w:eastAsiaTheme="majorEastAsia" w:cstheme="majorBidi"/>
        </w:rPr>
        <w:t>Onboarding</w:t>
      </w:r>
      <w:ins w:author="Akhil Marrapu" w:date="2024-08-28T09:03:00Z" w:id="146">
        <w:r w:rsidRPr="7FD79FF4" w:rsidR="57ADCC2C">
          <w:rPr>
            <w:rFonts w:asciiTheme="majorHAnsi" w:hAnsiTheme="majorHAnsi" w:eastAsiaTheme="majorEastAsia" w:cstheme="majorBidi"/>
          </w:rPr>
          <w:t xml:space="preserve"> </w:t>
        </w:r>
      </w:ins>
      <w:ins w:author="Akhil Marrapu" w:date="2024-08-28T09:02:00Z" w:id="147">
        <w:r w:rsidRPr="7FD79FF4" w:rsidR="57ADCC2C">
          <w:rPr>
            <w:rFonts w:asciiTheme="majorHAnsi" w:hAnsiTheme="majorHAnsi" w:eastAsiaTheme="majorEastAsia" w:cstheme="majorBidi"/>
          </w:rPr>
          <w:t xml:space="preserve"> </w:t>
        </w:r>
      </w:ins>
      <w:ins w:author="Akhil Marrapu" w:date="2024-08-28T09:03:00Z" w:id="148">
        <w:r w:rsidRPr="7FD79FF4" w:rsidR="57ADCC2C">
          <w:rPr>
            <w:rFonts w:asciiTheme="majorHAnsi" w:hAnsiTheme="majorHAnsi" w:eastAsiaTheme="majorEastAsia" w:cstheme="majorBidi"/>
          </w:rPr>
          <w:t>New</w:t>
        </w:r>
      </w:ins>
      <w:r w:rsidRPr="7FD79FF4" w:rsidR="49C80507">
        <w:rPr>
          <w:rFonts w:asciiTheme="majorHAnsi" w:hAnsiTheme="majorHAnsi" w:eastAsiaTheme="majorEastAsia" w:cstheme="majorBidi"/>
        </w:rPr>
        <w:t xml:space="preserve"> if opted by Merchant</w:t>
      </w:r>
      <w:commentRangeEnd w:id="142"/>
      <w:r w:rsidR="4303234E">
        <w:rPr>
          <w:rStyle w:val="CommentReference"/>
        </w:rPr>
        <w:commentReference w:id="142"/>
      </w:r>
    </w:p>
    <w:p w:rsidR="00F6754C" w:rsidP="00F6754C" w:rsidRDefault="00F6754C" w14:paraId="111412BA" w14:textId="77777777">
      <w:pPr>
        <w:spacing w:after="0"/>
        <w:rPr>
          <w:rFonts w:asciiTheme="majorHAnsi" w:hAnsiTheme="majorHAnsi" w:eastAsiaTheme="majorEastAsia" w:cstheme="majorBidi"/>
        </w:rPr>
      </w:pPr>
    </w:p>
    <w:p w:rsidR="00F6754C" w:rsidP="00F6754C" w:rsidRDefault="4303234E" w14:paraId="24FAFA6F" w14:textId="30BD698B">
      <w:pPr>
        <w:ind w:left="1440"/>
        <w:rPr>
          <w:rFonts w:asciiTheme="majorHAnsi" w:hAnsiTheme="majorHAnsi" w:eastAsiaTheme="majorEastAsia" w:cstheme="majorBidi"/>
          <w:i/>
          <w:iCs/>
          <w:color w:val="0F4761" w:themeColor="accent1" w:themeShade="BF"/>
        </w:rPr>
      </w:pPr>
      <w:commentRangeEnd w:id="143"/>
      <w:r>
        <w:rPr>
          <w:rStyle w:val="CommentReference"/>
        </w:rPr>
        <w:commentReference w:id="143"/>
      </w:r>
      <w:r w:rsidR="00F6754C">
        <w:rPr>
          <w:rFonts w:asciiTheme="majorHAnsi" w:hAnsiTheme="majorHAnsi" w:eastAsiaTheme="majorEastAsia" w:cstheme="majorBidi"/>
          <w:i/>
          <w:iCs/>
          <w:color w:val="156082" w:themeColor="accent1"/>
        </w:rPr>
        <w:t>2.3.9 - Merchant Customer Deletion</w:t>
      </w:r>
    </w:p>
    <w:tbl>
      <w:tblPr>
        <w:tblStyle w:val="TableGrid"/>
        <w:tblW w:w="0" w:type="auto"/>
        <w:tblInd w:w="2160" w:type="dxa"/>
        <w:tblLayout w:type="fixed"/>
        <w:tblLook w:val="04A0" w:firstRow="1" w:lastRow="0" w:firstColumn="1" w:lastColumn="0" w:noHBand="0" w:noVBand="1"/>
      </w:tblPr>
      <w:tblGrid>
        <w:gridCol w:w="1530"/>
        <w:gridCol w:w="1350"/>
        <w:gridCol w:w="4069"/>
      </w:tblGrid>
      <w:tr w:rsidR="00F6754C" w:rsidTr="00F6754C" w14:paraId="33BB7526" w14:textId="77777777">
        <w:trPr>
          <w:trHeight w:val="574"/>
        </w:trPr>
        <w:tc>
          <w:tcPr>
            <w:tcW w:w="1530" w:type="dxa"/>
            <w:shd w:val="clear" w:color="auto" w:fill="00B0F0"/>
          </w:tcPr>
          <w:p w:rsidR="00F6754C" w:rsidP="00896E17" w:rsidRDefault="00F6754C" w14:paraId="4B662BB2"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350" w:type="dxa"/>
            <w:shd w:val="clear" w:color="auto" w:fill="00B0F0"/>
          </w:tcPr>
          <w:p w:rsidR="00F6754C" w:rsidP="00896E17" w:rsidRDefault="00F6754C" w14:paraId="29A72E6C"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4069" w:type="dxa"/>
            <w:shd w:val="clear" w:color="auto" w:fill="00B0F0"/>
          </w:tcPr>
          <w:p w:rsidR="00F6754C" w:rsidP="00896E17" w:rsidRDefault="00F6754C" w14:paraId="0DACA826"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F6754C" w:rsidTr="00896E17" w14:paraId="0A48D44D" w14:textId="77777777">
        <w:trPr>
          <w:trHeight w:val="300"/>
        </w:trPr>
        <w:tc>
          <w:tcPr>
            <w:tcW w:w="1530" w:type="dxa"/>
            <w:shd w:val="clear" w:color="auto" w:fill="FFFFFF" w:themeFill="background1"/>
          </w:tcPr>
          <w:p w:rsidR="00F6754C" w:rsidP="00896E17" w:rsidRDefault="00F6754C" w14:paraId="398A0740"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350" w:type="dxa"/>
            <w:shd w:val="clear" w:color="auto" w:fill="FFFFFF" w:themeFill="background1"/>
          </w:tcPr>
          <w:p w:rsidR="00F6754C" w:rsidP="00896E17" w:rsidRDefault="00F6754C" w14:paraId="7F44F0EC"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F6754C" w:rsidP="00896E17" w:rsidRDefault="00F6754C" w14:paraId="12DB834D"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F6754C" w:rsidTr="00896E17" w14:paraId="55E256D8" w14:textId="77777777">
        <w:trPr>
          <w:trHeight w:val="300"/>
        </w:trPr>
        <w:tc>
          <w:tcPr>
            <w:tcW w:w="1530" w:type="dxa"/>
            <w:shd w:val="clear" w:color="auto" w:fill="FFFFFF" w:themeFill="background1"/>
          </w:tcPr>
          <w:p w:rsidR="00F6754C" w:rsidP="00896E17" w:rsidRDefault="00F6754C" w14:paraId="270551B6"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Id</w:t>
            </w:r>
          </w:p>
        </w:tc>
        <w:tc>
          <w:tcPr>
            <w:tcW w:w="1350" w:type="dxa"/>
            <w:shd w:val="clear" w:color="auto" w:fill="FFFFFF" w:themeFill="background1"/>
          </w:tcPr>
          <w:p w:rsidR="00F6754C" w:rsidP="00896E17" w:rsidRDefault="00F6754C" w14:paraId="121C6E63"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F6754C" w:rsidP="00896E17" w:rsidRDefault="00F6754C" w14:paraId="67C39970"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Customer Id on Which Action Need to perform</w:t>
            </w:r>
          </w:p>
        </w:tc>
      </w:tr>
    </w:tbl>
    <w:p w:rsidR="00137AAA" w:rsidP="595DD2F0" w:rsidRDefault="00137AAA" w14:paraId="25E2544E" w14:textId="4A1F11CE">
      <w:pPr>
        <w:spacing w:after="0"/>
        <w:rPr>
          <w:rFonts w:asciiTheme="majorHAnsi" w:hAnsiTheme="majorHAnsi" w:eastAsiaTheme="majorEastAsia" w:cstheme="majorBidi"/>
        </w:rPr>
        <w:pPrChange w:author="PRABHAKAR THAKUR" w:date="2024-08-31T07:52:00Z" w:id="149">
          <w:pPr>
            <w:pStyle w:val="ListParagraph"/>
            <w:numPr>
              <w:numId w:val="8"/>
            </w:numPr>
            <w:spacing w:after="0"/>
            <w:ind w:left="2520" w:hanging="360"/>
          </w:pPr>
        </w:pPrChange>
      </w:pPr>
    </w:p>
    <w:p w:rsidR="595DD2F0" w:rsidP="595DD2F0" w:rsidRDefault="595DD2F0" w14:paraId="48232B8E" w14:textId="48FDA443">
      <w:pPr>
        <w:pStyle w:val="Heading2"/>
        <w:numPr>
          <w:ilvl w:val="0"/>
          <w:numId w:val="6"/>
        </w:numPr>
        <w:rPr/>
      </w:pPr>
    </w:p>
    <w:p w:rsidR="00137AAA" w:rsidP="0067312F" w:rsidRDefault="00F602DC" w14:paraId="14EAA2CE" w14:textId="77777777">
      <w:pPr>
        <w:pStyle w:val="Heading2"/>
        <w:numPr>
          <w:ilvl w:val="0"/>
          <w:numId w:val="6"/>
        </w:numPr>
        <w:rPr/>
      </w:pPr>
      <w:bookmarkStart w:name="_Toc2126078290" w:id="151"/>
      <w:bookmarkStart w:name="_Toc1099529560" w:id="702310662"/>
      <w:r w:rsidR="5F475560">
        <w:rPr/>
        <w:t>FS_TX 3 – Merchant Order</w:t>
      </w:r>
      <w:bookmarkEnd w:id="702310662"/>
      <w:r w:rsidR="5F475560">
        <w:rPr/>
        <w:t xml:space="preserve"> </w:t>
      </w:r>
      <w:bookmarkEnd w:id="151"/>
    </w:p>
    <w:p w:rsidR="00137AAA" w:rsidP="51EB59C4" w:rsidRDefault="00F602DC" w14:paraId="08747E99" w14:textId="77777777">
      <w:pPr>
        <w:pStyle w:val="Heading3"/>
        <w:ind w:left="720"/>
        <w:rPr>
          <w:rFonts w:ascii="Aptos Display" w:hAnsi="Aptos Display" w:asciiTheme="majorAscii" w:hAnsiTheme="majorAscii"/>
        </w:rPr>
      </w:pPr>
      <w:bookmarkStart w:name="_Toc1394689864" w:id="152"/>
      <w:bookmarkStart w:name="_Toc537903249" w:id="1897172721"/>
      <w:r w:rsidRPr="51EB59C4" w:rsidR="78F7F7A8">
        <w:rPr>
          <w:rFonts w:ascii="Aptos Display" w:hAnsi="Aptos Display" w:asciiTheme="majorAscii" w:hAnsiTheme="majorAscii"/>
        </w:rPr>
        <w:t>3.1 - Objective</w:t>
      </w:r>
      <w:bookmarkEnd w:id="152"/>
      <w:bookmarkEnd w:id="1897172721"/>
    </w:p>
    <w:p w:rsidR="00137AAA" w:rsidP="0067312F" w:rsidRDefault="00F602DC" w14:paraId="78296B2D" w14:textId="02E60C9C">
      <w:pPr>
        <w:pStyle w:val="ListParagraph"/>
        <w:numPr>
          <w:ilvl w:val="0"/>
          <w:numId w:val="3"/>
        </w:numPr>
        <w:spacing w:after="0"/>
        <w:rPr>
          <w:rFonts w:ascii="Aptos Display" w:hAnsi="Aptos Display" w:eastAsia="Aptos Display" w:cs="Aptos Display"/>
        </w:rPr>
      </w:pPr>
      <w:r>
        <w:rPr>
          <w:rFonts w:ascii="Aptos Display" w:hAnsi="Aptos Display" w:eastAsia="Aptos Display" w:cs="Aptos Display"/>
          <w:b/>
          <w:bCs/>
        </w:rPr>
        <w:t>Order Creation:</w:t>
      </w:r>
      <w:r>
        <w:rPr>
          <w:rFonts w:ascii="Aptos Display" w:hAnsi="Aptos Display" w:eastAsia="Aptos Display" w:cs="Aptos Display"/>
        </w:rPr>
        <w:t xml:space="preserve"> Captures and validates orders from merchants, based on merchant-specific configurations.</w:t>
      </w:r>
    </w:p>
    <w:p w:rsidR="00137AAA" w:rsidP="0067312F" w:rsidRDefault="00F602DC" w14:paraId="68019502" w14:textId="77777777">
      <w:pPr>
        <w:pStyle w:val="ListParagraph"/>
        <w:numPr>
          <w:ilvl w:val="0"/>
          <w:numId w:val="3"/>
        </w:numPr>
        <w:spacing w:after="0"/>
        <w:rPr>
          <w:rFonts w:ascii="Aptos Display" w:hAnsi="Aptos Display" w:eastAsia="Aptos Display" w:cs="Aptos Display"/>
        </w:rPr>
      </w:pPr>
      <w:r>
        <w:rPr>
          <w:rFonts w:ascii="Aptos Display" w:hAnsi="Aptos Display" w:eastAsia="Aptos Display" w:cs="Aptos Display"/>
          <w:b/>
          <w:bCs/>
        </w:rPr>
        <w:t>Order Processing:</w:t>
      </w:r>
      <w:r>
        <w:rPr>
          <w:rFonts w:ascii="Aptos Display" w:hAnsi="Aptos Display" w:eastAsia="Aptos Display" w:cs="Aptos Display"/>
        </w:rPr>
        <w:t xml:space="preserve"> Handles order execution</w:t>
      </w:r>
    </w:p>
    <w:p w:rsidR="00137AAA" w:rsidP="0067312F" w:rsidRDefault="00F602DC" w14:paraId="1FBE4AB7" w14:textId="77777777">
      <w:pPr>
        <w:pStyle w:val="ListParagraph"/>
        <w:numPr>
          <w:ilvl w:val="0"/>
          <w:numId w:val="3"/>
        </w:numPr>
        <w:spacing w:after="0"/>
        <w:rPr>
          <w:rFonts w:ascii="Aptos Display" w:hAnsi="Aptos Display" w:eastAsia="Aptos Display" w:cs="Aptos Display"/>
        </w:rPr>
      </w:pPr>
      <w:r>
        <w:rPr>
          <w:rFonts w:ascii="Aptos Display" w:hAnsi="Aptos Display" w:eastAsia="Aptos Display" w:cs="Aptos Display"/>
          <w:b/>
          <w:bCs/>
        </w:rPr>
        <w:t>Retry Mechanism:</w:t>
      </w:r>
      <w:r>
        <w:rPr>
          <w:rFonts w:ascii="Aptos Display" w:hAnsi="Aptos Display" w:eastAsia="Aptos Display" w:cs="Aptos Display"/>
        </w:rPr>
        <w:t xml:space="preserve"> Retries order processing upon failure, based on merchant-specific configurations.</w:t>
      </w:r>
    </w:p>
    <w:p w:rsidR="00137AAA" w:rsidRDefault="00137AAA" w14:paraId="624511EA" w14:textId="77777777">
      <w:pPr>
        <w:pStyle w:val="ListParagraph"/>
        <w:spacing w:after="0"/>
        <w:ind w:left="1080"/>
        <w:rPr>
          <w:rFonts w:ascii="Aptos Display" w:hAnsi="Aptos Display" w:eastAsia="Aptos Display" w:cs="Aptos Display"/>
        </w:rPr>
      </w:pPr>
    </w:p>
    <w:p w:rsidR="00137AAA" w:rsidP="51EB59C4" w:rsidRDefault="00F602DC" w14:paraId="0ECD2A22" w14:textId="2F9456C2">
      <w:pPr>
        <w:ind w:left="720"/>
        <w:rPr>
          <w:rStyle w:val="Heading4Char"/>
          <w:rFonts w:ascii="Aptos Display" w:hAnsi="Aptos Display" w:asciiTheme="majorAscii" w:hAnsiTheme="majorAscii"/>
        </w:rPr>
      </w:pPr>
      <w:bookmarkStart w:name="_Toc1981729657" w:id="154"/>
      <w:bookmarkStart w:name="_Toc1805756533" w:id="1863492331"/>
      <w:r w:rsidRPr="51EB59C4" w:rsidR="78F7F7A8">
        <w:rPr>
          <w:rStyle w:val="Heading4Char"/>
          <w:rFonts w:ascii="Aptos Display" w:hAnsi="Aptos Display" w:asciiTheme="majorAscii" w:hAnsiTheme="majorAscii"/>
        </w:rPr>
        <w:t xml:space="preserve">3.1.1 - Order </w:t>
      </w:r>
      <w:r w:rsidRPr="51EB59C4" w:rsidR="00AA1309">
        <w:rPr>
          <w:rStyle w:val="Heading4Char"/>
          <w:rFonts w:ascii="Aptos Display" w:hAnsi="Aptos Display" w:asciiTheme="majorAscii" w:hAnsiTheme="majorAscii"/>
        </w:rPr>
        <w:t>ID</w:t>
      </w:r>
      <w:r w:rsidRPr="51EB59C4" w:rsidR="78F7F7A8">
        <w:rPr>
          <w:rStyle w:val="Heading4Char"/>
          <w:rFonts w:ascii="Aptos Display" w:hAnsi="Aptos Display" w:asciiTheme="majorAscii" w:hAnsiTheme="majorAscii"/>
        </w:rPr>
        <w:t xml:space="preserve"> Generation</w:t>
      </w:r>
      <w:bookmarkEnd w:id="154"/>
      <w:bookmarkEnd w:id="1863492331"/>
    </w:p>
    <w:p w:rsidR="00137AAA" w:rsidP="0067312F" w:rsidRDefault="00F602DC" w14:paraId="6FD611F2" w14:textId="26C52E10">
      <w:pPr>
        <w:pStyle w:val="ListParagraph"/>
        <w:numPr>
          <w:ilvl w:val="0"/>
          <w:numId w:val="9"/>
        </w:numPr>
        <w:rPr>
          <w:rFonts w:asciiTheme="majorHAnsi" w:hAnsiTheme="majorHAnsi" w:eastAsiaTheme="majorEastAsia" w:cstheme="majorBidi"/>
        </w:rPr>
      </w:pPr>
      <w:r>
        <w:rPr>
          <w:rFonts w:asciiTheme="majorHAnsi" w:hAnsiTheme="majorHAnsi" w:eastAsiaTheme="majorEastAsia" w:cstheme="majorBidi"/>
        </w:rPr>
        <w:t xml:space="preserve">Provide a unique "Merchant Order Number" for every Order by Merchant but still SBI Epay will also generate the Order </w:t>
      </w:r>
      <w:r w:rsidR="00FB7DDF">
        <w:rPr>
          <w:rFonts w:asciiTheme="majorHAnsi" w:hAnsiTheme="majorHAnsi" w:eastAsiaTheme="majorEastAsia" w:cstheme="majorBidi"/>
        </w:rPr>
        <w:t>ID</w:t>
      </w:r>
      <w:r>
        <w:rPr>
          <w:rFonts w:asciiTheme="majorHAnsi" w:hAnsiTheme="majorHAnsi" w:eastAsiaTheme="majorEastAsia" w:cstheme="majorBidi"/>
        </w:rPr>
        <w:t xml:space="preserve"> with unique constraint.</w:t>
      </w:r>
    </w:p>
    <w:p w:rsidRPr="002F035F" w:rsidR="00137AAA" w:rsidP="00C70985" w:rsidRDefault="00F44168" w14:paraId="027B6894" w14:textId="199C207A">
      <w:pPr>
        <w:pStyle w:val="ListParagraph"/>
        <w:numPr>
          <w:ilvl w:val="0"/>
          <w:numId w:val="9"/>
        </w:numPr>
        <w:rPr>
          <w:rFonts w:asciiTheme="majorHAnsi" w:hAnsiTheme="majorHAnsi" w:eastAsiaTheme="majorEastAsia" w:cstheme="majorBidi"/>
        </w:rPr>
      </w:pPr>
      <w:r w:rsidRPr="002F035F">
        <w:rPr>
          <w:rFonts w:asciiTheme="majorHAnsi" w:hAnsiTheme="majorHAnsi" w:eastAsiaTheme="majorEastAsia" w:cstheme="majorBidi"/>
        </w:rPr>
        <w:t>The Order ID number</w:t>
      </w:r>
      <w:r w:rsidR="001A69FB">
        <w:rPr>
          <w:rFonts w:asciiTheme="majorHAnsi" w:hAnsiTheme="majorHAnsi" w:eastAsiaTheme="majorEastAsia" w:cstheme="majorBidi"/>
        </w:rPr>
        <w:t xml:space="preserve">'s length will be </w:t>
      </w:r>
      <w:r w:rsidRPr="002F035F" w:rsidR="000716CA">
        <w:rPr>
          <w:rFonts w:asciiTheme="majorHAnsi" w:hAnsiTheme="majorHAnsi" w:eastAsiaTheme="majorEastAsia" w:cstheme="majorBidi"/>
        </w:rPr>
        <w:t>of 30 characters</w:t>
      </w:r>
      <w:r w:rsidR="002F035F">
        <w:rPr>
          <w:rFonts w:asciiTheme="majorHAnsi" w:hAnsiTheme="majorHAnsi" w:eastAsiaTheme="majorEastAsia" w:cstheme="majorBidi"/>
        </w:rPr>
        <w:t>.</w:t>
      </w:r>
      <w:r w:rsidR="00C70985">
        <w:rPr>
          <w:rFonts w:asciiTheme="majorHAnsi" w:hAnsiTheme="majorHAnsi" w:eastAsiaTheme="majorEastAsia" w:cstheme="majorBidi"/>
        </w:rPr>
        <w:t xml:space="preserve"> (</w:t>
      </w:r>
      <w:r w:rsidRPr="00C70985" w:rsidR="00C70985">
        <w:rPr>
          <w:rFonts w:asciiTheme="majorHAnsi" w:hAnsiTheme="majorHAnsi" w:eastAsiaTheme="majorEastAsia" w:cstheme="majorBidi"/>
        </w:rPr>
        <w:t>ORD-&lt;MerchantID&gt;-&lt;Timestamp&gt;-&lt;Sequence Number&gt;</w:t>
      </w:r>
      <w:r w:rsidR="00C70985">
        <w:rPr>
          <w:rFonts w:asciiTheme="majorHAnsi" w:hAnsiTheme="majorHAnsi" w:eastAsiaTheme="majorEastAsia" w:cstheme="majorBidi"/>
        </w:rPr>
        <w:t>)</w:t>
      </w:r>
    </w:p>
    <w:p w:rsidR="00137AAA" w:rsidP="51EB59C4" w:rsidRDefault="00F602DC" w14:paraId="5367AC63" w14:textId="0B04029D">
      <w:pPr>
        <w:pStyle w:val="Heading4"/>
        <w:ind w:firstLine="720"/>
        <w:rPr>
          <w:rFonts w:ascii="Aptos Display" w:hAnsi="Aptos Display" w:asciiTheme="majorAscii" w:hAnsiTheme="majorAscii"/>
        </w:rPr>
      </w:pPr>
      <w:bookmarkStart w:name="_Toc1998602238" w:id="156"/>
      <w:bookmarkStart w:name="_Toc508259382" w:id="1359694657"/>
      <w:r w:rsidRPr="51EB59C4" w:rsidR="78F7F7A8">
        <w:rPr>
          <w:rFonts w:ascii="Aptos Display" w:hAnsi="Aptos Display" w:asciiTheme="majorAscii" w:hAnsiTheme="majorAscii"/>
        </w:rPr>
        <w:t xml:space="preserve">3.1.2 - Order Lifecycle </w:t>
      </w:r>
      <w:bookmarkEnd w:id="156"/>
      <w:r w:rsidRPr="51EB59C4" w:rsidR="75375EE0">
        <w:rPr>
          <w:rFonts w:ascii="Aptos Display" w:hAnsi="Aptos Display" w:asciiTheme="majorAscii" w:hAnsiTheme="majorAscii"/>
        </w:rPr>
        <w:t>Management</w:t>
      </w:r>
      <w:bookmarkEnd w:id="1359694657"/>
      <w:r w:rsidRPr="51EB59C4" w:rsidR="78F7F7A8">
        <w:rPr>
          <w:rFonts w:ascii="Aptos Display" w:hAnsi="Aptos Display" w:asciiTheme="majorAscii" w:hAnsiTheme="majorAscii"/>
        </w:rPr>
        <w:t xml:space="preserve"> </w:t>
      </w:r>
    </w:p>
    <w:p w:rsidR="00137AAA" w:rsidP="0067312F" w:rsidRDefault="4303234E" w14:paraId="4B4D3BC4" w14:textId="50A8CB4A">
      <w:pPr>
        <w:pStyle w:val="ListParagraph"/>
        <w:numPr>
          <w:ilvl w:val="0"/>
          <w:numId w:val="10"/>
        </w:numPr>
        <w:rPr>
          <w:rFonts w:asciiTheme="majorHAnsi" w:hAnsiTheme="majorHAnsi" w:eastAsiaTheme="majorEastAsia" w:cstheme="majorBidi"/>
        </w:rPr>
      </w:pPr>
      <w:r w:rsidRPr="2EF4D6A4">
        <w:rPr>
          <w:rFonts w:asciiTheme="majorHAnsi" w:hAnsiTheme="majorHAnsi" w:eastAsiaTheme="majorEastAsia" w:cstheme="majorBidi"/>
        </w:rPr>
        <w:t>Introduction of defined order statuses (</w:t>
      </w:r>
      <w:r w:rsidR="00043CC7">
        <w:rPr>
          <w:rFonts w:asciiTheme="majorHAnsi" w:hAnsiTheme="majorHAnsi" w:eastAsiaTheme="majorEastAsia" w:cstheme="majorBidi"/>
        </w:rPr>
        <w:t>Created</w:t>
      </w:r>
      <w:r w:rsidRPr="2EF4D6A4">
        <w:rPr>
          <w:rFonts w:asciiTheme="majorHAnsi" w:hAnsiTheme="majorHAnsi" w:eastAsiaTheme="majorEastAsia" w:cstheme="majorBidi"/>
        </w:rPr>
        <w:t>, Attempted, Paid, Expired, Failed) with clear conditions for status transitions.</w:t>
      </w:r>
    </w:p>
    <w:p w:rsidR="00137AAA" w:rsidRDefault="00137AAA" w14:paraId="6CFAAAF6" w14:textId="77777777">
      <w:pPr>
        <w:pStyle w:val="ListParagraph"/>
        <w:ind w:left="1080"/>
        <w:rPr>
          <w:rFonts w:asciiTheme="majorHAnsi" w:hAnsiTheme="majorHAnsi" w:eastAsiaTheme="majorEastAsia" w:cstheme="majorBidi"/>
        </w:rPr>
      </w:pPr>
    </w:p>
    <w:p w:rsidR="00137AAA" w:rsidRDefault="00043CC7" w14:paraId="677D9A9F" w14:textId="0FFCF943">
      <w:pPr>
        <w:pStyle w:val="ListParagraph"/>
        <w:ind w:left="1080"/>
      </w:pPr>
      <w:r w:rsidRPr="00043CC7">
        <w:rPr>
          <w:noProof/>
          <w:lang w:val="en-IN" w:eastAsia="en-IN"/>
        </w:rPr>
        <w:drawing>
          <wp:inline distT="0" distB="0" distL="0" distR="0" wp14:anchorId="10AB50F4" wp14:editId="1A8F8C10">
            <wp:extent cx="6435090" cy="2562225"/>
            <wp:effectExtent l="0" t="0" r="3810" b="9525"/>
            <wp:docPr id="1" name="Picture 1" descr="C:\Users\C-edge\Download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ge\Downloads\pi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5090" cy="2562225"/>
                    </a:xfrm>
                    <a:prstGeom prst="rect">
                      <a:avLst/>
                    </a:prstGeom>
                    <a:noFill/>
                    <a:ln>
                      <a:noFill/>
                    </a:ln>
                  </pic:spPr>
                </pic:pic>
              </a:graphicData>
            </a:graphic>
          </wp:inline>
        </w:drawing>
      </w:r>
    </w:p>
    <w:p w:rsidR="00137AAA" w:rsidRDefault="7BDD0C50" w14:paraId="58A1BE52" w14:textId="23165F2B">
      <w:pPr>
        <w:ind w:left="1440"/>
        <w:rPr>
          <w:rStyle w:val="Heading5Char"/>
        </w:rPr>
      </w:pPr>
      <w:bookmarkStart w:name="_Toc1465712688" w:id="231687704"/>
      <w:r w:rsidRPr="51EB59C4" w:rsidR="3729610C">
        <w:rPr>
          <w:rStyle w:val="Heading5Char"/>
        </w:rPr>
        <w:t xml:space="preserve">3.1.2.1 </w:t>
      </w:r>
      <w:r w:rsidRPr="51EB59C4" w:rsidR="14EEFC3C">
        <w:rPr>
          <w:rStyle w:val="Heading5Char"/>
        </w:rPr>
        <w:t>Created</w:t>
      </w:r>
      <w:bookmarkEnd w:id="231687704"/>
    </w:p>
    <w:p w:rsidR="00137AAA" w:rsidP="0067312F" w:rsidRDefault="00F602DC" w14:paraId="500F3398" w14:textId="77777777">
      <w:pPr>
        <w:pStyle w:val="ListParagraph"/>
        <w:numPr>
          <w:ilvl w:val="2"/>
          <w:numId w:val="10"/>
        </w:numPr>
      </w:pPr>
      <w:r>
        <w:rPr>
          <w:b/>
          <w:bCs/>
        </w:rPr>
        <w:t>Description:</w:t>
      </w:r>
      <w:r>
        <w:t xml:space="preserve"> The initial state of an order after it is successfully booked.</w:t>
      </w:r>
    </w:p>
    <w:p w:rsidR="00137AAA" w:rsidP="0067312F" w:rsidRDefault="00F602DC" w14:paraId="723B25F5" w14:textId="77777777">
      <w:pPr>
        <w:pStyle w:val="ListParagraph"/>
        <w:numPr>
          <w:ilvl w:val="2"/>
          <w:numId w:val="10"/>
        </w:numPr>
        <w:spacing w:after="0"/>
        <w:rPr>
          <w:b/>
          <w:bCs/>
        </w:rPr>
      </w:pPr>
      <w:r>
        <w:rPr>
          <w:b/>
          <w:bCs/>
        </w:rPr>
        <w:t>Conditions:</w:t>
      </w:r>
    </w:p>
    <w:p w:rsidR="00137AAA" w:rsidP="0067312F" w:rsidRDefault="7BDD0C50" w14:paraId="622C1CBE" w14:textId="4687AAD7">
      <w:pPr>
        <w:pStyle w:val="ListParagraph"/>
        <w:numPr>
          <w:ilvl w:val="3"/>
          <w:numId w:val="10"/>
        </w:numPr>
        <w:spacing w:after="0"/>
      </w:pPr>
      <w:r>
        <w:t xml:space="preserve">An order remains in the </w:t>
      </w:r>
      <w:r w:rsidRPr="14D454E3" w:rsidR="4069A5A0">
        <w:rPr>
          <w:b/>
          <w:bCs/>
        </w:rPr>
        <w:t xml:space="preserve">Created </w:t>
      </w:r>
      <w:r>
        <w:t>state until a payment is attempted.</w:t>
      </w:r>
    </w:p>
    <w:p w:rsidR="00137AAA" w:rsidP="0067312F" w:rsidRDefault="0CDC29DB" w14:paraId="51577EDD" w14:textId="209BDAED">
      <w:pPr>
        <w:pStyle w:val="ListParagraph"/>
        <w:numPr>
          <w:ilvl w:val="3"/>
          <w:numId w:val="10"/>
        </w:numPr>
        <w:spacing w:after="0"/>
      </w:pPr>
      <w:r w:rsidRPr="14D454E3">
        <w:rPr>
          <w:b/>
          <w:bCs/>
        </w:rPr>
        <w:lastRenderedPageBreak/>
        <w:t>Max Validity:</w:t>
      </w:r>
      <w:r>
        <w:t xml:space="preserve"> </w:t>
      </w:r>
      <w:r w:rsidR="70A9AEC0">
        <w:t>Order Id</w:t>
      </w:r>
      <w:r>
        <w:t xml:space="preserve"> </w:t>
      </w:r>
      <w:r w:rsidR="506F70E9">
        <w:t xml:space="preserve">will be </w:t>
      </w:r>
      <w:r w:rsidR="142F4550">
        <w:t>validated</w:t>
      </w:r>
      <w:r w:rsidR="506F70E9">
        <w:t xml:space="preserve"> till</w:t>
      </w:r>
      <w:r w:rsidR="155EC9CF">
        <w:t xml:space="preserve"> as per </w:t>
      </w:r>
      <w:r>
        <w:t>configura</w:t>
      </w:r>
      <w:r w:rsidR="15770F84">
        <w:t>tion (</w:t>
      </w:r>
      <w:r w:rsidR="2D37FF44">
        <w:t>MerchantOrderExpiryTime)</w:t>
      </w:r>
      <w:r w:rsidR="15770F84">
        <w:t xml:space="preserve"> at SBIePay </w:t>
      </w:r>
      <w:r w:rsidR="6B308043">
        <w:t>end.</w:t>
      </w:r>
      <w:r>
        <w:t xml:space="preserve"> If not paid within this period, the order will be marked as </w:t>
      </w:r>
      <w:r w:rsidRPr="14D454E3">
        <w:rPr>
          <w:b/>
          <w:bCs/>
        </w:rPr>
        <w:t>Expired</w:t>
      </w:r>
      <w:r>
        <w:t>.</w:t>
      </w:r>
    </w:p>
    <w:p w:rsidR="00137AAA" w:rsidRDefault="00137AAA" w14:paraId="24AAB5F6" w14:textId="77777777">
      <w:pPr>
        <w:spacing w:after="0"/>
        <w:ind w:left="3240"/>
      </w:pPr>
    </w:p>
    <w:p w:rsidR="00137AAA" w:rsidP="51EB59C4" w:rsidRDefault="00F602DC" w14:paraId="44135165"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1890629204" w:id="1339061093"/>
      <w:r w:rsidRPr="51EB59C4" w:rsidR="78F7F7A8">
        <w:rPr>
          <w:rStyle w:val="Heading5Char"/>
        </w:rPr>
        <w:t>3.1.2.2 Attempted</w:t>
      </w:r>
      <w:bookmarkEnd w:id="1339061093"/>
    </w:p>
    <w:p w:rsidR="00137AAA" w:rsidP="0067312F" w:rsidRDefault="00F602DC" w14:paraId="34265DEB" w14:textId="77777777">
      <w:pPr>
        <w:pStyle w:val="ListParagraph"/>
        <w:numPr>
          <w:ilvl w:val="2"/>
          <w:numId w:val="10"/>
        </w:numPr>
      </w:pPr>
      <w:r>
        <w:rPr>
          <w:b/>
          <w:bCs/>
        </w:rPr>
        <w:t>Description:</w:t>
      </w:r>
      <w:r>
        <w:t xml:space="preserve"> The state of an order when a payment attempt has been made.</w:t>
      </w:r>
    </w:p>
    <w:p w:rsidR="00137AAA" w:rsidP="0067312F" w:rsidRDefault="4303234E" w14:paraId="3EEDCC20" w14:textId="75A915A5">
      <w:pPr>
        <w:pStyle w:val="ListParagraph"/>
        <w:numPr>
          <w:ilvl w:val="2"/>
          <w:numId w:val="10"/>
        </w:numPr>
        <w:spacing w:after="0"/>
      </w:pPr>
      <w:r w:rsidRPr="2EF4D6A4">
        <w:rPr>
          <w:b/>
          <w:bCs/>
        </w:rPr>
        <w:t>Transition:</w:t>
      </w:r>
      <w:r>
        <w:t xml:space="preserve"> Moves from </w:t>
      </w:r>
      <w:r w:rsidR="00043CC7">
        <w:rPr>
          <w:b/>
          <w:bCs/>
        </w:rPr>
        <w:t>Created</w:t>
      </w:r>
      <w:r w:rsidRPr="2EF4D6A4" w:rsidR="7E23B049">
        <w:rPr>
          <w:b/>
          <w:bCs/>
        </w:rPr>
        <w:t xml:space="preserve"> </w:t>
      </w:r>
      <w:r>
        <w:t xml:space="preserve">to </w:t>
      </w:r>
      <w:r w:rsidRPr="2EF4D6A4">
        <w:rPr>
          <w:b/>
          <w:bCs/>
        </w:rPr>
        <w:t>Attempted</w:t>
      </w:r>
      <w:r>
        <w:t xml:space="preserve"> when a payment attempt is initiated.</w:t>
      </w:r>
    </w:p>
    <w:p w:rsidR="00137AAA" w:rsidP="0067312F" w:rsidRDefault="00F602DC" w14:paraId="43BCB39A" w14:textId="77777777">
      <w:pPr>
        <w:pStyle w:val="ListParagraph"/>
        <w:numPr>
          <w:ilvl w:val="2"/>
          <w:numId w:val="10"/>
        </w:numPr>
        <w:spacing w:after="0"/>
        <w:rPr>
          <w:b/>
          <w:bCs/>
        </w:rPr>
      </w:pPr>
      <w:r>
        <w:rPr>
          <w:b/>
          <w:bCs/>
        </w:rPr>
        <w:t>Conditions:</w:t>
      </w:r>
    </w:p>
    <w:p w:rsidR="00137AAA" w:rsidP="0067312F" w:rsidRDefault="00F602DC" w14:paraId="3942FBD4" w14:textId="77777777">
      <w:pPr>
        <w:pStyle w:val="ListParagraph"/>
        <w:numPr>
          <w:ilvl w:val="3"/>
          <w:numId w:val="10"/>
        </w:numPr>
        <w:spacing w:after="0"/>
      </w:pPr>
      <w:r>
        <w:t xml:space="preserve">The order remains in the </w:t>
      </w:r>
      <w:r>
        <w:rPr>
          <w:b/>
          <w:bCs/>
        </w:rPr>
        <w:t>Attempted</w:t>
      </w:r>
      <w:r>
        <w:t xml:space="preserve"> state until a payment associated with it is successfully captured.</w:t>
      </w:r>
    </w:p>
    <w:p w:rsidR="00137AAA" w:rsidP="0067312F" w:rsidRDefault="0CDC29DB" w14:paraId="59C3C889" w14:textId="10962D03">
      <w:pPr>
        <w:pStyle w:val="ListParagraph"/>
        <w:numPr>
          <w:ilvl w:val="3"/>
          <w:numId w:val="10"/>
        </w:numPr>
        <w:spacing w:after="0"/>
      </w:pPr>
      <w:r w:rsidRPr="14D454E3">
        <w:rPr>
          <w:b/>
          <w:bCs/>
        </w:rPr>
        <w:t>Max Retry Validity:</w:t>
      </w:r>
      <w:r>
        <w:t xml:space="preserve"> 3 attempts and </w:t>
      </w:r>
      <w:r w:rsidR="2552CB6D">
        <w:t xml:space="preserve">MerchantOrderExpiryTime </w:t>
      </w:r>
      <w:r>
        <w:t xml:space="preserve">time validity at the system level (configurable at the merchant level). If the maximum number of retries is reached without a successful payment, the order will be marked as </w:t>
      </w:r>
      <w:r w:rsidRPr="14D454E3">
        <w:rPr>
          <w:b/>
          <w:bCs/>
        </w:rPr>
        <w:t>Failed</w:t>
      </w:r>
      <w:r>
        <w:t>.</w:t>
      </w:r>
    </w:p>
    <w:p w:rsidR="00137AAA" w:rsidRDefault="00137AAA" w14:paraId="46F1056A" w14:textId="77777777">
      <w:pPr>
        <w:pStyle w:val="ListParagraph"/>
        <w:spacing w:after="0"/>
        <w:ind w:left="2880"/>
      </w:pPr>
    </w:p>
    <w:p w:rsidR="00137AAA" w:rsidRDefault="00137AAA" w14:paraId="27697E96" w14:textId="77777777">
      <w:pPr>
        <w:pStyle w:val="ListParagraph"/>
        <w:spacing w:after="0"/>
        <w:ind w:left="3240"/>
      </w:pPr>
    </w:p>
    <w:p w:rsidR="00137AAA" w:rsidP="51EB59C4" w:rsidRDefault="00F602DC" w14:paraId="152A1A7C"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1316114658" w:id="1764913105"/>
      <w:r w:rsidRPr="51EB59C4" w:rsidR="78F7F7A8">
        <w:rPr>
          <w:rStyle w:val="Heading5Char"/>
        </w:rPr>
        <w:t>3.1.2.3 Paid</w:t>
      </w:r>
      <w:bookmarkEnd w:id="1764913105"/>
    </w:p>
    <w:p w:rsidR="00137AAA" w:rsidP="0067312F" w:rsidRDefault="00F602DC" w14:paraId="0B46C04C" w14:textId="77777777">
      <w:pPr>
        <w:pStyle w:val="ListParagraph"/>
        <w:numPr>
          <w:ilvl w:val="2"/>
          <w:numId w:val="10"/>
        </w:numPr>
      </w:pPr>
      <w:r>
        <w:rPr>
          <w:b/>
          <w:bCs/>
        </w:rPr>
        <w:t>Description:</w:t>
      </w:r>
      <w:r>
        <w:t xml:space="preserve"> The final state indicating that the payment has been successfully processed.</w:t>
      </w:r>
    </w:p>
    <w:p w:rsidR="00137AAA" w:rsidP="0067312F" w:rsidRDefault="00F602DC" w14:paraId="344BCE65" w14:textId="77777777">
      <w:pPr>
        <w:pStyle w:val="ListParagraph"/>
        <w:numPr>
          <w:ilvl w:val="2"/>
          <w:numId w:val="10"/>
        </w:numPr>
        <w:spacing w:after="0"/>
        <w:rPr>
          <w:b/>
          <w:bCs/>
        </w:rPr>
      </w:pPr>
      <w:r>
        <w:rPr>
          <w:b/>
          <w:bCs/>
        </w:rPr>
        <w:t>Conditions:</w:t>
      </w:r>
    </w:p>
    <w:p w:rsidR="00137AAA" w:rsidP="0067312F" w:rsidRDefault="00F602DC" w14:paraId="5B39C7AA" w14:textId="77777777">
      <w:pPr>
        <w:pStyle w:val="ListParagraph"/>
        <w:numPr>
          <w:ilvl w:val="3"/>
          <w:numId w:val="10"/>
        </w:numPr>
        <w:spacing w:after="0"/>
      </w:pPr>
      <w:r>
        <w:t xml:space="preserve">The order is marked as </w:t>
      </w:r>
      <w:r>
        <w:rPr>
          <w:b/>
          <w:bCs/>
        </w:rPr>
        <w:t>Paid</w:t>
      </w:r>
      <w:r>
        <w:t xml:space="preserve"> once the payment is successfully captured. This is the last stage of the order.</w:t>
      </w:r>
    </w:p>
    <w:p w:rsidR="00137AAA" w:rsidRDefault="00137AAA" w14:paraId="52ADAFD4" w14:textId="77777777">
      <w:pPr>
        <w:pStyle w:val="ListParagraph"/>
        <w:spacing w:after="0"/>
        <w:ind w:left="3240"/>
      </w:pPr>
    </w:p>
    <w:p w:rsidR="00137AAA" w:rsidP="51EB59C4" w:rsidRDefault="00F602DC" w14:paraId="6C3F4782"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1194288577" w:id="1284306885"/>
      <w:r w:rsidRPr="51EB59C4" w:rsidR="78F7F7A8">
        <w:rPr>
          <w:rStyle w:val="Heading5Char"/>
        </w:rPr>
        <w:t>3.1.2.4 Expired</w:t>
      </w:r>
      <w:bookmarkEnd w:id="1284306885"/>
    </w:p>
    <w:p w:rsidR="00137AAA" w:rsidP="0067312F" w:rsidRDefault="00F602DC" w14:paraId="52A72ADB" w14:textId="77777777">
      <w:pPr>
        <w:pStyle w:val="ListParagraph"/>
        <w:numPr>
          <w:ilvl w:val="2"/>
          <w:numId w:val="3"/>
        </w:numPr>
        <w:spacing w:after="0"/>
        <w:rPr>
          <w:rFonts w:ascii="Aptos Display" w:hAnsi="Aptos Display" w:eastAsia="Aptos Display" w:cs="Aptos Display"/>
        </w:rPr>
      </w:pPr>
      <w:r>
        <w:rPr>
          <w:rFonts w:ascii="Aptos Display" w:hAnsi="Aptos Display" w:eastAsia="Aptos Display" w:cs="Aptos Display"/>
          <w:b/>
          <w:bCs/>
        </w:rPr>
        <w:t>Description:</w:t>
      </w:r>
      <w:r>
        <w:rPr>
          <w:rFonts w:ascii="Aptos Display" w:hAnsi="Aptos Display" w:eastAsia="Aptos Display" w:cs="Aptos Display"/>
        </w:rPr>
        <w:t xml:space="preserve"> The state indicating that the order is no longer valid due to inactivity.</w:t>
      </w:r>
    </w:p>
    <w:p w:rsidR="00137AAA" w:rsidP="0067312F" w:rsidRDefault="00F602DC" w14:paraId="7223EB4C" w14:textId="77777777">
      <w:pPr>
        <w:pStyle w:val="ListParagraph"/>
        <w:numPr>
          <w:ilvl w:val="2"/>
          <w:numId w:val="3"/>
        </w:numPr>
        <w:spacing w:after="0"/>
        <w:rPr>
          <w:rFonts w:ascii="Aptos Display" w:hAnsi="Aptos Display" w:eastAsia="Aptos Display" w:cs="Aptos Display"/>
          <w:b/>
          <w:bCs/>
        </w:rPr>
      </w:pPr>
      <w:r>
        <w:rPr>
          <w:rFonts w:ascii="Aptos Display" w:hAnsi="Aptos Display" w:eastAsia="Aptos Display" w:cs="Aptos Display"/>
          <w:b/>
          <w:bCs/>
        </w:rPr>
        <w:t>Conditions:</w:t>
      </w:r>
    </w:p>
    <w:p w:rsidR="00137AAA" w:rsidP="0067312F" w:rsidRDefault="00F602DC" w14:paraId="6706B758" w14:textId="77777777">
      <w:pPr>
        <w:pStyle w:val="ListParagraph"/>
        <w:numPr>
          <w:ilvl w:val="3"/>
          <w:numId w:val="3"/>
        </w:numPr>
        <w:spacing w:after="0"/>
        <w:rPr>
          <w:rFonts w:ascii="Aptos Display" w:hAnsi="Aptos Display" w:eastAsia="Aptos Display" w:cs="Aptos Display"/>
        </w:rPr>
      </w:pPr>
      <w:r>
        <w:rPr>
          <w:rFonts w:ascii="Aptos Display" w:hAnsi="Aptos Display" w:eastAsia="Aptos Display" w:cs="Aptos Display"/>
        </w:rPr>
        <w:t xml:space="preserve">An order is marked as </w:t>
      </w:r>
      <w:r>
        <w:rPr>
          <w:rFonts w:ascii="Aptos Display" w:hAnsi="Aptos Display" w:eastAsia="Aptos Display" w:cs="Aptos Display"/>
          <w:b/>
          <w:bCs/>
        </w:rPr>
        <w:t>Expired</w:t>
      </w:r>
      <w:r>
        <w:rPr>
          <w:rFonts w:ascii="Aptos Display" w:hAnsi="Aptos Display" w:eastAsia="Aptos Display" w:cs="Aptos Display"/>
        </w:rPr>
        <w:t xml:space="preserve"> if it remains in the </w:t>
      </w:r>
      <w:r>
        <w:rPr>
          <w:rFonts w:ascii="Aptos Display" w:hAnsi="Aptos Display" w:eastAsia="Aptos Display" w:cs="Aptos Display"/>
          <w:b/>
          <w:bCs/>
        </w:rPr>
        <w:t>Created</w:t>
      </w:r>
      <w:r>
        <w:rPr>
          <w:rFonts w:ascii="Aptos Display" w:hAnsi="Aptos Display" w:eastAsia="Aptos Display" w:cs="Aptos Display"/>
        </w:rPr>
        <w:t xml:space="preserve"> or </w:t>
      </w:r>
      <w:r>
        <w:rPr>
          <w:rFonts w:ascii="Aptos Display" w:hAnsi="Aptos Display" w:eastAsia="Aptos Display" w:cs="Aptos Display"/>
          <w:b/>
          <w:bCs/>
        </w:rPr>
        <w:t>Attempted</w:t>
      </w:r>
      <w:r>
        <w:rPr>
          <w:rFonts w:ascii="Aptos Display" w:hAnsi="Aptos Display" w:eastAsia="Aptos Display" w:cs="Aptos Display"/>
        </w:rPr>
        <w:t xml:space="preserve"> state beyond the allowed time (configured at the system or merchant level).</w:t>
      </w:r>
    </w:p>
    <w:p w:rsidR="00137AAA" w:rsidRDefault="00137AAA" w14:paraId="07B4AB2D" w14:textId="77777777">
      <w:pPr>
        <w:pStyle w:val="ListParagraph"/>
        <w:spacing w:after="0"/>
        <w:ind w:left="3240"/>
        <w:rPr>
          <w:rFonts w:ascii="Aptos Display" w:hAnsi="Aptos Display" w:eastAsia="Aptos Display" w:cs="Aptos Display"/>
        </w:rPr>
      </w:pPr>
    </w:p>
    <w:p w:rsidR="00137AAA" w:rsidRDefault="00137AAA" w14:paraId="391788A8" w14:textId="77777777">
      <w:pPr>
        <w:pStyle w:val="ListParagraph"/>
        <w:spacing w:after="0"/>
        <w:ind w:left="3240"/>
        <w:rPr>
          <w:rFonts w:ascii="Aptos Display" w:hAnsi="Aptos Display" w:eastAsia="Aptos Display" w:cs="Aptos Display"/>
        </w:rPr>
      </w:pPr>
    </w:p>
    <w:p w:rsidR="00137AAA" w:rsidP="51EB59C4" w:rsidRDefault="00F602DC" w14:paraId="56E26E6B"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935656313" w:id="2087742734"/>
      <w:r w:rsidRPr="51EB59C4" w:rsidR="78F7F7A8">
        <w:rPr>
          <w:rStyle w:val="Heading5Char"/>
        </w:rPr>
        <w:t>3.1.2.5 Failed</w:t>
      </w:r>
      <w:bookmarkEnd w:id="2087742734"/>
    </w:p>
    <w:p w:rsidR="00137AAA" w:rsidP="0067312F" w:rsidRDefault="00F602DC" w14:paraId="47B2F376" w14:textId="77777777">
      <w:pPr>
        <w:pStyle w:val="ListParagraph"/>
        <w:numPr>
          <w:ilvl w:val="2"/>
          <w:numId w:val="10"/>
        </w:numPr>
      </w:pPr>
      <w:r>
        <w:rPr>
          <w:b/>
          <w:bCs/>
        </w:rPr>
        <w:t>Description:</w:t>
      </w:r>
      <w:r>
        <w:t xml:space="preserve"> The state indicating that the payment process was unsuccessful after multiple attempts.</w:t>
      </w:r>
    </w:p>
    <w:p w:rsidR="00137AAA" w:rsidP="0067312F" w:rsidRDefault="00F602DC" w14:paraId="3732C19F" w14:textId="77777777">
      <w:pPr>
        <w:pStyle w:val="ListParagraph"/>
        <w:numPr>
          <w:ilvl w:val="2"/>
          <w:numId w:val="10"/>
        </w:numPr>
        <w:spacing w:after="0"/>
        <w:rPr>
          <w:b/>
          <w:bCs/>
        </w:rPr>
      </w:pPr>
      <w:r>
        <w:rPr>
          <w:b/>
          <w:bCs/>
        </w:rPr>
        <w:t>Conditions:</w:t>
      </w:r>
    </w:p>
    <w:p w:rsidR="00137AAA" w:rsidP="0067312F" w:rsidRDefault="00F602DC" w14:paraId="313ABCBE" w14:textId="77777777">
      <w:pPr>
        <w:pStyle w:val="ListParagraph"/>
        <w:numPr>
          <w:ilvl w:val="3"/>
          <w:numId w:val="10"/>
        </w:numPr>
        <w:spacing w:after="0"/>
        <w:rPr>
          <w:rFonts w:ascii="Calibri" w:hAnsi="Calibri" w:eastAsia="Calibri" w:cs="Calibri"/>
          <w:color w:val="000000" w:themeColor="text1"/>
          <w:sz w:val="21"/>
          <w:szCs w:val="21"/>
        </w:rPr>
      </w:pPr>
      <w:r>
        <w:lastRenderedPageBreak/>
        <w:t xml:space="preserve">An order is marked as </w:t>
      </w:r>
      <w:r>
        <w:rPr>
          <w:b/>
          <w:bCs/>
        </w:rPr>
        <w:t>Failed</w:t>
      </w:r>
      <w:r>
        <w:t xml:space="preserve"> if it reaches the maximum number of payments retry attempts (configured at the system or merchant level) without a successful payment.</w:t>
      </w:r>
    </w:p>
    <w:p w:rsidR="00137AAA" w:rsidRDefault="00137AAA" w14:paraId="35677F8B" w14:textId="77777777">
      <w:pPr>
        <w:spacing w:after="0"/>
        <w:ind w:left="3240"/>
      </w:pPr>
    </w:p>
    <w:p w:rsidR="00137AAA" w:rsidP="51EB59C4" w:rsidRDefault="00F602DC" w14:paraId="5E94CC03" w14:textId="31AA7586">
      <w:pPr>
        <w:pStyle w:val="Heading4"/>
        <w:ind w:firstLine="720"/>
        <w:rPr>
          <w:rFonts w:ascii="Aptos Display" w:hAnsi="Aptos Display" w:asciiTheme="majorAscii" w:hAnsiTheme="majorAscii"/>
        </w:rPr>
      </w:pPr>
      <w:bookmarkStart w:name="_Toc1403133945" w:id="163"/>
      <w:bookmarkStart w:name="_Toc1863164489" w:id="1926571971"/>
      <w:r w:rsidRPr="51EB59C4" w:rsidR="78F7F7A8">
        <w:rPr>
          <w:rFonts w:ascii="Aptos Display" w:hAnsi="Aptos Display" w:asciiTheme="majorAscii" w:hAnsiTheme="majorAscii"/>
        </w:rPr>
        <w:t xml:space="preserve">3.1.3 </w:t>
      </w:r>
      <w:r w:rsidRPr="51EB59C4" w:rsidR="53369FBA">
        <w:rPr>
          <w:rFonts w:ascii="Aptos Display" w:hAnsi="Aptos Display" w:asciiTheme="majorAscii" w:hAnsiTheme="majorAscii"/>
        </w:rPr>
        <w:t>–</w:t>
      </w:r>
      <w:r w:rsidRPr="51EB59C4" w:rsidR="78F7F7A8">
        <w:rPr>
          <w:rFonts w:ascii="Aptos Display" w:hAnsi="Aptos Display" w:asciiTheme="majorAscii" w:hAnsiTheme="majorAscii"/>
        </w:rPr>
        <w:t xml:space="preserve"> Multiple </w:t>
      </w:r>
      <w:r w:rsidRPr="51EB59C4" w:rsidR="53369FBA">
        <w:rPr>
          <w:rFonts w:ascii="Aptos Display" w:hAnsi="Aptos Display" w:asciiTheme="majorAscii" w:hAnsiTheme="majorAscii"/>
        </w:rPr>
        <w:t xml:space="preserve">Redirection </w:t>
      </w:r>
      <w:bookmarkEnd w:id="163"/>
      <w:r w:rsidRPr="51EB59C4" w:rsidR="53369FBA">
        <w:rPr>
          <w:rFonts w:ascii="Aptos Display" w:hAnsi="Aptos Display" w:asciiTheme="majorAscii" w:hAnsiTheme="majorAscii"/>
        </w:rPr>
        <w:t xml:space="preserve">Methods (Merchant page to </w:t>
      </w:r>
      <w:r w:rsidRPr="51EB59C4" w:rsidR="53369FBA">
        <w:rPr>
          <w:rFonts w:ascii="Aptos Display" w:hAnsi="Aptos Display" w:asciiTheme="majorAscii" w:hAnsiTheme="majorAscii"/>
        </w:rPr>
        <w:t>SBIePay</w:t>
      </w:r>
      <w:r w:rsidRPr="51EB59C4" w:rsidR="53369FBA">
        <w:rPr>
          <w:rFonts w:ascii="Aptos Display" w:hAnsi="Aptos Display" w:asciiTheme="majorAscii" w:hAnsiTheme="majorAscii"/>
        </w:rPr>
        <w:t xml:space="preserve"> payment page)</w:t>
      </w:r>
      <w:bookmarkEnd w:id="1926571971"/>
    </w:p>
    <w:p w:rsidR="00137AAA" w:rsidP="51EB59C4" w:rsidRDefault="00F602DC" w14:paraId="0D638B19" w14:textId="77777777">
      <w:pPr>
        <w:ind w:left="720" w:firstLine="720"/>
        <w:rPr>
          <w:rStyle w:val="Heading5Char"/>
          <w:rFonts w:ascii="Aptos Display" w:hAnsi="Aptos Display" w:asciiTheme="majorAscii" w:hAnsiTheme="majorAscii"/>
        </w:rPr>
      </w:pPr>
      <w:bookmarkStart w:name="_Toc1796981229" w:id="1496206722"/>
      <w:r w:rsidRPr="51EB59C4" w:rsidR="78F7F7A8">
        <w:rPr>
          <w:rStyle w:val="Heading5Char"/>
          <w:rFonts w:ascii="Aptos Display" w:hAnsi="Aptos Display" w:asciiTheme="majorAscii" w:hAnsiTheme="majorAscii"/>
        </w:rPr>
        <w:t>3.1.3.1 - Form Posting</w:t>
      </w:r>
      <w:bookmarkEnd w:id="1496206722"/>
    </w:p>
    <w:p w:rsidR="00137AAA" w:rsidP="0067312F" w:rsidRDefault="00DC0F39" w14:paraId="3EDC0929" w14:textId="701527D0">
      <w:pPr>
        <w:pStyle w:val="ListParagraph"/>
        <w:numPr>
          <w:ilvl w:val="0"/>
          <w:numId w:val="11"/>
        </w:numPr>
        <w:rPr>
          <w:rFonts w:asciiTheme="majorHAnsi" w:hAnsiTheme="majorHAnsi" w:eastAsiaTheme="majorEastAsia" w:cstheme="majorBidi"/>
        </w:rPr>
      </w:pPr>
      <w:r>
        <w:rPr>
          <w:rFonts w:asciiTheme="majorHAnsi" w:hAnsiTheme="majorHAnsi" w:eastAsiaTheme="majorEastAsia" w:cstheme="majorBidi"/>
        </w:rPr>
        <w:t>The merchant passes the SBI</w:t>
      </w:r>
      <w:r w:rsidR="00F602DC">
        <w:rPr>
          <w:rFonts w:asciiTheme="majorHAnsi" w:hAnsiTheme="majorHAnsi" w:eastAsiaTheme="majorEastAsia" w:cstheme="majorBidi"/>
        </w:rPr>
        <w:t xml:space="preserve">ePay-generated Order Id. </w:t>
      </w:r>
    </w:p>
    <w:p w:rsidR="00137AAA" w:rsidP="0067312F" w:rsidRDefault="00DC0F39" w14:paraId="1A5843E3" w14:textId="3E7D4048">
      <w:pPr>
        <w:pStyle w:val="ListParagraph"/>
        <w:numPr>
          <w:ilvl w:val="0"/>
          <w:numId w:val="11"/>
        </w:numPr>
        <w:rPr>
          <w:rFonts w:asciiTheme="majorHAnsi" w:hAnsiTheme="majorHAnsi" w:eastAsiaTheme="majorEastAsia" w:cstheme="majorBidi"/>
        </w:rPr>
      </w:pPr>
      <w:r>
        <w:rPr>
          <w:rFonts w:asciiTheme="majorHAnsi" w:hAnsiTheme="majorHAnsi" w:eastAsiaTheme="majorEastAsia" w:cstheme="majorBidi"/>
        </w:rPr>
        <w:t>SBI</w:t>
      </w:r>
      <w:r w:rsidR="00F602DC">
        <w:rPr>
          <w:rFonts w:asciiTheme="majorHAnsi" w:hAnsiTheme="majorHAnsi" w:eastAsiaTheme="majorEastAsia" w:cstheme="majorBidi"/>
        </w:rPr>
        <w:t>ePay validates the Order Id and, if valid, allows redirection to Transaction Page</w:t>
      </w:r>
    </w:p>
    <w:p w:rsidR="00137AAA" w:rsidP="51EB59C4" w:rsidRDefault="00F602DC" w14:paraId="473114B6" w14:textId="77777777">
      <w:pPr>
        <w:ind w:left="720" w:firstLine="720"/>
        <w:rPr>
          <w:rStyle w:val="Heading5Char"/>
          <w:rFonts w:ascii="Aptos Display" w:hAnsi="Aptos Display" w:asciiTheme="majorAscii" w:hAnsiTheme="majorAscii"/>
        </w:rPr>
      </w:pPr>
      <w:bookmarkStart w:name="_Toc2118306145" w:id="166"/>
      <w:bookmarkStart w:name="_Toc544074021" w:id="1928035607"/>
      <w:r w:rsidRPr="51EB59C4" w:rsidR="78F7F7A8">
        <w:rPr>
          <w:rStyle w:val="Heading5Char"/>
          <w:rFonts w:ascii="Aptos Display" w:hAnsi="Aptos Display" w:asciiTheme="majorAscii" w:hAnsiTheme="majorAscii"/>
        </w:rPr>
        <w:t>3.1.3.2 - Link Based Approach</w:t>
      </w:r>
      <w:bookmarkEnd w:id="166"/>
      <w:bookmarkEnd w:id="1928035607"/>
    </w:p>
    <w:p w:rsidR="00137AAA" w:rsidP="0067312F" w:rsidRDefault="00DC0F39" w14:paraId="40F45B44" w14:textId="3B145C05">
      <w:pPr>
        <w:pStyle w:val="ListParagraph"/>
        <w:numPr>
          <w:ilvl w:val="0"/>
          <w:numId w:val="12"/>
        </w:numPr>
        <w:rPr>
          <w:rFonts w:asciiTheme="majorHAnsi" w:hAnsiTheme="majorHAnsi" w:eastAsiaTheme="majorEastAsia" w:cstheme="majorBidi"/>
        </w:rPr>
      </w:pPr>
      <w:r>
        <w:rPr>
          <w:rFonts w:asciiTheme="majorHAnsi" w:hAnsiTheme="majorHAnsi" w:eastAsiaTheme="majorEastAsia" w:cstheme="majorBidi"/>
        </w:rPr>
        <w:t xml:space="preserve">After successful Order Creation, </w:t>
      </w:r>
      <w:r w:rsidR="00F602DC">
        <w:t>The payment link generated by SBI ePay will be validated, and redirection will be allowed if the link is valid.</w:t>
      </w:r>
    </w:p>
    <w:p w:rsidR="00137AAA" w:rsidP="51EB59C4" w:rsidRDefault="00F602DC" w14:paraId="795E0EAD" w14:textId="41E4D9B0">
      <w:pPr>
        <w:pStyle w:val="Heading4"/>
        <w:ind w:firstLine="720"/>
        <w:rPr>
          <w:rFonts w:ascii="Aptos Display" w:hAnsi="Aptos Display" w:asciiTheme="majorAscii" w:hAnsiTheme="majorAscii"/>
        </w:rPr>
      </w:pPr>
      <w:bookmarkStart w:name="_Toc1758082231" w:id="168"/>
      <w:bookmarkStart w:name="_Toc446361745" w:id="1819861256"/>
      <w:r w:rsidRPr="51EB59C4" w:rsidR="78F7F7A8">
        <w:rPr>
          <w:rFonts w:ascii="Aptos Display" w:hAnsi="Aptos Display" w:asciiTheme="majorAscii" w:hAnsiTheme="majorAscii"/>
        </w:rPr>
        <w:t xml:space="preserve">3.1.4 </w:t>
      </w:r>
      <w:r w:rsidRPr="51EB59C4" w:rsidR="16C1A42C">
        <w:rPr>
          <w:rFonts w:ascii="Aptos Display" w:hAnsi="Aptos Display" w:asciiTheme="majorAscii" w:hAnsiTheme="majorAscii"/>
        </w:rPr>
        <w:t>–</w:t>
      </w:r>
      <w:r w:rsidRPr="51EB59C4" w:rsidR="78F7F7A8">
        <w:rPr>
          <w:rFonts w:ascii="Aptos Display" w:hAnsi="Aptos Display" w:asciiTheme="majorAscii" w:hAnsiTheme="majorAscii"/>
        </w:rPr>
        <w:t xml:space="preserve"> </w:t>
      </w:r>
      <w:r w:rsidRPr="51EB59C4" w:rsidR="16C1A42C">
        <w:rPr>
          <w:rFonts w:ascii="Aptos Display" w:hAnsi="Aptos Display" w:asciiTheme="majorAscii" w:hAnsiTheme="majorAscii"/>
        </w:rPr>
        <w:t xml:space="preserve">Merchant Order </w:t>
      </w:r>
      <w:r w:rsidRPr="51EB59C4" w:rsidR="78F7F7A8">
        <w:rPr>
          <w:rFonts w:ascii="Aptos Display" w:hAnsi="Aptos Display" w:asciiTheme="majorAscii" w:hAnsiTheme="majorAscii"/>
        </w:rPr>
        <w:t>Retry Functionality</w:t>
      </w:r>
      <w:bookmarkEnd w:id="168"/>
      <w:bookmarkEnd w:id="1819861256"/>
    </w:p>
    <w:p w:rsidR="00137AAA" w:rsidP="0067312F" w:rsidRDefault="00F602DC" w14:paraId="2865EDEC" w14:textId="77777777">
      <w:pPr>
        <w:pStyle w:val="ListParagraph"/>
        <w:numPr>
          <w:ilvl w:val="0"/>
          <w:numId w:val="13"/>
        </w:numPr>
      </w:pPr>
      <w:r>
        <w:t>Merchant can retry the Order Creation for validation failures, as per configure time during Merchant onboarding otherwise system will define the common retry numbers.</w:t>
      </w:r>
    </w:p>
    <w:p w:rsidR="00E23690" w:rsidP="00E23690" w:rsidRDefault="00E23690" w14:paraId="6EF448E3" w14:textId="254E87DE">
      <w:pPr>
        <w:pStyle w:val="ListParagraph"/>
        <w:ind w:left="1080"/>
      </w:pPr>
    </w:p>
    <w:p w:rsidR="00137AAA" w:rsidP="51EB59C4" w:rsidRDefault="00F602DC" w14:paraId="69653FF0" w14:textId="77777777">
      <w:pPr>
        <w:pStyle w:val="Heading4"/>
        <w:ind w:left="720"/>
        <w:rPr>
          <w:rFonts w:ascii="Aptos Display" w:hAnsi="Aptos Display" w:asciiTheme="majorAscii" w:hAnsiTheme="majorAscii"/>
        </w:rPr>
      </w:pPr>
      <w:bookmarkStart w:name="_Toc2109800214" w:id="24228642"/>
      <w:r w:rsidR="78F7F7A8">
        <w:rPr/>
        <w:t>3.1.5 - Operations</w:t>
      </w:r>
      <w:bookmarkEnd w:id="24228642"/>
    </w:p>
    <w:p w:rsidR="00137AAA" w:rsidP="0067312F" w:rsidRDefault="00F602DC" w14:paraId="6C52C5C8" w14:textId="77777777">
      <w:pPr>
        <w:pStyle w:val="ListParagraph"/>
        <w:numPr>
          <w:ilvl w:val="0"/>
          <w:numId w:val="13"/>
        </w:numPr>
        <w:rPr>
          <w:rFonts w:asciiTheme="majorHAnsi" w:hAnsiTheme="majorHAnsi"/>
        </w:rPr>
      </w:pPr>
      <w:r>
        <w:rPr>
          <w:rFonts w:asciiTheme="majorHAnsi" w:hAnsiTheme="majorHAnsi" w:eastAsiaTheme="majorEastAsia" w:cstheme="majorBidi"/>
        </w:rPr>
        <w:t>Create, Get, Active/In Active, Get All Order for a Merchant, Get Order by Order Number/Customer Id/ Customer Name/ Customer Phone Number/ Customer Email/ Order Status</w:t>
      </w:r>
    </w:p>
    <w:p w:rsidR="00137AAA" w:rsidRDefault="00137AAA" w14:paraId="3E7A8391" w14:textId="77777777">
      <w:pPr>
        <w:pStyle w:val="ListParagraph"/>
        <w:ind w:left="1080"/>
        <w:rPr>
          <w:rFonts w:asciiTheme="majorHAnsi" w:hAnsiTheme="majorHAnsi"/>
        </w:rPr>
      </w:pPr>
    </w:p>
    <w:p w:rsidR="00137AAA" w:rsidP="51EB59C4" w:rsidRDefault="00F602DC" w14:paraId="7D161987" w14:textId="77777777">
      <w:pPr>
        <w:pStyle w:val="Heading3"/>
        <w:rPr>
          <w:rFonts w:ascii="Aptos Display" w:hAnsi="Aptos Display" w:asciiTheme="majorAscii" w:hAnsiTheme="majorAscii"/>
        </w:rPr>
      </w:pPr>
      <w:bookmarkStart w:name="_Toc1168880781" w:id="171"/>
      <w:bookmarkStart w:name="_Toc321589216" w:id="1151146414"/>
      <w:r w:rsidR="78F7F7A8">
        <w:rPr/>
        <w:t>3.2 - Functional Flow</w:t>
      </w:r>
      <w:bookmarkEnd w:id="171"/>
      <w:bookmarkEnd w:id="1151146414"/>
    </w:p>
    <w:p w:rsidR="00137AAA" w:rsidP="14D454E3" w:rsidRDefault="7BDD0C50" w14:paraId="53DE57AA" w14:textId="4FC54E20">
      <w:pPr>
        <w:ind w:left="720"/>
      </w:pPr>
      <w:commentRangeStart w:id="173"/>
      <w:commentRangeStart w:id="174"/>
      <w:del w:author="Yogeshkumar Masam" w:date="2024-08-29T13:40:00Z" w:id="175">
        <w:r>
          <w:rPr>
            <w:noProof/>
            <w:lang w:val="en-IN" w:eastAsia="en-IN"/>
          </w:rPr>
          <w:drawing>
            <wp:inline distT="0" distB="0" distL="0" distR="0" wp14:anchorId="42B6E27C" wp14:editId="6BE4DE37">
              <wp:extent cx="3209925" cy="5943600"/>
              <wp:effectExtent l="0" t="0" r="0" b="0"/>
              <wp:docPr id="1728953246" name="Picture 172895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953246"/>
                      <pic:cNvPicPr/>
                    </pic:nvPicPr>
                    <pic:blipFill>
                      <a:blip r:embed="rId19">
                        <a:extLst>
                          <a:ext uri="{28A0092B-C50C-407E-A947-70E740481C1C}">
                            <a14:useLocalDpi xmlns:a14="http://schemas.microsoft.com/office/drawing/2010/main" val="0"/>
                          </a:ext>
                        </a:extLst>
                      </a:blip>
                      <a:stretch>
                        <a:fillRect/>
                      </a:stretch>
                    </pic:blipFill>
                    <pic:spPr>
                      <a:xfrm>
                        <a:off x="0" y="0"/>
                        <a:ext cx="3209925" cy="5943600"/>
                      </a:xfrm>
                      <a:prstGeom prst="rect">
                        <a:avLst/>
                      </a:prstGeom>
                    </pic:spPr>
                  </pic:pic>
                </a:graphicData>
              </a:graphic>
            </wp:inline>
          </w:drawing>
        </w:r>
      </w:del>
      <w:commentRangeEnd w:id="173"/>
      <w:r w:rsidR="4303234E">
        <w:rPr>
          <w:rStyle w:val="CommentReference"/>
        </w:rPr>
        <w:commentReference w:id="173"/>
      </w:r>
      <w:commentRangeEnd w:id="174"/>
      <w:r w:rsidR="4303234E">
        <w:rPr>
          <w:rStyle w:val="CommentReference"/>
        </w:rPr>
        <w:commentReference w:id="174"/>
      </w:r>
      <w:r w:rsidRPr="00ED43FA" w:rsidR="00ED43FA">
        <w:rPr>
          <w:noProof/>
          <w:lang w:val="en-IN" w:eastAsia="en-IN"/>
        </w:rPr>
        <w:drawing>
          <wp:inline distT="0" distB="0" distL="0" distR="0" wp14:anchorId="0BA42510" wp14:editId="09063FAC">
            <wp:extent cx="3700780" cy="6858000"/>
            <wp:effectExtent l="0" t="0" r="0" b="0"/>
            <wp:docPr id="2" name="Picture 2" descr="C:\Users\C-edge\Download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ge\Downloads\pic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780" cy="6858000"/>
                    </a:xfrm>
                    <a:prstGeom prst="rect">
                      <a:avLst/>
                    </a:prstGeom>
                    <a:noFill/>
                    <a:ln>
                      <a:noFill/>
                    </a:ln>
                  </pic:spPr>
                </pic:pic>
              </a:graphicData>
            </a:graphic>
          </wp:inline>
        </w:drawing>
      </w:r>
    </w:p>
    <w:p w:rsidR="00137AAA" w:rsidP="51EB59C4" w:rsidRDefault="00F602DC" w14:paraId="0FE1C442" w14:textId="18976A9B">
      <w:pPr>
        <w:pStyle w:val="Heading3"/>
        <w:ind/>
        <w:rPr>
          <w:rStyle w:val="Heading3Char"/>
          <w:rFonts w:ascii="Aptos Display" w:hAnsi="Aptos Display" w:asciiTheme="majorAscii" w:hAnsiTheme="majorAscii"/>
        </w:rPr>
      </w:pPr>
      <w:bookmarkStart w:name="_Toc1138202682" w:id="176"/>
      <w:bookmarkStart w:name="_Toc1681334631" w:id="1972460970"/>
      <w:r w:rsidRPr="51EB59C4" w:rsidR="78F7F7A8">
        <w:rPr>
          <w:rStyle w:val="Heading3Char"/>
          <w:rFonts w:ascii="Aptos Display" w:hAnsi="Aptos Display" w:asciiTheme="majorAscii" w:hAnsiTheme="majorAscii"/>
        </w:rPr>
        <w:t>3.3 - Functional Specification</w:t>
      </w:r>
      <w:bookmarkEnd w:id="176"/>
      <w:bookmarkEnd w:id="1972460970"/>
    </w:p>
    <w:p w:rsidR="00137AAA" w:rsidP="51EB59C4" w:rsidRDefault="00F602DC" w14:paraId="6332DCAF" w14:textId="77777777">
      <w:pPr>
        <w:pStyle w:val="Heading4"/>
        <w:ind w:left="1440"/>
        <w:rPr>
          <w:rFonts w:ascii="Aptos Display" w:hAnsi="Aptos Display" w:asciiTheme="majorAscii" w:hAnsiTheme="majorAscii"/>
          <w:b w:val="1"/>
          <w:bCs w:val="1"/>
        </w:rPr>
      </w:pPr>
      <w:bookmarkStart w:name="_Toc1450571407" w:id="941589304"/>
      <w:r w:rsidRPr="51EB59C4" w:rsidR="78F7F7A8">
        <w:rPr>
          <w:rFonts w:ascii="Aptos Display" w:hAnsi="Aptos Display" w:asciiTheme="majorAscii" w:hAnsiTheme="majorAscii"/>
        </w:rPr>
        <w:t>3.3.1- Basic Validation Check</w:t>
      </w:r>
      <w:bookmarkEnd w:id="941589304"/>
    </w:p>
    <w:p w:rsidR="00137AAA" w:rsidP="51EB59C4" w:rsidRDefault="00F602DC" w14:paraId="31491512" w14:textId="77777777">
      <w:pPr>
        <w:pStyle w:val="Heading5"/>
        <w:ind w:left="2160"/>
        <w:rPr>
          <w:rFonts w:ascii="Aptos Display" w:hAnsi="Aptos Display" w:asciiTheme="majorAscii" w:hAnsiTheme="majorAscii"/>
          <w:b w:val="1"/>
          <w:bCs w:val="1"/>
        </w:rPr>
      </w:pPr>
      <w:bookmarkStart w:name="_Toc1323379009" w:id="908648578"/>
      <w:r w:rsidRPr="51EB59C4" w:rsidR="78F7F7A8">
        <w:rPr>
          <w:rFonts w:ascii="Aptos Display" w:hAnsi="Aptos Display" w:asciiTheme="majorAscii" w:hAnsiTheme="majorAscii"/>
        </w:rPr>
        <w:t>3.3.1.1 - JWT Token</w:t>
      </w:r>
      <w:bookmarkEnd w:id="908648578"/>
      <w:r w:rsidRPr="51EB59C4" w:rsidR="78F7F7A8">
        <w:rPr>
          <w:rFonts w:ascii="Aptos Display" w:hAnsi="Aptos Display" w:asciiTheme="majorAscii" w:hAnsiTheme="majorAscii"/>
        </w:rPr>
        <w:t xml:space="preserve"> </w:t>
      </w:r>
    </w:p>
    <w:p w:rsidR="00137AAA" w:rsidP="0067312F" w:rsidRDefault="00F602DC" w14:paraId="09A99346"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Verify the identity and authorization of the requester to ensure that only valid and authorized entities can request tokens.</w:t>
      </w:r>
    </w:p>
    <w:p w:rsidR="00137AAA" w:rsidP="51EB59C4" w:rsidRDefault="00F602DC" w14:paraId="49839BE0" w14:textId="77777777">
      <w:pPr>
        <w:pStyle w:val="Heading5"/>
        <w:ind w:left="2160"/>
        <w:rPr>
          <w:rFonts w:ascii="Aptos Display" w:hAnsi="Aptos Display" w:asciiTheme="majorAscii" w:hAnsiTheme="majorAscii"/>
        </w:rPr>
      </w:pPr>
      <w:bookmarkStart w:name="_Toc830708115" w:id="2000070369"/>
      <w:r w:rsidRPr="51EB59C4" w:rsidR="78F7F7A8">
        <w:rPr>
          <w:rFonts w:ascii="Aptos Display" w:hAnsi="Aptos Display" w:asciiTheme="majorAscii" w:hAnsiTheme="majorAscii"/>
        </w:rPr>
        <w:t>3.3.1.2 - Merchant</w:t>
      </w:r>
      <w:bookmarkEnd w:id="2000070369"/>
      <w:r w:rsidRPr="51EB59C4" w:rsidR="78F7F7A8">
        <w:rPr>
          <w:rFonts w:ascii="Aptos Display" w:hAnsi="Aptos Display" w:asciiTheme="majorAscii" w:hAnsiTheme="majorAscii"/>
        </w:rPr>
        <w:t xml:space="preserve"> </w:t>
      </w:r>
    </w:p>
    <w:p w:rsidR="00137AAA" w:rsidP="0067312F" w:rsidRDefault="00F602DC" w14:paraId="58FFCA19" w14:textId="77777777">
      <w:pPr>
        <w:pStyle w:val="ListParagraph"/>
        <w:numPr>
          <w:ilvl w:val="3"/>
          <w:numId w:val="7"/>
        </w:numPr>
        <w:rPr>
          <w:rFonts w:asciiTheme="majorHAnsi" w:hAnsiTheme="majorHAnsi" w:eastAsiaTheme="majorEastAsia" w:cstheme="majorBidi"/>
        </w:rPr>
      </w:pPr>
      <w:r>
        <w:rPr>
          <w:rFonts w:asciiTheme="majorHAnsi" w:hAnsiTheme="majorHAnsi" w:eastAsiaTheme="majorEastAsia" w:cstheme="majorBidi"/>
        </w:rPr>
        <w:t>Check if the merchant is active and eligible to perform the requested operation.</w:t>
      </w:r>
    </w:p>
    <w:p w:rsidR="00137AAA" w:rsidP="0067312F" w:rsidRDefault="0CDC29DB" w14:paraId="67F9063C" w14:textId="504122BB">
      <w:pPr>
        <w:pStyle w:val="ListParagraph"/>
        <w:numPr>
          <w:ilvl w:val="3"/>
          <w:numId w:val="7"/>
        </w:numPr>
      </w:pPr>
      <w:r>
        <w:t>Verified fraud and risk associated with Order, as per Merchant Configuration</w:t>
      </w:r>
      <w:r w:rsidR="215049D9">
        <w:t>.</w:t>
      </w:r>
    </w:p>
    <w:p w:rsidR="293E75E4" w:rsidP="14D454E3" w:rsidRDefault="293E75E4" w14:paraId="77AB2FCC" w14:textId="066670AD">
      <w:pPr>
        <w:pStyle w:val="ListParagraph"/>
        <w:numPr>
          <w:ilvl w:val="3"/>
          <w:numId w:val="7"/>
        </w:numPr>
      </w:pPr>
      <w:r>
        <w:t>Merchant Payment link will be generated if merchant has passed the payment link parameter. ExpiredDateTime –DDMMYYYY HH:MM:SS</w:t>
      </w:r>
    </w:p>
    <w:p w:rsidR="293E75E4" w:rsidP="14D454E3" w:rsidRDefault="293E75E4" w14:paraId="55D00121" w14:textId="4AF57DA1">
      <w:pPr>
        <w:pStyle w:val="ListParagraph"/>
        <w:numPr>
          <w:ilvl w:val="3"/>
          <w:numId w:val="7"/>
        </w:numPr>
      </w:pPr>
      <w:r>
        <w:t>Payment link will be activated as merchant is sending in parameter.</w:t>
      </w:r>
    </w:p>
    <w:p w:rsidR="293E75E4" w:rsidP="14D454E3" w:rsidRDefault="293E75E4" w14:paraId="23212F62" w14:textId="188D144A">
      <w:pPr>
        <w:pStyle w:val="ListParagraph"/>
        <w:numPr>
          <w:ilvl w:val="3"/>
          <w:numId w:val="7"/>
        </w:numPr>
      </w:pPr>
      <w:r>
        <w:t>Payment link DateTime cannot be more than 48 hours' time of initiation of order request.</w:t>
      </w:r>
    </w:p>
    <w:p w:rsidR="2B138E4A" w:rsidP="14D454E3" w:rsidRDefault="2B138E4A" w14:paraId="7DD8CD60" w14:textId="6DB235D5">
      <w:pPr>
        <w:pStyle w:val="ListParagraph"/>
        <w:numPr>
          <w:ilvl w:val="3"/>
          <w:numId w:val="7"/>
        </w:numPr>
      </w:pPr>
      <w:r>
        <w:t>Merchan</w:t>
      </w:r>
      <w:r w:rsidR="5D72C7F6">
        <w:t>t</w:t>
      </w:r>
      <w:r>
        <w:t xml:space="preserve"> order expiry time would be s</w:t>
      </w:r>
      <w:r w:rsidR="2D9EAC59">
        <w:t>ame for P</w:t>
      </w:r>
      <w:r>
        <w:t xml:space="preserve">ayment Link shared </w:t>
      </w:r>
      <w:r w:rsidR="39BC0415">
        <w:t>Expir</w:t>
      </w:r>
      <w:r w:rsidR="3C479794">
        <w:t>y time</w:t>
      </w:r>
      <w:r w:rsidR="241ACDBC">
        <w:t>.</w:t>
      </w:r>
    </w:p>
    <w:p w:rsidR="00137AAA" w:rsidP="14D454E3" w:rsidRDefault="006E4583" w14:paraId="57710DE0" w14:textId="77F053A9">
      <w:pPr>
        <w:ind w:left="1440"/>
        <w:rPr>
          <w:rFonts w:ascii="Aptos Display" w:hAnsi="Aptos Display" w:eastAsia="Aptos Display" w:cs="Aptos Display"/>
          <w:i/>
          <w:iCs/>
          <w:color w:val="0F4761" w:themeColor="accent1" w:themeShade="BF"/>
        </w:rPr>
      </w:pPr>
      <w:r>
        <w:rPr>
          <w:rFonts w:ascii="Aptos Display" w:hAnsi="Aptos Display" w:eastAsia="Aptos Display" w:cs="Aptos Display"/>
          <w:i/>
          <w:iCs/>
          <w:color w:val="0F4761" w:themeColor="accent1" w:themeShade="BF"/>
        </w:rPr>
        <w:t>3.3.2 - Merchant</w:t>
      </w:r>
      <w:r w:rsidRPr="14D454E3" w:rsidR="0CDC29DB">
        <w:rPr>
          <w:rFonts w:ascii="Aptos Display" w:hAnsi="Aptos Display" w:eastAsia="Aptos Display" w:cs="Aptos Display"/>
          <w:i/>
          <w:iCs/>
          <w:color w:val="0F4761" w:themeColor="accent1" w:themeShade="BF"/>
        </w:rPr>
        <w:t xml:space="preserve"> </w:t>
      </w:r>
      <w:commentRangeStart w:id="181"/>
      <w:commentRangeStart w:id="182"/>
      <w:r w:rsidRPr="14D454E3" w:rsidR="0CDC29DB">
        <w:rPr>
          <w:rFonts w:ascii="Aptos Display" w:hAnsi="Aptos Display" w:eastAsia="Aptos Display" w:cs="Aptos Display"/>
          <w:i/>
          <w:iCs/>
          <w:color w:val="0F4761" w:themeColor="accent1" w:themeShade="BF"/>
        </w:rPr>
        <w:t>Order Creation</w:t>
      </w:r>
      <w:commentRangeEnd w:id="181"/>
      <w:r w:rsidR="00F602DC">
        <w:rPr>
          <w:rStyle w:val="CommentReference"/>
        </w:rPr>
        <w:commentReference w:id="181"/>
      </w:r>
      <w:commentRangeEnd w:id="182"/>
      <w:r w:rsidR="00F602DC">
        <w:rPr>
          <w:rStyle w:val="CommentReference"/>
        </w:rPr>
        <w:commentReference w:id="182"/>
      </w:r>
      <w:r w:rsidRPr="14D454E3" w:rsidR="0CDC29DB">
        <w:rPr>
          <w:rFonts w:ascii="Aptos Display" w:hAnsi="Aptos Display" w:eastAsia="Aptos Display" w:cs="Aptos Display"/>
          <w:i/>
          <w:iCs/>
          <w:color w:val="0F4761" w:themeColor="accent1" w:themeShade="BF"/>
        </w:rPr>
        <w:t xml:space="preserve"> </w:t>
      </w:r>
      <w:r w:rsidR="00F602DC">
        <w:tab/>
      </w:r>
    </w:p>
    <w:p w:rsidRPr="00C302B7" w:rsidR="00C302B7" w:rsidP="00C302B7" w:rsidRDefault="00C302B7" w14:paraId="6F9A0E81" w14:textId="50CAEA94">
      <w:pPr>
        <w:pStyle w:val="ListParagraph"/>
        <w:numPr>
          <w:ilvl w:val="2"/>
          <w:numId w:val="7"/>
        </w:numPr>
        <w:rPr>
          <w:rFonts w:asciiTheme="majorHAnsi" w:hAnsiTheme="majorHAnsi" w:eastAsiaTheme="majorEastAsia" w:cstheme="majorBidi"/>
        </w:rPr>
      </w:pPr>
      <w:r>
        <w:rPr>
          <w:b/>
          <w:bCs/>
        </w:rPr>
        <w:t>Request Check</w:t>
      </w:r>
      <w:r>
        <w:t xml:space="preserve"> - </w:t>
      </w:r>
      <w:r w:rsidR="00EF07BA">
        <w:t>Merchant</w:t>
      </w:r>
      <w:r>
        <w:t xml:space="preserve"> Order Creation Request, the data should be decrypted using the corresponding decryption algorithm defined in th</w:t>
      </w:r>
      <w:r w:rsidR="00E606BF">
        <w:t>e Encryption-Decryption service (AES256-GCM)</w:t>
      </w:r>
    </w:p>
    <w:p w:rsidRPr="00C302B7" w:rsidR="00C302B7" w:rsidP="00C302B7" w:rsidRDefault="00C302B7" w14:paraId="3CA06045" w14:textId="77777777">
      <w:pPr>
        <w:pStyle w:val="ListParagraph"/>
        <w:ind w:left="2520"/>
        <w:rPr>
          <w:rFonts w:ascii="Aptos Display" w:hAnsi="Aptos Display" w:eastAsia="Aptos Display" w:cs="Aptos Display"/>
          <w:color w:val="000000" w:themeColor="text1"/>
        </w:rPr>
      </w:pPr>
    </w:p>
    <w:p w:rsidR="00137AAA" w:rsidP="0067312F" w:rsidRDefault="00F602DC" w14:paraId="272E41AA" w14:textId="77777777">
      <w:pPr>
        <w:pStyle w:val="ListParagraph"/>
        <w:numPr>
          <w:ilvl w:val="2"/>
          <w:numId w:val="7"/>
        </w:numPr>
        <w:rPr>
          <w:rFonts w:ascii="Aptos Display" w:hAnsi="Aptos Display" w:eastAsia="Aptos Display" w:cs="Aptos Display"/>
          <w:color w:val="000000" w:themeColor="text1"/>
        </w:rPr>
      </w:pPr>
      <w:r>
        <w:rPr>
          <w:rFonts w:ascii="Aptos Display" w:hAnsi="Aptos Display" w:eastAsia="Aptos Display" w:cs="Aptos Display"/>
          <w:b/>
          <w:bCs/>
          <w:color w:val="000000" w:themeColor="text1"/>
        </w:rPr>
        <w:t>Validation Check</w:t>
      </w:r>
      <w:r>
        <w:rPr>
          <w:rFonts w:ascii="Aptos Display" w:hAnsi="Aptos Display" w:eastAsia="Aptos Display" w:cs="Aptos Display"/>
          <w:color w:val="000000" w:themeColor="text1"/>
        </w:rPr>
        <w:t xml:space="preserve"> - Order Creation Request Should have below parameter</w:t>
      </w:r>
    </w:p>
    <w:tbl>
      <w:tblPr>
        <w:tblStyle w:val="TableGrid"/>
        <w:tblW w:w="7958" w:type="dxa"/>
        <w:tblInd w:w="2520"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651"/>
        <w:gridCol w:w="1357"/>
        <w:gridCol w:w="3950"/>
      </w:tblGrid>
      <w:tr w:rsidR="00137AAA" w:rsidTr="14D454E3" w14:paraId="24DCA09E" w14:textId="77777777">
        <w:trPr>
          <w:trHeight w:val="360"/>
        </w:trPr>
        <w:tc>
          <w:tcPr>
            <w:tcW w:w="2651" w:type="dxa"/>
            <w:shd w:val="clear" w:color="auto" w:fill="00B0F0"/>
            <w:tcMar>
              <w:left w:w="105" w:type="dxa"/>
              <w:right w:w="105" w:type="dxa"/>
            </w:tcMar>
          </w:tcPr>
          <w:p w:rsidR="00137AAA" w:rsidRDefault="00F602DC" w14:paraId="3499D0D4" w14:textId="77777777">
            <w:pPr>
              <w:spacing w:after="0"/>
              <w:rPr>
                <w:rFonts w:ascii="Aptos Display" w:hAnsi="Aptos Display" w:eastAsia="Aptos Display" w:cs="Aptos Display"/>
                <w:sz w:val="22"/>
                <w:szCs w:val="22"/>
              </w:rPr>
            </w:pPr>
            <w:r>
              <w:rPr>
                <w:rFonts w:ascii="Aptos Display" w:hAnsi="Aptos Display" w:eastAsia="Aptos Display" w:cs="Aptos Display"/>
                <w:sz w:val="22"/>
                <w:szCs w:val="22"/>
              </w:rPr>
              <w:t>Parameter</w:t>
            </w:r>
          </w:p>
        </w:tc>
        <w:tc>
          <w:tcPr>
            <w:tcW w:w="1357" w:type="dxa"/>
            <w:shd w:val="clear" w:color="auto" w:fill="00B0F0"/>
            <w:tcMar>
              <w:left w:w="105" w:type="dxa"/>
              <w:right w:w="105" w:type="dxa"/>
            </w:tcMar>
          </w:tcPr>
          <w:p w:rsidR="00137AAA" w:rsidRDefault="00F602DC" w14:paraId="0BED2617" w14:textId="77777777">
            <w:pPr>
              <w:spacing w:after="0"/>
              <w:rPr>
                <w:rFonts w:ascii="Aptos Display" w:hAnsi="Aptos Display" w:eastAsia="Aptos Display" w:cs="Aptos Display"/>
                <w:sz w:val="22"/>
                <w:szCs w:val="22"/>
              </w:rPr>
            </w:pPr>
            <w:r>
              <w:rPr>
                <w:rFonts w:ascii="Aptos Display" w:hAnsi="Aptos Display" w:eastAsia="Aptos Display" w:cs="Aptos Display"/>
                <w:sz w:val="22"/>
                <w:szCs w:val="22"/>
              </w:rPr>
              <w:t>Mandatory</w:t>
            </w:r>
          </w:p>
        </w:tc>
        <w:tc>
          <w:tcPr>
            <w:tcW w:w="3950" w:type="dxa"/>
            <w:shd w:val="clear" w:color="auto" w:fill="00B0F0"/>
            <w:tcMar>
              <w:left w:w="105" w:type="dxa"/>
              <w:right w:w="105" w:type="dxa"/>
            </w:tcMar>
          </w:tcPr>
          <w:p w:rsidR="00137AAA" w:rsidRDefault="00F602DC" w14:paraId="23DB085D" w14:textId="77777777">
            <w:pPr>
              <w:spacing w:after="0"/>
              <w:ind w:left="720"/>
              <w:rPr>
                <w:rFonts w:ascii="Aptos Display" w:hAnsi="Aptos Display" w:eastAsia="Aptos Display" w:cs="Aptos Display"/>
                <w:sz w:val="22"/>
                <w:szCs w:val="22"/>
              </w:rPr>
            </w:pPr>
            <w:r>
              <w:rPr>
                <w:rFonts w:ascii="Aptos Display" w:hAnsi="Aptos Display" w:eastAsia="Aptos Display" w:cs="Aptos Display"/>
                <w:sz w:val="22"/>
                <w:szCs w:val="22"/>
              </w:rPr>
              <w:t>Description</w:t>
            </w:r>
          </w:p>
        </w:tc>
      </w:tr>
      <w:tr w:rsidR="00137AAA" w:rsidTr="14D454E3" w14:paraId="2759B990" w14:textId="77777777">
        <w:trPr>
          <w:trHeight w:val="300"/>
        </w:trPr>
        <w:tc>
          <w:tcPr>
            <w:tcW w:w="2651" w:type="dxa"/>
            <w:shd w:val="clear" w:color="auto" w:fill="FFFFFF" w:themeFill="background1"/>
            <w:tcMar>
              <w:left w:w="105" w:type="dxa"/>
              <w:right w:w="105" w:type="dxa"/>
            </w:tcMar>
          </w:tcPr>
          <w:p w:rsidR="00137AAA" w:rsidRDefault="00F602DC" w14:paraId="3F0A9627"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Token</w:t>
            </w:r>
          </w:p>
        </w:tc>
        <w:tc>
          <w:tcPr>
            <w:tcW w:w="1357" w:type="dxa"/>
            <w:shd w:val="clear" w:color="auto" w:fill="FFFFFF" w:themeFill="background1"/>
            <w:tcMar>
              <w:left w:w="105" w:type="dxa"/>
              <w:right w:w="105" w:type="dxa"/>
            </w:tcMar>
          </w:tcPr>
          <w:p w:rsidR="00137AAA" w:rsidRDefault="00F602DC" w14:paraId="142F3E52"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950" w:type="dxa"/>
            <w:shd w:val="clear" w:color="auto" w:fill="FFFFFF" w:themeFill="background1"/>
            <w:tcMar>
              <w:left w:w="105" w:type="dxa"/>
              <w:right w:w="105" w:type="dxa"/>
            </w:tcMar>
          </w:tcPr>
          <w:p w:rsidR="00137AAA" w:rsidP="000E6FCE" w:rsidRDefault="00F602DC" w14:paraId="737695B2" w14:textId="003DFDC1">
            <w:pPr>
              <w:spacing w:after="0"/>
              <w:rPr>
                <w:rFonts w:ascii="Aptos Display" w:hAnsi="Aptos Display" w:eastAsia="Aptos Display" w:cs="Aptos Display"/>
                <w:sz w:val="20"/>
                <w:szCs w:val="20"/>
              </w:rPr>
            </w:pPr>
            <w:r>
              <w:rPr>
                <w:rFonts w:ascii="Aptos Display" w:hAnsi="Aptos Display" w:eastAsia="Aptos Display" w:cs="Aptos Display"/>
                <w:sz w:val="20"/>
                <w:szCs w:val="20"/>
              </w:rPr>
              <w:t xml:space="preserve">Valid Request </w:t>
            </w:r>
            <w:r w:rsidR="006E4583">
              <w:rPr>
                <w:rFonts w:ascii="Aptos Display" w:hAnsi="Aptos Display" w:eastAsia="Aptos Display" w:cs="Aptos Display"/>
                <w:sz w:val="20"/>
                <w:szCs w:val="20"/>
              </w:rPr>
              <w:t>Access</w:t>
            </w:r>
            <w:r>
              <w:rPr>
                <w:rFonts w:ascii="Aptos Display" w:hAnsi="Aptos Display" w:eastAsia="Aptos Display" w:cs="Aptos Display"/>
                <w:sz w:val="20"/>
                <w:szCs w:val="20"/>
              </w:rPr>
              <w:t xml:space="preserve">Token for </w:t>
            </w:r>
            <w:r w:rsidR="000E6FCE">
              <w:rPr>
                <w:rFonts w:ascii="Aptos Display" w:hAnsi="Aptos Display" w:eastAsia="Aptos Display" w:cs="Aptos Display"/>
                <w:sz w:val="20"/>
                <w:szCs w:val="20"/>
              </w:rPr>
              <w:t>Order</w:t>
            </w:r>
            <w:r>
              <w:rPr>
                <w:rFonts w:ascii="Aptos Display" w:hAnsi="Aptos Display" w:eastAsia="Aptos Display" w:cs="Aptos Display"/>
                <w:sz w:val="20"/>
                <w:szCs w:val="20"/>
              </w:rPr>
              <w:t xml:space="preserve"> Creation</w:t>
            </w:r>
          </w:p>
        </w:tc>
      </w:tr>
      <w:tr w:rsidR="00137AAA" w:rsidTr="14D454E3" w14:paraId="58F5B5F1" w14:textId="77777777">
        <w:trPr>
          <w:trHeight w:val="300"/>
        </w:trPr>
        <w:tc>
          <w:tcPr>
            <w:tcW w:w="2651" w:type="dxa"/>
            <w:shd w:val="clear" w:color="auto" w:fill="FFFFFF" w:themeFill="background1"/>
            <w:tcMar>
              <w:left w:w="105" w:type="dxa"/>
              <w:right w:w="105" w:type="dxa"/>
            </w:tcMar>
          </w:tcPr>
          <w:p w:rsidR="00137AAA" w:rsidRDefault="00F602DC" w14:paraId="3830925E" w14:textId="77777777">
            <w:pPr>
              <w:spacing w:beforeAutospacing="1" w:after="0" w:afterAutospacing="1" w:line="276" w:lineRule="auto"/>
            </w:pPr>
            <w:r>
              <w:rPr>
                <w:rFonts w:ascii="Aptos Display" w:hAnsi="Aptos Display" w:eastAsia="Aptos Display" w:cs="Aptos Display"/>
                <w:color w:val="000000" w:themeColor="text1"/>
                <w:sz w:val="20"/>
                <w:szCs w:val="20"/>
              </w:rPr>
              <w:t>Amount</w:t>
            </w:r>
          </w:p>
        </w:tc>
        <w:tc>
          <w:tcPr>
            <w:tcW w:w="1357" w:type="dxa"/>
            <w:shd w:val="clear" w:color="auto" w:fill="FFFFFF" w:themeFill="background1"/>
            <w:tcMar>
              <w:left w:w="105" w:type="dxa"/>
              <w:right w:w="105" w:type="dxa"/>
            </w:tcMar>
          </w:tcPr>
          <w:p w:rsidR="00137AAA" w:rsidRDefault="00F602DC" w14:paraId="3A6BFDCF"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950" w:type="dxa"/>
            <w:shd w:val="clear" w:color="auto" w:fill="FFFFFF" w:themeFill="background1"/>
            <w:tcMar>
              <w:left w:w="105" w:type="dxa"/>
              <w:right w:w="105" w:type="dxa"/>
            </w:tcMar>
          </w:tcPr>
          <w:p w:rsidR="00137AAA" w:rsidRDefault="00F602DC" w14:paraId="5BF4C9FC"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Order Amount</w:t>
            </w:r>
          </w:p>
        </w:tc>
      </w:tr>
      <w:tr w:rsidR="00137AAA" w:rsidTr="14D454E3" w14:paraId="1D0F49D5" w14:textId="77777777">
        <w:trPr>
          <w:trHeight w:val="300"/>
        </w:trPr>
        <w:tc>
          <w:tcPr>
            <w:tcW w:w="2651" w:type="dxa"/>
            <w:shd w:val="clear" w:color="auto" w:fill="FFFFFF" w:themeFill="background1"/>
            <w:tcMar>
              <w:left w:w="105" w:type="dxa"/>
              <w:right w:w="105" w:type="dxa"/>
            </w:tcMar>
          </w:tcPr>
          <w:p w:rsidR="00137AAA" w:rsidRDefault="002D634F" w14:paraId="6551BFE1" w14:textId="22A2CF71">
            <w:pPr>
              <w:spacing w:after="0"/>
            </w:pPr>
            <w:r>
              <w:rPr>
                <w:rFonts w:ascii="Aptos Display" w:hAnsi="Aptos Display" w:eastAsia="Aptos Display" w:cs="Aptos Display"/>
                <w:color w:val="000000" w:themeColor="text1"/>
                <w:sz w:val="20"/>
                <w:szCs w:val="20"/>
              </w:rPr>
              <w:t xml:space="preserve">Merchant </w:t>
            </w:r>
            <w:r w:rsidR="00F602DC">
              <w:rPr>
                <w:rFonts w:ascii="Aptos Display" w:hAnsi="Aptos Display" w:eastAsia="Aptos Display" w:cs="Aptos Display"/>
                <w:color w:val="000000" w:themeColor="text1"/>
                <w:sz w:val="20"/>
                <w:szCs w:val="20"/>
              </w:rPr>
              <w:t>Order Number</w:t>
            </w:r>
          </w:p>
        </w:tc>
        <w:tc>
          <w:tcPr>
            <w:tcW w:w="1357" w:type="dxa"/>
            <w:shd w:val="clear" w:color="auto" w:fill="FFFFFF" w:themeFill="background1"/>
            <w:tcMar>
              <w:left w:w="105" w:type="dxa"/>
              <w:right w:w="105" w:type="dxa"/>
            </w:tcMar>
          </w:tcPr>
          <w:p w:rsidR="00137AAA" w:rsidRDefault="002D634F" w14:paraId="0C3B1912" w14:textId="09F6D338">
            <w:pPr>
              <w:spacing w:after="0"/>
            </w:pPr>
            <w:r>
              <w:rPr>
                <w:rFonts w:ascii="Aptos Display" w:hAnsi="Aptos Display" w:eastAsia="Aptos Display" w:cs="Aptos Display"/>
                <w:sz w:val="20"/>
                <w:szCs w:val="20"/>
              </w:rPr>
              <w:t>Yes</w:t>
            </w:r>
          </w:p>
        </w:tc>
        <w:tc>
          <w:tcPr>
            <w:tcW w:w="3950" w:type="dxa"/>
            <w:shd w:val="clear" w:color="auto" w:fill="FFFFFF" w:themeFill="background1"/>
            <w:tcMar>
              <w:left w:w="105" w:type="dxa"/>
              <w:right w:w="105" w:type="dxa"/>
            </w:tcMar>
          </w:tcPr>
          <w:p w:rsidR="00137AAA" w:rsidRDefault="00F602DC" w14:paraId="523D8474"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 xml:space="preserve">Merchant Need to send the unique Number for new request </w:t>
            </w:r>
          </w:p>
        </w:tc>
      </w:tr>
      <w:tr w:rsidR="00137AAA" w:rsidTr="14D454E3" w14:paraId="69B075A9" w14:textId="77777777">
        <w:trPr>
          <w:trHeight w:val="300"/>
        </w:trPr>
        <w:tc>
          <w:tcPr>
            <w:tcW w:w="2651" w:type="dxa"/>
            <w:shd w:val="clear" w:color="auto" w:fill="FFFFFF" w:themeFill="background1"/>
            <w:tcMar>
              <w:left w:w="105" w:type="dxa"/>
              <w:right w:w="105" w:type="dxa"/>
            </w:tcMar>
          </w:tcPr>
          <w:p w:rsidR="00137AAA" w:rsidRDefault="00F602DC" w14:paraId="6E90353C" w14:textId="77777777">
            <w:pPr>
              <w:spacing w:after="0"/>
            </w:pPr>
            <w:r>
              <w:rPr>
                <w:rFonts w:ascii="Aptos Display" w:hAnsi="Aptos Display" w:eastAsia="Aptos Display" w:cs="Aptos Display"/>
                <w:color w:val="000000" w:themeColor="text1"/>
                <w:sz w:val="20"/>
                <w:szCs w:val="20"/>
              </w:rPr>
              <w:t>Customer Id</w:t>
            </w:r>
          </w:p>
        </w:tc>
        <w:tc>
          <w:tcPr>
            <w:tcW w:w="1357" w:type="dxa"/>
            <w:shd w:val="clear" w:color="auto" w:fill="FFFFFF" w:themeFill="background1"/>
            <w:tcMar>
              <w:left w:w="105" w:type="dxa"/>
              <w:right w:w="105" w:type="dxa"/>
            </w:tcMar>
          </w:tcPr>
          <w:p w:rsidR="00137AAA" w:rsidRDefault="00F602DC" w14:paraId="2D573C3A" w14:textId="77777777">
            <w:pPr>
              <w:spacing w:after="0"/>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F602DC" w14:paraId="06AE599C"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Customer ID for which order is getting created</w:t>
            </w:r>
          </w:p>
        </w:tc>
      </w:tr>
      <w:tr w:rsidR="00137AAA" w:rsidTr="14D454E3" w14:paraId="7E54EF57" w14:textId="77777777">
        <w:trPr>
          <w:trHeight w:val="300"/>
        </w:trPr>
        <w:tc>
          <w:tcPr>
            <w:tcW w:w="2651" w:type="dxa"/>
            <w:shd w:val="clear" w:color="auto" w:fill="FFFFFF" w:themeFill="background1"/>
            <w:tcMar>
              <w:left w:w="105" w:type="dxa"/>
              <w:right w:w="105" w:type="dxa"/>
            </w:tcMar>
          </w:tcPr>
          <w:p w:rsidR="00137AAA" w:rsidRDefault="00F602DC" w14:paraId="319EB2E1"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Currency</w:t>
            </w:r>
          </w:p>
        </w:tc>
        <w:tc>
          <w:tcPr>
            <w:tcW w:w="1357" w:type="dxa"/>
            <w:shd w:val="clear" w:color="auto" w:fill="FFFFFF" w:themeFill="background1"/>
            <w:tcMar>
              <w:left w:w="105" w:type="dxa"/>
              <w:right w:w="105" w:type="dxa"/>
            </w:tcMar>
          </w:tcPr>
          <w:p w:rsidR="00137AAA" w:rsidRDefault="00F602DC" w14:paraId="30413D74"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950" w:type="dxa"/>
            <w:shd w:val="clear" w:color="auto" w:fill="FFFFFF" w:themeFill="background1"/>
            <w:tcMar>
              <w:left w:w="105" w:type="dxa"/>
              <w:right w:w="105" w:type="dxa"/>
            </w:tcMar>
          </w:tcPr>
          <w:p w:rsidR="00137AAA" w:rsidRDefault="00F602DC" w14:paraId="51DF4B34"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Order amount Currency</w:t>
            </w:r>
          </w:p>
        </w:tc>
      </w:tr>
      <w:tr w:rsidR="00137AAA" w:rsidTr="14D454E3" w14:paraId="39CB4774" w14:textId="77777777">
        <w:trPr>
          <w:trHeight w:val="300"/>
        </w:trPr>
        <w:tc>
          <w:tcPr>
            <w:tcW w:w="2651" w:type="dxa"/>
            <w:shd w:val="clear" w:color="auto" w:fill="FFFFFF" w:themeFill="background1"/>
            <w:tcMar>
              <w:left w:w="105" w:type="dxa"/>
              <w:right w:w="105" w:type="dxa"/>
            </w:tcMar>
          </w:tcPr>
          <w:p w:rsidR="00137AAA" w:rsidRDefault="00F602DC" w14:paraId="1B6EDA90"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Return URL</w:t>
            </w:r>
          </w:p>
        </w:tc>
        <w:tc>
          <w:tcPr>
            <w:tcW w:w="1357" w:type="dxa"/>
            <w:shd w:val="clear" w:color="auto" w:fill="FFFFFF" w:themeFill="background1"/>
            <w:tcMar>
              <w:left w:w="105" w:type="dxa"/>
              <w:right w:w="105" w:type="dxa"/>
            </w:tcMar>
          </w:tcPr>
          <w:p w:rsidR="00137AAA" w:rsidRDefault="0CDC29DB" w14:paraId="06C386D4" w14:textId="77777777">
            <w:pPr>
              <w:spacing w:after="0"/>
              <w:rPr>
                <w:rFonts w:ascii="Aptos Display" w:hAnsi="Aptos Display" w:eastAsia="Aptos Display" w:cs="Aptos Display"/>
                <w:sz w:val="20"/>
                <w:szCs w:val="20"/>
              </w:rPr>
            </w:pPr>
            <w:commentRangeStart w:id="183"/>
            <w:r w:rsidRPr="14D454E3">
              <w:rPr>
                <w:rFonts w:ascii="Aptos Display" w:hAnsi="Aptos Display" w:eastAsia="Aptos Display" w:cs="Aptos Display"/>
                <w:sz w:val="20"/>
                <w:szCs w:val="20"/>
              </w:rPr>
              <w:t>Yes</w:t>
            </w:r>
            <w:commentRangeEnd w:id="183"/>
            <w:r w:rsidR="00F602DC">
              <w:rPr>
                <w:rStyle w:val="CommentReference"/>
              </w:rPr>
              <w:commentReference w:id="183"/>
            </w:r>
          </w:p>
        </w:tc>
        <w:tc>
          <w:tcPr>
            <w:tcW w:w="3950" w:type="dxa"/>
            <w:shd w:val="clear" w:color="auto" w:fill="FFFFFF" w:themeFill="background1"/>
            <w:tcMar>
              <w:left w:w="105" w:type="dxa"/>
              <w:right w:w="105" w:type="dxa"/>
            </w:tcMar>
          </w:tcPr>
          <w:p w:rsidR="00137AAA" w:rsidRDefault="00F602DC" w14:paraId="1618358E"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Requests need to redirect to this URL after Successfully Order Creation</w:t>
            </w:r>
          </w:p>
        </w:tc>
      </w:tr>
      <w:tr w:rsidR="00137AAA" w:rsidTr="14D454E3" w14:paraId="0DEAA7DA" w14:textId="77777777">
        <w:trPr>
          <w:trHeight w:val="300"/>
        </w:trPr>
        <w:tc>
          <w:tcPr>
            <w:tcW w:w="2651" w:type="dxa"/>
            <w:shd w:val="clear" w:color="auto" w:fill="FFFFFF" w:themeFill="background1"/>
            <w:tcMar>
              <w:left w:w="105" w:type="dxa"/>
              <w:right w:w="105" w:type="dxa"/>
            </w:tcMar>
          </w:tcPr>
          <w:p w:rsidR="00137AAA" w:rsidRDefault="00F602DC" w14:paraId="4680EFD4"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Payment mode</w:t>
            </w:r>
          </w:p>
        </w:tc>
        <w:tc>
          <w:tcPr>
            <w:tcW w:w="1357" w:type="dxa"/>
            <w:shd w:val="clear" w:color="auto" w:fill="FFFFFF" w:themeFill="background1"/>
            <w:tcMar>
              <w:left w:w="105" w:type="dxa"/>
              <w:right w:w="105" w:type="dxa"/>
            </w:tcMar>
          </w:tcPr>
          <w:p w:rsidR="00137AAA" w:rsidRDefault="00F602DC" w14:paraId="5B7D64D1"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3C0D5B" w14:paraId="749186BB" w14:textId="07B867B5">
            <w:pPr>
              <w:spacing w:after="0"/>
              <w:rPr>
                <w:rFonts w:ascii="Aptos Display" w:hAnsi="Aptos Display" w:eastAsia="Aptos Display" w:cs="Aptos Display"/>
                <w:sz w:val="20"/>
                <w:szCs w:val="20"/>
              </w:rPr>
            </w:pPr>
            <w:r>
              <w:rPr>
                <w:rFonts w:ascii="Aptos Display" w:hAnsi="Aptos Display" w:eastAsia="Aptos Display" w:cs="Aptos Display"/>
                <w:sz w:val="20"/>
                <w:szCs w:val="20"/>
              </w:rPr>
              <w:t>Payment mode (NB, CC, DC &amp;</w:t>
            </w:r>
            <w:r w:rsidR="00F602DC">
              <w:rPr>
                <w:rFonts w:ascii="Aptos Display" w:hAnsi="Aptos Display" w:eastAsia="Aptos Display" w:cs="Aptos Display"/>
                <w:sz w:val="20"/>
                <w:szCs w:val="20"/>
              </w:rPr>
              <w:t xml:space="preserve"> UPI) for paymode locking</w:t>
            </w:r>
          </w:p>
        </w:tc>
      </w:tr>
      <w:tr w:rsidR="00137AAA" w:rsidTr="14D454E3" w14:paraId="0D938BC7" w14:textId="77777777">
        <w:trPr>
          <w:trHeight w:val="300"/>
        </w:trPr>
        <w:tc>
          <w:tcPr>
            <w:tcW w:w="2651" w:type="dxa"/>
            <w:shd w:val="clear" w:color="auto" w:fill="FFFFFF" w:themeFill="background1"/>
            <w:tcMar>
              <w:left w:w="105" w:type="dxa"/>
              <w:right w:w="105" w:type="dxa"/>
            </w:tcMar>
          </w:tcPr>
          <w:p w:rsidR="00137AAA" w:rsidRDefault="00F602DC" w14:paraId="7E3609AB" w14:textId="4EE4EF5E">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 xml:space="preserve">Gateway </w:t>
            </w:r>
            <w:r w:rsidR="009B512A">
              <w:rPr>
                <w:rFonts w:ascii="Aptos Display" w:hAnsi="Aptos Display" w:eastAsia="Aptos Display" w:cs="Aptos Display"/>
                <w:color w:val="000000" w:themeColor="text1"/>
                <w:sz w:val="20"/>
                <w:szCs w:val="20"/>
              </w:rPr>
              <w:t xml:space="preserve">Map </w:t>
            </w:r>
            <w:r>
              <w:rPr>
                <w:rFonts w:ascii="Aptos Display" w:hAnsi="Aptos Display" w:eastAsia="Aptos Display" w:cs="Aptos Display"/>
                <w:color w:val="000000" w:themeColor="text1"/>
                <w:sz w:val="20"/>
                <w:szCs w:val="20"/>
              </w:rPr>
              <w:t xml:space="preserve">ID </w:t>
            </w:r>
          </w:p>
        </w:tc>
        <w:tc>
          <w:tcPr>
            <w:tcW w:w="1357" w:type="dxa"/>
            <w:shd w:val="clear" w:color="auto" w:fill="FFFFFF" w:themeFill="background1"/>
            <w:tcMar>
              <w:left w:w="105" w:type="dxa"/>
              <w:right w:w="105" w:type="dxa"/>
            </w:tcMar>
          </w:tcPr>
          <w:p w:rsidR="00137AAA" w:rsidRDefault="00F602DC" w14:paraId="7A1DDD27"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F602DC" w14:paraId="66BA2112"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Payment mode channel ID</w:t>
            </w:r>
          </w:p>
        </w:tc>
      </w:tr>
      <w:tr w:rsidR="00137AAA" w:rsidTr="14D454E3" w14:paraId="5ACB4991" w14:textId="77777777">
        <w:trPr>
          <w:trHeight w:val="300"/>
        </w:trPr>
        <w:tc>
          <w:tcPr>
            <w:tcW w:w="2651" w:type="dxa"/>
            <w:shd w:val="clear" w:color="auto" w:fill="FFFFFF" w:themeFill="background1"/>
            <w:tcMar>
              <w:left w:w="105" w:type="dxa"/>
              <w:right w:w="105" w:type="dxa"/>
            </w:tcMar>
          </w:tcPr>
          <w:p w:rsidR="00137AAA" w:rsidRDefault="00F602DC" w14:paraId="70661BC5"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Other Details: {}</w:t>
            </w:r>
          </w:p>
        </w:tc>
        <w:tc>
          <w:tcPr>
            <w:tcW w:w="1357" w:type="dxa"/>
            <w:shd w:val="clear" w:color="auto" w:fill="FFFFFF" w:themeFill="background1"/>
            <w:tcMar>
              <w:left w:w="105" w:type="dxa"/>
              <w:right w:w="105" w:type="dxa"/>
            </w:tcMar>
          </w:tcPr>
          <w:p w:rsidR="00137AAA" w:rsidRDefault="00F602DC" w14:paraId="1844438A"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F602DC" w14:paraId="0DDFB910"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Max 10 Other Json Objects value</w:t>
            </w:r>
          </w:p>
        </w:tc>
      </w:tr>
      <w:tr w:rsidR="00137AAA" w:rsidTr="14D454E3" w14:paraId="5453DC24" w14:textId="77777777">
        <w:trPr>
          <w:trHeight w:val="300"/>
        </w:trPr>
        <w:tc>
          <w:tcPr>
            <w:tcW w:w="2651" w:type="dxa"/>
            <w:shd w:val="clear" w:color="auto" w:fill="FFFFFF" w:themeFill="background1"/>
            <w:tcMar>
              <w:left w:w="105" w:type="dxa"/>
              <w:right w:w="105" w:type="dxa"/>
            </w:tcMar>
          </w:tcPr>
          <w:p w:rsidR="00137AAA" w:rsidRDefault="00F602DC" w14:paraId="43D226B4"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lastRenderedPageBreak/>
              <w:t>Multi Account: [</w:t>
            </w:r>
          </w:p>
          <w:p w:rsidR="00137AAA" w:rsidRDefault="00F602DC" w14:paraId="702397DC"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w:t>
            </w:r>
          </w:p>
          <w:p w:rsidR="00137AAA" w:rsidRDefault="4303234E" w14:paraId="2085D646" w14:textId="143639D9">
            <w:pPr>
              <w:spacing w:after="0"/>
              <w:rPr>
                <w:rFonts w:ascii="Aptos Display" w:hAnsi="Aptos Display" w:eastAsia="Aptos Display" w:cs="Aptos Display"/>
                <w:color w:val="000000" w:themeColor="text1"/>
                <w:sz w:val="20"/>
                <w:szCs w:val="20"/>
              </w:rPr>
            </w:pPr>
            <w:r w:rsidRPr="2EF4D6A4">
              <w:rPr>
                <w:rFonts w:ascii="Aptos Display" w:hAnsi="Aptos Display" w:eastAsia="Aptos Display" w:cs="Aptos Display"/>
                <w:color w:val="000000" w:themeColor="text1"/>
                <w:sz w:val="20"/>
                <w:szCs w:val="20"/>
              </w:rPr>
              <w:t xml:space="preserve">    Account </w:t>
            </w:r>
            <w:commentRangeStart w:id="184"/>
            <w:commentRangeStart w:id="185"/>
            <w:r w:rsidRPr="2EF4D6A4" w:rsidR="65D99DB1">
              <w:rPr>
                <w:rFonts w:ascii="Aptos Display" w:hAnsi="Aptos Display" w:eastAsia="Aptos Display" w:cs="Aptos Display"/>
                <w:color w:val="000000" w:themeColor="text1"/>
                <w:sz w:val="20"/>
                <w:szCs w:val="20"/>
              </w:rPr>
              <w:t>Identifier</w:t>
            </w:r>
            <w:commentRangeEnd w:id="184"/>
            <w:r>
              <w:rPr>
                <w:rStyle w:val="CommentReference"/>
              </w:rPr>
              <w:commentReference w:id="184"/>
            </w:r>
            <w:commentRangeEnd w:id="185"/>
            <w:r w:rsidR="006E121D">
              <w:rPr>
                <w:rStyle w:val="CommentReference"/>
              </w:rPr>
              <w:commentReference w:id="185"/>
            </w:r>
            <w:r w:rsidRPr="2EF4D6A4">
              <w:rPr>
                <w:rFonts w:ascii="Aptos Display" w:hAnsi="Aptos Display" w:eastAsia="Aptos Display" w:cs="Aptos Display"/>
                <w:color w:val="000000" w:themeColor="text1"/>
                <w:sz w:val="20"/>
                <w:szCs w:val="20"/>
              </w:rPr>
              <w:t>:  XXXX,</w:t>
            </w:r>
          </w:p>
          <w:p w:rsidR="00137AAA" w:rsidRDefault="00F602DC" w14:paraId="4979FEF1"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 xml:space="preserve">    Amount: XXXX,</w:t>
            </w:r>
          </w:p>
          <w:p w:rsidR="00137AAA" w:rsidRDefault="00F602DC" w14:paraId="68363046"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 xml:space="preserve">}, </w:t>
            </w:r>
          </w:p>
          <w:p w:rsidR="00137AAA" w:rsidRDefault="00F602DC" w14:paraId="01E6EDA3"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w:t>
            </w:r>
          </w:p>
          <w:p w:rsidR="00137AAA" w:rsidRDefault="4303234E" w14:paraId="13373187" w14:textId="7736FB11">
            <w:pPr>
              <w:spacing w:after="0"/>
              <w:rPr>
                <w:rFonts w:ascii="Aptos Display" w:hAnsi="Aptos Display" w:eastAsia="Aptos Display" w:cs="Aptos Display"/>
                <w:color w:val="000000" w:themeColor="text1"/>
                <w:sz w:val="20"/>
                <w:szCs w:val="20"/>
              </w:rPr>
            </w:pPr>
            <w:r w:rsidRPr="2EF4D6A4">
              <w:rPr>
                <w:rFonts w:ascii="Aptos Display" w:hAnsi="Aptos Display" w:eastAsia="Aptos Display" w:cs="Aptos Display"/>
                <w:color w:val="000000" w:themeColor="text1"/>
                <w:sz w:val="20"/>
                <w:szCs w:val="20"/>
              </w:rPr>
              <w:t xml:space="preserve">    Account </w:t>
            </w:r>
            <w:r w:rsidRPr="2EF4D6A4" w:rsidR="7AB3C34B">
              <w:rPr>
                <w:rFonts w:ascii="Aptos Display" w:hAnsi="Aptos Display" w:eastAsia="Aptos Display" w:cs="Aptos Display"/>
                <w:color w:val="000000" w:themeColor="text1"/>
                <w:sz w:val="20"/>
                <w:szCs w:val="20"/>
              </w:rPr>
              <w:t>Identifier</w:t>
            </w:r>
            <w:r w:rsidRPr="2EF4D6A4">
              <w:rPr>
                <w:rFonts w:ascii="Aptos Display" w:hAnsi="Aptos Display" w:eastAsia="Aptos Display" w:cs="Aptos Display"/>
                <w:color w:val="000000" w:themeColor="text1"/>
                <w:sz w:val="20"/>
                <w:szCs w:val="20"/>
              </w:rPr>
              <w:t>:  XXXX,</w:t>
            </w:r>
          </w:p>
          <w:p w:rsidR="00137AAA" w:rsidRDefault="00F602DC" w14:paraId="4773BB12"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 xml:space="preserve">    Amount: XXXX,</w:t>
            </w:r>
          </w:p>
          <w:p w:rsidR="00137AAA" w:rsidRDefault="00F602DC" w14:paraId="3DDC86C5"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w:t>
            </w:r>
          </w:p>
          <w:p w:rsidR="00137AAA" w:rsidRDefault="00F602DC" w14:paraId="502AF640"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w:t>
            </w:r>
          </w:p>
        </w:tc>
        <w:tc>
          <w:tcPr>
            <w:tcW w:w="1357" w:type="dxa"/>
            <w:shd w:val="clear" w:color="auto" w:fill="FFFFFF" w:themeFill="background1"/>
            <w:tcMar>
              <w:left w:w="105" w:type="dxa"/>
              <w:right w:w="105" w:type="dxa"/>
            </w:tcMar>
          </w:tcPr>
          <w:p w:rsidR="00137AAA" w:rsidRDefault="00F602DC" w14:paraId="1B35E86B"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F602DC" w14:paraId="7E220B50"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Its mandatory if Merchant is opting for Multi Account feature</w:t>
            </w:r>
          </w:p>
          <w:p w:rsidR="00137AAA" w:rsidRDefault="00137AAA" w14:paraId="7B18EFF9" w14:textId="77777777">
            <w:pPr>
              <w:spacing w:after="0"/>
              <w:rPr>
                <w:rFonts w:ascii="Aptos Display" w:hAnsi="Aptos Display" w:eastAsia="Aptos Display" w:cs="Aptos Display"/>
                <w:sz w:val="20"/>
                <w:szCs w:val="20"/>
              </w:rPr>
            </w:pPr>
          </w:p>
          <w:p w:rsidR="00137AAA" w:rsidRDefault="00F602DC" w14:paraId="06BB23AA"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 xml:space="preserve">This Account Number and Amount used during settlement </w:t>
            </w:r>
          </w:p>
        </w:tc>
      </w:tr>
      <w:tr w:rsidR="00137AAA" w:rsidTr="14D454E3" w14:paraId="150AFBFF" w14:textId="77777777">
        <w:trPr>
          <w:trHeight w:val="300"/>
        </w:trPr>
        <w:tc>
          <w:tcPr>
            <w:tcW w:w="2651" w:type="dxa"/>
            <w:shd w:val="clear" w:color="auto" w:fill="FFFFFF" w:themeFill="background1"/>
            <w:tcMar>
              <w:left w:w="105" w:type="dxa"/>
              <w:right w:w="105" w:type="dxa"/>
            </w:tcMar>
          </w:tcPr>
          <w:p w:rsidR="00137AAA" w:rsidRDefault="00F602DC" w14:paraId="30313170"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Third Party Validation: {</w:t>
            </w:r>
          </w:p>
          <w:p w:rsidR="00137AAA" w:rsidRDefault="00F602DC" w14:paraId="6A425FCA"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 xml:space="preserve"> IFSC: XXX,</w:t>
            </w:r>
          </w:p>
          <w:p w:rsidR="00137AAA" w:rsidRDefault="00F602DC" w14:paraId="0F61BAE0"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Account Number: XXXX,</w:t>
            </w:r>
          </w:p>
          <w:p w:rsidR="00137AAA" w:rsidRDefault="00F602DC" w14:paraId="334AEBD5"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Name: XXXX</w:t>
            </w:r>
          </w:p>
          <w:p w:rsidR="00137AAA" w:rsidRDefault="00F602DC" w14:paraId="5C4616A8"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w:t>
            </w:r>
          </w:p>
        </w:tc>
        <w:tc>
          <w:tcPr>
            <w:tcW w:w="1357" w:type="dxa"/>
            <w:shd w:val="clear" w:color="auto" w:fill="FFFFFF" w:themeFill="background1"/>
            <w:tcMar>
              <w:left w:w="105" w:type="dxa"/>
              <w:right w:w="105" w:type="dxa"/>
            </w:tcMar>
          </w:tcPr>
          <w:p w:rsidR="00137AAA" w:rsidRDefault="00F602DC" w14:paraId="07E0016D"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00137AAA" w:rsidRDefault="00F602DC" w14:paraId="37A376A2" w14:textId="77777777">
            <w:pPr>
              <w:spacing w:after="0"/>
            </w:pPr>
            <w:r>
              <w:rPr>
                <w:rFonts w:ascii="Aptos Display" w:hAnsi="Aptos Display" w:eastAsia="Aptos Display" w:cs="Aptos Display"/>
                <w:sz w:val="20"/>
                <w:szCs w:val="20"/>
              </w:rPr>
              <w:t>It will be mandatory if Merchant opted for Third Party Validation</w:t>
            </w:r>
          </w:p>
        </w:tc>
      </w:tr>
      <w:tr w:rsidR="14D454E3" w:rsidTr="14D454E3" w14:paraId="42110D9E" w14:textId="77777777">
        <w:trPr>
          <w:trHeight w:val="300"/>
        </w:trPr>
        <w:tc>
          <w:tcPr>
            <w:tcW w:w="2651" w:type="dxa"/>
            <w:shd w:val="clear" w:color="auto" w:fill="FFFFFF" w:themeFill="background1"/>
            <w:tcMar>
              <w:left w:w="105" w:type="dxa"/>
              <w:right w:w="105" w:type="dxa"/>
            </w:tcMar>
          </w:tcPr>
          <w:p w:rsidR="10E5A208" w:rsidP="14D454E3" w:rsidRDefault="10E5A208" w14:paraId="62801F08" w14:textId="48706FD3">
            <w:pPr>
              <w:spacing w:after="0"/>
              <w:rPr>
                <w:rFonts w:ascii="Aptos Display" w:hAnsi="Aptos Display" w:eastAsia="Aptos Display" w:cs="Aptos Display"/>
                <w:color w:val="000000" w:themeColor="text1"/>
                <w:sz w:val="20"/>
                <w:szCs w:val="20"/>
              </w:rPr>
            </w:pPr>
            <w:r w:rsidRPr="14D454E3">
              <w:rPr>
                <w:rFonts w:ascii="Aptos Display" w:hAnsi="Aptos Display" w:eastAsia="Aptos Display" w:cs="Aptos Display"/>
                <w:color w:val="000000" w:themeColor="text1"/>
                <w:sz w:val="20"/>
                <w:szCs w:val="20"/>
              </w:rPr>
              <w:t>Payment Link : {</w:t>
            </w:r>
          </w:p>
          <w:p w:rsidR="10E5A208" w:rsidP="14D454E3" w:rsidRDefault="10E5A208" w14:paraId="7E9837A8" w14:textId="2D8B6387">
            <w:pPr>
              <w:spacing w:after="0"/>
              <w:rPr>
                <w:rFonts w:ascii="Aptos Display" w:hAnsi="Aptos Display" w:eastAsia="Aptos Display" w:cs="Aptos Display"/>
                <w:color w:val="000000" w:themeColor="text1"/>
                <w:sz w:val="20"/>
                <w:szCs w:val="20"/>
              </w:rPr>
            </w:pPr>
            <w:r w:rsidRPr="14D454E3">
              <w:rPr>
                <w:rFonts w:ascii="Aptos Display" w:hAnsi="Aptos Display" w:eastAsia="Aptos Display" w:cs="Aptos Display"/>
                <w:color w:val="000000" w:themeColor="text1"/>
                <w:sz w:val="20"/>
                <w:szCs w:val="20"/>
              </w:rPr>
              <w:t>ExpiryDateTime: XXXXXXXX</w:t>
            </w:r>
          </w:p>
          <w:p w:rsidR="10E5A208" w:rsidP="14D454E3" w:rsidRDefault="10E5A208" w14:paraId="657F2916" w14:textId="232FAA0D">
            <w:pPr>
              <w:spacing w:after="0"/>
              <w:rPr>
                <w:rFonts w:ascii="Aptos Display" w:hAnsi="Aptos Display" w:eastAsia="Aptos Display" w:cs="Aptos Display"/>
                <w:color w:val="000000" w:themeColor="text1"/>
                <w:sz w:val="20"/>
                <w:szCs w:val="20"/>
              </w:rPr>
            </w:pPr>
            <w:r w:rsidRPr="14D454E3">
              <w:rPr>
                <w:rFonts w:ascii="Aptos Display" w:hAnsi="Aptos Display" w:eastAsia="Aptos Display" w:cs="Aptos Display"/>
                <w:color w:val="000000" w:themeColor="text1"/>
                <w:sz w:val="20"/>
                <w:szCs w:val="20"/>
              </w:rPr>
              <w:t>}</w:t>
            </w:r>
          </w:p>
          <w:p w:rsidR="14D454E3" w:rsidP="14D454E3" w:rsidRDefault="14D454E3" w14:paraId="38A6C131" w14:textId="67BF1C77">
            <w:pPr>
              <w:rPr>
                <w:rFonts w:ascii="Aptos Display" w:hAnsi="Aptos Display" w:eastAsia="Aptos Display" w:cs="Aptos Display"/>
                <w:color w:val="000000" w:themeColor="text1"/>
                <w:sz w:val="20"/>
                <w:szCs w:val="20"/>
              </w:rPr>
            </w:pPr>
          </w:p>
        </w:tc>
        <w:tc>
          <w:tcPr>
            <w:tcW w:w="1357" w:type="dxa"/>
            <w:shd w:val="clear" w:color="auto" w:fill="FFFFFF" w:themeFill="background1"/>
            <w:tcMar>
              <w:left w:w="105" w:type="dxa"/>
              <w:right w:w="105" w:type="dxa"/>
            </w:tcMar>
          </w:tcPr>
          <w:p w:rsidR="10E5A208" w:rsidP="14D454E3" w:rsidRDefault="10E5A208" w14:paraId="158D6B53" w14:textId="7A451D6D">
            <w:pPr>
              <w:rPr>
                <w:rFonts w:ascii="Aptos Display" w:hAnsi="Aptos Display" w:eastAsia="Aptos Display" w:cs="Aptos Display"/>
                <w:sz w:val="20"/>
                <w:szCs w:val="20"/>
              </w:rPr>
            </w:pPr>
            <w:r w:rsidRPr="14D454E3">
              <w:rPr>
                <w:rFonts w:ascii="Aptos Display" w:hAnsi="Aptos Display" w:eastAsia="Aptos Display" w:cs="Aptos Display"/>
                <w:sz w:val="20"/>
                <w:szCs w:val="20"/>
              </w:rPr>
              <w:t>No</w:t>
            </w:r>
          </w:p>
        </w:tc>
        <w:tc>
          <w:tcPr>
            <w:tcW w:w="3950" w:type="dxa"/>
            <w:shd w:val="clear" w:color="auto" w:fill="FFFFFF" w:themeFill="background1"/>
            <w:tcMar>
              <w:left w:w="105" w:type="dxa"/>
              <w:right w:w="105" w:type="dxa"/>
            </w:tcMar>
          </w:tcPr>
          <w:p w:rsidR="10E5A208" w:rsidP="14D454E3" w:rsidRDefault="10E5A208" w14:paraId="77E055B6" w14:textId="45527F95">
            <w:pPr>
              <w:spacing w:after="0"/>
              <w:rPr>
                <w:rFonts w:ascii="Aptos Display" w:hAnsi="Aptos Display" w:eastAsia="Aptos Display" w:cs="Aptos Display"/>
                <w:sz w:val="20"/>
                <w:szCs w:val="20"/>
              </w:rPr>
            </w:pPr>
            <w:r w:rsidRPr="14D454E3">
              <w:rPr>
                <w:rFonts w:ascii="Aptos Display" w:hAnsi="Aptos Display" w:eastAsia="Aptos Display" w:cs="Aptos Display"/>
                <w:sz w:val="20"/>
                <w:szCs w:val="20"/>
              </w:rPr>
              <w:t xml:space="preserve">It will be non-mandatory if </w:t>
            </w:r>
            <w:r w:rsidRPr="14D454E3" w:rsidR="593AD675">
              <w:rPr>
                <w:rFonts w:ascii="Aptos Display" w:hAnsi="Aptos Display" w:eastAsia="Aptos Display" w:cs="Aptos Display"/>
                <w:sz w:val="20"/>
                <w:szCs w:val="20"/>
              </w:rPr>
              <w:t>a Merchant</w:t>
            </w:r>
            <w:r w:rsidRPr="14D454E3">
              <w:rPr>
                <w:rFonts w:ascii="Aptos Display" w:hAnsi="Aptos Display" w:eastAsia="Aptos Display" w:cs="Aptos Display"/>
                <w:sz w:val="20"/>
                <w:szCs w:val="20"/>
              </w:rPr>
              <w:t xml:space="preserve"> </w:t>
            </w:r>
            <w:r w:rsidRPr="14D454E3" w:rsidR="51AEEFC7">
              <w:rPr>
                <w:rFonts w:ascii="Aptos Display" w:hAnsi="Aptos Display" w:eastAsia="Aptos Display" w:cs="Aptos Display"/>
                <w:sz w:val="20"/>
                <w:szCs w:val="20"/>
              </w:rPr>
              <w:t>needs</w:t>
            </w:r>
            <w:r w:rsidRPr="14D454E3">
              <w:rPr>
                <w:rFonts w:ascii="Aptos Display" w:hAnsi="Aptos Display" w:eastAsia="Aptos Display" w:cs="Aptos Display"/>
                <w:sz w:val="20"/>
                <w:szCs w:val="20"/>
              </w:rPr>
              <w:t xml:space="preserve"> a payment link</w:t>
            </w:r>
            <w:r w:rsidRPr="14D454E3" w:rsidR="6F0CD893">
              <w:rPr>
                <w:rFonts w:ascii="Aptos Display" w:hAnsi="Aptos Display" w:eastAsia="Aptos Display" w:cs="Aptos Display"/>
                <w:sz w:val="20"/>
                <w:szCs w:val="20"/>
              </w:rPr>
              <w:t xml:space="preserve"> with expiry date and time.</w:t>
            </w:r>
          </w:p>
          <w:p w:rsidR="10E5A208" w:rsidP="14D454E3" w:rsidRDefault="10E5A208" w14:paraId="4D6DE193" w14:textId="5E02208D">
            <w:pPr>
              <w:spacing w:after="0"/>
              <w:rPr>
                <w:rFonts w:ascii="Aptos Display" w:hAnsi="Aptos Display" w:eastAsia="Aptos Display" w:cs="Aptos Display"/>
                <w:sz w:val="20"/>
                <w:szCs w:val="20"/>
              </w:rPr>
            </w:pPr>
            <w:r w:rsidRPr="14D454E3">
              <w:rPr>
                <w:rFonts w:ascii="Aptos Display" w:hAnsi="Aptos Display" w:eastAsia="Aptos Display" w:cs="Aptos Display"/>
                <w:sz w:val="20"/>
                <w:szCs w:val="20"/>
              </w:rPr>
              <w:t>Date &amp; Time format – DDMMYYYY HH:</w:t>
            </w:r>
            <w:r w:rsidRPr="14D454E3" w:rsidR="0823D06E">
              <w:rPr>
                <w:rFonts w:ascii="Aptos Display" w:hAnsi="Aptos Display" w:eastAsia="Aptos Display" w:cs="Aptos Display"/>
                <w:sz w:val="20"/>
                <w:szCs w:val="20"/>
              </w:rPr>
              <w:t>MM: SS</w:t>
            </w:r>
          </w:p>
        </w:tc>
      </w:tr>
    </w:tbl>
    <w:p w:rsidR="00137AAA" w:rsidRDefault="00137AAA" w14:paraId="617222A0" w14:textId="77777777">
      <w:pPr>
        <w:ind w:left="2160"/>
      </w:pPr>
    </w:p>
    <w:p w:rsidR="00137AAA" w:rsidP="51EB59C4" w:rsidRDefault="00F602DC" w14:paraId="72A74EC8" w14:textId="77777777">
      <w:pPr>
        <w:pStyle w:val="Heading4"/>
        <w:ind w:left="1440"/>
        <w:rPr>
          <w:rFonts w:ascii="Aptos Display" w:hAnsi="Aptos Display" w:asciiTheme="majorAscii" w:hAnsiTheme="majorAscii"/>
          <w:i w:val="0"/>
          <w:iCs w:val="0"/>
        </w:rPr>
      </w:pPr>
      <w:bookmarkStart w:name="_Toc1835634718" w:id="1327555875"/>
      <w:r w:rsidRPr="51EB59C4" w:rsidR="78F7F7A8">
        <w:rPr>
          <w:rFonts w:ascii="Aptos Display" w:hAnsi="Aptos Display" w:asciiTheme="majorAscii" w:hAnsiTheme="majorAscii"/>
        </w:rPr>
        <w:t>3.3.3 - Business validation</w:t>
      </w:r>
      <w:bookmarkEnd w:id="1327555875"/>
    </w:p>
    <w:p w:rsidR="00137AAA" w:rsidP="51EB59C4" w:rsidRDefault="00F602DC" w14:paraId="178635C3" w14:textId="77777777">
      <w:pPr>
        <w:pStyle w:val="Heading5"/>
        <w:ind w:left="1440" w:firstLine="720"/>
        <w:rPr>
          <w:rFonts w:ascii="Aptos Display" w:hAnsi="Aptos Display" w:asciiTheme="majorAscii" w:hAnsiTheme="majorAscii"/>
          <w:i w:val="1"/>
          <w:iCs w:val="1"/>
        </w:rPr>
      </w:pPr>
      <w:bookmarkStart w:name="_Toc463896692" w:id="707952126"/>
      <w:r w:rsidRPr="51EB59C4" w:rsidR="78F7F7A8">
        <w:rPr>
          <w:rFonts w:ascii="Aptos Display" w:hAnsi="Aptos Display" w:asciiTheme="majorAscii" w:hAnsiTheme="majorAscii"/>
        </w:rPr>
        <w:t>3.3.3.1 Data Type Checks</w:t>
      </w:r>
      <w:bookmarkEnd w:id="707952126"/>
    </w:p>
    <w:p w:rsidR="00137AAA" w:rsidP="0067312F" w:rsidRDefault="00F602DC" w14:paraId="12C92AEC" w14:textId="77777777">
      <w:pPr>
        <w:pStyle w:val="ListParagraph"/>
        <w:keepNext/>
        <w:keepLines/>
        <w:numPr>
          <w:ilvl w:val="0"/>
          <w:numId w:val="14"/>
        </w:numPr>
        <w:rPr>
          <w:rFonts w:asciiTheme="majorHAnsi" w:hAnsiTheme="majorHAnsi" w:eastAsiaTheme="majorEastAsia" w:cstheme="majorBidi"/>
        </w:rPr>
      </w:pPr>
      <w:r>
        <w:rPr>
          <w:rFonts w:asciiTheme="majorHAnsi" w:hAnsiTheme="majorHAnsi" w:eastAsiaTheme="majorEastAsia" w:cstheme="majorBidi"/>
        </w:rPr>
        <w:t>Check all fields data type like Amount should be double, Other Details should be array with Json object, Multi Account should be array with having property Account Number and Amount</w:t>
      </w:r>
    </w:p>
    <w:p w:rsidR="00137AAA" w:rsidP="51EB59C4" w:rsidRDefault="00F602DC" w14:paraId="4A80523C" w14:textId="77777777">
      <w:pPr>
        <w:pStyle w:val="Heading5"/>
        <w:ind w:left="1440" w:firstLine="720"/>
        <w:rPr>
          <w:rFonts w:ascii="Aptos Display" w:hAnsi="Aptos Display" w:asciiTheme="majorAscii" w:hAnsiTheme="majorAscii"/>
        </w:rPr>
      </w:pPr>
      <w:bookmarkStart w:name="_Toc1224232947" w:id="436956402"/>
      <w:r w:rsidRPr="51EB59C4" w:rsidR="78F7F7A8">
        <w:rPr>
          <w:rFonts w:ascii="Aptos Display" w:hAnsi="Aptos Display" w:asciiTheme="majorAscii" w:hAnsiTheme="majorAscii"/>
        </w:rPr>
        <w:t>3.3.3.2 Merchant Order Number Checks</w:t>
      </w:r>
      <w:bookmarkEnd w:id="436956402"/>
    </w:p>
    <w:p w:rsidR="00137AAA" w:rsidP="0067312F" w:rsidRDefault="00F602DC" w14:paraId="37DFB1F9" w14:textId="77777777">
      <w:pPr>
        <w:pStyle w:val="ListParagraph"/>
        <w:numPr>
          <w:ilvl w:val="0"/>
          <w:numId w:val="15"/>
        </w:numPr>
        <w:rPr>
          <w:rFonts w:asciiTheme="majorHAnsi" w:hAnsiTheme="majorHAnsi" w:eastAsiaTheme="majorEastAsia" w:cstheme="majorBidi"/>
        </w:rPr>
      </w:pPr>
      <w:r>
        <w:rPr>
          <w:rFonts w:asciiTheme="majorHAnsi" w:hAnsiTheme="majorHAnsi" w:eastAsiaTheme="majorEastAsia" w:cstheme="majorBidi"/>
        </w:rPr>
        <w:t>Check Merchant order number is unique or in use to prevent duplicate orders</w:t>
      </w:r>
    </w:p>
    <w:p w:rsidR="00137AAA" w:rsidP="0067312F" w:rsidRDefault="00F602DC" w14:paraId="1BBB5FB2" w14:textId="77777777">
      <w:pPr>
        <w:pStyle w:val="ListParagraph"/>
        <w:numPr>
          <w:ilvl w:val="0"/>
          <w:numId w:val="15"/>
        </w:numPr>
        <w:rPr>
          <w:rFonts w:asciiTheme="majorHAnsi" w:hAnsiTheme="majorHAnsi" w:eastAsiaTheme="majorEastAsia" w:cstheme="majorBidi"/>
        </w:rPr>
      </w:pPr>
      <w:r>
        <w:rPr>
          <w:rFonts w:asciiTheme="majorHAnsi" w:hAnsiTheme="majorHAnsi" w:eastAsiaTheme="majorEastAsia" w:cstheme="majorBidi"/>
        </w:rPr>
        <w:t>If a duplicate merchant order number is detected and the order status is "Failed," the request will enter a retry flow based on the retry count configured for the merchant.</w:t>
      </w:r>
    </w:p>
    <w:p w:rsidR="00137AAA" w:rsidP="51EB59C4" w:rsidRDefault="00F602DC" w14:paraId="7E52F904" w14:textId="77777777">
      <w:pPr>
        <w:pStyle w:val="Heading5"/>
        <w:ind w:left="1440" w:firstLine="720"/>
        <w:rPr>
          <w:rFonts w:ascii="Aptos Display" w:hAnsi="Aptos Display" w:asciiTheme="majorAscii" w:hAnsiTheme="majorAscii"/>
        </w:rPr>
      </w:pPr>
      <w:bookmarkStart w:name="_Toc847691201" w:id="916444220"/>
      <w:r w:rsidRPr="51EB59C4" w:rsidR="78F7F7A8">
        <w:rPr>
          <w:rFonts w:ascii="Aptos Display" w:hAnsi="Aptos Display" w:asciiTheme="majorAscii" w:hAnsiTheme="majorAscii"/>
        </w:rPr>
        <w:t>3.3.3.3 Amount Check</w:t>
      </w:r>
      <w:bookmarkEnd w:id="916444220"/>
    </w:p>
    <w:p w:rsidR="00137AAA" w:rsidP="0067312F" w:rsidRDefault="00F602DC" w14:paraId="502807FC" w14:textId="77777777">
      <w:pPr>
        <w:pStyle w:val="ListParagraph"/>
        <w:numPr>
          <w:ilvl w:val="0"/>
          <w:numId w:val="16"/>
        </w:numPr>
        <w:rPr>
          <w:rFonts w:asciiTheme="majorHAnsi" w:hAnsiTheme="majorHAnsi" w:eastAsiaTheme="majorEastAsia" w:cstheme="majorBidi"/>
        </w:rPr>
      </w:pPr>
      <w:r>
        <w:rPr>
          <w:rFonts w:asciiTheme="majorHAnsi" w:hAnsiTheme="majorHAnsi" w:eastAsiaTheme="majorEastAsia" w:cstheme="majorBidi"/>
        </w:rPr>
        <w:t>The amount should be a positive number and must be validated against the merchant-configured cumulative value.</w:t>
      </w:r>
    </w:p>
    <w:p w:rsidR="00137AAA" w:rsidP="51EB59C4" w:rsidRDefault="0CDC29DB" w14:paraId="4F82AEB8" w14:textId="632FCBFB">
      <w:pPr>
        <w:pStyle w:val="Heading5"/>
        <w:ind w:left="1440" w:firstLine="720"/>
        <w:rPr>
          <w:rFonts w:ascii="Aptos Display" w:hAnsi="Aptos Display" w:asciiTheme="majorAscii" w:hAnsiTheme="majorAscii"/>
        </w:rPr>
      </w:pPr>
      <w:bookmarkStart w:name="_Toc2135001334" w:id="848025079"/>
      <w:r w:rsidRPr="51EB59C4" w:rsidR="538D98FF">
        <w:rPr>
          <w:rFonts w:ascii="Aptos Display" w:hAnsi="Aptos Display" w:asciiTheme="majorAscii" w:hAnsiTheme="majorAscii"/>
        </w:rPr>
        <w:t>3.3.3.</w:t>
      </w:r>
      <w:r w:rsidRPr="51EB59C4" w:rsidR="7731EC43">
        <w:rPr>
          <w:rFonts w:ascii="Aptos Display" w:hAnsi="Aptos Display" w:asciiTheme="majorAscii" w:hAnsiTheme="majorAscii"/>
        </w:rPr>
        <w:t>4</w:t>
      </w:r>
      <w:r w:rsidRPr="51EB59C4" w:rsidR="538D98FF">
        <w:rPr>
          <w:rFonts w:ascii="Aptos Display" w:hAnsi="Aptos Display" w:asciiTheme="majorAscii" w:hAnsiTheme="majorAscii"/>
        </w:rPr>
        <w:t xml:space="preserve"> Currency Checks</w:t>
      </w:r>
      <w:bookmarkEnd w:id="848025079"/>
    </w:p>
    <w:p w:rsidR="00137AAA" w:rsidP="0067312F" w:rsidRDefault="00F602DC" w14:paraId="63759B7D" w14:textId="77777777">
      <w:pPr>
        <w:pStyle w:val="paragraph"/>
        <w:numPr>
          <w:ilvl w:val="0"/>
          <w:numId w:val="18"/>
        </w:numPr>
        <w:spacing w:before="0" w:beforeAutospacing="0" w:after="0" w:afterAutospacing="0"/>
        <w:rPr>
          <w:rFonts w:asciiTheme="majorHAnsi" w:hAnsiTheme="majorHAnsi" w:eastAsiaTheme="majorEastAsia" w:cstheme="majorBidi"/>
          <w:lang w:val="en-US" w:eastAsia="ja-JP"/>
        </w:rPr>
      </w:pPr>
      <w:r>
        <w:rPr>
          <w:rFonts w:asciiTheme="majorHAnsi" w:hAnsiTheme="majorHAnsi" w:eastAsiaTheme="majorEastAsia" w:cstheme="majorBidi"/>
          <w:lang w:val="en-US" w:eastAsia="ja-JP"/>
        </w:rPr>
        <w:t xml:space="preserve">The valid transaction mode is international or domestic. </w:t>
      </w:r>
    </w:p>
    <w:p w:rsidR="00137AAA" w:rsidP="14D454E3" w:rsidRDefault="7BDD0C50" w14:paraId="31DAF1AA" w14:textId="77777777">
      <w:pPr>
        <w:pStyle w:val="paragraph"/>
        <w:numPr>
          <w:ilvl w:val="0"/>
          <w:numId w:val="18"/>
        </w:numPr>
        <w:spacing w:before="0" w:beforeAutospacing="0" w:after="0" w:afterAutospacing="0"/>
        <w:rPr>
          <w:rFonts w:asciiTheme="majorHAnsi" w:hAnsiTheme="majorHAnsi" w:eastAsiaTheme="majorEastAsia" w:cstheme="majorBidi"/>
          <w:lang w:val="en-US"/>
        </w:rPr>
      </w:pPr>
      <w:commentRangeStart w:id="191"/>
      <w:commentRangeStart w:id="192"/>
      <w:commentRangeStart w:id="193"/>
      <w:commentRangeStart w:id="194"/>
      <w:commentRangeStart w:id="195"/>
      <w:commentRangeStart w:id="196"/>
      <w:r w:rsidRPr="14D454E3">
        <w:rPr>
          <w:rFonts w:asciiTheme="majorHAnsi" w:hAnsiTheme="majorHAnsi" w:eastAsiaTheme="majorEastAsia" w:cstheme="majorBidi"/>
          <w:lang w:val="en-US" w:eastAsia="ja-JP"/>
        </w:rPr>
        <w:t>The valid currencies are USD (International) and INR (Domestic).</w:t>
      </w:r>
      <w:commentRangeEnd w:id="191"/>
      <w:r w:rsidR="4303234E">
        <w:rPr>
          <w:rStyle w:val="CommentReference"/>
        </w:rPr>
        <w:commentReference w:id="191"/>
      </w:r>
      <w:commentRangeEnd w:id="192"/>
      <w:r w:rsidR="4303234E">
        <w:rPr>
          <w:rStyle w:val="CommentReference"/>
        </w:rPr>
        <w:commentReference w:id="192"/>
      </w:r>
      <w:commentRangeEnd w:id="193"/>
      <w:r w:rsidR="4303234E">
        <w:rPr>
          <w:rStyle w:val="CommentReference"/>
        </w:rPr>
        <w:commentReference w:id="193"/>
      </w:r>
      <w:commentRangeEnd w:id="194"/>
      <w:r w:rsidR="4303234E">
        <w:rPr>
          <w:rStyle w:val="CommentReference"/>
        </w:rPr>
        <w:commentReference w:id="194"/>
      </w:r>
      <w:commentRangeEnd w:id="195"/>
      <w:r w:rsidR="4303234E">
        <w:rPr>
          <w:rStyle w:val="CommentReference"/>
        </w:rPr>
        <w:commentReference w:id="195"/>
      </w:r>
      <w:commentRangeEnd w:id="196"/>
      <w:r w:rsidR="4303234E">
        <w:rPr>
          <w:rStyle w:val="CommentReference"/>
        </w:rPr>
        <w:commentReference w:id="196"/>
      </w:r>
    </w:p>
    <w:p w:rsidR="00137AAA" w:rsidRDefault="00137AAA" w14:paraId="3775C5C6" w14:textId="77777777">
      <w:pPr>
        <w:pStyle w:val="paragraph"/>
        <w:spacing w:before="0" w:beforeAutospacing="0" w:after="0" w:afterAutospacing="0"/>
        <w:ind w:left="2160"/>
        <w:textAlignment w:val="baseline"/>
        <w:rPr>
          <w:rFonts w:asciiTheme="minorHAnsi" w:hAnsiTheme="minorHAnsi" w:eastAsiaTheme="minorEastAsia" w:cstheme="minorBidi"/>
          <w:lang w:val="en-US" w:eastAsia="ja-JP"/>
        </w:rPr>
      </w:pPr>
    </w:p>
    <w:p w:rsidR="00137AAA" w:rsidRDefault="0CDC29DB" w14:paraId="3C310D8E" w14:textId="33E92DE6">
      <w:pPr>
        <w:pStyle w:val="Heading5"/>
        <w:ind w:left="1440" w:firstLine="720"/>
      </w:pPr>
      <w:r w:rsidR="538D98FF">
        <w:rPr/>
        <w:t xml:space="preserve"> </w:t>
      </w:r>
      <w:bookmarkStart w:name="_Toc890156530" w:id="1284179094"/>
      <w:r w:rsidR="538D98FF">
        <w:rPr/>
        <w:t>3.3.3.</w:t>
      </w:r>
      <w:r w:rsidR="2D515B11">
        <w:rPr/>
        <w:t>5</w:t>
      </w:r>
      <w:r w:rsidR="538D98FF">
        <w:rPr/>
        <w:t xml:space="preserve"> Pay Mode Mapping Checks</w:t>
      </w:r>
      <w:bookmarkEnd w:id="1284179094"/>
    </w:p>
    <w:p w:rsidR="00137AAA" w:rsidP="0067312F" w:rsidRDefault="4303234E" w14:paraId="40E1C525" w14:textId="344C32F4">
      <w:pPr>
        <w:pStyle w:val="ListParagraph"/>
        <w:numPr>
          <w:ilvl w:val="0"/>
          <w:numId w:val="19"/>
        </w:numPr>
      </w:pPr>
      <w:r>
        <w:t>Merchants can process orders only for the payment modes th</w:t>
      </w:r>
      <w:r w:rsidR="675E1FF1">
        <w:t xml:space="preserve">ose </w:t>
      </w:r>
      <w:r w:rsidRPr="0089158E" w:rsidR="675E1FF1">
        <w:t>are configured during merchant on boarding process</w:t>
      </w:r>
    </w:p>
    <w:p w:rsidR="00137AAA" w:rsidRDefault="0CDC29DB" w14:paraId="3054FE00" w14:textId="47888E7E">
      <w:pPr>
        <w:pStyle w:val="Heading5"/>
        <w:ind w:left="2160"/>
      </w:pPr>
      <w:bookmarkStart w:name="_Toc110479871" w:id="811879413"/>
      <w:r w:rsidR="538D98FF">
        <w:rPr/>
        <w:t>3.3.3.</w:t>
      </w:r>
      <w:r w:rsidR="2631BAB6">
        <w:rPr/>
        <w:t>6</w:t>
      </w:r>
      <w:r w:rsidR="538D98FF">
        <w:rPr/>
        <w:t xml:space="preserve"> Multi Accounts Checks</w:t>
      </w:r>
      <w:bookmarkEnd w:id="811879413"/>
    </w:p>
    <w:p w:rsidR="00137AAA" w:rsidP="0067312F" w:rsidRDefault="00F602DC" w14:paraId="47A10C82" w14:textId="77777777">
      <w:pPr>
        <w:pStyle w:val="ListParagraph"/>
        <w:numPr>
          <w:ilvl w:val="0"/>
          <w:numId w:val="19"/>
        </w:numPr>
      </w:pPr>
      <w:r>
        <w:t>Merchants can perform multi-account settlements only if they have opted for the multi-account settlement option.</w:t>
      </w:r>
    </w:p>
    <w:p w:rsidR="00137AAA" w:rsidP="0067312F" w:rsidRDefault="00F602DC" w14:paraId="0869AE26" w14:textId="77777777">
      <w:pPr>
        <w:pStyle w:val="ListParagraph"/>
        <w:numPr>
          <w:ilvl w:val="0"/>
          <w:numId w:val="19"/>
        </w:numPr>
      </w:pPr>
      <w:r>
        <w:t>The order amount must match the total multi-account order amount.</w:t>
      </w:r>
    </w:p>
    <w:p w:rsidR="00137AAA" w:rsidRDefault="0CDC29DB" w14:paraId="594A8FE4" w14:textId="3BF2A60D">
      <w:pPr>
        <w:pStyle w:val="Heading5"/>
        <w:ind w:left="2160"/>
      </w:pPr>
      <w:bookmarkStart w:name="_Toc462841947" w:id="1700126109"/>
      <w:r w:rsidR="538D98FF">
        <w:rPr/>
        <w:t>3.3.3.</w:t>
      </w:r>
      <w:r w:rsidR="2BDC8039">
        <w:rPr/>
        <w:t>7</w:t>
      </w:r>
      <w:r w:rsidR="538D98FF">
        <w:rPr/>
        <w:t xml:space="preserve"> </w:t>
      </w:r>
      <w:r w:rsidR="243B3DAC">
        <w:rPr/>
        <w:t>Thres</w:t>
      </w:r>
      <w:r w:rsidR="32A383D5">
        <w:rPr/>
        <w:t>ho</w:t>
      </w:r>
      <w:r w:rsidR="243B3DAC">
        <w:rPr/>
        <w:t xml:space="preserve">ld </w:t>
      </w:r>
      <w:r w:rsidR="538D98FF">
        <w:rPr/>
        <w:t>Checks</w:t>
      </w:r>
      <w:bookmarkEnd w:id="1700126109"/>
    </w:p>
    <w:p w:rsidR="00137AAA" w:rsidP="14D454E3" w:rsidRDefault="0CDC29DB" w14:paraId="1D16ADED" w14:textId="17011FDF">
      <w:pPr>
        <w:pStyle w:val="ListParagraph"/>
        <w:keepNext/>
        <w:keepLines/>
        <w:numPr>
          <w:ilvl w:val="0"/>
          <w:numId w:val="20"/>
        </w:numPr>
        <w:rPr>
          <w:rFonts w:asciiTheme="majorHAnsi" w:hAnsiTheme="majorHAnsi" w:eastAsiaTheme="majorEastAsia" w:cstheme="majorBidi"/>
        </w:rPr>
      </w:pPr>
      <w:r>
        <w:t xml:space="preserve">Validate if the merchant </w:t>
      </w:r>
      <w:r w:rsidR="5B512CA3">
        <w:t xml:space="preserve">transaction amount </w:t>
      </w:r>
      <w:r w:rsidR="72FBB5EF">
        <w:t>is more</w:t>
      </w:r>
      <w:r w:rsidR="5B512CA3">
        <w:t xml:space="preserve"> than the configured amount</w:t>
      </w:r>
      <w:r w:rsidR="1A08C023">
        <w:t xml:space="preserve"> </w:t>
      </w:r>
      <w:r w:rsidRPr="14D454E3" w:rsidR="1A08C023">
        <w:rPr>
          <w:rFonts w:asciiTheme="majorHAnsi" w:hAnsiTheme="majorHAnsi" w:eastAsiaTheme="majorEastAsia" w:cstheme="majorBidi"/>
        </w:rPr>
        <w:t xml:space="preserve">with the status </w:t>
      </w:r>
    </w:p>
    <w:p w:rsidR="00137AAA" w:rsidP="14D454E3" w:rsidRDefault="1A08C023" w14:paraId="39212F35" w14:textId="6F44447C">
      <w:pPr>
        <w:pStyle w:val="ListParagraph"/>
        <w:keepNext/>
        <w:keepLines/>
        <w:numPr>
          <w:ilvl w:val="1"/>
          <w:numId w:val="20"/>
        </w:numPr>
        <w:rPr>
          <w:rFonts w:asciiTheme="majorHAnsi" w:hAnsiTheme="majorHAnsi" w:eastAsiaTheme="majorEastAsia" w:cstheme="majorBidi"/>
        </w:rPr>
      </w:pPr>
      <w:r w:rsidRPr="14D454E3">
        <w:rPr>
          <w:rFonts w:asciiTheme="majorHAnsi" w:hAnsiTheme="majorHAnsi" w:eastAsiaTheme="majorEastAsia" w:cstheme="majorBidi"/>
        </w:rPr>
        <w:t xml:space="preserve">Block – The </w:t>
      </w:r>
      <w:r w:rsidRPr="14D454E3" w:rsidR="1C020E06">
        <w:rPr>
          <w:rFonts w:asciiTheme="majorHAnsi" w:hAnsiTheme="majorHAnsi" w:eastAsiaTheme="majorEastAsia" w:cstheme="majorBidi"/>
        </w:rPr>
        <w:t xml:space="preserve">transaction </w:t>
      </w:r>
      <w:r w:rsidRPr="14D454E3">
        <w:rPr>
          <w:rFonts w:asciiTheme="majorHAnsi" w:hAnsiTheme="majorHAnsi" w:eastAsiaTheme="majorEastAsia" w:cstheme="majorBidi"/>
        </w:rPr>
        <w:t xml:space="preserve">request will be blocked or marked as failed and will not proceed further. </w:t>
      </w:r>
    </w:p>
    <w:p w:rsidR="00137AAA" w:rsidP="14D454E3" w:rsidRDefault="1A08C023" w14:paraId="58903A70" w14:textId="77777777">
      <w:pPr>
        <w:pStyle w:val="ListParagraph"/>
        <w:keepNext/>
        <w:keepLines/>
        <w:numPr>
          <w:ilvl w:val="1"/>
          <w:numId w:val="20"/>
        </w:numPr>
        <w:rPr>
          <w:rFonts w:asciiTheme="majorHAnsi" w:hAnsiTheme="majorHAnsi" w:eastAsiaTheme="majorEastAsia" w:cstheme="majorBidi"/>
        </w:rPr>
      </w:pPr>
      <w:r w:rsidRPr="14D454E3">
        <w:rPr>
          <w:rFonts w:asciiTheme="majorHAnsi" w:hAnsiTheme="majorHAnsi" w:eastAsiaTheme="majorEastAsia" w:cstheme="majorBidi"/>
        </w:rPr>
        <w:t>Review - The order booking process will be allowed, and the transaction will proceed. However, the settlement will occur only after the RFC team reviews the order.</w:t>
      </w:r>
    </w:p>
    <w:p w:rsidR="00137AAA" w:rsidP="14D454E3" w:rsidRDefault="1A08C023" w14:paraId="1C7EFE7D" w14:textId="09BCFFF7">
      <w:pPr>
        <w:pStyle w:val="ListParagraph"/>
        <w:keepNext/>
        <w:keepLines/>
        <w:numPr>
          <w:ilvl w:val="1"/>
          <w:numId w:val="20"/>
        </w:numPr>
        <w:rPr>
          <w:rFonts w:asciiTheme="majorHAnsi" w:hAnsiTheme="majorHAnsi" w:eastAsiaTheme="majorEastAsia" w:cstheme="majorBidi"/>
        </w:rPr>
      </w:pPr>
      <w:r w:rsidRPr="14D454E3">
        <w:rPr>
          <w:rFonts w:asciiTheme="majorHAnsi" w:hAnsiTheme="majorHAnsi" w:eastAsiaTheme="majorEastAsia" w:cstheme="majorBidi"/>
        </w:rPr>
        <w:t>Not Applicable - The order booking process will be allowed to proceed without any restrictions.</w:t>
      </w:r>
    </w:p>
    <w:p w:rsidR="00137AAA" w:rsidRDefault="00137AAA" w14:paraId="4EF5C106" w14:textId="77777777">
      <w:pPr>
        <w:pStyle w:val="ListParagraph"/>
        <w:keepNext/>
        <w:keepLines/>
        <w:ind w:left="3240"/>
      </w:pPr>
    </w:p>
    <w:p w:rsidR="00137AAA" w:rsidP="51EB59C4" w:rsidRDefault="00F602DC" w14:paraId="44FAE530" w14:textId="77777777">
      <w:pPr>
        <w:pStyle w:val="Heading4"/>
        <w:ind w:left="1440"/>
        <w:rPr>
          <w:rFonts w:ascii="Aptos Display" w:hAnsi="Aptos Display" w:asciiTheme="majorAscii" w:hAnsiTheme="majorAscii"/>
        </w:rPr>
      </w:pPr>
      <w:bookmarkStart w:name="_Toc1858004001" w:id="956633446"/>
      <w:r w:rsidRPr="51EB59C4" w:rsidR="78F7F7A8">
        <w:rPr>
          <w:rFonts w:ascii="Aptos Display" w:hAnsi="Aptos Display" w:asciiTheme="majorAscii" w:hAnsiTheme="majorAscii"/>
        </w:rPr>
        <w:t>3.3.4 - Merchant Order Retrieval Validation Check</w:t>
      </w:r>
      <w:bookmarkEnd w:id="956633446"/>
    </w:p>
    <w:p w:rsidR="00113478" w:rsidP="51EB59C4" w:rsidRDefault="4303234E" w14:paraId="5D404A10" w14:textId="77777777">
      <w:pPr>
        <w:pStyle w:val="Heading5"/>
        <w:ind w:left="2160"/>
        <w:rPr>
          <w:rFonts w:ascii="Aptos Display" w:hAnsi="Aptos Display" w:asciiTheme="majorAscii" w:hAnsiTheme="majorAscii"/>
        </w:rPr>
      </w:pPr>
      <w:bookmarkStart w:name="_Toc258628274" w:id="1685883556"/>
      <w:r w:rsidRPr="51EB59C4" w:rsidR="1270C449">
        <w:rPr>
          <w:rFonts w:ascii="Aptos Display" w:hAnsi="Aptos Display" w:asciiTheme="majorAscii" w:hAnsiTheme="majorAscii"/>
        </w:rPr>
        <w:t xml:space="preserve">3.3.4.1 - </w:t>
      </w:r>
      <w:commentRangeStart w:id="202"/>
      <w:r w:rsidRPr="51EB59C4" w:rsidR="1270C449">
        <w:rPr>
          <w:rFonts w:ascii="Aptos Display" w:hAnsi="Aptos Display" w:asciiTheme="majorAscii" w:hAnsiTheme="majorAscii"/>
        </w:rPr>
        <w:t xml:space="preserve">Get </w:t>
      </w:r>
      <w:r w:rsidRPr="51EB59C4" w:rsidR="28D545AD">
        <w:rPr>
          <w:rFonts w:ascii="Aptos Display" w:hAnsi="Aptos Display" w:asciiTheme="majorAscii" w:hAnsiTheme="majorAscii"/>
        </w:rPr>
        <w:t>All for</w:t>
      </w:r>
      <w:r w:rsidRPr="51EB59C4" w:rsidR="40263089">
        <w:rPr>
          <w:rFonts w:ascii="Aptos Display" w:hAnsi="Aptos Display" w:asciiTheme="majorAscii" w:hAnsiTheme="majorAscii"/>
        </w:rPr>
        <w:t xml:space="preserve"> getting </w:t>
      </w:r>
      <w:r w:rsidRPr="51EB59C4" w:rsidR="679353BC">
        <w:rPr>
          <w:rFonts w:ascii="Aptos Display" w:hAnsi="Aptos Display" w:asciiTheme="majorAscii" w:hAnsiTheme="majorAscii"/>
        </w:rPr>
        <w:t xml:space="preserve">all the order details for that </w:t>
      </w:r>
      <w:r w:rsidRPr="51EB59C4" w:rsidR="5BB9AD1A">
        <w:rPr>
          <w:rFonts w:ascii="Aptos Display" w:hAnsi="Aptos Display" w:asciiTheme="majorAscii" w:hAnsiTheme="majorAscii"/>
        </w:rPr>
        <w:t>Merchant</w:t>
      </w:r>
      <w:commentRangeEnd w:id="202"/>
      <w:r>
        <w:rPr>
          <w:rStyle w:val="CommentReference"/>
        </w:rPr>
        <w:commentReference w:id="202"/>
      </w:r>
      <w:bookmarkEnd w:id="1685883556"/>
    </w:p>
    <w:p w:rsidR="4303234E" w:rsidP="51EB59C4" w:rsidRDefault="00113478" w14:paraId="0464FD80" w14:textId="22A6E646">
      <w:pPr>
        <w:pStyle w:val="Heading5"/>
        <w:ind w:left="2160"/>
        <w:rPr>
          <w:rFonts w:ascii="Aptos Display" w:hAnsi="Aptos Display" w:asciiTheme="majorAscii" w:hAnsiTheme="majorAscii"/>
        </w:rPr>
      </w:pPr>
      <w:bookmarkStart w:name="_Toc1309363018" w:id="2006538427"/>
      <w:r w:rsidRPr="51EB59C4" w:rsidR="642D4EB7">
        <w:rPr>
          <w:rFonts w:ascii="Aptos Display" w:hAnsi="Aptos Display" w:asciiTheme="majorAscii" w:hAnsiTheme="majorAscii"/>
        </w:rPr>
        <w:t>At a single request 10,000 records will be provided</w:t>
      </w:r>
      <w:r w:rsidRPr="51EB59C4" w:rsidR="642D4EB7">
        <w:rPr>
          <w:rFonts w:ascii="Aptos Display" w:hAnsi="Aptos Display" w:asciiTheme="majorAscii" w:hAnsiTheme="majorAscii"/>
        </w:rPr>
        <w:t xml:space="preserve"> with pagination </w:t>
      </w:r>
      <w:r w:rsidRPr="51EB59C4" w:rsidR="642D4EB7">
        <w:rPr>
          <w:rFonts w:ascii="Aptos Display" w:hAnsi="Aptos Display" w:asciiTheme="majorAscii" w:hAnsiTheme="majorAscii"/>
        </w:rPr>
        <w:t>option</w:t>
      </w:r>
      <w:r w:rsidRPr="51EB59C4" w:rsidR="07BA6587">
        <w:rPr>
          <w:rFonts w:ascii="Aptos Display" w:hAnsi="Aptos Display" w:asciiTheme="majorAscii" w:hAnsiTheme="majorAscii"/>
        </w:rPr>
        <w:t xml:space="preserve"> (till records are available)</w:t>
      </w:r>
      <w:bookmarkEnd w:id="2006538427"/>
    </w:p>
    <w:tbl>
      <w:tblPr>
        <w:tblStyle w:val="TableGrid"/>
        <w:tblW w:w="0" w:type="auto"/>
        <w:tblInd w:w="2520" w:type="dxa"/>
        <w:tblLook w:val="04A0" w:firstRow="1" w:lastRow="0" w:firstColumn="1" w:lastColumn="0" w:noHBand="0" w:noVBand="1"/>
      </w:tblPr>
      <w:tblGrid>
        <w:gridCol w:w="1560"/>
        <w:gridCol w:w="1444"/>
        <w:gridCol w:w="3900"/>
      </w:tblGrid>
      <w:tr w:rsidR="00137AAA" w14:paraId="45DABB70" w14:textId="77777777">
        <w:trPr>
          <w:trHeight w:val="360"/>
        </w:trPr>
        <w:tc>
          <w:tcPr>
            <w:tcW w:w="1560" w:type="dxa"/>
            <w:shd w:val="clear" w:color="auto" w:fill="00B0F0"/>
          </w:tcPr>
          <w:p w:rsidR="00137AAA" w:rsidRDefault="00F602DC" w14:paraId="27AEDCE2"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444" w:type="dxa"/>
            <w:shd w:val="clear" w:color="auto" w:fill="00B0F0"/>
          </w:tcPr>
          <w:p w:rsidR="00137AAA" w:rsidRDefault="00F602DC" w14:paraId="7A5C9ACC"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3900" w:type="dxa"/>
            <w:shd w:val="clear" w:color="auto" w:fill="00B0F0"/>
          </w:tcPr>
          <w:p w:rsidR="00137AAA" w:rsidRDefault="00F602DC" w14:paraId="4DAB7600"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14:paraId="746727CE" w14:textId="77777777">
        <w:trPr>
          <w:trHeight w:val="300"/>
        </w:trPr>
        <w:tc>
          <w:tcPr>
            <w:tcW w:w="1560" w:type="dxa"/>
            <w:shd w:val="clear" w:color="auto" w:fill="FFFFFF" w:themeFill="background1"/>
          </w:tcPr>
          <w:p w:rsidR="00137AAA" w:rsidRDefault="00F602DC" w14:paraId="73557E91"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444" w:type="dxa"/>
            <w:shd w:val="clear" w:color="auto" w:fill="FFFFFF" w:themeFill="background1"/>
          </w:tcPr>
          <w:p w:rsidR="00137AAA" w:rsidRDefault="00F602DC" w14:paraId="31E57A6F"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900" w:type="dxa"/>
            <w:shd w:val="clear" w:color="auto" w:fill="FFFFFF" w:themeFill="background1"/>
          </w:tcPr>
          <w:p w:rsidR="00137AAA" w:rsidRDefault="00F602DC" w14:paraId="4B96D49B"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80131C" w14:paraId="023896B2" w14:textId="77777777">
        <w:trPr>
          <w:trHeight w:val="300"/>
        </w:trPr>
        <w:tc>
          <w:tcPr>
            <w:tcW w:w="1560" w:type="dxa"/>
            <w:shd w:val="clear" w:color="auto" w:fill="FFFFFF" w:themeFill="background1"/>
          </w:tcPr>
          <w:p w:rsidR="0080131C" w:rsidRDefault="00984F87" w14:paraId="160EA5EE" w14:textId="69239A42">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Period</w:t>
            </w:r>
          </w:p>
        </w:tc>
        <w:tc>
          <w:tcPr>
            <w:tcW w:w="1444" w:type="dxa"/>
            <w:shd w:val="clear" w:color="auto" w:fill="FFFFFF" w:themeFill="background1"/>
          </w:tcPr>
          <w:p w:rsidR="0080131C" w:rsidRDefault="00984F87" w14:paraId="4B005A53" w14:textId="13C8958D">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900" w:type="dxa"/>
            <w:shd w:val="clear" w:color="auto" w:fill="FFFFFF" w:themeFill="background1"/>
          </w:tcPr>
          <w:p w:rsidR="0080131C" w:rsidRDefault="00984F87" w14:paraId="67960B33" w14:textId="17234A16">
            <w:pPr>
              <w:spacing w:after="0"/>
              <w:rPr>
                <w:rFonts w:ascii="Aptos Display" w:hAnsi="Aptos Display" w:eastAsia="Aptos Display" w:cs="Aptos Display"/>
                <w:sz w:val="20"/>
                <w:szCs w:val="20"/>
              </w:rPr>
            </w:pPr>
            <w:r>
              <w:rPr>
                <w:rFonts w:ascii="Aptos Display" w:hAnsi="Aptos Display" w:eastAsia="Aptos Display" w:cs="Aptos Display"/>
                <w:sz w:val="20"/>
                <w:szCs w:val="20"/>
              </w:rPr>
              <w:t>Particular Period creation for orders</w:t>
            </w:r>
            <w:r w:rsidR="00526BB5">
              <w:rPr>
                <w:rFonts w:ascii="Aptos Display" w:hAnsi="Aptos Display" w:eastAsia="Aptos Display" w:cs="Aptos Display"/>
                <w:sz w:val="20"/>
                <w:szCs w:val="20"/>
              </w:rPr>
              <w:t xml:space="preserve"> – DD/MM/YYYY</w:t>
            </w:r>
          </w:p>
        </w:tc>
      </w:tr>
    </w:tbl>
    <w:p w:rsidR="00137AAA" w:rsidRDefault="00137AAA" w14:paraId="020AA332" w14:textId="77777777">
      <w:pPr>
        <w:ind w:left="2520"/>
        <w:rPr>
          <w:rFonts w:asciiTheme="majorHAnsi" w:hAnsiTheme="majorHAnsi" w:eastAsiaTheme="majorEastAsia" w:cstheme="majorBidi"/>
          <w:b/>
          <w:bCs/>
        </w:rPr>
      </w:pPr>
    </w:p>
    <w:p w:rsidR="00137AAA" w:rsidP="51EB59C4" w:rsidRDefault="00F602DC" w14:paraId="6D2356D8" w14:textId="54FE766D">
      <w:pPr>
        <w:ind w:left="2160"/>
        <w:rPr>
          <w:rStyle w:val="Heading5Char"/>
          <w:rFonts w:ascii="Aptos Display" w:hAnsi="Aptos Display" w:asciiTheme="majorAscii" w:hAnsiTheme="majorAscii"/>
        </w:rPr>
      </w:pPr>
      <w:bookmarkStart w:name="_Toc1482788804" w:id="520436066"/>
      <w:r w:rsidRPr="51EB59C4" w:rsidR="78F7F7A8">
        <w:rPr>
          <w:rStyle w:val="Heading5Char"/>
          <w:rFonts w:ascii="Aptos Display" w:hAnsi="Aptos Display" w:asciiTheme="majorAscii" w:hAnsiTheme="majorAscii"/>
        </w:rPr>
        <w:t xml:space="preserve">3.3.4.2 - Get by </w:t>
      </w:r>
      <w:r w:rsidRPr="51EB59C4" w:rsidR="48D8A08C">
        <w:rPr>
          <w:rStyle w:val="Heading5Char"/>
          <w:rFonts w:ascii="Aptos Display" w:hAnsi="Aptos Display" w:asciiTheme="majorAscii" w:hAnsiTheme="majorAscii"/>
        </w:rPr>
        <w:t xml:space="preserve">Merchant </w:t>
      </w:r>
      <w:r w:rsidRPr="51EB59C4" w:rsidR="78F7F7A8">
        <w:rPr>
          <w:rStyle w:val="Heading5Char"/>
          <w:rFonts w:ascii="Aptos Display" w:hAnsi="Aptos Display" w:asciiTheme="majorAscii" w:hAnsiTheme="majorAscii"/>
        </w:rPr>
        <w:t>Order Number/Customer Id/ Order Status</w:t>
      </w:r>
      <w:bookmarkEnd w:id="520436066"/>
    </w:p>
    <w:tbl>
      <w:tblPr>
        <w:tblStyle w:val="TableGrid"/>
        <w:tblW w:w="0" w:type="auto"/>
        <w:tblInd w:w="2520" w:type="dxa"/>
        <w:tblLook w:val="04A0" w:firstRow="1" w:lastRow="0" w:firstColumn="1" w:lastColumn="0" w:noHBand="0" w:noVBand="1"/>
      </w:tblPr>
      <w:tblGrid>
        <w:gridCol w:w="1530"/>
        <w:gridCol w:w="1444"/>
        <w:gridCol w:w="4069"/>
      </w:tblGrid>
      <w:tr w:rsidR="00137AAA" w14:paraId="0F35FBB4" w14:textId="77777777">
        <w:trPr>
          <w:trHeight w:val="360"/>
        </w:trPr>
        <w:tc>
          <w:tcPr>
            <w:tcW w:w="1530" w:type="dxa"/>
            <w:shd w:val="clear" w:color="auto" w:fill="00B0F0"/>
          </w:tcPr>
          <w:p w:rsidR="00137AAA" w:rsidRDefault="00F602DC" w14:paraId="7FC77BF7"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444" w:type="dxa"/>
            <w:shd w:val="clear" w:color="auto" w:fill="00B0F0"/>
          </w:tcPr>
          <w:p w:rsidR="00137AAA" w:rsidRDefault="00F602DC" w14:paraId="22EBA3A6"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4069" w:type="dxa"/>
            <w:shd w:val="clear" w:color="auto" w:fill="00B0F0"/>
          </w:tcPr>
          <w:p w:rsidR="00137AAA" w:rsidRDefault="00F602DC" w14:paraId="44F1E6F4"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14:paraId="3441D50F" w14:textId="77777777">
        <w:trPr>
          <w:trHeight w:val="300"/>
        </w:trPr>
        <w:tc>
          <w:tcPr>
            <w:tcW w:w="1530" w:type="dxa"/>
            <w:shd w:val="clear" w:color="auto" w:fill="FFFFFF" w:themeFill="background1"/>
          </w:tcPr>
          <w:p w:rsidR="00137AAA" w:rsidRDefault="00F602DC" w14:paraId="2505F2CC"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444" w:type="dxa"/>
            <w:shd w:val="clear" w:color="auto" w:fill="FFFFFF" w:themeFill="background1"/>
          </w:tcPr>
          <w:p w:rsidR="00137AAA" w:rsidRDefault="00F602DC" w14:paraId="70403DBE"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RDefault="00F602DC" w14:paraId="6B8DA6B8"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Valid Request Token for Customer Creation</w:t>
            </w:r>
          </w:p>
        </w:tc>
      </w:tr>
      <w:tr w:rsidR="00137AAA" w14:paraId="22B5C18C" w14:textId="77777777">
        <w:trPr>
          <w:trHeight w:val="300"/>
        </w:trPr>
        <w:tc>
          <w:tcPr>
            <w:tcW w:w="1530" w:type="dxa"/>
            <w:shd w:val="clear" w:color="auto" w:fill="FFFFFF" w:themeFill="background1"/>
          </w:tcPr>
          <w:p w:rsidR="00137AAA" w:rsidRDefault="00F602DC" w14:paraId="23C5ECB0"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Request Type</w:t>
            </w:r>
          </w:p>
        </w:tc>
        <w:tc>
          <w:tcPr>
            <w:tcW w:w="1444" w:type="dxa"/>
            <w:shd w:val="clear" w:color="auto" w:fill="FFFFFF" w:themeFill="background1"/>
          </w:tcPr>
          <w:p w:rsidR="00137AAA" w:rsidRDefault="00F602DC" w14:paraId="7B15E3B7"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RDefault="00F602DC" w14:paraId="11CDE423"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Order Number/Customer Id/Name/Email/Phone Number/ Order Status</w:t>
            </w:r>
          </w:p>
        </w:tc>
      </w:tr>
      <w:tr w:rsidR="00137AAA" w14:paraId="7524AAD2" w14:textId="77777777">
        <w:trPr>
          <w:trHeight w:val="300"/>
        </w:trPr>
        <w:tc>
          <w:tcPr>
            <w:tcW w:w="1530" w:type="dxa"/>
            <w:shd w:val="clear" w:color="auto" w:fill="FFFFFF" w:themeFill="background1"/>
          </w:tcPr>
          <w:p w:rsidR="00137AAA" w:rsidRDefault="00F602DC" w14:paraId="31CEDF7E"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lastRenderedPageBreak/>
              <w:t>Request Value</w:t>
            </w:r>
          </w:p>
        </w:tc>
        <w:tc>
          <w:tcPr>
            <w:tcW w:w="1444" w:type="dxa"/>
            <w:shd w:val="clear" w:color="auto" w:fill="FFFFFF" w:themeFill="background1"/>
          </w:tcPr>
          <w:p w:rsidR="00137AAA" w:rsidRDefault="00F602DC" w14:paraId="6860B120"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RDefault="00F602DC" w14:paraId="6077F5FC"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Value of Order Number/Customer Id/Name/Email/Phone Number/ Order Status</w:t>
            </w:r>
          </w:p>
        </w:tc>
      </w:tr>
      <w:tr w:rsidR="00137AAA" w14:paraId="111F19EE" w14:textId="77777777">
        <w:trPr>
          <w:trHeight w:val="300"/>
        </w:trPr>
        <w:tc>
          <w:tcPr>
            <w:tcW w:w="1530" w:type="dxa"/>
            <w:shd w:val="clear" w:color="auto" w:fill="FFFFFF" w:themeFill="background1"/>
          </w:tcPr>
          <w:p w:rsidR="00137AAA" w:rsidRDefault="00326D44" w14:paraId="1ABA382C" w14:textId="3C6FD4F9">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Period</w:t>
            </w:r>
          </w:p>
        </w:tc>
        <w:tc>
          <w:tcPr>
            <w:tcW w:w="1444" w:type="dxa"/>
            <w:shd w:val="clear" w:color="auto" w:fill="FFFFFF" w:themeFill="background1"/>
          </w:tcPr>
          <w:p w:rsidR="00137AAA" w:rsidRDefault="00F602DC" w14:paraId="7509A974"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RDefault="00F602DC" w14:paraId="0EB6AD32"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Time period</w:t>
            </w:r>
          </w:p>
        </w:tc>
      </w:tr>
    </w:tbl>
    <w:p w:rsidR="00137AAA" w:rsidRDefault="00137AAA" w14:paraId="71326CDD" w14:textId="77777777">
      <w:pPr>
        <w:pStyle w:val="ListParagraph"/>
        <w:ind w:left="2520"/>
        <w:rPr>
          <w:rFonts w:asciiTheme="majorHAnsi" w:hAnsiTheme="majorHAnsi" w:eastAsiaTheme="majorEastAsia" w:cstheme="majorBidi"/>
          <w:b/>
          <w:bCs/>
        </w:rPr>
      </w:pPr>
    </w:p>
    <w:p w:rsidR="00113478" w:rsidRDefault="00113478" w14:paraId="1BD618B2" w14:textId="77777777">
      <w:pPr>
        <w:pStyle w:val="ListParagraph"/>
        <w:ind w:left="2520"/>
        <w:rPr>
          <w:rFonts w:asciiTheme="majorHAnsi" w:hAnsiTheme="majorHAnsi" w:eastAsiaTheme="majorEastAsia" w:cstheme="majorBidi"/>
          <w:b/>
          <w:bCs/>
        </w:rPr>
      </w:pPr>
    </w:p>
    <w:p w:rsidR="00137AAA" w:rsidP="51EB59C4" w:rsidRDefault="00F602DC" w14:paraId="36875D56" w14:textId="77777777">
      <w:pPr>
        <w:pStyle w:val="Heading4"/>
        <w:ind w:left="1440"/>
        <w:rPr>
          <w:rFonts w:ascii="Aptos Display" w:hAnsi="Aptos Display" w:asciiTheme="majorAscii" w:hAnsiTheme="majorAscii"/>
        </w:rPr>
      </w:pPr>
      <w:bookmarkStart w:name="_Toc586870475" w:id="1537843660"/>
      <w:r w:rsidRPr="51EB59C4" w:rsidR="78F7F7A8">
        <w:rPr>
          <w:rFonts w:ascii="Aptos Display" w:hAnsi="Aptos Display" w:asciiTheme="majorAscii" w:hAnsiTheme="majorAscii"/>
        </w:rPr>
        <w:t>3.3.5 - Auditing</w:t>
      </w:r>
      <w:bookmarkEnd w:id="1537843660"/>
    </w:p>
    <w:p w:rsidR="00137AAA" w:rsidP="0067312F" w:rsidRDefault="00F602DC" w14:paraId="02147A3F" w14:textId="77777777">
      <w:pPr>
        <w:pStyle w:val="ListParagraph"/>
        <w:numPr>
          <w:ilvl w:val="0"/>
          <w:numId w:val="21"/>
        </w:numPr>
        <w:spacing w:after="0"/>
        <w:rPr>
          <w:rFonts w:asciiTheme="majorHAnsi" w:hAnsiTheme="majorHAnsi" w:eastAsiaTheme="majorEastAsia" w:cstheme="majorBidi"/>
        </w:rPr>
      </w:pPr>
      <w:r>
        <w:rPr>
          <w:rFonts w:asciiTheme="majorHAnsi" w:hAnsiTheme="majorHAnsi" w:eastAsiaTheme="majorEastAsia" w:cstheme="majorBidi"/>
        </w:rPr>
        <w:t>All Requests and Responses must be securely logged and stored in the Database Layer.</w:t>
      </w:r>
    </w:p>
    <w:p w:rsidR="00137AAA" w:rsidRDefault="00137AAA" w14:paraId="66A279BB" w14:textId="77777777">
      <w:pPr>
        <w:pStyle w:val="ListParagraph"/>
        <w:spacing w:after="0"/>
        <w:ind w:left="2520"/>
        <w:rPr>
          <w:rFonts w:asciiTheme="majorHAnsi" w:hAnsiTheme="majorHAnsi" w:eastAsiaTheme="majorEastAsia" w:cstheme="majorBidi"/>
        </w:rPr>
      </w:pPr>
    </w:p>
    <w:p w:rsidR="00137AAA" w:rsidRDefault="00F602DC" w14:paraId="0224F9A5" w14:textId="77777777">
      <w:pPr>
        <w:spacing w:after="0"/>
        <w:ind w:left="1440"/>
        <w:rPr>
          <w:rFonts w:asciiTheme="majorHAnsi" w:hAnsiTheme="majorHAnsi" w:eastAsiaTheme="majorEastAsia" w:cstheme="majorBidi"/>
        </w:rPr>
      </w:pPr>
      <w:r>
        <w:rPr>
          <w:rFonts w:asciiTheme="majorHAnsi" w:hAnsiTheme="majorHAnsi"/>
        </w:rPr>
        <w:t>3.3.6</w:t>
      </w:r>
      <w:r>
        <w:rPr>
          <w:rStyle w:val="Heading4Char"/>
        </w:rPr>
        <w:t xml:space="preserve"> - Notification</w:t>
      </w:r>
    </w:p>
    <w:p w:rsidR="00137AAA" w:rsidP="0067312F" w:rsidRDefault="00F602DC" w14:paraId="5F89D8F9" w14:textId="77777777">
      <w:pPr>
        <w:pStyle w:val="ListParagraph"/>
        <w:numPr>
          <w:ilvl w:val="0"/>
          <w:numId w:val="8"/>
        </w:numPr>
        <w:spacing w:after="0"/>
        <w:rPr>
          <w:rFonts w:asciiTheme="majorHAnsi" w:hAnsiTheme="majorHAnsi" w:eastAsiaTheme="majorEastAsia" w:cstheme="majorBidi"/>
        </w:rPr>
      </w:pPr>
      <w:r>
        <w:rPr>
          <w:rFonts w:asciiTheme="majorHAnsi" w:hAnsiTheme="majorHAnsi" w:eastAsiaTheme="majorEastAsia" w:cstheme="majorBidi"/>
        </w:rPr>
        <w:t>Customer and Merchant will be notified over email and SMS for successful Order Creation as per configuration has been setup during Merchant Onboarding</w:t>
      </w:r>
    </w:p>
    <w:p w:rsidR="00137AAA" w:rsidP="51EB59C4" w:rsidRDefault="00F602DC" w14:paraId="4655C4D7" w14:textId="77777777">
      <w:pPr>
        <w:pStyle w:val="Heading4"/>
        <w:ind w:left="1440"/>
        <w:rPr>
          <w:rFonts w:ascii="Aptos Display" w:hAnsi="Aptos Display" w:asciiTheme="majorAscii" w:hAnsiTheme="majorAscii"/>
        </w:rPr>
      </w:pPr>
      <w:bookmarkStart w:name="_Toc122108669" w:id="2065891919"/>
      <w:r w:rsidRPr="51EB59C4" w:rsidR="78F7F7A8">
        <w:rPr>
          <w:rFonts w:ascii="Aptos Display" w:hAnsi="Aptos Display" w:asciiTheme="majorAscii" w:hAnsiTheme="majorAscii"/>
        </w:rPr>
        <w:t>3.3.7 - Error code</w:t>
      </w:r>
      <w:bookmarkEnd w:id="2065891919"/>
    </w:p>
    <w:p w:rsidR="00137AAA" w:rsidP="0067312F" w:rsidRDefault="00F602DC" w14:paraId="636D4AAA" w14:textId="77777777">
      <w:pPr>
        <w:pStyle w:val="ListParagraph"/>
        <w:numPr>
          <w:ilvl w:val="0"/>
          <w:numId w:val="22"/>
        </w:numPr>
        <w:spacing w:after="0"/>
        <w:rPr>
          <w:rFonts w:asciiTheme="majorHAnsi" w:hAnsiTheme="majorHAnsi" w:eastAsiaTheme="majorEastAsia" w:cstheme="majorBidi"/>
        </w:rPr>
      </w:pPr>
      <w:r>
        <w:rPr>
          <w:rFonts w:asciiTheme="majorHAnsi" w:hAnsiTheme="majorHAnsi" w:eastAsiaTheme="majorEastAsia" w:cstheme="majorBidi"/>
        </w:rPr>
        <w:t>Maintain the proper Individual Error Code for each failure</w:t>
      </w:r>
    </w:p>
    <w:p w:rsidR="00137AAA" w:rsidRDefault="00137AAA" w14:paraId="72D63E70" w14:textId="77777777">
      <w:pPr>
        <w:pStyle w:val="ListParagraph"/>
        <w:keepNext/>
        <w:keepLines/>
        <w:ind w:left="3240"/>
      </w:pPr>
    </w:p>
    <w:p w:rsidR="00137AAA" w:rsidP="0067312F" w:rsidRDefault="00F602DC" w14:paraId="4C83C784" w14:textId="77777777">
      <w:pPr>
        <w:pStyle w:val="Heading2"/>
        <w:numPr>
          <w:ilvl w:val="0"/>
          <w:numId w:val="6"/>
        </w:numPr>
        <w:rPr/>
      </w:pPr>
      <w:bookmarkStart w:name="_Toc494742007" w:id="207"/>
      <w:bookmarkStart w:name="_Toc1586519878" w:id="1414700004"/>
      <w:r w:rsidR="78F7F7A8">
        <w:rPr/>
        <w:t>FS_TX 4 – Merchant Payment Transaction</w:t>
      </w:r>
      <w:bookmarkEnd w:id="1414700004"/>
      <w:r w:rsidR="78F7F7A8">
        <w:rPr/>
        <w:t xml:space="preserve"> </w:t>
      </w:r>
      <w:bookmarkEnd w:id="207"/>
    </w:p>
    <w:p w:rsidR="00137AAA" w:rsidP="51EB59C4" w:rsidRDefault="00F602DC" w14:paraId="7689E54C" w14:textId="77777777">
      <w:pPr>
        <w:pStyle w:val="Heading3"/>
        <w:ind w:left="720"/>
        <w:rPr>
          <w:rFonts w:ascii="Aptos Display" w:hAnsi="Aptos Display" w:asciiTheme="majorAscii" w:hAnsiTheme="majorAscii"/>
        </w:rPr>
      </w:pPr>
      <w:bookmarkStart w:name="_Toc1517772441" w:id="208"/>
      <w:bookmarkStart w:name="_Toc1755999172" w:id="291786076"/>
      <w:r w:rsidRPr="51EB59C4" w:rsidR="78F7F7A8">
        <w:rPr>
          <w:rFonts w:ascii="Aptos Display" w:hAnsi="Aptos Display" w:asciiTheme="majorAscii" w:hAnsiTheme="majorAscii"/>
        </w:rPr>
        <w:t>4.1 - Objective</w:t>
      </w:r>
      <w:bookmarkEnd w:id="208"/>
      <w:bookmarkEnd w:id="291786076"/>
    </w:p>
    <w:p w:rsidR="00137AAA" w:rsidRDefault="00F602DC" w14:paraId="232E865A" w14:textId="77777777">
      <w:pPr>
        <w:spacing w:before="240" w:after="240"/>
        <w:ind w:left="720"/>
      </w:pPr>
      <w:r>
        <w:rPr>
          <w:rFonts w:ascii="Aptos" w:hAnsi="Aptos" w:eastAsia="Aptos" w:cs="Aptos"/>
        </w:rPr>
        <w:t>To implement a Merchant Payment Transaction system, we need to design a process that handles the following key aspects:</w:t>
      </w:r>
    </w:p>
    <w:p w:rsidR="00137AAA" w:rsidP="0067312F" w:rsidRDefault="00F602DC" w14:paraId="4AE4FA58" w14:textId="77777777">
      <w:pPr>
        <w:pStyle w:val="ListParagraph"/>
        <w:numPr>
          <w:ilvl w:val="0"/>
          <w:numId w:val="23"/>
        </w:numPr>
        <w:spacing w:after="0"/>
        <w:rPr>
          <w:rFonts w:ascii="Aptos" w:hAnsi="Aptos" w:eastAsia="Aptos" w:cs="Aptos"/>
        </w:rPr>
      </w:pPr>
      <w:r>
        <w:rPr>
          <w:rFonts w:ascii="Aptos" w:hAnsi="Aptos" w:eastAsia="Aptos" w:cs="Aptos"/>
          <w:b/>
          <w:bCs/>
        </w:rPr>
        <w:t>Payment Request Creation</w:t>
      </w:r>
      <w:r>
        <w:rPr>
          <w:rFonts w:ascii="Aptos" w:hAnsi="Aptos" w:eastAsia="Aptos" w:cs="Aptos"/>
        </w:rPr>
        <w:t>: Initiating a payment transaction from the merchant.</w:t>
      </w:r>
    </w:p>
    <w:p w:rsidR="00137AAA" w:rsidP="0067312F" w:rsidRDefault="00F602DC" w14:paraId="4D64DF07" w14:textId="77777777">
      <w:pPr>
        <w:pStyle w:val="ListParagraph"/>
        <w:numPr>
          <w:ilvl w:val="0"/>
          <w:numId w:val="23"/>
        </w:numPr>
        <w:spacing w:after="0"/>
        <w:rPr>
          <w:rFonts w:ascii="Aptos" w:hAnsi="Aptos" w:eastAsia="Aptos" w:cs="Aptos"/>
        </w:rPr>
      </w:pPr>
      <w:r>
        <w:rPr>
          <w:rFonts w:ascii="Aptos" w:hAnsi="Aptos" w:eastAsia="Aptos" w:cs="Aptos"/>
          <w:b/>
          <w:bCs/>
        </w:rPr>
        <w:t>Payment Processing</w:t>
      </w:r>
      <w:r>
        <w:rPr>
          <w:rFonts w:ascii="Aptos" w:hAnsi="Aptos" w:eastAsia="Aptos" w:cs="Aptos"/>
        </w:rPr>
        <w:t>: Validating, processing, and completing the payment.</w:t>
      </w:r>
    </w:p>
    <w:p w:rsidR="00137AAA" w:rsidP="0067312F" w:rsidRDefault="00F602DC" w14:paraId="31CD0050" w14:textId="77777777">
      <w:pPr>
        <w:pStyle w:val="ListParagraph"/>
        <w:numPr>
          <w:ilvl w:val="0"/>
          <w:numId w:val="23"/>
        </w:numPr>
        <w:spacing w:after="0"/>
        <w:rPr>
          <w:rFonts w:ascii="Aptos" w:hAnsi="Aptos" w:eastAsia="Aptos" w:cs="Aptos"/>
        </w:rPr>
      </w:pPr>
      <w:r>
        <w:rPr>
          <w:rFonts w:ascii="Aptos" w:hAnsi="Aptos" w:eastAsia="Aptos" w:cs="Aptos"/>
          <w:b/>
          <w:bCs/>
        </w:rPr>
        <w:t>Retry Mechanism</w:t>
      </w:r>
      <w:r>
        <w:rPr>
          <w:rFonts w:ascii="Aptos" w:hAnsi="Aptos" w:eastAsia="Aptos" w:cs="Aptos"/>
        </w:rPr>
        <w:t>: Handling failed payment attempts with retry logic based on merchant configuration</w:t>
      </w:r>
    </w:p>
    <w:p w:rsidR="00137AAA" w:rsidP="0067312F" w:rsidRDefault="00F602DC" w14:paraId="2091BEB4" w14:textId="77777777">
      <w:pPr>
        <w:pStyle w:val="ListParagraph"/>
        <w:numPr>
          <w:ilvl w:val="0"/>
          <w:numId w:val="23"/>
        </w:numPr>
        <w:spacing w:after="0"/>
        <w:rPr>
          <w:rFonts w:ascii="Aptos" w:hAnsi="Aptos" w:eastAsia="Aptos" w:cs="Aptos"/>
        </w:rPr>
      </w:pPr>
      <w:r>
        <w:rPr>
          <w:rFonts w:ascii="Aptos" w:hAnsi="Aptos" w:eastAsia="Aptos" w:cs="Aptos"/>
          <w:b/>
          <w:bCs/>
        </w:rPr>
        <w:t>Security and Compliance</w:t>
      </w:r>
      <w:r>
        <w:rPr>
          <w:rFonts w:ascii="Aptos" w:hAnsi="Aptos" w:eastAsia="Aptos" w:cs="Aptos"/>
        </w:rPr>
        <w:t>: Ensuring the transaction process is secure and compliant with relevant regulations.</w:t>
      </w:r>
    </w:p>
    <w:p w:rsidR="00137AAA" w:rsidP="0067312F" w:rsidRDefault="00F602DC" w14:paraId="124DB75D" w14:textId="77777777">
      <w:pPr>
        <w:pStyle w:val="ListParagraph"/>
        <w:numPr>
          <w:ilvl w:val="0"/>
          <w:numId w:val="23"/>
        </w:numPr>
        <w:spacing w:after="0"/>
      </w:pPr>
      <w:r>
        <w:rPr>
          <w:b/>
          <w:bCs/>
        </w:rPr>
        <w:t>Integration with Channel Bank</w:t>
      </w:r>
      <w:r>
        <w:t>: Establish a reliable connection with the Channel Bank for handling transaction settlements and reconciliation, ensuring that funds are accurately credited to the merchant's account.</w:t>
      </w:r>
    </w:p>
    <w:p w:rsidR="00137AAA" w:rsidP="0067312F" w:rsidRDefault="00F602DC" w14:paraId="4A80388F" w14:textId="77777777">
      <w:pPr>
        <w:pStyle w:val="ListParagraph"/>
        <w:numPr>
          <w:ilvl w:val="0"/>
          <w:numId w:val="23"/>
        </w:numPr>
        <w:spacing w:after="0"/>
      </w:pPr>
      <w:r>
        <w:rPr>
          <w:b/>
          <w:bCs/>
        </w:rPr>
        <w:t>Customer Experience Enhancement</w:t>
      </w:r>
      <w:r>
        <w:t>: Improve the overall customer experience by providing a reliable, fast, and secure payment process, with clear communication and support in case of payment issues.</w:t>
      </w:r>
    </w:p>
    <w:p w:rsidR="00137AAA" w:rsidP="0067312F" w:rsidRDefault="00F602DC" w14:paraId="3406B49F" w14:textId="77777777">
      <w:pPr>
        <w:pStyle w:val="ListParagraph"/>
        <w:numPr>
          <w:ilvl w:val="0"/>
          <w:numId w:val="23"/>
        </w:numPr>
        <w:spacing w:after="0"/>
      </w:pPr>
      <w:r>
        <w:rPr>
          <w:b/>
          <w:bCs/>
        </w:rPr>
        <w:t>Scalability and Performance Optimization</w:t>
      </w:r>
      <w:r>
        <w:t>: Design the system to handle varying transaction volumes, with the ability to scale as needed while optimizing performance to reduce processing times and improve system responsiveness.</w:t>
      </w:r>
    </w:p>
    <w:p w:rsidR="00137AAA" w:rsidRDefault="00137AAA" w14:paraId="004BF61B" w14:textId="77777777">
      <w:pPr>
        <w:pStyle w:val="ListParagraph"/>
        <w:spacing w:after="0"/>
        <w:ind w:left="1080"/>
        <w:rPr>
          <w:rFonts w:ascii="Aptos" w:hAnsi="Aptos" w:eastAsia="Aptos" w:cs="Aptos"/>
        </w:rPr>
      </w:pPr>
    </w:p>
    <w:p w:rsidR="00137AAA" w:rsidP="51EB59C4" w:rsidRDefault="4303234E" w14:paraId="7D2D2214" w14:textId="77777777">
      <w:pPr>
        <w:ind w:firstLine="720"/>
        <w:rPr>
          <w:rStyle w:val="Heading4Char"/>
          <w:rFonts w:ascii="Aptos Display" w:hAnsi="Aptos Display" w:asciiTheme="majorAscii" w:hAnsiTheme="majorAscii"/>
        </w:rPr>
      </w:pPr>
      <w:bookmarkStart w:name="_Toc64513525" w:id="1109339553"/>
      <w:r w:rsidRPr="51EB59C4" w:rsidR="1270C449">
        <w:rPr>
          <w:rStyle w:val="Heading4Char"/>
          <w:rFonts w:ascii="Aptos Display" w:hAnsi="Aptos Display" w:asciiTheme="majorAscii" w:hAnsiTheme="majorAscii"/>
        </w:rPr>
        <w:t xml:space="preserve">4.1.1 - </w:t>
      </w:r>
      <w:commentRangeStart w:id="211"/>
      <w:commentRangeStart w:id="212"/>
      <w:commentRangeStart w:id="213"/>
      <w:r w:rsidRPr="51EB59C4" w:rsidR="1270C449">
        <w:rPr>
          <w:rStyle w:val="Heading4Char"/>
          <w:rFonts w:ascii="Aptos Display" w:hAnsi="Aptos Display" w:asciiTheme="majorAscii" w:hAnsiTheme="majorAscii"/>
        </w:rPr>
        <w:t>Transaction Ref Number Creation</w:t>
      </w:r>
      <w:commentRangeEnd w:id="211"/>
      <w:r>
        <w:rPr>
          <w:rStyle w:val="CommentReference"/>
        </w:rPr>
        <w:commentReference w:id="211"/>
      </w:r>
      <w:commentRangeEnd w:id="212"/>
      <w:r>
        <w:rPr>
          <w:rStyle w:val="CommentReference"/>
        </w:rPr>
        <w:commentReference w:id="212"/>
      </w:r>
      <w:commentRangeEnd w:id="213"/>
      <w:r>
        <w:rPr>
          <w:rStyle w:val="CommentReference"/>
        </w:rPr>
        <w:commentReference w:id="213"/>
      </w:r>
      <w:bookmarkEnd w:id="1109339553"/>
    </w:p>
    <w:p w:rsidR="00137AAA" w:rsidP="0067312F" w:rsidRDefault="00F602DC" w14:paraId="478142EA" w14:textId="77777777">
      <w:pPr>
        <w:pStyle w:val="ListParagraph"/>
        <w:numPr>
          <w:ilvl w:val="0"/>
          <w:numId w:val="24"/>
        </w:numPr>
        <w:rPr>
          <w:rStyle w:val="Heading4Char"/>
          <w:rFonts w:asciiTheme="majorHAnsi" w:hAnsiTheme="majorHAnsi"/>
        </w:rPr>
      </w:pPr>
      <w:r>
        <w:t>An ATRN number will be generated for every transaction linked to an order, ensuring that each transaction can be uniquely identified across the merchant’s system.</w:t>
      </w:r>
    </w:p>
    <w:p w:rsidR="00137AAA" w:rsidP="0067312F" w:rsidRDefault="4303234E" w14:paraId="44F0F794" w14:textId="2A365DCD">
      <w:pPr>
        <w:pStyle w:val="ListParagraph"/>
        <w:numPr>
          <w:ilvl w:val="0"/>
          <w:numId w:val="24"/>
        </w:numPr>
      </w:pPr>
      <w:r>
        <w:t xml:space="preserve">The ATRN number's length will be a minimum of </w:t>
      </w:r>
      <w:r w:rsidRPr="2EF4D6A4">
        <w:rPr>
          <w:b/>
          <w:bCs/>
        </w:rPr>
        <w:t>20 characters</w:t>
      </w:r>
      <w:r>
        <w:t xml:space="preserve"> to a maximum of </w:t>
      </w:r>
      <w:r w:rsidRPr="2EF4D6A4">
        <w:rPr>
          <w:b/>
          <w:bCs/>
        </w:rPr>
        <w:t>30 characters</w:t>
      </w:r>
      <w:r>
        <w:t xml:space="preserve">. </w:t>
      </w:r>
      <w:commentRangeStart w:id="214"/>
      <w:commentRangeStart w:id="215"/>
      <w:r>
        <w:t xml:space="preserve">This length will be changed in incremental way once ATRN </w:t>
      </w:r>
      <w:r w:rsidR="1BD357BD">
        <w:t>is generated.</w:t>
      </w:r>
      <w:commentRangeEnd w:id="214"/>
      <w:r>
        <w:rPr>
          <w:rStyle w:val="CommentReference"/>
        </w:rPr>
        <w:commentReference w:id="214"/>
      </w:r>
      <w:commentRangeEnd w:id="215"/>
      <w:r>
        <w:rPr>
          <w:rStyle w:val="CommentReference"/>
        </w:rPr>
        <w:commentReference w:id="215"/>
      </w:r>
    </w:p>
    <w:p w:rsidR="00137AAA" w:rsidP="0067312F" w:rsidRDefault="00F602DC" w14:paraId="6B56CA2C" w14:textId="77777777">
      <w:pPr>
        <w:pStyle w:val="ListParagraph"/>
        <w:numPr>
          <w:ilvl w:val="0"/>
          <w:numId w:val="24"/>
        </w:numPr>
      </w:pPr>
      <w:r>
        <w:t xml:space="preserve">The ATRN number will be an </w:t>
      </w:r>
      <w:r>
        <w:rPr>
          <w:b/>
          <w:bCs/>
        </w:rPr>
        <w:t>alphanumeric value,</w:t>
      </w:r>
      <w:r>
        <w:t xml:space="preserve"> which may include a combination of letters (A-Z, a-z) and numbers (0-9).</w:t>
      </w:r>
    </w:p>
    <w:p w:rsidR="00137AAA" w:rsidP="0067312F" w:rsidRDefault="00F602DC" w14:paraId="7B96D8EA" w14:textId="77777777">
      <w:pPr>
        <w:pStyle w:val="ListParagraph"/>
        <w:numPr>
          <w:ilvl w:val="0"/>
          <w:numId w:val="24"/>
        </w:numPr>
      </w:pPr>
      <w:r>
        <w:t>This ATRN will serve as a unique identifier for tracking and reconciling transactions within the system, ensuring that each transaction is distinct and easily traceable.</w:t>
      </w:r>
    </w:p>
    <w:p w:rsidR="00137AAA" w:rsidRDefault="00137AAA" w14:paraId="650C8E9A" w14:textId="77777777">
      <w:pPr>
        <w:ind w:left="1440"/>
        <w:rPr>
          <w:rStyle w:val="Heading4Char"/>
          <w:rFonts w:asciiTheme="majorHAnsi" w:hAnsiTheme="majorHAnsi"/>
        </w:rPr>
      </w:pPr>
    </w:p>
    <w:p w:rsidR="00137AAA" w:rsidP="51EB59C4" w:rsidRDefault="4303234E" w14:paraId="2DC7A50E" w14:textId="77777777">
      <w:pPr>
        <w:ind w:firstLine="720"/>
        <w:rPr>
          <w:rStyle w:val="Heading4Char"/>
          <w:rFonts w:ascii="Aptos Display" w:hAnsi="Aptos Display" w:asciiTheme="majorAscii" w:hAnsiTheme="majorAscii"/>
        </w:rPr>
      </w:pPr>
      <w:bookmarkStart w:name="_Toc1875023708" w:id="70487892"/>
      <w:r w:rsidRPr="51EB59C4" w:rsidR="1270C449">
        <w:rPr>
          <w:rStyle w:val="Heading4Char"/>
          <w:rFonts w:ascii="Aptos Display" w:hAnsi="Aptos Display" w:asciiTheme="majorAscii" w:hAnsiTheme="majorAscii"/>
        </w:rPr>
        <w:t xml:space="preserve">4.1.2 - </w:t>
      </w:r>
      <w:commentRangeStart w:id="217"/>
      <w:commentRangeStart w:id="218"/>
      <w:commentRangeStart w:id="219"/>
      <w:r w:rsidRPr="51EB59C4" w:rsidR="1270C449">
        <w:rPr>
          <w:rStyle w:val="Heading4Char"/>
          <w:rFonts w:ascii="Aptos Display" w:hAnsi="Aptos Display" w:asciiTheme="majorAscii" w:hAnsiTheme="majorAscii"/>
        </w:rPr>
        <w:t>Transaction Life Cycle Managment</w:t>
      </w:r>
      <w:commentRangeEnd w:id="217"/>
      <w:r>
        <w:rPr>
          <w:rStyle w:val="CommentReference"/>
        </w:rPr>
        <w:commentReference w:id="217"/>
      </w:r>
      <w:commentRangeEnd w:id="218"/>
      <w:r>
        <w:rPr>
          <w:rStyle w:val="CommentReference"/>
        </w:rPr>
        <w:commentReference w:id="218"/>
      </w:r>
      <w:commentRangeEnd w:id="219"/>
      <w:r>
        <w:rPr>
          <w:rStyle w:val="CommentReference"/>
        </w:rPr>
        <w:commentReference w:id="219"/>
      </w:r>
      <w:bookmarkEnd w:id="70487892"/>
    </w:p>
    <w:p w:rsidR="00137AAA" w:rsidP="51EB59C4" w:rsidRDefault="4303234E" w14:paraId="5F13CE45" w14:textId="439168BA">
      <w:pPr>
        <w:pStyle w:val="ListParagraph"/>
        <w:numPr>
          <w:ilvl w:val="0"/>
          <w:numId w:val="10"/>
        </w:numPr>
        <w:rPr>
          <w:rFonts w:ascii="Aptos Display" w:hAnsi="Aptos Display" w:eastAsia="宋体" w:cs="" w:asciiTheme="majorAscii" w:hAnsiTheme="majorAscii" w:eastAsiaTheme="majorEastAsia" w:cstheme="majorBidi"/>
        </w:rPr>
      </w:pPr>
      <w:r w:rsidR="1270C449">
        <w:rPr/>
        <w:t xml:space="preserve">This process involves managing transactions through clearly defined statuses: </w:t>
      </w:r>
      <w:commentRangeStart w:id="220"/>
      <w:commentRangeStart w:id="221"/>
      <w:r w:rsidRPr="51EB59C4" w:rsidR="61E00CA8">
        <w:rPr>
          <w:b w:val="1"/>
          <w:bCs w:val="1"/>
        </w:rPr>
        <w:t>Book</w:t>
      </w:r>
      <w:r w:rsidRPr="51EB59C4" w:rsidR="1270C449">
        <w:rPr>
          <w:b w:val="1"/>
          <w:bCs w:val="1"/>
        </w:rPr>
        <w:t>ed</w:t>
      </w:r>
      <w:commentRangeEnd w:id="220"/>
      <w:r>
        <w:rPr>
          <w:rStyle w:val="CommentReference"/>
        </w:rPr>
        <w:commentReference w:id="220"/>
      </w:r>
      <w:commentRangeEnd w:id="221"/>
      <w:r>
        <w:rPr>
          <w:rStyle w:val="CommentReference"/>
        </w:rPr>
        <w:commentReference w:id="221"/>
      </w:r>
      <w:r w:rsidRPr="51EB59C4" w:rsidR="1270C449">
        <w:rPr>
          <w:b w:val="1"/>
          <w:bCs w:val="1"/>
        </w:rPr>
        <w:t>, Paid, Expired, Refund, Settled,</w:t>
      </w:r>
      <w:r w:rsidR="1270C449">
        <w:rPr/>
        <w:t xml:space="preserve"> and </w:t>
      </w:r>
      <w:r w:rsidRPr="51EB59C4" w:rsidR="1270C449">
        <w:rPr>
          <w:b w:val="1"/>
          <w:bCs w:val="1"/>
        </w:rPr>
        <w:t>Failed.</w:t>
      </w:r>
      <w:r w:rsidR="1270C449">
        <w:rPr/>
        <w:t xml:space="preserve"> Each status</w:t>
      </w:r>
      <w:r w:rsidR="3DE70DEF">
        <w:rPr/>
        <w:t xml:space="preserve">   </w:t>
      </w:r>
      <w:r w:rsidR="1270C449">
        <w:rPr/>
        <w:t xml:space="preserve"> is associated with specific conditions that govern when and how a transaction transitions between these states.</w:t>
      </w:r>
    </w:p>
    <w:p w:rsidR="00137AAA" w:rsidP="00F3122C" w:rsidRDefault="4303234E" w14:paraId="15DD1226" w14:textId="5AF6D145">
      <w:pPr>
        <w:pStyle w:val="ListParagraph"/>
        <w:numPr>
          <w:ilvl w:val="0"/>
          <w:numId w:val="10"/>
        </w:numPr>
        <w:rPr>
          <w:rStyle w:val="Heading5Char"/>
        </w:rPr>
      </w:pPr>
      <w:commentRangeStart w:id="222"/>
      <w:commentRangeStart w:id="223"/>
      <w:commentRangeStart w:id="224"/>
      <w:commentRangeEnd w:id="222"/>
      <w:r>
        <w:rPr>
          <w:rStyle w:val="CommentReference"/>
        </w:rPr>
        <w:commentReference w:id="222"/>
      </w:r>
      <w:r w:rsidRPr="00F3122C" w:rsidR="00F3122C">
        <w:rPr>
          <w:noProof/>
          <w:lang w:val="en-IN" w:eastAsia="en-IN"/>
        </w:rPr>
        <w:drawing>
          <wp:inline distT="0" distB="0" distL="0" distR="0" wp14:anchorId="227E04D2" wp14:editId="20AE54C5">
            <wp:extent cx="5943600" cy="2251710"/>
            <wp:effectExtent l="0" t="0" r="0" b="0"/>
            <wp:docPr id="4" name="Picture 4" descr="C:\Users\C-edge\Download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ge\Downloads\pi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commentRangeEnd w:id="223"/>
      <w:r>
        <w:rPr>
          <w:rStyle w:val="CommentReference"/>
        </w:rPr>
        <w:commentReference w:id="223"/>
      </w:r>
      <w:commentRangeEnd w:id="224"/>
      <w:r w:rsidR="006E121D">
        <w:rPr>
          <w:rStyle w:val="CommentReference"/>
        </w:rPr>
        <w:commentReference w:id="224"/>
      </w:r>
      <w:r>
        <w:tab/>
      </w:r>
      <w:r w:rsidRPr="2EF4D6A4">
        <w:rPr>
          <w:rStyle w:val="Heading5Char"/>
        </w:rPr>
        <w:t>4.1.2.1 - Booked</w:t>
      </w:r>
    </w:p>
    <w:p w:rsidR="00137AAA" w:rsidP="0067312F" w:rsidRDefault="00F602DC" w14:paraId="5D0DF08E" w14:textId="77777777">
      <w:pPr>
        <w:pStyle w:val="ListParagraph"/>
        <w:numPr>
          <w:ilvl w:val="2"/>
          <w:numId w:val="10"/>
        </w:numPr>
      </w:pPr>
      <w:r>
        <w:rPr>
          <w:b/>
          <w:bCs/>
        </w:rPr>
        <w:t>Description:</w:t>
      </w:r>
      <w:r>
        <w:t xml:space="preserve"> This is the initial status of a transaction once it has been successfully initiated.</w:t>
      </w:r>
    </w:p>
    <w:p w:rsidR="00137AAA" w:rsidP="0067312F" w:rsidRDefault="00F602DC" w14:paraId="7AD24CA0" w14:textId="77777777">
      <w:pPr>
        <w:pStyle w:val="ListParagraph"/>
        <w:numPr>
          <w:ilvl w:val="2"/>
          <w:numId w:val="10"/>
        </w:numPr>
        <w:spacing w:after="0"/>
        <w:rPr>
          <w:b/>
          <w:bCs/>
        </w:rPr>
      </w:pPr>
      <w:r>
        <w:rPr>
          <w:b/>
          <w:bCs/>
        </w:rPr>
        <w:t>Conditions:</w:t>
      </w:r>
    </w:p>
    <w:p w:rsidR="00137AAA" w:rsidP="0067312F" w:rsidRDefault="7BDD0C50" w14:paraId="70D29C8B" w14:textId="3019CA21">
      <w:pPr>
        <w:pStyle w:val="ListParagraph"/>
        <w:numPr>
          <w:ilvl w:val="3"/>
          <w:numId w:val="10"/>
        </w:numPr>
        <w:spacing w:after="0"/>
      </w:pPr>
      <w:commentRangeStart w:id="225"/>
      <w:commentRangeStart w:id="226"/>
      <w:r>
        <w:t xml:space="preserve">The transaction remains in the </w:t>
      </w:r>
      <w:r w:rsidRPr="14D454E3">
        <w:rPr>
          <w:b/>
          <w:bCs/>
        </w:rPr>
        <w:t xml:space="preserve">Booked </w:t>
      </w:r>
      <w:r>
        <w:t xml:space="preserve">state until </w:t>
      </w:r>
      <w:r w:rsidR="35F727EF">
        <w:t xml:space="preserve">the transaction token is expired, or </w:t>
      </w:r>
      <w:r w:rsidR="29EB1BEA">
        <w:t xml:space="preserve">payment </w:t>
      </w:r>
      <w:r w:rsidR="35F727EF">
        <w:t xml:space="preserve">is </w:t>
      </w:r>
      <w:r w:rsidR="242ED314">
        <w:t>successful</w:t>
      </w:r>
      <w:r w:rsidR="35F727EF">
        <w:t xml:space="preserve"> or </w:t>
      </w:r>
      <w:r w:rsidR="4312120F">
        <w:t>failed.</w:t>
      </w:r>
      <w:commentRangeEnd w:id="225"/>
      <w:r w:rsidR="4303234E">
        <w:rPr>
          <w:rStyle w:val="CommentReference"/>
        </w:rPr>
        <w:commentReference w:id="225"/>
      </w:r>
      <w:commentRangeEnd w:id="226"/>
      <w:r w:rsidR="4303234E">
        <w:rPr>
          <w:rStyle w:val="CommentReference"/>
        </w:rPr>
        <w:commentReference w:id="226"/>
      </w:r>
    </w:p>
    <w:p w:rsidR="00137AAA" w:rsidP="0067312F" w:rsidRDefault="7BDD0C50" w14:paraId="5ACC7B9A" w14:textId="67549271">
      <w:pPr>
        <w:pStyle w:val="ListParagraph"/>
        <w:numPr>
          <w:ilvl w:val="3"/>
          <w:numId w:val="10"/>
        </w:numPr>
        <w:spacing w:after="0"/>
      </w:pPr>
      <w:r w:rsidRPr="14D454E3">
        <w:rPr>
          <w:b/>
          <w:bCs/>
        </w:rPr>
        <w:t>Max Validity:</w:t>
      </w:r>
      <w:r>
        <w:t xml:space="preserve"> The transaction can stay in this state for up to </w:t>
      </w:r>
      <w:r w:rsidR="00C60DFC">
        <w:rPr>
          <w:rFonts w:asciiTheme="majorHAnsi" w:hAnsiTheme="majorHAnsi" w:eastAsiaTheme="majorEastAsia" w:cstheme="majorBidi"/>
        </w:rPr>
        <w:t xml:space="preserve"> </w:t>
      </w:r>
      <w:r w:rsidRPr="14D454E3" w:rsidR="665A5004">
        <w:rPr>
          <w:rFonts w:asciiTheme="majorHAnsi" w:hAnsiTheme="majorHAnsi" w:eastAsiaTheme="majorEastAsia" w:cstheme="majorBidi"/>
        </w:rPr>
        <w:t>Transaction</w:t>
      </w:r>
      <w:r w:rsidR="008438D3">
        <w:rPr>
          <w:rFonts w:asciiTheme="majorHAnsi" w:hAnsiTheme="majorHAnsi" w:eastAsiaTheme="majorEastAsia" w:cstheme="majorBidi"/>
        </w:rPr>
        <w:t>Token</w:t>
      </w:r>
      <w:r w:rsidRPr="14D454E3" w:rsidR="665A5004">
        <w:rPr>
          <w:rFonts w:asciiTheme="majorHAnsi" w:hAnsiTheme="majorHAnsi" w:eastAsiaTheme="majorEastAsia" w:cstheme="majorBidi"/>
        </w:rPr>
        <w:t>ExpiryTime</w:t>
      </w:r>
      <w:r>
        <w:t xml:space="preserve"> at the system level (</w:t>
      </w:r>
      <w:commentRangeStart w:id="227"/>
      <w:commentRangeStart w:id="228"/>
      <w:commentRangeStart w:id="229"/>
      <w:r>
        <w:t>configurable at the merchant level</w:t>
      </w:r>
      <w:commentRangeEnd w:id="227"/>
      <w:r w:rsidR="4303234E">
        <w:rPr>
          <w:rStyle w:val="CommentReference"/>
        </w:rPr>
        <w:commentReference w:id="227"/>
      </w:r>
      <w:commentRangeEnd w:id="228"/>
      <w:r w:rsidR="4303234E">
        <w:rPr>
          <w:rStyle w:val="CommentReference"/>
        </w:rPr>
        <w:commentReference w:id="228"/>
      </w:r>
      <w:commentRangeEnd w:id="229"/>
      <w:r w:rsidR="4303234E">
        <w:rPr>
          <w:rStyle w:val="CommentReference"/>
        </w:rPr>
        <w:commentReference w:id="229"/>
      </w:r>
      <w:r>
        <w:t xml:space="preserve">). If no payment is made within this period, the transaction will transition to the </w:t>
      </w:r>
      <w:r w:rsidRPr="14D454E3">
        <w:rPr>
          <w:b/>
          <w:bCs/>
        </w:rPr>
        <w:t>Expired</w:t>
      </w:r>
      <w:r>
        <w:t xml:space="preserve"> state.</w:t>
      </w:r>
    </w:p>
    <w:p w:rsidR="00137AAA" w:rsidP="51EB59C4" w:rsidRDefault="00F602DC" w14:paraId="71AEAD91"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2091703598" w:id="1113156982"/>
      <w:r w:rsidRPr="51EB59C4" w:rsidR="78F7F7A8">
        <w:rPr>
          <w:rStyle w:val="Heading5Char"/>
        </w:rPr>
        <w:t>4.1.2.2 - Paid</w:t>
      </w:r>
      <w:bookmarkEnd w:id="1113156982"/>
    </w:p>
    <w:p w:rsidR="00137AAA" w:rsidP="0067312F" w:rsidRDefault="00F602DC" w14:paraId="55457FB9" w14:textId="77777777">
      <w:pPr>
        <w:pStyle w:val="ListParagraph"/>
        <w:numPr>
          <w:ilvl w:val="2"/>
          <w:numId w:val="10"/>
        </w:numPr>
      </w:pPr>
      <w:r>
        <w:rPr>
          <w:b/>
          <w:bCs/>
        </w:rPr>
        <w:lastRenderedPageBreak/>
        <w:t>Description:</w:t>
      </w:r>
      <w:r>
        <w:t xml:space="preserve"> This status indicates that the payment for the transaction has been successfully processed and captured.</w:t>
      </w:r>
    </w:p>
    <w:p w:rsidR="00137AAA" w:rsidP="0067312F" w:rsidRDefault="00F602DC" w14:paraId="6641B359" w14:textId="77777777">
      <w:pPr>
        <w:pStyle w:val="ListParagraph"/>
        <w:numPr>
          <w:ilvl w:val="2"/>
          <w:numId w:val="10"/>
        </w:numPr>
        <w:spacing w:after="0"/>
        <w:rPr>
          <w:b/>
          <w:bCs/>
        </w:rPr>
      </w:pPr>
      <w:r>
        <w:rPr>
          <w:b/>
          <w:bCs/>
        </w:rPr>
        <w:t>Conditions:</w:t>
      </w:r>
    </w:p>
    <w:p w:rsidR="00137AAA" w:rsidP="0067312F" w:rsidRDefault="00F602DC" w14:paraId="018A40B1" w14:textId="77777777">
      <w:pPr>
        <w:pStyle w:val="ListParagraph"/>
        <w:numPr>
          <w:ilvl w:val="3"/>
          <w:numId w:val="10"/>
        </w:numPr>
        <w:spacing w:after="0"/>
      </w:pPr>
      <w:r>
        <w:t xml:space="preserve">The transaction is marked as </w:t>
      </w:r>
      <w:r>
        <w:rPr>
          <w:b/>
          <w:bCs/>
        </w:rPr>
        <w:t>Paid</w:t>
      </w:r>
      <w:r>
        <w:t xml:space="preserve"> once the payment is successfully captured, representing the second stage of the transaction.</w:t>
      </w:r>
    </w:p>
    <w:p w:rsidR="00137AAA" w:rsidP="51EB59C4" w:rsidRDefault="00F602DC" w14:paraId="2FE0743C"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529669443" w:id="1469413653"/>
      <w:r w:rsidRPr="51EB59C4" w:rsidR="78F7F7A8">
        <w:rPr>
          <w:rStyle w:val="Heading5Char"/>
        </w:rPr>
        <w:t>4.1.2.3 - Expired</w:t>
      </w:r>
      <w:bookmarkEnd w:id="1469413653"/>
    </w:p>
    <w:p w:rsidR="00137AAA" w:rsidP="0067312F" w:rsidRDefault="00F602DC" w14:paraId="50D7E289" w14:textId="77777777">
      <w:pPr>
        <w:pStyle w:val="ListParagraph"/>
        <w:numPr>
          <w:ilvl w:val="2"/>
          <w:numId w:val="3"/>
        </w:numPr>
        <w:spacing w:after="0"/>
        <w:rPr>
          <w:rFonts w:ascii="Aptos Display" w:hAnsi="Aptos Display" w:eastAsia="Aptos Display" w:cs="Aptos Display"/>
        </w:rPr>
      </w:pPr>
      <w:r>
        <w:rPr>
          <w:rFonts w:ascii="Aptos Display" w:hAnsi="Aptos Display" w:eastAsia="Aptos Display" w:cs="Aptos Display"/>
          <w:b/>
          <w:bCs/>
        </w:rPr>
        <w:t>Description:</w:t>
      </w:r>
      <w:r>
        <w:rPr>
          <w:rFonts w:ascii="Aptos Display" w:hAnsi="Aptos Display" w:eastAsia="Aptos Display" w:cs="Aptos Display"/>
        </w:rPr>
        <w:t xml:space="preserve"> </w:t>
      </w:r>
      <w:r>
        <w:t>This status signifies that the transaction is no longer valid due to inactivity or non-payment within the allowed time frame.</w:t>
      </w:r>
    </w:p>
    <w:p w:rsidR="00137AAA" w:rsidP="0067312F" w:rsidRDefault="00F602DC" w14:paraId="051A84B7" w14:textId="77777777">
      <w:pPr>
        <w:pStyle w:val="ListParagraph"/>
        <w:numPr>
          <w:ilvl w:val="2"/>
          <w:numId w:val="3"/>
        </w:numPr>
        <w:spacing w:after="0"/>
        <w:rPr>
          <w:rFonts w:ascii="Aptos Display" w:hAnsi="Aptos Display" w:eastAsia="Aptos Display" w:cs="Aptos Display"/>
          <w:b/>
          <w:bCs/>
        </w:rPr>
      </w:pPr>
      <w:r>
        <w:rPr>
          <w:rFonts w:ascii="Aptos Display" w:hAnsi="Aptos Display" w:eastAsia="Aptos Display" w:cs="Aptos Display"/>
          <w:b/>
          <w:bCs/>
        </w:rPr>
        <w:t>Conditions:</w:t>
      </w:r>
    </w:p>
    <w:p w:rsidR="00137AAA" w:rsidP="0067312F" w:rsidRDefault="00F602DC" w14:paraId="656221AB" w14:textId="77777777">
      <w:pPr>
        <w:pStyle w:val="ListParagraph"/>
        <w:numPr>
          <w:ilvl w:val="3"/>
          <w:numId w:val="3"/>
        </w:numPr>
        <w:spacing w:after="0"/>
      </w:pPr>
      <w:r>
        <w:t xml:space="preserve">A transaction is marked as </w:t>
      </w:r>
      <w:r>
        <w:rPr>
          <w:b/>
          <w:bCs/>
        </w:rPr>
        <w:t>Expired</w:t>
      </w:r>
      <w:r>
        <w:t xml:space="preserve"> if it remains in the </w:t>
      </w:r>
      <w:r>
        <w:rPr>
          <w:b/>
          <w:bCs/>
        </w:rPr>
        <w:t xml:space="preserve">Booked </w:t>
      </w:r>
      <w:r>
        <w:t>state beyond the allowed time, as configured at the system or merchant level.</w:t>
      </w:r>
    </w:p>
    <w:p w:rsidR="00137AAA" w:rsidRDefault="00137AAA" w14:paraId="00B27803" w14:textId="77777777">
      <w:pPr>
        <w:spacing w:after="0"/>
      </w:pPr>
    </w:p>
    <w:p w:rsidR="00137AAA" w:rsidP="51EB59C4" w:rsidRDefault="00F602DC" w14:paraId="59B2CB3A" w14:textId="77777777">
      <w:pPr>
        <w:spacing w:after="0"/>
        <w:ind w:left="1440"/>
        <w:rPr>
          <w:rFonts w:ascii="Aptos Display" w:hAnsi="Aptos Display" w:eastAsia="宋体" w:cs="" w:asciiTheme="majorAscii" w:hAnsiTheme="majorAscii" w:eastAsiaTheme="majorEastAsia" w:cstheme="majorBidi"/>
          <w:b w:val="1"/>
          <w:bCs w:val="1"/>
          <w:color w:val="000000" w:themeColor="text1"/>
        </w:rPr>
      </w:pPr>
      <w:bookmarkStart w:name="_Toc647744221" w:id="1039314586"/>
      <w:r w:rsidRPr="51EB59C4" w:rsidR="78F7F7A8">
        <w:rPr>
          <w:rStyle w:val="Heading5Char"/>
        </w:rPr>
        <w:t>4.1.2.4 - Refund</w:t>
      </w:r>
      <w:bookmarkEnd w:id="1039314586"/>
    </w:p>
    <w:p w:rsidR="00137AAA" w:rsidP="0067312F" w:rsidRDefault="00F602DC" w14:paraId="3B2B5C7E" w14:textId="77777777">
      <w:pPr>
        <w:pStyle w:val="ListParagraph"/>
        <w:numPr>
          <w:ilvl w:val="2"/>
          <w:numId w:val="3"/>
        </w:numPr>
        <w:spacing w:after="0"/>
        <w:rPr>
          <w:rFonts w:ascii="Aptos Display" w:hAnsi="Aptos Display" w:eastAsia="Aptos Display" w:cs="Aptos Display"/>
        </w:rPr>
      </w:pPr>
      <w:r>
        <w:rPr>
          <w:rFonts w:ascii="Aptos Display" w:hAnsi="Aptos Display" w:eastAsia="Aptos Display" w:cs="Aptos Display"/>
          <w:b/>
          <w:bCs/>
        </w:rPr>
        <w:t>Description:</w:t>
      </w:r>
      <w:r>
        <w:rPr>
          <w:rFonts w:ascii="Aptos Display" w:hAnsi="Aptos Display" w:eastAsia="Aptos Display" w:cs="Aptos Display"/>
        </w:rPr>
        <w:t xml:space="preserve"> The state indicating that the transaction is initiated for Refund</w:t>
      </w:r>
    </w:p>
    <w:p w:rsidR="00137AAA" w:rsidP="0067312F" w:rsidRDefault="00F602DC" w14:paraId="09882CB6" w14:textId="77777777">
      <w:pPr>
        <w:pStyle w:val="ListParagraph"/>
        <w:numPr>
          <w:ilvl w:val="2"/>
          <w:numId w:val="3"/>
        </w:numPr>
        <w:spacing w:after="0"/>
        <w:rPr>
          <w:rFonts w:ascii="Aptos Display" w:hAnsi="Aptos Display" w:eastAsia="Aptos Display" w:cs="Aptos Display"/>
          <w:b/>
          <w:bCs/>
        </w:rPr>
      </w:pPr>
      <w:r>
        <w:rPr>
          <w:rFonts w:ascii="Aptos Display" w:hAnsi="Aptos Display" w:eastAsia="Aptos Display" w:cs="Aptos Display"/>
          <w:b/>
          <w:bCs/>
        </w:rPr>
        <w:t>Conditions:</w:t>
      </w:r>
    </w:p>
    <w:p w:rsidR="00137AAA" w:rsidP="0067312F" w:rsidRDefault="00F602DC" w14:paraId="4827FAEA" w14:textId="77777777">
      <w:pPr>
        <w:pStyle w:val="ListParagraph"/>
        <w:numPr>
          <w:ilvl w:val="3"/>
          <w:numId w:val="3"/>
        </w:numPr>
        <w:spacing w:after="0"/>
      </w:pPr>
      <w:r>
        <w:t xml:space="preserve">A transaction moves to the </w:t>
      </w:r>
      <w:r>
        <w:rPr>
          <w:b/>
          <w:bCs/>
        </w:rPr>
        <w:t>Refund</w:t>
      </w:r>
      <w:r>
        <w:t xml:space="preserve"> state if it was previously in the </w:t>
      </w:r>
      <w:r>
        <w:rPr>
          <w:b/>
          <w:bCs/>
        </w:rPr>
        <w:t>Paid/Settled</w:t>
      </w:r>
      <w:r>
        <w:t xml:space="preserve"> state or if it failed during the settlement process.</w:t>
      </w:r>
    </w:p>
    <w:p w:rsidR="00137AAA" w:rsidP="0067312F" w:rsidRDefault="00F602DC" w14:paraId="40D1B0B5" w14:textId="77777777">
      <w:pPr>
        <w:pStyle w:val="ListParagraph"/>
        <w:numPr>
          <w:ilvl w:val="3"/>
          <w:numId w:val="3"/>
        </w:numPr>
        <w:spacing w:after="0"/>
      </w:pPr>
      <w:r>
        <w:t xml:space="preserve">The transition to </w:t>
      </w:r>
      <w:r>
        <w:rPr>
          <w:b/>
          <w:bCs/>
        </w:rPr>
        <w:t>Refund</w:t>
      </w:r>
      <w:r>
        <w:t xml:space="preserve"> may also depend on specific merchant configurations.</w:t>
      </w:r>
    </w:p>
    <w:p w:rsidR="00137AAA" w:rsidP="51EB59C4" w:rsidRDefault="00F602DC" w14:paraId="4774F774" w14:textId="77777777">
      <w:pPr>
        <w:spacing w:after="0"/>
        <w:ind w:left="1440"/>
        <w:rPr>
          <w:rFonts w:ascii="Aptos Display" w:hAnsi="Aptos Display" w:eastAsia="宋体" w:cs="" w:asciiTheme="majorAscii" w:hAnsiTheme="majorAscii" w:eastAsiaTheme="majorEastAsia" w:cstheme="majorBidi"/>
          <w:b w:val="1"/>
          <w:bCs w:val="1"/>
          <w:color w:val="000000" w:themeColor="text1"/>
        </w:rPr>
      </w:pPr>
      <w:bookmarkStart w:name="_Toc1302047918" w:id="163146740"/>
      <w:r w:rsidRPr="51EB59C4" w:rsidR="78F7F7A8">
        <w:rPr>
          <w:rStyle w:val="Heading5Char"/>
        </w:rPr>
        <w:t>4.1.2.5 - Settled</w:t>
      </w:r>
      <w:bookmarkEnd w:id="163146740"/>
    </w:p>
    <w:p w:rsidR="00137AAA" w:rsidP="0067312F" w:rsidRDefault="00F602DC" w14:paraId="6D4605F6" w14:textId="77777777">
      <w:pPr>
        <w:pStyle w:val="ListParagraph"/>
        <w:numPr>
          <w:ilvl w:val="2"/>
          <w:numId w:val="3"/>
        </w:numPr>
        <w:spacing w:after="0"/>
        <w:rPr>
          <w:rFonts w:ascii="Aptos Display" w:hAnsi="Aptos Display" w:eastAsia="Aptos Display" w:cs="Aptos Display"/>
        </w:rPr>
      </w:pPr>
      <w:r>
        <w:rPr>
          <w:rFonts w:ascii="Aptos Display" w:hAnsi="Aptos Display" w:eastAsia="Aptos Display" w:cs="Aptos Display"/>
          <w:b/>
          <w:bCs/>
        </w:rPr>
        <w:t>Description:</w:t>
      </w:r>
      <w:r>
        <w:rPr>
          <w:rFonts w:ascii="Aptos Display" w:hAnsi="Aptos Display" w:eastAsia="Aptos Display" w:cs="Aptos Display"/>
        </w:rPr>
        <w:t xml:space="preserve"> </w:t>
      </w:r>
      <w:r>
        <w:t>This status shows that the transaction has been successfully reconciled and settled.</w:t>
      </w:r>
    </w:p>
    <w:p w:rsidR="00137AAA" w:rsidP="0067312F" w:rsidRDefault="00F602DC" w14:paraId="325FB2FE" w14:textId="77777777">
      <w:pPr>
        <w:pStyle w:val="ListParagraph"/>
        <w:numPr>
          <w:ilvl w:val="2"/>
          <w:numId w:val="3"/>
        </w:numPr>
        <w:spacing w:after="0"/>
        <w:rPr>
          <w:rFonts w:ascii="Aptos Display" w:hAnsi="Aptos Display" w:eastAsia="Aptos Display" w:cs="Aptos Display"/>
          <w:b/>
          <w:bCs/>
        </w:rPr>
      </w:pPr>
      <w:r>
        <w:rPr>
          <w:rFonts w:ascii="Aptos Display" w:hAnsi="Aptos Display" w:eastAsia="Aptos Display" w:cs="Aptos Display"/>
          <w:b/>
          <w:bCs/>
        </w:rPr>
        <w:t>Conditions:</w:t>
      </w:r>
    </w:p>
    <w:p w:rsidR="00137AAA" w:rsidP="0067312F" w:rsidRDefault="00F602DC" w14:paraId="1C62813C" w14:textId="77777777">
      <w:pPr>
        <w:pStyle w:val="ListParagraph"/>
        <w:numPr>
          <w:ilvl w:val="3"/>
          <w:numId w:val="3"/>
        </w:numPr>
        <w:spacing w:after="0"/>
        <w:rPr>
          <w:rFonts w:ascii="Aptos Display" w:hAnsi="Aptos Display" w:eastAsia="Aptos Display" w:cs="Aptos Display"/>
        </w:rPr>
      </w:pPr>
      <w:r>
        <w:t xml:space="preserve">A transaction is marked as </w:t>
      </w:r>
      <w:r>
        <w:rPr>
          <w:b/>
          <w:bCs/>
        </w:rPr>
        <w:t>Settled</w:t>
      </w:r>
      <w:r>
        <w:t xml:space="preserve"> if it remains in the </w:t>
      </w:r>
      <w:r>
        <w:rPr>
          <w:b/>
          <w:bCs/>
        </w:rPr>
        <w:t>Paid</w:t>
      </w:r>
      <w:r>
        <w:t xml:space="preserve"> state and passes the reconciliation process successfully.</w:t>
      </w:r>
    </w:p>
    <w:p w:rsidR="00137AAA" w:rsidRDefault="00137AAA" w14:paraId="0A048ECD" w14:textId="77777777">
      <w:pPr>
        <w:pStyle w:val="ListParagraph"/>
        <w:spacing w:after="0"/>
        <w:ind w:left="3240"/>
        <w:rPr>
          <w:rFonts w:ascii="Aptos Display" w:hAnsi="Aptos Display" w:eastAsia="Aptos Display" w:cs="Aptos Display"/>
        </w:rPr>
      </w:pPr>
    </w:p>
    <w:p w:rsidR="00137AAA" w:rsidP="51EB59C4" w:rsidRDefault="00F602DC" w14:paraId="6BE70432" w14:textId="77777777">
      <w:pPr>
        <w:ind w:left="1440"/>
        <w:rPr>
          <w:rFonts w:ascii="Aptos Display" w:hAnsi="Aptos Display" w:eastAsia="宋体" w:cs="" w:asciiTheme="majorAscii" w:hAnsiTheme="majorAscii" w:eastAsiaTheme="majorEastAsia" w:cstheme="majorBidi"/>
          <w:b w:val="1"/>
          <w:bCs w:val="1"/>
          <w:color w:val="000000" w:themeColor="text1"/>
        </w:rPr>
      </w:pPr>
      <w:bookmarkStart w:name="_Toc802926552" w:id="820444717"/>
      <w:r w:rsidRPr="51EB59C4" w:rsidR="78F7F7A8">
        <w:rPr>
          <w:rStyle w:val="Heading5Char"/>
        </w:rPr>
        <w:t>4.1.2.6 - Failed</w:t>
      </w:r>
      <w:bookmarkEnd w:id="820444717"/>
    </w:p>
    <w:p w:rsidR="00137AAA" w:rsidP="0067312F" w:rsidRDefault="00F602DC" w14:paraId="1898D512" w14:textId="77777777">
      <w:pPr>
        <w:pStyle w:val="ListParagraph"/>
        <w:numPr>
          <w:ilvl w:val="2"/>
          <w:numId w:val="10"/>
        </w:numPr>
      </w:pPr>
      <w:r>
        <w:rPr>
          <w:b/>
          <w:bCs/>
        </w:rPr>
        <w:t>Description:</w:t>
      </w:r>
      <w:r>
        <w:t xml:space="preserve"> The state indicating that the payment process was unsuccessful after multiple attempts.</w:t>
      </w:r>
    </w:p>
    <w:p w:rsidR="00137AAA" w:rsidP="0067312F" w:rsidRDefault="00F602DC" w14:paraId="3A32E463" w14:textId="77777777">
      <w:pPr>
        <w:pStyle w:val="ListParagraph"/>
        <w:numPr>
          <w:ilvl w:val="2"/>
          <w:numId w:val="10"/>
        </w:numPr>
      </w:pPr>
      <w:r>
        <w:rPr>
          <w:b/>
          <w:bCs/>
        </w:rPr>
        <w:t xml:space="preserve">Conditions: </w:t>
      </w:r>
      <w:r>
        <w:t xml:space="preserve">Transaction will be marked Failed </w:t>
      </w:r>
    </w:p>
    <w:p w:rsidR="00137AAA" w:rsidP="0067312F" w:rsidRDefault="00F602DC" w14:paraId="4D70836E" w14:textId="77777777">
      <w:pPr>
        <w:pStyle w:val="ListParagraph"/>
        <w:numPr>
          <w:ilvl w:val="3"/>
          <w:numId w:val="10"/>
        </w:numPr>
      </w:pPr>
      <w:r>
        <w:t>Transaction reaches the maximum number of payments retry attempts (configured at the system or merchant level) without a successful payment.</w:t>
      </w:r>
    </w:p>
    <w:p w:rsidR="00137AAA" w:rsidP="0067312F" w:rsidRDefault="00F602DC" w14:paraId="706EE827" w14:textId="77777777">
      <w:pPr>
        <w:pStyle w:val="ListParagraph"/>
        <w:numPr>
          <w:ilvl w:val="3"/>
          <w:numId w:val="10"/>
        </w:numPr>
      </w:pPr>
      <w:r>
        <w:t>Payment has been failed by the configured PG or Channel Banks.</w:t>
      </w:r>
    </w:p>
    <w:p w:rsidR="00137AAA" w:rsidP="0067312F" w:rsidRDefault="00F602DC" w14:paraId="69CD0E29" w14:textId="77777777">
      <w:pPr>
        <w:pStyle w:val="ListParagraph"/>
        <w:numPr>
          <w:ilvl w:val="3"/>
          <w:numId w:val="10"/>
        </w:numPr>
      </w:pPr>
      <w:r>
        <w:t xml:space="preserve">Any Business validation error </w:t>
      </w:r>
    </w:p>
    <w:p w:rsidR="00F24AD9" w:rsidP="00F24AD9" w:rsidRDefault="00F24AD9" w14:paraId="1D2EE784" w14:textId="761ACB19">
      <w:pPr>
        <w:pStyle w:val="ListParagraph"/>
        <w:numPr>
          <w:ilvl w:val="3"/>
          <w:numId w:val="10"/>
        </w:numPr>
        <w:rPr>
          <w:b/>
        </w:rPr>
      </w:pPr>
      <w:r w:rsidRPr="00F24AD9">
        <w:rPr>
          <w:b/>
        </w:rPr>
        <w:t xml:space="preserve">Transaction Status and sub status code and description </w:t>
      </w:r>
      <w:r>
        <w:rPr>
          <w:b/>
        </w:rPr>
        <w:t>are as follows-</w:t>
      </w:r>
    </w:p>
    <w:p w:rsidR="00F24AD9" w:rsidP="00F24AD9" w:rsidRDefault="00F24AD9" w14:paraId="3C08CEED" w14:textId="77777777">
      <w:pPr>
        <w:pStyle w:val="ListParagraph"/>
        <w:ind w:left="3240"/>
        <w:rPr>
          <w:b/>
        </w:rPr>
      </w:pPr>
    </w:p>
    <w:p w:rsidR="00F24AD9" w:rsidP="14D454E3" w:rsidRDefault="4CB60433" w14:paraId="5BBC39D0" w14:textId="4A8C70C2">
      <w:r>
        <w:t xml:space="preserve">Transaction Flow - </w:t>
      </w:r>
      <w:hyperlink w:history="1" r:id="rId22">
        <w:r w:rsidRPr="14D454E3">
          <w:rPr>
            <w:rStyle w:val="Hyperlink"/>
          </w:rPr>
          <w:t>Transaction_Status_Flow.html</w:t>
        </w:r>
      </w:hyperlink>
    </w:p>
    <w:p w:rsidRPr="00F24AD9" w:rsidR="00F24AD9" w:rsidP="00F24AD9" w:rsidRDefault="00F24AD9" w14:paraId="5F02D2D4" w14:textId="77777777">
      <w:pPr>
        <w:pStyle w:val="ListParagraph"/>
        <w:ind w:left="3240"/>
        <w:rPr>
          <w:b/>
        </w:rPr>
      </w:pPr>
    </w:p>
    <w:tbl>
      <w:tblPr>
        <w:tblW w:w="11164" w:type="dxa"/>
        <w:tblLook w:val="04A0" w:firstRow="1" w:lastRow="0" w:firstColumn="1" w:lastColumn="0" w:noHBand="0" w:noVBand="1"/>
      </w:tblPr>
      <w:tblGrid>
        <w:gridCol w:w="3515"/>
        <w:gridCol w:w="1857"/>
        <w:gridCol w:w="2944"/>
        <w:gridCol w:w="3973"/>
      </w:tblGrid>
      <w:tr w:rsidRPr="007851D2" w:rsidR="007851D2" w:rsidTr="14D454E3" w14:paraId="397ED8CD" w14:textId="77777777">
        <w:trPr>
          <w:trHeight w:val="293"/>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316405CB" w14:paraId="423E4AD7" w14:textId="77777777">
            <w:commentRangeStart w:id="235"/>
            <w:commentRangeStart w:id="236"/>
            <w:r>
              <w:t>STATUSCATEGORY</w:t>
            </w:r>
            <w:commentRangeEnd w:id="235"/>
            <w:r w:rsidR="007851D2">
              <w:rPr>
                <w:rStyle w:val="CommentReference"/>
              </w:rPr>
              <w:commentReference w:id="235"/>
            </w:r>
            <w:commentRangeEnd w:id="236"/>
            <w:r w:rsidR="007851D2">
              <w:rPr>
                <w:rStyle w:val="CommentReference"/>
              </w:rPr>
              <w:commentReference w:id="236"/>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AC9F78A" w14:textId="77777777">
            <w:r w:rsidRPr="007851D2">
              <w:t>STATUSCODE</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12A5660" w14:textId="77777777">
            <w:r w:rsidRPr="007851D2">
              <w:t>STATUSDESCRIPTION</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0409AC9" w14:textId="77777777">
            <w:r w:rsidRPr="007851D2">
              <w:t>USERSTATUSDESCRIPTION</w:t>
            </w:r>
          </w:p>
        </w:tc>
      </w:tr>
      <w:tr w:rsidRPr="007851D2" w:rsidR="007851D2" w:rsidTr="14D454E3" w14:paraId="2197F63A"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2500AC3"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3B9AFF5" w14:textId="77777777">
            <w:r w:rsidRPr="007851D2">
              <w:t>105</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5A03107" w14:textId="77777777">
            <w:r w:rsidRPr="007851D2">
              <w:t>CB Booked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D85D061" w14:textId="77777777">
            <w:r w:rsidRPr="007851D2">
              <w:t>CB Booked</w:t>
            </w:r>
          </w:p>
        </w:tc>
      </w:tr>
      <w:tr w:rsidRPr="007851D2" w:rsidR="007851D2" w:rsidTr="14D454E3" w14:paraId="39E9A897" w14:textId="77777777">
        <w:trPr>
          <w:trHeight w:val="304"/>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DCDD281"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C118AFC" w14:textId="77777777">
            <w:r w:rsidRPr="007851D2">
              <w:t>106</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80DC383" w14:textId="77777777">
            <w:r w:rsidRPr="007851D2">
              <w:t>CB Admin Doc Uploaded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3122387" w14:textId="77777777">
            <w:r w:rsidRPr="007851D2">
              <w:t>CB Admin Doc Uploaded</w:t>
            </w:r>
          </w:p>
        </w:tc>
      </w:tr>
      <w:tr w:rsidRPr="007851D2" w:rsidR="007851D2" w:rsidTr="14D454E3" w14:paraId="6DFE944C"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3F58BAF"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DFCA8D2" w14:textId="77777777">
            <w:r w:rsidRPr="007851D2">
              <w:t>107</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0E53783" w14:textId="77777777">
            <w:r w:rsidRPr="007851D2">
              <w:t>CB Doc Uploaded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48F7168" w14:textId="77777777">
            <w:r w:rsidRPr="007851D2">
              <w:t>CB Doc Uploaded</w:t>
            </w:r>
          </w:p>
        </w:tc>
      </w:tr>
      <w:tr w:rsidRPr="007851D2" w:rsidR="007851D2" w:rsidTr="14D454E3" w14:paraId="0D5F4F0C"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A8C0891"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9317E50" w14:textId="77777777">
            <w:r w:rsidRPr="007851D2">
              <w:t>108</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AC7A286" w14:textId="77777777">
            <w:r w:rsidRPr="007851D2">
              <w:t>CB Doc Approved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7B2B1E4" w14:textId="77777777">
            <w:r w:rsidRPr="007851D2">
              <w:t>CB Doc Approved</w:t>
            </w:r>
          </w:p>
        </w:tc>
      </w:tr>
      <w:tr w:rsidRPr="007851D2" w:rsidR="007851D2" w:rsidTr="14D454E3" w14:paraId="45D2FE96"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C684352"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6EB70F6" w14:textId="77777777">
            <w:r w:rsidRPr="007851D2">
              <w:t>109</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15974D7" w14:textId="77777777">
            <w:r w:rsidRPr="007851D2">
              <w:t>CB Doc Rejected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FE45664" w14:textId="77777777">
            <w:r w:rsidRPr="007851D2">
              <w:t>CB Doc Rejected</w:t>
            </w:r>
          </w:p>
        </w:tc>
      </w:tr>
      <w:tr w:rsidRPr="007851D2" w:rsidR="007851D2" w:rsidTr="14D454E3" w14:paraId="31C3EFC2"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A7DAC8A"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2510120" w14:textId="77777777">
            <w:r w:rsidRPr="007851D2">
              <w:t>110</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8A4FE0C" w14:textId="77777777">
            <w:r w:rsidRPr="007851D2">
              <w:t>CB Hold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CB2C888" w14:textId="77777777">
            <w:r w:rsidRPr="007851D2">
              <w:t>Chargeback Hold</w:t>
            </w:r>
          </w:p>
        </w:tc>
      </w:tr>
      <w:tr w:rsidRPr="007851D2" w:rsidR="007851D2" w:rsidTr="14D454E3" w14:paraId="791F3FB4"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4D1C3F6"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E579014" w14:textId="77777777">
            <w:r w:rsidRPr="007851D2">
              <w:t>111</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03F35B1" w14:textId="77777777">
            <w:r w:rsidRPr="007851D2">
              <w:t>CB Debit Initiated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3FBACC1" w14:textId="77777777">
            <w:r w:rsidRPr="007851D2">
              <w:t>Chargeback Debit Adjustment Initiated</w:t>
            </w:r>
          </w:p>
        </w:tc>
      </w:tr>
      <w:tr w:rsidRPr="007851D2" w:rsidR="007851D2" w:rsidTr="14D454E3" w14:paraId="3F975CB4"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EDBC331"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FDC10BC" w14:textId="77777777">
            <w:r w:rsidRPr="007851D2">
              <w:t>112</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87ABF49" w14:textId="77777777">
            <w:r w:rsidRPr="007851D2">
              <w:t>CB Debit Approved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80915D4" w14:textId="77777777">
            <w:r w:rsidRPr="007851D2">
              <w:t>Chargeback Debit Adjustment Approved</w:t>
            </w:r>
          </w:p>
        </w:tc>
      </w:tr>
      <w:tr w:rsidRPr="007851D2" w:rsidR="007851D2" w:rsidTr="14D454E3" w14:paraId="32EB85BB"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CCC3471"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1049EBB" w14:textId="77777777">
            <w:r w:rsidRPr="007851D2">
              <w:t>113</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94A30F2" w14:textId="77777777">
            <w:r w:rsidRPr="007851D2">
              <w:t>CB Debit Adjusted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E44728E" w14:textId="77777777">
            <w:r w:rsidRPr="007851D2">
              <w:t>Chargeback Debit Adjusted</w:t>
            </w:r>
          </w:p>
        </w:tc>
      </w:tr>
      <w:tr w:rsidRPr="007851D2" w:rsidR="007851D2" w:rsidTr="14D454E3" w14:paraId="6E8A3806"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076301A"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1200EC5" w14:textId="77777777">
            <w:r w:rsidRPr="007851D2">
              <w:t>114</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5E34D51" w14:textId="77777777">
            <w:r w:rsidRPr="007851D2">
              <w:t>CB Closed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C1A0DA4" w14:textId="77777777">
            <w:r w:rsidRPr="007851D2">
              <w:t>Chargeback Closed</w:t>
            </w:r>
          </w:p>
        </w:tc>
      </w:tr>
      <w:tr w:rsidRPr="007851D2" w:rsidR="007851D2" w:rsidTr="14D454E3" w14:paraId="685DD547"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7942A27"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A21EA45" w14:textId="77777777">
            <w:r w:rsidRPr="007851D2">
              <w:t>115</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2251337" w14:textId="77777777">
            <w:r w:rsidRPr="007851D2">
              <w:t>CB Accepted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35ED6A9" w14:textId="77777777">
            <w:r w:rsidRPr="007851D2">
              <w:t>Chargeback Accepted</w:t>
            </w:r>
          </w:p>
        </w:tc>
      </w:tr>
      <w:tr w:rsidRPr="007851D2" w:rsidR="007851D2" w:rsidTr="14D454E3" w14:paraId="36CC37F7" w14:textId="77777777">
        <w:trPr>
          <w:trHeight w:val="293"/>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2CBF45C" w14:textId="77777777">
            <w:r w:rsidRPr="007851D2">
              <w:t>CHARGEBACK</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56A5906" w14:textId="77777777">
            <w:r w:rsidRPr="007851D2">
              <w:t>116</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BE5E85D" w14:textId="77777777">
            <w:r w:rsidRPr="007851D2">
              <w:t>CB Deem Accepted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316405CB" w14:paraId="2E0FFF91" w14:textId="5B3D6AA2">
            <w:r>
              <w:t xml:space="preserve">Chargeback Deem Accepted / Merchant </w:t>
            </w:r>
            <w:r w:rsidR="239353F7">
              <w:t>Non-Revert</w:t>
            </w:r>
          </w:p>
        </w:tc>
      </w:tr>
      <w:tr w:rsidRPr="007851D2" w:rsidR="007851D2" w:rsidTr="14D454E3" w14:paraId="034DDBBA"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38BD3D9"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64B12DC" w14:textId="77777777">
            <w:r w:rsidRPr="007851D2">
              <w:t>21</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91F5264" w14:textId="77777777">
            <w:r w:rsidRPr="007851D2">
              <w:t>Transaction Booked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1A8C9AD" w14:textId="77777777">
            <w:r w:rsidRPr="007851D2">
              <w:t>Transaction Booked</w:t>
            </w:r>
          </w:p>
        </w:tc>
      </w:tr>
      <w:tr w:rsidRPr="007851D2" w:rsidR="007851D2" w:rsidTr="14D454E3" w14:paraId="73869139"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CF314EF"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476EEAA" w14:textId="77777777">
            <w:r w:rsidRPr="007851D2">
              <w:t>22</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1AED870" w14:textId="77777777">
            <w:r w:rsidRPr="007851D2">
              <w:t>Payment Success</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BB1EAB8" w14:textId="77777777">
            <w:r w:rsidRPr="007851D2">
              <w:t>Payment Success</w:t>
            </w:r>
          </w:p>
        </w:tc>
      </w:tr>
      <w:tr w:rsidRPr="007851D2" w:rsidR="007851D2" w:rsidTr="14D454E3" w14:paraId="177DBD2B"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C7E25A1"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E7656F2" w14:textId="77777777">
            <w:r w:rsidRPr="007851D2">
              <w:t>23</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CF26A5C" w14:textId="77777777">
            <w:r w:rsidRPr="007851D2">
              <w:t>Payment Failed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AE75390" w14:textId="77777777">
            <w:r w:rsidRPr="007851D2">
              <w:t>Payment Failed</w:t>
            </w:r>
          </w:p>
        </w:tc>
      </w:tr>
      <w:tr w:rsidRPr="007851D2" w:rsidR="007851D2" w:rsidTr="14D454E3" w14:paraId="299A15AC"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DCEC5DB"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08934FC" w14:textId="77777777">
            <w:r w:rsidRPr="007851D2">
              <w:t>24</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AC25387" w14:textId="77777777">
            <w:r w:rsidRPr="007851D2">
              <w:t>Payment Abort</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C0B53CA" w14:textId="77777777">
            <w:r w:rsidRPr="007851D2">
              <w:t>Payment Abort</w:t>
            </w:r>
          </w:p>
        </w:tc>
      </w:tr>
      <w:tr w:rsidRPr="007851D2" w:rsidR="007851D2" w:rsidTr="14D454E3" w14:paraId="1DA57867"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73E1E2F"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518BB7A" w14:textId="77777777">
            <w:r w:rsidRPr="007851D2">
              <w:t>25</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0DD1F52" w14:textId="77777777">
            <w:r w:rsidRPr="007851D2">
              <w:t>Payment In Clearing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E076B20" w14:textId="77777777">
            <w:r w:rsidRPr="007851D2">
              <w:t>Payment In Clearing</w:t>
            </w:r>
          </w:p>
        </w:tc>
      </w:tr>
      <w:tr w:rsidRPr="007851D2" w:rsidR="007851D2" w:rsidTr="14D454E3" w14:paraId="1470E73D"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008CFB9"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D15D0EA" w14:textId="77777777">
            <w:r w:rsidRPr="007851D2">
              <w:t>26</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8FC5947" w14:textId="77777777">
            <w:r w:rsidRPr="007851D2">
              <w:t>Transaction Hold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3F9E271" w14:textId="77777777">
            <w:r w:rsidRPr="007851D2">
              <w:t>RFC On Hold</w:t>
            </w:r>
          </w:p>
        </w:tc>
      </w:tr>
      <w:tr w:rsidRPr="007851D2" w:rsidR="007851D2" w:rsidTr="14D454E3" w14:paraId="32A65A66"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A63CF00"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209038C" w14:textId="77777777">
            <w:r w:rsidRPr="007851D2">
              <w:t>27</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ED9F5D0" w14:textId="77777777">
            <w:r w:rsidRPr="007851D2">
              <w:t>Transaction Reject</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AB81263" w14:textId="77777777">
            <w:r w:rsidRPr="007851D2">
              <w:t>RFC Reject</w:t>
            </w:r>
          </w:p>
        </w:tc>
      </w:tr>
      <w:tr w:rsidRPr="007851D2" w:rsidR="007851D2" w:rsidTr="14D454E3" w14:paraId="717A7104"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2E6CD41"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B5CF40E" w14:textId="77777777">
            <w:r w:rsidRPr="007851D2">
              <w:t>28</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80B94D4" w14:textId="77777777">
            <w:r w:rsidRPr="007851D2">
              <w:t>Payment Sighted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F595765" w14:textId="77777777">
            <w:r w:rsidRPr="007851D2">
              <w:t>Payment Sighted</w:t>
            </w:r>
          </w:p>
        </w:tc>
      </w:tr>
      <w:tr w:rsidRPr="007851D2" w:rsidR="007851D2" w:rsidTr="14D454E3" w14:paraId="1DF7945E"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14E908E" w14:textId="77777777">
            <w:r w:rsidRPr="007851D2">
              <w:lastRenderedPageBreak/>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E0C52DB" w14:textId="77777777">
            <w:r w:rsidRPr="007851D2">
              <w:t>29</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9D36908" w14:textId="77777777">
            <w:r w:rsidRPr="007851D2">
              <w:t>Transaction Closed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E715C88" w14:textId="77777777">
            <w:r w:rsidRPr="007851D2">
              <w:t>Transaction Closed</w:t>
            </w:r>
          </w:p>
        </w:tc>
      </w:tr>
      <w:tr w:rsidRPr="007851D2" w:rsidR="007851D2" w:rsidTr="14D454E3" w14:paraId="619C31FB"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E038E26"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97123E5" w14:textId="77777777">
            <w:r w:rsidRPr="007851D2">
              <w:t>30</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47AC4BB" w14:textId="77777777">
            <w:r w:rsidRPr="007851D2">
              <w:t>Transaction Expired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4DA3126" w14:textId="77777777">
            <w:r w:rsidRPr="007851D2">
              <w:t>Transaction Expired</w:t>
            </w:r>
          </w:p>
        </w:tc>
      </w:tr>
      <w:tr w:rsidRPr="007851D2" w:rsidR="007851D2" w:rsidTr="14D454E3" w14:paraId="433A5609"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0364659"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D3587D7" w14:textId="77777777">
            <w:r w:rsidRPr="007851D2">
              <w:t>31</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9A93633" w14:textId="77777777">
            <w:r w:rsidRPr="007851D2">
              <w:t>Transaction Settled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B90F601" w14:textId="77777777">
            <w:r w:rsidRPr="007851D2">
              <w:t>Transaction Settled</w:t>
            </w:r>
          </w:p>
        </w:tc>
      </w:tr>
      <w:tr w:rsidRPr="007851D2" w:rsidR="007851D2" w:rsidTr="14D454E3" w14:paraId="5F60DE7E"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00370A9"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F05D19F" w14:textId="77777777">
            <w:r w:rsidRPr="007851D2">
              <w:t>32</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D478C83" w14:textId="77777777">
            <w:r w:rsidRPr="007851D2">
              <w:t>Transaction Refund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CE66FEE" w14:textId="77777777">
            <w:r w:rsidRPr="007851D2">
              <w:t>Transaction Refund</w:t>
            </w:r>
          </w:p>
        </w:tc>
      </w:tr>
      <w:tr w:rsidRPr="007851D2" w:rsidR="007851D2" w:rsidTr="14D454E3" w14:paraId="586FC1AD"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2446A4E"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5AF06B5" w14:textId="77777777">
            <w:r w:rsidRPr="007851D2">
              <w:t>33</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6A11577" w14:textId="77777777">
            <w:r w:rsidRPr="007851D2">
              <w:t>Transaction Paid Out</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CC12330" w14:textId="77777777">
            <w:r w:rsidRPr="007851D2">
              <w:t>Transaction Paid Out</w:t>
            </w:r>
          </w:p>
        </w:tc>
      </w:tr>
      <w:tr w:rsidRPr="007851D2" w:rsidR="007851D2" w:rsidTr="14D454E3" w14:paraId="1F8EDD7C"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265F080"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BC8327F" w14:textId="77777777">
            <w:r w:rsidRPr="007851D2">
              <w:t>34</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A45FD5E" w14:textId="77777777">
            <w:r w:rsidRPr="007851D2">
              <w:t>Transaction Cancelled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A15C0B6" w14:textId="77777777">
            <w:r w:rsidRPr="007851D2">
              <w:t>Transaction Cancelled</w:t>
            </w:r>
          </w:p>
        </w:tc>
      </w:tr>
      <w:tr w:rsidRPr="007851D2" w:rsidR="007851D2" w:rsidTr="14D454E3" w14:paraId="197096E9"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6D3AFF2"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2119ED8" w14:textId="77777777">
            <w:r w:rsidRPr="007851D2">
              <w:t>35</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907ACB2" w14:textId="77777777">
            <w:r w:rsidRPr="007851D2">
              <w:t>Pending Authorization</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678F58A" w14:textId="77777777">
            <w:r w:rsidRPr="007851D2">
              <w:t>Pending Authorization</w:t>
            </w:r>
          </w:p>
        </w:tc>
      </w:tr>
      <w:tr w:rsidRPr="007851D2" w:rsidR="007851D2" w:rsidTr="14D454E3" w14:paraId="024D137F" w14:textId="77777777">
        <w:trPr>
          <w:trHeight w:val="293"/>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F5A3227" w14:textId="77777777">
            <w:r w:rsidRPr="007851D2">
              <w:t>TXN</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242BCEA" w14:textId="77777777">
            <w:r w:rsidRPr="007851D2">
              <w:t>38</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5562012" w14:textId="77777777">
            <w:r w:rsidRPr="007851D2">
              <w:t>Refund Against Failed Transaction</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4191BD1" w14:textId="77777777">
            <w:r w:rsidRPr="007851D2">
              <w:t>Transaction DVP Refund</w:t>
            </w:r>
          </w:p>
        </w:tc>
      </w:tr>
      <w:tr w:rsidRPr="007851D2" w:rsidR="007851D2" w:rsidTr="14D454E3" w14:paraId="54E41F63"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1F19845" w14:textId="77777777">
            <w:r w:rsidRPr="007851D2">
              <w:t>TXNRFC</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C6B848F" w14:textId="77777777">
            <w:r w:rsidRPr="007851D2">
              <w:t>46</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3C9253D" w14:textId="77777777">
            <w:r w:rsidRPr="007851D2">
              <w:t>Pending RFC Clearing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6A64CFC" w14:textId="77777777">
            <w:r w:rsidRPr="007851D2">
              <w:t>Pending for Clearing</w:t>
            </w:r>
          </w:p>
        </w:tc>
      </w:tr>
      <w:tr w:rsidRPr="007851D2" w:rsidR="007851D2" w:rsidTr="14D454E3" w14:paraId="10771920"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E94E983" w14:textId="77777777">
            <w:r w:rsidRPr="007851D2">
              <w:t>TXNRFC</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1CF2A8B" w14:textId="77777777">
            <w:r w:rsidRPr="007851D2">
              <w:t>47</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39FFC2D" w14:textId="77777777">
            <w:r w:rsidRPr="007851D2">
              <w:t>WIP RFC Clearing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B9A107A" w14:textId="77777777">
            <w:r w:rsidRPr="007851D2">
              <w:t>WIP</w:t>
            </w:r>
          </w:p>
        </w:tc>
      </w:tr>
      <w:tr w:rsidRPr="007851D2" w:rsidR="007851D2" w:rsidTr="14D454E3" w14:paraId="0C86FFAF"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40B9D64" w14:textId="77777777">
            <w:r w:rsidRPr="007851D2">
              <w:t>TXNRFC</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CA1EB16" w14:textId="77777777">
            <w:r w:rsidRPr="007851D2">
              <w:t>48</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AC451BB" w14:textId="77777777">
            <w:r w:rsidRPr="007851D2">
              <w:t>Release RFC Clearing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8804941" w14:textId="77777777">
            <w:r w:rsidRPr="007851D2">
              <w:t>Approve</w:t>
            </w:r>
          </w:p>
        </w:tc>
      </w:tr>
      <w:tr w:rsidRPr="007851D2" w:rsidR="007851D2" w:rsidTr="14D454E3" w14:paraId="60CA2BD2"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20B917A" w14:textId="77777777">
            <w:r w:rsidRPr="007851D2">
              <w:t>TXNRFC</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0D8B1F1" w14:textId="77777777">
            <w:r w:rsidRPr="007851D2">
              <w:t>49</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316405CB" w14:paraId="142F1C02" w14:textId="77777777">
            <w:r>
              <w:t>Reject RFC Clearing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E5227B5" w14:textId="77777777">
            <w:r w:rsidRPr="007851D2">
              <w:t>Reject</w:t>
            </w:r>
          </w:p>
        </w:tc>
      </w:tr>
      <w:tr w:rsidRPr="007851D2" w:rsidR="007851D2" w:rsidTr="14D454E3" w14:paraId="308C19E1"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7001073" w14:textId="77777777">
            <w:r w:rsidRPr="007851D2">
              <w:t>GTWSTMT</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883DA9A" w14:textId="77777777">
            <w:r w:rsidRPr="007851D2">
              <w:t>60</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316405CB" w14:paraId="25662315" w14:textId="0BB2F6D1">
            <w:r>
              <w:t xml:space="preserve">Pending </w:t>
            </w:r>
            <w:r w:rsidR="27A830FC">
              <w:t>Reconciliation</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A5CAE00" w14:textId="0207BCD0">
            <w:r w:rsidRPr="007851D2">
              <w:t>Pending Reconciliation</w:t>
            </w:r>
          </w:p>
        </w:tc>
      </w:tr>
      <w:tr w:rsidRPr="007851D2" w:rsidR="007851D2" w:rsidTr="14D454E3" w14:paraId="6B518882"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9C9AB74" w14:textId="77777777">
            <w:r w:rsidRPr="007851D2">
              <w:t>GTWSTMT</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8C32509" w14:textId="77777777">
            <w:r w:rsidRPr="007851D2">
              <w:t>61</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550606DF" w14:paraId="11707DF9" w14:textId="73D3941A">
            <w:r>
              <w:t>Reconciled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550606DF" w14:paraId="239D79AC" w14:textId="7AA860E6">
            <w:r>
              <w:t>Reconciled</w:t>
            </w:r>
          </w:p>
        </w:tc>
      </w:tr>
      <w:tr w:rsidRPr="007851D2" w:rsidR="007851D2" w:rsidTr="14D454E3" w14:paraId="59F3C61F"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1EED8F1" w14:textId="77777777">
            <w:r w:rsidRPr="007851D2">
              <w:t>GTWSTMT</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30556D0" w14:textId="77777777">
            <w:r w:rsidRPr="007851D2">
              <w:t>62</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EE04B6B" w14:textId="77777777">
            <w:r w:rsidRPr="007851D2">
              <w:t>Offline Refund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DBA2A41" w14:textId="77777777">
            <w:r w:rsidRPr="007851D2">
              <w:t>Offline Refund</w:t>
            </w:r>
          </w:p>
        </w:tc>
      </w:tr>
      <w:tr w:rsidRPr="007851D2" w:rsidR="007851D2" w:rsidTr="14D454E3" w14:paraId="6FDC7192"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8046A2D" w14:textId="77777777">
            <w:r w:rsidRPr="007851D2">
              <w:t>GTWSTMT</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C6A3529" w14:textId="77777777">
            <w:r w:rsidRPr="007851D2">
              <w:t>63</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18646A0" w14:textId="77777777">
            <w:r w:rsidRPr="007851D2">
              <w:t>DVP Refunded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7505512" w14:textId="77777777">
            <w:r w:rsidRPr="007851D2">
              <w:t>DVP Refunded</w:t>
            </w:r>
          </w:p>
        </w:tc>
      </w:tr>
      <w:tr w:rsidRPr="007851D2" w:rsidR="007851D2" w:rsidTr="14D454E3" w14:paraId="10EC20DE"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6FDECAA" w14:textId="77777777">
            <w:r w:rsidRPr="007851D2">
              <w:t>GTWSTMT</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66D3511" w14:textId="77777777">
            <w:r w:rsidRPr="007851D2">
              <w:t>64</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69971AB" w14:textId="77777777">
            <w:r w:rsidRPr="007851D2">
              <w:t>Online Refund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7AA7234" w14:textId="77777777">
            <w:r w:rsidRPr="007851D2">
              <w:t>Online Refund</w:t>
            </w:r>
          </w:p>
        </w:tc>
      </w:tr>
      <w:tr w:rsidRPr="007851D2" w:rsidR="007851D2" w:rsidTr="14D454E3" w14:paraId="517C2B7C"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DB58E4F"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921463D" w14:textId="77777777">
            <w:r w:rsidRPr="007851D2">
              <w:t>65</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C906E53" w14:textId="77777777">
            <w:r w:rsidRPr="007851D2">
              <w:t>Refund Authorization Pending</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BE529A9" w14:textId="77777777">
            <w:r w:rsidRPr="007851D2">
              <w:t>Refund Authorization Pending</w:t>
            </w:r>
          </w:p>
        </w:tc>
      </w:tr>
      <w:tr w:rsidRPr="007851D2" w:rsidR="007851D2" w:rsidTr="14D454E3" w14:paraId="5A02FA05"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39D0DE3"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B2A8F23" w14:textId="77777777">
            <w:r w:rsidRPr="007851D2">
              <w:t>66</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AC20B1C" w14:textId="77777777">
            <w:r w:rsidRPr="007851D2">
              <w:t>Refund Booked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130D908" w14:textId="77777777">
            <w:r w:rsidRPr="007851D2">
              <w:t>Refund Initiated</w:t>
            </w:r>
          </w:p>
        </w:tc>
      </w:tr>
      <w:tr w:rsidRPr="007851D2" w:rsidR="007851D2" w:rsidTr="14D454E3" w14:paraId="600DE484"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3F3E8428"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C60D36A" w14:textId="77777777">
            <w:r w:rsidRPr="007851D2">
              <w:t>67</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99B5E08" w14:textId="77777777">
            <w:r w:rsidRPr="007851D2">
              <w:t>Refund Adjusted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8730830" w14:textId="77777777">
            <w:r w:rsidRPr="007851D2">
              <w:t>Refund Pending</w:t>
            </w:r>
          </w:p>
        </w:tc>
      </w:tr>
      <w:tr w:rsidRPr="007851D2" w:rsidR="007851D2" w:rsidTr="14D454E3" w14:paraId="337ED52B"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00475F2"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62D7E2A" w14:textId="77777777">
            <w:r w:rsidRPr="007851D2">
              <w:t>68</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A4DBC0A" w14:textId="77777777">
            <w:r w:rsidRPr="007851D2">
              <w:t>Refund In Process</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333C0F8" w14:textId="77777777">
            <w:r w:rsidRPr="007851D2">
              <w:t>Refund In Clearing</w:t>
            </w:r>
          </w:p>
        </w:tc>
      </w:tr>
      <w:tr w:rsidRPr="007851D2" w:rsidR="007851D2" w:rsidTr="14D454E3" w14:paraId="08ECF9C0"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23C49BC1"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4897F961" w14:textId="77777777">
            <w:r w:rsidRPr="007851D2">
              <w:t>69</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946D5E8" w14:textId="77777777">
            <w:r w:rsidRPr="007851D2">
              <w:t>Refund File Generated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D88ECAF" w14:textId="77777777">
            <w:r w:rsidRPr="007851D2">
              <w:t>Refund File Generated</w:t>
            </w:r>
          </w:p>
        </w:tc>
      </w:tr>
      <w:tr w:rsidRPr="007851D2" w:rsidR="007851D2" w:rsidTr="14D454E3" w14:paraId="36A77C47"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635FE1D"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0625D53" w14:textId="77777777">
            <w:r w:rsidRPr="007851D2">
              <w:t>70</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316405CB" w14:paraId="38A31B3C" w14:textId="7B77BCD7">
            <w:r>
              <w:t xml:space="preserve">Refund </w:t>
            </w:r>
            <w:r w:rsidR="42A06127">
              <w:t>Dispatched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4589DB8" w14:textId="77777777">
            <w:r w:rsidRPr="007851D2">
              <w:t>Refund Processed</w:t>
            </w:r>
          </w:p>
        </w:tc>
      </w:tr>
      <w:tr w:rsidRPr="007851D2" w:rsidR="007851D2" w:rsidTr="14D454E3" w14:paraId="3FE982C9"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25780DD"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1F78CA9" w14:textId="77777777">
            <w:r w:rsidRPr="007851D2">
              <w:t>71</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10DBD1DD" w14:textId="77777777">
            <w:r w:rsidRPr="007851D2">
              <w:t>Refund Failed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C0ED40B" w14:textId="77777777">
            <w:r w:rsidRPr="007851D2">
              <w:t>Refund Failed</w:t>
            </w:r>
          </w:p>
        </w:tc>
      </w:tr>
      <w:tr w:rsidRPr="007851D2" w:rsidR="007851D2" w:rsidTr="14D454E3" w14:paraId="6F81CB31" w14:textId="77777777">
        <w:trPr>
          <w:trHeight w:val="279"/>
        </w:trPr>
        <w:tc>
          <w:tcPr>
            <w:tcW w:w="24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7C4B3C39" w14:textId="77777777">
            <w:r w:rsidRPr="007851D2">
              <w:t>REFUND</w:t>
            </w:r>
          </w:p>
        </w:tc>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6D52436D" w14:textId="77777777">
            <w:r w:rsidRPr="007851D2">
              <w:t>72</w:t>
            </w:r>
          </w:p>
        </w:tc>
        <w:tc>
          <w:tcPr>
            <w:tcW w:w="29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07F19C05" w14:textId="77777777">
            <w:r w:rsidRPr="007851D2">
              <w:t>Refund Cancelled</w:t>
            </w:r>
          </w:p>
        </w:tc>
        <w:tc>
          <w:tcPr>
            <w:tcW w:w="397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vAlign w:val="bottom"/>
            <w:hideMark/>
          </w:tcPr>
          <w:p w:rsidRPr="007851D2" w:rsidR="007851D2" w:rsidP="007851D2" w:rsidRDefault="007851D2" w14:paraId="5AFB2330" w14:textId="77777777">
            <w:r w:rsidRPr="007851D2">
              <w:t>Refund Cancelled</w:t>
            </w:r>
          </w:p>
        </w:tc>
      </w:tr>
    </w:tbl>
    <w:p w:rsidR="00137AAA" w:rsidRDefault="00137AAA" w14:paraId="7AA52D9B" w14:textId="46A17B6D"/>
    <w:p w:rsidR="00137AAA" w:rsidP="51EB59C4" w:rsidRDefault="00F602DC" w14:paraId="2DD39709" w14:textId="77777777">
      <w:pPr>
        <w:ind w:firstLine="720"/>
        <w:rPr>
          <w:rStyle w:val="Heading4Char"/>
          <w:rFonts w:ascii="Aptos Display" w:hAnsi="Aptos Display" w:asciiTheme="majorAscii" w:hAnsiTheme="majorAscii"/>
        </w:rPr>
      </w:pPr>
      <w:bookmarkStart w:name="_Toc283400224" w:id="1662222214"/>
      <w:r w:rsidRPr="51EB59C4" w:rsidR="78F7F7A8">
        <w:rPr>
          <w:rStyle w:val="Heading4Char"/>
          <w:rFonts w:ascii="Aptos Display" w:hAnsi="Aptos Display" w:asciiTheme="majorAscii" w:hAnsiTheme="majorAscii"/>
        </w:rPr>
        <w:t>4.1.3 - Transaction Payment Integration</w:t>
      </w:r>
      <w:bookmarkEnd w:id="1662222214"/>
    </w:p>
    <w:p w:rsidR="00137AAA" w:rsidP="0067312F" w:rsidRDefault="00F602DC" w14:paraId="2955F456" w14:textId="77777777">
      <w:pPr>
        <w:pStyle w:val="ListParagraph"/>
        <w:numPr>
          <w:ilvl w:val="0"/>
          <w:numId w:val="25"/>
        </w:numPr>
      </w:pPr>
      <w:r>
        <w:t>The Transaction Payment can be done by different methods through which a customer can make a payment for a transaction on the merchant's platform. Each payment mode represents a different channel or method of payment that the system can process.</w:t>
      </w:r>
    </w:p>
    <w:p w:rsidR="00137AAA" w:rsidRDefault="0CDC29DB" w14:paraId="618B4655" w14:textId="77777777">
      <w:pPr>
        <w:pStyle w:val="Heading5"/>
        <w:ind w:left="1440"/>
        <w:rPr>
          <w:b w:val="1"/>
          <w:bCs w:val="1"/>
        </w:rPr>
      </w:pPr>
      <w:bookmarkStart w:name="_Toc245719291" w:id="798964612"/>
      <w:r w:rsidR="538D98FF">
        <w:rPr/>
        <w:t xml:space="preserve">4.1.3.1 - </w:t>
      </w:r>
      <w:commentRangeStart w:id="239"/>
      <w:commentRangeStart w:id="240"/>
      <w:r w:rsidR="538D98FF">
        <w:rPr/>
        <w:t>Credit/Debit Card</w:t>
      </w:r>
      <w:commentRangeEnd w:id="239"/>
      <w:r>
        <w:rPr>
          <w:rStyle w:val="CommentReference"/>
        </w:rPr>
        <w:commentReference w:id="239"/>
      </w:r>
      <w:commentRangeEnd w:id="240"/>
      <w:r>
        <w:rPr>
          <w:rStyle w:val="CommentReference"/>
        </w:rPr>
        <w:commentReference w:id="240"/>
      </w:r>
      <w:bookmarkEnd w:id="798964612"/>
    </w:p>
    <w:p w:rsidR="00137AAA" w:rsidP="0067312F" w:rsidRDefault="00F602DC" w14:paraId="37160279" w14:textId="77777777">
      <w:pPr>
        <w:pStyle w:val="ListParagraph"/>
        <w:numPr>
          <w:ilvl w:val="0"/>
          <w:numId w:val="26"/>
        </w:numPr>
        <w:spacing w:after="0"/>
      </w:pPr>
      <w:r>
        <w:t>Payment is made using a credit card issued by a bank or financial institution.</w:t>
      </w:r>
    </w:p>
    <w:p w:rsidR="00137AAA" w:rsidP="0067312F" w:rsidRDefault="00F602DC" w14:paraId="62699C65" w14:textId="77777777">
      <w:pPr>
        <w:pStyle w:val="ListParagraph"/>
        <w:numPr>
          <w:ilvl w:val="0"/>
          <w:numId w:val="26"/>
        </w:numPr>
        <w:spacing w:after="0"/>
      </w:pPr>
      <w:r>
        <w:t>Requires entry of card details like card number, expiry date, and CVV.</w:t>
      </w:r>
    </w:p>
    <w:p w:rsidR="00137AAA" w:rsidP="0067312F" w:rsidRDefault="00F602DC" w14:paraId="08A1B0A0" w14:textId="77777777">
      <w:pPr>
        <w:pStyle w:val="ListParagraph"/>
        <w:numPr>
          <w:ilvl w:val="0"/>
          <w:numId w:val="26"/>
        </w:numPr>
        <w:spacing w:after="0"/>
      </w:pPr>
      <w:r>
        <w:t>Payment Gateway need to be used PayU (Wibmo)</w:t>
      </w:r>
    </w:p>
    <w:p w:rsidR="00137AAA" w:rsidRDefault="00137AAA" w14:paraId="3E01AD1D" w14:textId="77777777">
      <w:pPr>
        <w:pStyle w:val="ListParagraph"/>
        <w:spacing w:after="0"/>
        <w:ind w:left="2520"/>
      </w:pPr>
    </w:p>
    <w:p w:rsidR="00137AAA" w:rsidRDefault="00F602DC" w14:paraId="615AF3D8" w14:textId="77777777">
      <w:pPr>
        <w:pStyle w:val="Heading5"/>
        <w:ind w:left="1440"/>
      </w:pPr>
      <w:bookmarkStart w:name="_Toc1005738550" w:id="1014849872"/>
      <w:r w:rsidR="78F7F7A8">
        <w:rPr/>
        <w:t>4.1.3.2 - Net Banking – SBI / Channel Banks</w:t>
      </w:r>
      <w:bookmarkEnd w:id="1014849872"/>
    </w:p>
    <w:p w:rsidR="00137AAA" w:rsidP="0067312F" w:rsidRDefault="00F602DC" w14:paraId="79499C27" w14:textId="77777777">
      <w:pPr>
        <w:pStyle w:val="ListParagraph"/>
        <w:numPr>
          <w:ilvl w:val="0"/>
          <w:numId w:val="27"/>
        </w:numPr>
        <w:spacing w:after="0"/>
      </w:pPr>
      <w:r>
        <w:t>Payment is processed through the customer’s online banking portal.</w:t>
      </w:r>
    </w:p>
    <w:p w:rsidR="00137AAA" w:rsidP="0067312F" w:rsidRDefault="4303234E" w14:paraId="17F87995" w14:textId="77777777">
      <w:pPr>
        <w:pStyle w:val="ListParagraph"/>
        <w:numPr>
          <w:ilvl w:val="0"/>
          <w:numId w:val="27"/>
        </w:numPr>
        <w:spacing w:after="0"/>
      </w:pPr>
      <w:r>
        <w:t>The customer is redirected to their bank's online banking page to complete the payment.</w:t>
      </w:r>
    </w:p>
    <w:p w:rsidR="0091778F" w:rsidP="0067312F" w:rsidRDefault="6B7FA7BA" w14:paraId="33E9B50E" w14:textId="3833AF42">
      <w:pPr>
        <w:pStyle w:val="ListParagraph"/>
        <w:numPr>
          <w:ilvl w:val="0"/>
          <w:numId w:val="27"/>
        </w:numPr>
        <w:spacing w:after="0"/>
      </w:pPr>
      <w:r>
        <w:t xml:space="preserve">For </w:t>
      </w:r>
      <w:r w:rsidR="678AB026">
        <w:t xml:space="preserve">a successful </w:t>
      </w:r>
      <w:r w:rsidR="0C2F738F">
        <w:t>corporate</w:t>
      </w:r>
      <w:r w:rsidR="38A55953">
        <w:t xml:space="preserve"> transaction</w:t>
      </w:r>
      <w:r w:rsidR="7BDAFB91">
        <w:t xml:space="preserve"> </w:t>
      </w:r>
      <w:r w:rsidR="38A55953">
        <w:t xml:space="preserve">status will be in the </w:t>
      </w:r>
      <w:r w:rsidR="0091778F">
        <w:t>Pending</w:t>
      </w:r>
      <w:r w:rsidR="38A55953">
        <w:t xml:space="preserve"> state,</w:t>
      </w:r>
      <w:r w:rsidR="2036247D">
        <w:t xml:space="preserve"> </w:t>
      </w:r>
      <w:r w:rsidR="00D92E37">
        <w:t>the</w:t>
      </w:r>
      <w:r w:rsidR="0091778F">
        <w:t xml:space="preserve"> checker user has t</w:t>
      </w:r>
      <w:r w:rsidR="00D92E37">
        <w:t>o complete the transaction with</w:t>
      </w:r>
      <w:r w:rsidR="0091778F">
        <w:t>in 24Hour</w:t>
      </w:r>
      <w:r w:rsidR="00D92E37">
        <w:t>s,</w:t>
      </w:r>
      <w:r w:rsidR="0091778F">
        <w:t xml:space="preserve"> </w:t>
      </w:r>
      <w:r w:rsidR="00D92E37">
        <w:t>otherwise</w:t>
      </w:r>
      <w:r w:rsidR="0091778F">
        <w:t xml:space="preserve"> transaction will be marked as expired at SBIePay end. Post which if Checker will authorize the transaction it will treat as expired only. </w:t>
      </w:r>
    </w:p>
    <w:p w:rsidR="6B7FA7BA" w:rsidP="0067312F" w:rsidRDefault="0091778F" w14:paraId="47AEAC85" w14:textId="4BFCD11D">
      <w:pPr>
        <w:pStyle w:val="ListParagraph"/>
        <w:numPr>
          <w:ilvl w:val="0"/>
          <w:numId w:val="27"/>
        </w:numPr>
        <w:spacing w:after="0"/>
      </w:pPr>
      <w:r>
        <w:t xml:space="preserve">SBIePay application will run the </w:t>
      </w:r>
      <w:r w:rsidR="38A55953">
        <w:t>scheduler</w:t>
      </w:r>
      <w:r>
        <w:t xml:space="preserve"> for offline pulling with corporate bank which will fetch the status till</w:t>
      </w:r>
      <w:r w:rsidR="38A55953">
        <w:t xml:space="preserve"> </w:t>
      </w:r>
      <w:r w:rsidR="4BA511B3">
        <w:t>24</w:t>
      </w:r>
      <w:r w:rsidR="0EFC0DCE">
        <w:t xml:space="preserve"> </w:t>
      </w:r>
      <w:r w:rsidR="4BA511B3">
        <w:t>hours</w:t>
      </w:r>
      <w:r>
        <w:t xml:space="preserve"> and </w:t>
      </w:r>
      <w:r w:rsidR="0370C921">
        <w:t>update accordingly</w:t>
      </w:r>
      <w:r>
        <w:t xml:space="preserve"> the transaction if response will received from bank as Success/Failed.</w:t>
      </w:r>
    </w:p>
    <w:p w:rsidR="00137AAA" w:rsidRDefault="0CDC29DB" w14:paraId="325D14E2" w14:textId="77777777">
      <w:pPr>
        <w:pStyle w:val="Heading5"/>
        <w:ind w:left="1440"/>
        <w:rPr>
          <w:b w:val="1"/>
          <w:bCs w:val="1"/>
        </w:rPr>
      </w:pPr>
      <w:bookmarkStart w:name="_Toc1618240720" w:id="1730195830"/>
      <w:r w:rsidR="538D98FF">
        <w:rPr/>
        <w:t xml:space="preserve">4.1.3.3 </w:t>
      </w:r>
      <w:commentRangeStart w:id="243"/>
      <w:commentRangeStart w:id="244"/>
      <w:r w:rsidR="538D98FF">
        <w:rPr/>
        <w:t>UPI</w:t>
      </w:r>
      <w:commentRangeEnd w:id="243"/>
      <w:r>
        <w:rPr>
          <w:rStyle w:val="CommentReference"/>
        </w:rPr>
        <w:commentReference w:id="243"/>
      </w:r>
      <w:commentRangeEnd w:id="244"/>
      <w:r>
        <w:rPr>
          <w:rStyle w:val="CommentReference"/>
        </w:rPr>
        <w:commentReference w:id="244"/>
      </w:r>
      <w:bookmarkEnd w:id="1730195830"/>
    </w:p>
    <w:p w:rsidR="00137AAA" w:rsidP="0067312F" w:rsidRDefault="4303234E" w14:paraId="37F6EE14" w14:textId="65271A72">
      <w:pPr>
        <w:pStyle w:val="ListParagraph"/>
        <w:numPr>
          <w:ilvl w:val="0"/>
          <w:numId w:val="28"/>
        </w:numPr>
        <w:spacing w:after="0"/>
        <w:rPr/>
      </w:pPr>
      <w:r w:rsidR="1270C449">
        <w:rPr/>
        <w:t xml:space="preserve">Payment is </w:t>
      </w:r>
      <w:r w:rsidR="1270C449">
        <w:rPr/>
        <w:t>initiated</w:t>
      </w:r>
      <w:r w:rsidR="1270C449">
        <w:rPr/>
        <w:t xml:space="preserve"> using a </w:t>
      </w:r>
      <w:commentRangeStart w:id="245"/>
      <w:commentRangeStart w:id="246"/>
      <w:r w:rsidR="1270C449">
        <w:rPr/>
        <w:t>UPI ID</w:t>
      </w:r>
      <w:r w:rsidR="7B5FDED2">
        <w:rPr/>
        <w:t xml:space="preserve"> or Mobile number</w:t>
      </w:r>
      <w:r w:rsidR="1270C449">
        <w:rPr/>
        <w:t xml:space="preserve"> </w:t>
      </w:r>
      <w:commentRangeEnd w:id="245"/>
      <w:r>
        <w:rPr>
          <w:rStyle w:val="CommentReference"/>
        </w:rPr>
        <w:commentReference w:id="245"/>
      </w:r>
      <w:commentRangeEnd w:id="246"/>
      <w:r>
        <w:rPr>
          <w:rStyle w:val="CommentReference"/>
        </w:rPr>
        <w:commentReference w:id="246"/>
      </w:r>
      <w:r w:rsidR="1270C449">
        <w:rPr/>
        <w:t>or QR code.</w:t>
      </w:r>
      <w:r w:rsidR="25609AA6">
        <w:rPr/>
        <w:t xml:space="preserve"> </w:t>
      </w:r>
    </w:p>
    <w:p w:rsidR="00137AAA" w:rsidP="0067312F" w:rsidRDefault="00F602DC" w14:paraId="17185627" w14:textId="0D47F5F5">
      <w:pPr>
        <w:pStyle w:val="ListParagraph"/>
        <w:numPr>
          <w:ilvl w:val="0"/>
          <w:numId w:val="28"/>
        </w:numPr>
        <w:spacing w:after="0"/>
      </w:pPr>
      <w:r>
        <w:t xml:space="preserve">Payment Gateway need to be used as </w:t>
      </w:r>
      <w:r w:rsidR="00D92E37">
        <w:t>BHIM-</w:t>
      </w:r>
      <w:r>
        <w:t>UPI</w:t>
      </w:r>
    </w:p>
    <w:p w:rsidR="00137AAA" w:rsidRDefault="00137AAA" w14:paraId="1BADC454" w14:textId="77777777">
      <w:pPr>
        <w:pStyle w:val="ListParagraph"/>
        <w:spacing w:after="0"/>
        <w:ind w:left="2160"/>
      </w:pPr>
    </w:p>
    <w:p w:rsidR="00137AAA" w:rsidP="51EB59C4" w:rsidRDefault="00F602DC" w14:paraId="745179CB" w14:textId="55D80E3B">
      <w:pPr>
        <w:ind w:left="720"/>
        <w:rPr>
          <w:rStyle w:val="Heading4Char"/>
          <w:rFonts w:ascii="Aptos Display" w:hAnsi="Aptos Display" w:asciiTheme="majorAscii" w:hAnsiTheme="majorAscii"/>
        </w:rPr>
      </w:pPr>
      <w:bookmarkStart w:name="_Toc503465011" w:id="1989901599"/>
      <w:r w:rsidRPr="51EB59C4" w:rsidR="78F7F7A8">
        <w:rPr>
          <w:rStyle w:val="Heading4Char"/>
          <w:rFonts w:ascii="Aptos Display" w:hAnsi="Aptos Display" w:asciiTheme="majorAscii" w:hAnsiTheme="majorAscii"/>
        </w:rPr>
        <w:t>4.1.4 - Transaction Processing</w:t>
      </w:r>
      <w:bookmarkEnd w:id="1989901599"/>
    </w:p>
    <w:p w:rsidRPr="00C4046B" w:rsidR="00C4046B" w:rsidP="51EB59C4" w:rsidRDefault="00C4046B" w14:paraId="5CA6CE77" w14:textId="12F23278">
      <w:pPr>
        <w:ind w:left="720"/>
        <w:rPr>
          <w:rStyle w:val="Heading4Char"/>
          <w:rFonts w:ascii="Calibri" w:hAnsi="Calibri" w:cs="Calibri"/>
          <w:color w:val="auto"/>
          <w:sz w:val="22"/>
          <w:szCs w:val="22"/>
        </w:rPr>
      </w:pPr>
      <w:r>
        <w:rPr>
          <w:rStyle w:val="Heading4Char"/>
          <w:rFonts w:asciiTheme="majorHAnsi" w:hAnsiTheme="majorHAnsi"/>
        </w:rPr>
        <w:tab/>
      </w:r>
      <w:bookmarkStart w:name="_Toc1647704853" w:id="1767350524"/>
      <w:r w:rsidRPr="51EB59C4" w:rsidR="3662287C">
        <w:rPr>
          <w:rStyle w:val="Heading4Char"/>
          <w:rFonts w:ascii="Calibri" w:hAnsi="Calibri" w:cs="Calibri"/>
          <w:color w:val="auto"/>
          <w:sz w:val="22"/>
          <w:szCs w:val="22"/>
        </w:rPr>
        <w:t xml:space="preserve">UX Flow- Transaction UX flow is available on </w:t>
      </w:r>
      <w:r w:rsidRPr="51EB59C4" w:rsidR="3662287C">
        <w:rPr>
          <w:rStyle w:val="Heading4Char"/>
          <w:rFonts w:ascii="Calibri" w:hAnsi="Calibri" w:cs="Calibri"/>
          <w:color w:val="auto"/>
          <w:sz w:val="22"/>
          <w:szCs w:val="22"/>
        </w:rPr>
        <w:t>below</w:t>
      </w:r>
      <w:r w:rsidRPr="51EB59C4" w:rsidR="3662287C">
        <w:rPr>
          <w:rStyle w:val="Heading4Char"/>
          <w:rFonts w:ascii="Calibri" w:hAnsi="Calibri" w:cs="Calibri"/>
          <w:color w:val="auto"/>
          <w:sz w:val="22"/>
          <w:szCs w:val="22"/>
        </w:rPr>
        <w:t xml:space="preserve"> </w:t>
      </w:r>
      <w:r w:rsidRPr="51EB59C4" w:rsidR="3662287C">
        <w:rPr>
          <w:rStyle w:val="Heading4Char"/>
          <w:rFonts w:ascii="Calibri" w:hAnsi="Calibri" w:cs="Calibri"/>
          <w:color w:val="auto"/>
          <w:sz w:val="22"/>
          <w:szCs w:val="22"/>
        </w:rPr>
        <w:t>figma</w:t>
      </w:r>
      <w:r w:rsidRPr="51EB59C4" w:rsidR="3662287C">
        <w:rPr>
          <w:rStyle w:val="Heading4Char"/>
          <w:rFonts w:ascii="Calibri" w:hAnsi="Calibri" w:cs="Calibri"/>
          <w:color w:val="auto"/>
          <w:sz w:val="22"/>
          <w:szCs w:val="22"/>
        </w:rPr>
        <w:t xml:space="preserve"> link.</w:t>
      </w:r>
      <w:bookmarkEnd w:id="1767350524"/>
    </w:p>
    <w:p w:rsidRPr="00C4046B" w:rsidR="00C4046B" w:rsidP="14D454E3" w:rsidRDefault="00C4046B" w14:paraId="35D0EDB9" w14:textId="1DE91C5F">
      <w:pPr>
        <w:ind w:left="720"/>
        <w:rPr>
          <w:rStyle w:val="Heading4Char"/>
          <w:rFonts w:ascii="Calibri" w:hAnsi="Calibri" w:cs="Calibri"/>
          <w:color w:val="auto"/>
          <w:sz w:val="22"/>
          <w:szCs w:val="22"/>
        </w:rPr>
      </w:pPr>
      <w:r w:rsidRPr="00C4046B">
        <w:rPr>
          <w:rStyle w:val="Heading4Char"/>
          <w:rFonts w:ascii="Calibri" w:hAnsi="Calibri" w:cs="Calibri"/>
          <w:color w:val="auto"/>
          <w:sz w:val="22"/>
        </w:rPr>
        <w:tab/>
      </w:r>
      <w:commentRangeStart w:id="250"/>
      <w:bookmarkStart w:name="_Toc2009072121" w:id="942778445"/>
      <w:r w:rsidRPr="14D454E3" w:rsidR="07132CFF">
        <w:rPr>
          <w:rStyle w:val="Heading4Char"/>
          <w:rFonts w:ascii="Calibri" w:hAnsi="Calibri" w:cs="Calibri"/>
          <w:color w:val="auto"/>
          <w:sz w:val="22"/>
          <w:szCs w:val="22"/>
        </w:rPr>
        <w:t>Link -</w:t>
      </w:r>
      <w:bookmarkEnd w:id="942778445"/>
      <w:r w:rsidRPr="14D454E3" w:rsidR="07132CFF">
        <w:rPr>
          <w:rStyle w:val="Heading4Char"/>
          <w:rFonts w:ascii="Calibri" w:hAnsi="Calibri" w:cs="Calibri"/>
          <w:color w:val="auto"/>
          <w:sz w:val="22"/>
          <w:szCs w:val="22"/>
        </w:rPr>
        <w:t xml:space="preserve"> </w:t>
      </w:r>
      <w:hyperlink w:history="1" r:id="R9ca9dfe7bc1f421a">
        <w:r w:rsidRPr="14D454E3" w:rsidR="07132CFF">
          <w:rPr>
            <w:rStyle w:val="Hyperlink"/>
            <w:rFonts w:ascii="Calibri" w:hAnsi="Calibri" w:cs="Calibri"/>
            <w:color w:val="auto"/>
            <w:sz w:val="22"/>
            <w:szCs w:val="22"/>
          </w:rPr>
          <w:t>Page 1 - PaymentLatestScreen (figma.com)</w:t>
        </w:r>
      </w:hyperlink>
      <w:commentRangeEnd w:id="250"/>
      <w:r>
        <w:rPr>
          <w:rStyle w:val="CommentReference"/>
        </w:rPr>
        <w:commentReference w:id="250"/>
      </w:r>
    </w:p>
    <w:p w:rsidR="00137AAA" w:rsidP="51EB59C4" w:rsidRDefault="00F602DC" w14:paraId="74BA522F" w14:textId="0B65ED3B">
      <w:pPr>
        <w:pStyle w:val="ListParagraph"/>
        <w:ind w:left="1440"/>
        <w:rPr>
          <w:rStyle w:val="Heading5Char"/>
          <w:rFonts w:ascii="Aptos Display" w:hAnsi="Aptos Display" w:asciiTheme="majorAscii" w:hAnsiTheme="majorAscii"/>
        </w:rPr>
      </w:pPr>
      <w:bookmarkStart w:name="_Toc1621078623" w:id="1147292986"/>
      <w:r w:rsidRPr="51EB59C4" w:rsidR="78F7F7A8">
        <w:rPr>
          <w:rStyle w:val="Heading5Char"/>
          <w:rFonts w:ascii="Aptos Display" w:hAnsi="Aptos Display" w:asciiTheme="majorAscii" w:hAnsiTheme="majorAscii"/>
        </w:rPr>
        <w:t>4.1.4.1 - Form Posting</w:t>
      </w:r>
      <w:bookmarkEnd w:id="1147292986"/>
      <w:r>
        <w:tab/>
      </w:r>
      <w:r>
        <w:tab/>
      </w:r>
      <w:r>
        <w:tab/>
      </w:r>
      <w:r>
        <w:tab/>
      </w:r>
      <w:r>
        <w:tab/>
      </w:r>
      <w:r>
        <w:tab/>
      </w:r>
    </w:p>
    <w:p w:rsidR="00137AAA" w:rsidP="0067312F" w:rsidRDefault="00F602DC" w14:paraId="2AEFD594" w14:textId="458F3599">
      <w:pPr>
        <w:pStyle w:val="ListParagraph"/>
        <w:numPr>
          <w:ilvl w:val="0"/>
          <w:numId w:val="29"/>
        </w:numPr>
        <w:rPr>
          <w:rFonts w:asciiTheme="majorHAnsi" w:hAnsiTheme="majorHAnsi" w:eastAsiaTheme="majorEastAsia" w:cstheme="majorBidi"/>
        </w:rPr>
      </w:pPr>
      <w:r>
        <w:rPr>
          <w:rFonts w:asciiTheme="majorHAnsi" w:hAnsiTheme="majorHAnsi" w:eastAsiaTheme="majorEastAsia" w:cstheme="majorBidi"/>
        </w:rPr>
        <w:t>The merchant pass</w:t>
      </w:r>
      <w:r w:rsidR="000D26C5">
        <w:rPr>
          <w:rFonts w:asciiTheme="majorHAnsi" w:hAnsiTheme="majorHAnsi" w:eastAsiaTheme="majorEastAsia" w:cstheme="majorBidi"/>
        </w:rPr>
        <w:t>es the SBI</w:t>
      </w:r>
      <w:r>
        <w:rPr>
          <w:rFonts w:asciiTheme="majorHAnsi" w:hAnsiTheme="majorHAnsi" w:eastAsiaTheme="majorEastAsia" w:cstheme="majorBidi"/>
        </w:rPr>
        <w:t>ePay-generated Order Id, via API call or URL call</w:t>
      </w:r>
    </w:p>
    <w:p w:rsidRPr="00C4046B" w:rsidR="00C4046B" w:rsidP="00C4046B" w:rsidRDefault="000D26C5" w14:paraId="4B0DDAF5" w14:textId="2BB32C54">
      <w:pPr>
        <w:pStyle w:val="ListParagraph"/>
        <w:numPr>
          <w:ilvl w:val="0"/>
          <w:numId w:val="29"/>
        </w:numPr>
        <w:rPr>
          <w:rFonts w:asciiTheme="majorHAnsi" w:hAnsiTheme="majorHAnsi" w:eastAsiaTheme="majorEastAsia" w:cstheme="majorBidi"/>
        </w:rPr>
      </w:pPr>
      <w:r>
        <w:rPr>
          <w:rFonts w:asciiTheme="majorHAnsi" w:hAnsiTheme="majorHAnsi" w:eastAsiaTheme="majorEastAsia" w:cstheme="majorBidi"/>
        </w:rPr>
        <w:t>SBI</w:t>
      </w:r>
      <w:r w:rsidR="00F602DC">
        <w:rPr>
          <w:rFonts w:asciiTheme="majorHAnsi" w:hAnsiTheme="majorHAnsi" w:eastAsiaTheme="majorEastAsia" w:cstheme="majorBidi"/>
        </w:rPr>
        <w:t>ePay validates the Order Id and, if valid, allows redirection to Transaction Page</w:t>
      </w:r>
    </w:p>
    <w:p w:rsidR="00137AAA" w:rsidP="51EB59C4" w:rsidRDefault="0CDC29DB" w14:paraId="58ADF40D" w14:textId="77777777">
      <w:pPr>
        <w:ind w:left="1440"/>
        <w:rPr>
          <w:rStyle w:val="Heading5Char"/>
          <w:rFonts w:ascii="Aptos Display" w:hAnsi="Aptos Display" w:asciiTheme="majorAscii" w:hAnsiTheme="majorAscii"/>
        </w:rPr>
      </w:pPr>
      <w:bookmarkStart w:name="_Toc1526194684" w:id="964333136"/>
      <w:r w:rsidRPr="51EB59C4" w:rsidR="538D98FF">
        <w:rPr>
          <w:rStyle w:val="Heading5Char"/>
          <w:rFonts w:ascii="Aptos Display" w:hAnsi="Aptos Display" w:asciiTheme="majorAscii" w:hAnsiTheme="majorAscii"/>
        </w:rPr>
        <w:t>4.1.4.2 - Link Based Approach</w:t>
      </w:r>
      <w:bookmarkEnd w:id="964333136"/>
    </w:p>
    <w:p w:rsidR="00137AAA" w:rsidP="0067312F" w:rsidRDefault="26506261" w14:paraId="6D3016DA" w14:textId="38EDD489">
      <w:pPr>
        <w:pStyle w:val="ListParagraph"/>
        <w:numPr>
          <w:ilvl w:val="0"/>
          <w:numId w:val="29"/>
        </w:numPr>
      </w:pPr>
      <w:r>
        <w:lastRenderedPageBreak/>
        <w:t>Merchant Payment link will be generated if merchant has passed the payment link parameter. ExpiredDateTime –DDMMYYYY HH:</w:t>
      </w:r>
      <w:r w:rsidR="7D9AD455">
        <w:t>MM: SS.</w:t>
      </w:r>
      <w:r>
        <w:t xml:space="preserve"> </w:t>
      </w:r>
    </w:p>
    <w:p w:rsidR="00137AAA" w:rsidP="0067312F" w:rsidRDefault="26506261" w14:paraId="497039C5" w14:textId="74C6FAE0">
      <w:pPr>
        <w:pStyle w:val="ListParagraph"/>
        <w:numPr>
          <w:ilvl w:val="0"/>
          <w:numId w:val="29"/>
        </w:numPr>
      </w:pPr>
      <w:r>
        <w:t xml:space="preserve">Payment link will be activated as merchant is sending in parameter. </w:t>
      </w:r>
    </w:p>
    <w:p w:rsidR="00137AAA" w:rsidP="0067312F" w:rsidRDefault="26506261" w14:paraId="5A9E57C3" w14:textId="0A25DC3C">
      <w:pPr>
        <w:pStyle w:val="ListParagraph"/>
        <w:numPr>
          <w:ilvl w:val="0"/>
          <w:numId w:val="29"/>
        </w:numPr>
      </w:pPr>
      <w:r>
        <w:t xml:space="preserve">Payment Link Expiry time cannot be set for more than 48 </w:t>
      </w:r>
      <w:r w:rsidR="303534A2">
        <w:t>hrs.</w:t>
      </w:r>
      <w:r>
        <w:t>, a check will be introduced in configuration page to handle the same.</w:t>
      </w:r>
    </w:p>
    <w:p w:rsidR="00137AAA" w:rsidP="0067312F" w:rsidRDefault="26506261" w14:paraId="247888B1" w14:textId="12B77617">
      <w:pPr>
        <w:pStyle w:val="ListParagraph"/>
        <w:numPr>
          <w:ilvl w:val="0"/>
          <w:numId w:val="29"/>
        </w:numPr>
      </w:pPr>
      <w:r>
        <w:t>Merchant order expiry time would be same for Payment Link shared Expiry time.</w:t>
      </w:r>
      <w:r w:rsidR="6446AD30">
        <w:br/>
      </w:r>
    </w:p>
    <w:p w:rsidR="00137AAA" w:rsidP="51EB59C4" w:rsidRDefault="00F602DC" w14:paraId="3F20AC57" w14:textId="77777777">
      <w:pPr>
        <w:ind w:firstLine="720"/>
        <w:rPr>
          <w:rStyle w:val="Heading4Char"/>
          <w:rFonts w:ascii="Aptos Display" w:hAnsi="Aptos Display" w:asciiTheme="majorAscii" w:hAnsiTheme="majorAscii"/>
        </w:rPr>
      </w:pPr>
      <w:bookmarkStart w:name="_Toc33867850" w:id="312367380"/>
      <w:r w:rsidRPr="51EB59C4" w:rsidR="78F7F7A8">
        <w:rPr>
          <w:rStyle w:val="Heading4Char"/>
          <w:rFonts w:ascii="Aptos Display" w:hAnsi="Aptos Display" w:asciiTheme="majorAscii" w:hAnsiTheme="majorAscii"/>
        </w:rPr>
        <w:t>4.1.5 - Merchant Payment Mode</w:t>
      </w:r>
      <w:bookmarkEnd w:id="312367380"/>
    </w:p>
    <w:p w:rsidR="00137AAA" w:rsidP="14D454E3" w:rsidRDefault="587F367A" w14:paraId="63806EBA" w14:textId="420C8F91">
      <w:pPr>
        <w:pStyle w:val="ListParagraph"/>
        <w:numPr>
          <w:ilvl w:val="0"/>
          <w:numId w:val="30"/>
        </w:numPr>
        <w:rPr>
          <w:rStyle w:val="Heading4Char"/>
          <w:rFonts w:asciiTheme="majorHAnsi" w:hAnsiTheme="majorHAnsi"/>
        </w:rPr>
      </w:pPr>
      <w:bookmarkStart w:name="_Int_NRGOC7ZJ" w:id="254"/>
      <w:r>
        <w:t>The Merchant Payment Mode must be validated against the payment methods pre-configured for the merchant.</w:t>
      </w:r>
      <w:bookmarkEnd w:id="254"/>
      <w:r w:rsidR="0CDC29DB">
        <w:t xml:space="preserve"> This ensures that only the payment modes that the merchant has enabled or supports are available for processing transactions</w:t>
      </w:r>
    </w:p>
    <w:p w:rsidR="00137AAA" w:rsidP="51EB59C4" w:rsidRDefault="00F602DC" w14:paraId="5124CFB4" w14:textId="77777777">
      <w:pPr>
        <w:ind w:firstLine="720"/>
        <w:rPr>
          <w:rStyle w:val="Heading4Char"/>
          <w:rFonts w:ascii="Aptos Display" w:hAnsi="Aptos Display" w:asciiTheme="majorAscii" w:hAnsiTheme="majorAscii"/>
        </w:rPr>
      </w:pPr>
      <w:bookmarkStart w:name="_Toc226024252" w:id="1465974673"/>
      <w:r w:rsidRPr="51EB59C4" w:rsidR="78F7F7A8">
        <w:rPr>
          <w:rStyle w:val="Heading4Char"/>
          <w:rFonts w:ascii="Aptos Display" w:hAnsi="Aptos Display" w:asciiTheme="majorAscii" w:hAnsiTheme="majorAscii"/>
        </w:rPr>
        <w:t>4.1.6 - Payment Mode Downtime</w:t>
      </w:r>
      <w:bookmarkEnd w:id="1465974673"/>
      <w:r w:rsidRPr="51EB59C4" w:rsidR="78F7F7A8">
        <w:rPr>
          <w:rStyle w:val="Heading4Char"/>
          <w:rFonts w:ascii="Aptos Display" w:hAnsi="Aptos Display" w:asciiTheme="majorAscii" w:hAnsiTheme="majorAscii"/>
        </w:rPr>
        <w:t xml:space="preserve"> </w:t>
      </w:r>
    </w:p>
    <w:p w:rsidR="00137AAA" w:rsidP="0067312F" w:rsidRDefault="4303234E" w14:paraId="0C410915" w14:textId="166E7C3C">
      <w:pPr>
        <w:pStyle w:val="ListParagraph"/>
        <w:numPr>
          <w:ilvl w:val="0"/>
          <w:numId w:val="31"/>
        </w:numPr>
      </w:pPr>
      <w:r>
        <w:t xml:space="preserve">The </w:t>
      </w:r>
      <w:commentRangeStart w:id="256"/>
      <w:commentRangeStart w:id="257"/>
      <w:r w:rsidRPr="2EF4D6A4">
        <w:rPr>
          <w:b/>
          <w:bCs/>
        </w:rPr>
        <w:t>Downtime API</w:t>
      </w:r>
      <w:r>
        <w:t xml:space="preserve"> </w:t>
      </w:r>
      <w:commentRangeEnd w:id="256"/>
      <w:r>
        <w:rPr>
          <w:rStyle w:val="CommentReference"/>
        </w:rPr>
        <w:commentReference w:id="256"/>
      </w:r>
      <w:commentRangeEnd w:id="257"/>
      <w:r>
        <w:rPr>
          <w:rStyle w:val="CommentReference"/>
        </w:rPr>
        <w:commentReference w:id="257"/>
      </w:r>
      <w:r>
        <w:t xml:space="preserve">is a critical component that ensures seamless transaction processing by checking whether any scheduled downtime is planned for payment channels. If a downtime is detected, the affected payment channels are temporarily </w:t>
      </w:r>
      <w:r w:rsidR="7A7F179B">
        <w:t>inactive</w:t>
      </w:r>
      <w:r>
        <w:t xml:space="preserve"> f</w:t>
      </w:r>
      <w:r w:rsidR="7C3AA3B7">
        <w:t xml:space="preserve">or </w:t>
      </w:r>
      <w:r>
        <w:t>customers</w:t>
      </w:r>
      <w:r w:rsidR="7A50A079">
        <w:t xml:space="preserve"> </w:t>
      </w:r>
      <w:r w:rsidR="39BE6CD0">
        <w:t>for</w:t>
      </w:r>
      <w:r>
        <w:t xml:space="preserve"> that period</w:t>
      </w:r>
      <w:r w:rsidR="1BAA8394">
        <w:t xml:space="preserve"> and info ico</w:t>
      </w:r>
      <w:r w:rsidR="035EB7CE">
        <w:t xml:space="preserve">n will be </w:t>
      </w:r>
      <w:r w:rsidR="39473309">
        <w:t xml:space="preserve">displayed with </w:t>
      </w:r>
      <w:r w:rsidR="035EB7CE">
        <w:t>the information.</w:t>
      </w:r>
    </w:p>
    <w:p w:rsidR="00137AAA" w:rsidP="0067312F" w:rsidRDefault="00F602DC" w14:paraId="36061231" w14:textId="77777777">
      <w:pPr>
        <w:pStyle w:val="ListParagraph"/>
        <w:numPr>
          <w:ilvl w:val="0"/>
          <w:numId w:val="31"/>
        </w:numPr>
      </w:pPr>
      <w:r>
        <w:t>This functionality helps prevent payment failures and enhances the overall user experience.</w:t>
      </w:r>
    </w:p>
    <w:p w:rsidR="00137AAA" w:rsidP="0067312F" w:rsidRDefault="00F602DC" w14:paraId="21F4B80C" w14:textId="00178ECB">
      <w:pPr>
        <w:pStyle w:val="ListParagraph"/>
        <w:numPr>
          <w:ilvl w:val="0"/>
          <w:numId w:val="31"/>
        </w:numPr>
        <w:rPr>
          <w:rStyle w:val="Heading4Char"/>
          <w:rFonts w:asciiTheme="majorHAnsi" w:hAnsiTheme="majorHAnsi"/>
        </w:rPr>
      </w:pPr>
      <w:r>
        <w:t xml:space="preserve"> </w:t>
      </w:r>
      <w:bookmarkStart w:name="_GoBack" w:id="258"/>
      <w:r>
        <w:t xml:space="preserve">The downtime schedule is managed and configured through the </w:t>
      </w:r>
      <w:r w:rsidRPr="00874D9B" w:rsidR="00874D9B">
        <w:rPr>
          <w:b/>
        </w:rPr>
        <w:t>SBI</w:t>
      </w:r>
      <w:r w:rsidRPr="00874D9B">
        <w:rPr>
          <w:b/>
          <w:bCs/>
        </w:rPr>
        <w:t>ePay</w:t>
      </w:r>
      <w:r>
        <w:rPr>
          <w:b/>
          <w:bCs/>
        </w:rPr>
        <w:t xml:space="preserve"> Admin</w:t>
      </w:r>
      <w:r>
        <w:t xml:space="preserve"> interface</w:t>
      </w:r>
      <w:bookmarkEnd w:id="258"/>
      <w:r>
        <w:t>.</w:t>
      </w:r>
    </w:p>
    <w:p w:rsidR="00137AAA" w:rsidRDefault="00137AAA" w14:paraId="44455A75" w14:textId="77777777"/>
    <w:p w:rsidR="00137AAA" w:rsidP="51EB59C4" w:rsidRDefault="00F602DC" w14:paraId="33AC19E4" w14:textId="77777777">
      <w:pPr>
        <w:ind w:firstLine="720"/>
        <w:rPr>
          <w:rStyle w:val="Heading4Char"/>
          <w:rFonts w:ascii="Aptos Display" w:hAnsi="Aptos Display" w:asciiTheme="majorAscii" w:hAnsiTheme="majorAscii"/>
        </w:rPr>
      </w:pPr>
      <w:bookmarkStart w:name="_Toc694995687" w:id="345504982"/>
      <w:r w:rsidRPr="51EB59C4" w:rsidR="78F7F7A8">
        <w:rPr>
          <w:rStyle w:val="Heading4Char"/>
          <w:rFonts w:ascii="Aptos Display" w:hAnsi="Aptos Display" w:asciiTheme="majorAscii" w:hAnsiTheme="majorAscii"/>
        </w:rPr>
        <w:t>4.1.7 - Transaction Processing Amount</w:t>
      </w:r>
      <w:bookmarkEnd w:id="345504982"/>
    </w:p>
    <w:p w:rsidR="00137AAA" w:rsidP="0067312F" w:rsidRDefault="00F602DC" w14:paraId="6C69FC11" w14:textId="77777777">
      <w:pPr>
        <w:pStyle w:val="ListParagraph"/>
        <w:numPr>
          <w:ilvl w:val="0"/>
          <w:numId w:val="32"/>
        </w:numPr>
      </w:pPr>
      <w:r>
        <w:t>To ensure accurate transaction processing, the system must calculate the transaction (TX) amount by considering various components such as the Order Amount, GST (Goods and Services Tax), and any additional configured charges and fees according to the Merchant's configuration. This ensures that the final transaction amount reflects all applicable costs.</w:t>
      </w:r>
    </w:p>
    <w:p w:rsidR="00137AAA" w:rsidRDefault="00137AAA" w14:paraId="38F819E1" w14:textId="77777777">
      <w:pPr>
        <w:pStyle w:val="ListParagraph"/>
        <w:ind w:left="1080"/>
      </w:pPr>
    </w:p>
    <w:p w:rsidR="00137AAA" w:rsidP="0067312F" w:rsidRDefault="00F602DC" w14:paraId="21059067" w14:textId="77777777">
      <w:pPr>
        <w:pStyle w:val="ListParagraph"/>
        <w:numPr>
          <w:ilvl w:val="0"/>
          <w:numId w:val="32"/>
        </w:numPr>
        <w:rPr>
          <w:color w:val="000000" w:themeColor="text1"/>
        </w:rPr>
      </w:pPr>
      <w:r>
        <w:t>Transaction Amount Calculation Process</w:t>
      </w:r>
    </w:p>
    <w:p w:rsidR="00137AAA" w:rsidP="0067312F" w:rsidRDefault="00F602DC" w14:paraId="6D8173B7" w14:textId="77777777">
      <w:pPr>
        <w:pStyle w:val="ListParagraph"/>
        <w:numPr>
          <w:ilvl w:val="1"/>
          <w:numId w:val="32"/>
        </w:numPr>
        <w:spacing w:before="240" w:after="240"/>
        <w:rPr>
          <w:b/>
          <w:bCs/>
        </w:rPr>
      </w:pPr>
      <w:r>
        <w:rPr>
          <w:b/>
          <w:bCs/>
        </w:rPr>
        <w:t>Order Amount:</w:t>
      </w:r>
    </w:p>
    <w:p w:rsidR="00137AAA" w:rsidP="0067312F" w:rsidRDefault="00F602DC" w14:paraId="1A412B71" w14:textId="77777777">
      <w:pPr>
        <w:pStyle w:val="ListParagraph"/>
        <w:numPr>
          <w:ilvl w:val="2"/>
          <w:numId w:val="32"/>
        </w:numPr>
        <w:spacing w:after="0"/>
      </w:pPr>
      <w:r>
        <w:rPr>
          <w:b/>
          <w:bCs/>
        </w:rPr>
        <w:t>Definition:</w:t>
      </w:r>
      <w:r>
        <w:t xml:space="preserve"> The base amount for the transaction, representing the total cost of goods or services before any taxes or additional fees.</w:t>
      </w:r>
    </w:p>
    <w:p w:rsidR="00137AAA" w:rsidP="0067312F" w:rsidRDefault="00F602DC" w14:paraId="512C608C" w14:textId="77777777">
      <w:pPr>
        <w:pStyle w:val="ListParagraph"/>
        <w:numPr>
          <w:ilvl w:val="2"/>
          <w:numId w:val="32"/>
        </w:numPr>
        <w:spacing w:after="0"/>
      </w:pPr>
      <w:r>
        <w:rPr>
          <w:b/>
          <w:bCs/>
        </w:rPr>
        <w:t>Source:</w:t>
      </w:r>
      <w:r>
        <w:t xml:space="preserve"> Derived directly from the order placed by the customer.</w:t>
      </w:r>
    </w:p>
    <w:p w:rsidR="00137AAA" w:rsidP="0067312F" w:rsidRDefault="00F602DC" w14:paraId="2E80B42D" w14:textId="77777777">
      <w:pPr>
        <w:pStyle w:val="ListParagraph"/>
        <w:numPr>
          <w:ilvl w:val="1"/>
          <w:numId w:val="32"/>
        </w:numPr>
        <w:spacing w:before="240" w:after="240"/>
        <w:rPr>
          <w:b/>
          <w:bCs/>
        </w:rPr>
      </w:pPr>
      <w:r>
        <w:rPr>
          <w:b/>
          <w:bCs/>
        </w:rPr>
        <w:t>GST Amount:</w:t>
      </w:r>
    </w:p>
    <w:p w:rsidR="00137AAA" w:rsidP="0067312F" w:rsidRDefault="00F602DC" w14:paraId="1A8CE99B" w14:textId="77777777">
      <w:pPr>
        <w:pStyle w:val="ListParagraph"/>
        <w:numPr>
          <w:ilvl w:val="2"/>
          <w:numId w:val="32"/>
        </w:numPr>
        <w:spacing w:after="0"/>
      </w:pPr>
      <w:r>
        <w:rPr>
          <w:b/>
          <w:bCs/>
        </w:rPr>
        <w:t>Definition:</w:t>
      </w:r>
      <w:r>
        <w:t xml:space="preserve"> The tax amount calculated based on the applicable GST rate.</w:t>
      </w:r>
    </w:p>
    <w:p w:rsidR="00137AAA" w:rsidP="0067312F" w:rsidRDefault="00F602DC" w14:paraId="2AEAAF2F" w14:textId="77777777">
      <w:pPr>
        <w:pStyle w:val="ListParagraph"/>
        <w:numPr>
          <w:ilvl w:val="2"/>
          <w:numId w:val="32"/>
        </w:numPr>
        <w:spacing w:after="0"/>
        <w:rPr>
          <w:b/>
          <w:bCs/>
        </w:rPr>
      </w:pPr>
      <w:r>
        <w:rPr>
          <w:b/>
          <w:bCs/>
        </w:rPr>
        <w:t>Calculation:</w:t>
      </w:r>
    </w:p>
    <w:p w:rsidR="00137AAA" w:rsidP="0067312F" w:rsidRDefault="00F602DC" w14:paraId="084F69AE" w14:textId="77777777">
      <w:pPr>
        <w:pStyle w:val="ListParagraph"/>
        <w:numPr>
          <w:ilvl w:val="3"/>
          <w:numId w:val="32"/>
        </w:numPr>
        <w:spacing w:after="0"/>
      </w:pPr>
      <w:r>
        <w:t>The GST amount is typically a percentage of the SBIePay Commission Amount.</w:t>
      </w:r>
    </w:p>
    <w:p w:rsidR="00137AAA" w:rsidP="0067312F" w:rsidRDefault="00F602DC" w14:paraId="6995F640" w14:textId="77777777">
      <w:pPr>
        <w:pStyle w:val="ListParagraph"/>
        <w:numPr>
          <w:ilvl w:val="3"/>
          <w:numId w:val="32"/>
        </w:numPr>
        <w:spacing w:after="0"/>
      </w:pPr>
      <w:r>
        <w:lastRenderedPageBreak/>
        <w:t>The specific rate may vary depending on the product or service category and regional tax laws.</w:t>
      </w:r>
    </w:p>
    <w:p w:rsidR="00137AAA" w:rsidP="0067312F" w:rsidRDefault="00F602DC" w14:paraId="3914DE60" w14:textId="77777777">
      <w:pPr>
        <w:pStyle w:val="ListParagraph"/>
        <w:numPr>
          <w:ilvl w:val="3"/>
          <w:numId w:val="32"/>
        </w:numPr>
        <w:spacing w:after="0"/>
      </w:pPr>
      <w:r>
        <w:rPr>
          <w:b/>
          <w:bCs/>
        </w:rPr>
        <w:t>Formula:</w:t>
      </w:r>
      <w:r>
        <w:t xml:space="preserve"> GST Amount= SBIePay Commission Amount × GST Rate (%)</w:t>
      </w:r>
    </w:p>
    <w:p w:rsidR="00137AAA" w:rsidP="0067312F" w:rsidRDefault="00F602DC" w14:paraId="70A3DCA4" w14:textId="77777777">
      <w:pPr>
        <w:pStyle w:val="ListParagraph"/>
        <w:numPr>
          <w:ilvl w:val="3"/>
          <w:numId w:val="32"/>
        </w:numPr>
        <w:spacing w:after="0"/>
      </w:pPr>
      <w:r>
        <w:t>GST Rate is configurable in the system as per prevailing rates.</w:t>
      </w:r>
    </w:p>
    <w:p w:rsidR="00137AAA" w:rsidP="0067312F" w:rsidRDefault="00F602DC" w14:paraId="595482A0" w14:textId="77777777">
      <w:pPr>
        <w:pStyle w:val="ListParagraph"/>
        <w:numPr>
          <w:ilvl w:val="1"/>
          <w:numId w:val="32"/>
        </w:numPr>
        <w:spacing w:before="240" w:after="240"/>
        <w:rPr>
          <w:b/>
          <w:bCs/>
        </w:rPr>
      </w:pPr>
      <w:r>
        <w:rPr>
          <w:b/>
          <w:bCs/>
        </w:rPr>
        <w:t>Configured Charges:</w:t>
      </w:r>
    </w:p>
    <w:p w:rsidR="00137AAA" w:rsidP="0067312F" w:rsidRDefault="00F602DC" w14:paraId="1A24287E" w14:textId="77777777">
      <w:pPr>
        <w:pStyle w:val="ListParagraph"/>
        <w:numPr>
          <w:ilvl w:val="2"/>
          <w:numId w:val="32"/>
        </w:numPr>
        <w:spacing w:after="0"/>
      </w:pPr>
      <w:r>
        <w:rPr>
          <w:b/>
          <w:bCs/>
        </w:rPr>
        <w:t>Definition:</w:t>
      </w:r>
      <w:r>
        <w:t xml:space="preserve"> These are additional charges configured by SBIePay Admin Interface, which could include handling fees, convenience fees, or other service charges.</w:t>
      </w:r>
    </w:p>
    <w:p w:rsidR="00137AAA" w:rsidP="0067312F" w:rsidRDefault="00F602DC" w14:paraId="7832209E" w14:textId="77777777">
      <w:pPr>
        <w:pStyle w:val="ListParagraph"/>
        <w:numPr>
          <w:ilvl w:val="2"/>
          <w:numId w:val="32"/>
        </w:numPr>
        <w:spacing w:after="0"/>
      </w:pPr>
      <w:r>
        <w:rPr>
          <w:b/>
          <w:bCs/>
        </w:rPr>
        <w:t>Source:</w:t>
      </w:r>
      <w:r>
        <w:t xml:space="preserve"> Configured within the SBIePay Admin Interface</w:t>
      </w:r>
    </w:p>
    <w:p w:rsidR="00137AAA" w:rsidP="51EB59C4" w:rsidRDefault="00F602DC" w14:paraId="361A4C1A" w14:textId="77777777">
      <w:pPr>
        <w:pStyle w:val="Heading4"/>
        <w:ind w:firstLine="720"/>
        <w:rPr>
          <w:rFonts w:ascii="Aptos Display" w:hAnsi="Aptos Display" w:asciiTheme="majorAscii" w:hAnsiTheme="majorAscii"/>
        </w:rPr>
      </w:pPr>
      <w:bookmarkStart w:name="_Toc89739378" w:id="1935651013"/>
      <w:r w:rsidRPr="51EB59C4" w:rsidR="78F7F7A8">
        <w:rPr>
          <w:rFonts w:ascii="Aptos Display" w:hAnsi="Aptos Display" w:asciiTheme="majorAscii" w:hAnsiTheme="majorAscii"/>
        </w:rPr>
        <w:t>4.1.8 - Retry Functionality</w:t>
      </w:r>
      <w:bookmarkEnd w:id="1935651013"/>
    </w:p>
    <w:p w:rsidR="00017A4F" w:rsidP="00017A4F" w:rsidRDefault="00017A4F" w14:paraId="3628E374" w14:textId="77777777">
      <w:pPr>
        <w:pStyle w:val="ListParagraph"/>
        <w:numPr>
          <w:ilvl w:val="0"/>
          <w:numId w:val="13"/>
        </w:numPr>
      </w:pPr>
      <w:r>
        <w:t xml:space="preserve">Retry is a new functionality, which will allow customers to retry transactions using other paymodes, if previous transaction is failed and transaction token time is not expired. </w:t>
      </w:r>
    </w:p>
    <w:p w:rsidR="00017A4F" w:rsidP="00017A4F" w:rsidRDefault="00017A4F" w14:paraId="59AAB1A2" w14:textId="77777777">
      <w:pPr>
        <w:pStyle w:val="ListParagraph"/>
        <w:numPr>
          <w:ilvl w:val="0"/>
          <w:numId w:val="13"/>
        </w:numPr>
      </w:pPr>
      <w:r>
        <w:t>For Each transaction attempt a unique ATRN will be generated.</w:t>
      </w:r>
    </w:p>
    <w:p w:rsidR="00017A4F" w:rsidP="00017A4F" w:rsidRDefault="00017A4F" w14:paraId="046D68D3" w14:textId="77777777">
      <w:pPr>
        <w:pStyle w:val="ListParagraph"/>
        <w:numPr>
          <w:ilvl w:val="0"/>
          <w:numId w:val="13"/>
        </w:numPr>
      </w:pPr>
      <w:r>
        <w:t>Maximum Five retry attempts will be allowed to customer as default.</w:t>
      </w:r>
    </w:p>
    <w:p w:rsidR="00017A4F" w:rsidP="00017A4F" w:rsidRDefault="00017A4F" w14:paraId="745B1960" w14:textId="77777777">
      <w:pPr>
        <w:pStyle w:val="ListParagraph"/>
        <w:numPr>
          <w:ilvl w:val="0"/>
          <w:numId w:val="13"/>
        </w:numPr>
      </w:pPr>
      <w:r>
        <w:t xml:space="preserve">Retry attempt will be configurable merchant to merchant. </w:t>
      </w:r>
    </w:p>
    <w:p w:rsidR="00017A4F" w:rsidP="00017A4F" w:rsidRDefault="00017A4F" w14:paraId="73292F1E" w14:textId="77777777">
      <w:pPr>
        <w:pStyle w:val="ListParagraph"/>
        <w:numPr>
          <w:ilvl w:val="0"/>
          <w:numId w:val="13"/>
        </w:numPr>
      </w:pPr>
      <w:r>
        <w:t xml:space="preserve">Each retry attempt generates a new </w:t>
      </w:r>
      <w:r w:rsidRPr="2EF4D6A4">
        <w:rPr>
          <w:b/>
          <w:bCs/>
        </w:rPr>
        <w:t xml:space="preserve">ATRN </w:t>
      </w:r>
      <w:r>
        <w:rPr>
          <w:b/>
          <w:bCs/>
        </w:rPr>
        <w:t>if</w:t>
      </w:r>
      <w:r w:rsidRPr="2EF4D6A4">
        <w:rPr>
          <w:b/>
          <w:bCs/>
        </w:rPr>
        <w:t xml:space="preserve"> the </w:t>
      </w:r>
      <w:r>
        <w:t xml:space="preserve">previous </w:t>
      </w:r>
      <w:commentRangeStart w:id="261"/>
      <w:commentRangeStart w:id="262"/>
      <w:r>
        <w:t>attempt</w:t>
      </w:r>
      <w:commentRangeEnd w:id="261"/>
      <w:r>
        <w:rPr>
          <w:rStyle w:val="CommentReference"/>
        </w:rPr>
        <w:commentReference w:id="261"/>
      </w:r>
      <w:commentRangeEnd w:id="262"/>
      <w:r>
        <w:rPr>
          <w:rStyle w:val="CommentReference"/>
        </w:rPr>
        <w:commentReference w:id="262"/>
      </w:r>
      <w:r>
        <w:t xml:space="preserve"> is genuine failure from channel bank / payment channel.</w:t>
      </w:r>
    </w:p>
    <w:p w:rsidR="00017A4F" w:rsidP="00017A4F" w:rsidRDefault="00017A4F" w14:paraId="0E018059" w14:textId="77777777">
      <w:pPr>
        <w:pStyle w:val="ListParagraph"/>
        <w:numPr>
          <w:ilvl w:val="0"/>
          <w:numId w:val="13"/>
        </w:numPr>
      </w:pPr>
      <w:r>
        <w:t>This new ATRN uniquely identifies each retry attempt, allowing for clear tracking and differentiation from previous attempts.</w:t>
      </w:r>
    </w:p>
    <w:p w:rsidR="00017A4F" w:rsidP="00017A4F" w:rsidRDefault="00017A4F" w14:paraId="5F613E47" w14:textId="05CAEFF4">
      <w:pPr>
        <w:pStyle w:val="ListParagraph"/>
        <w:numPr>
          <w:ilvl w:val="0"/>
          <w:numId w:val="13"/>
        </w:numPr>
      </w:pPr>
      <w:r>
        <w:t>No retry functionality will be available for Offline payment modes</w:t>
      </w:r>
    </w:p>
    <w:p w:rsidR="00017A4F" w:rsidP="00017A4F" w:rsidRDefault="00017A4F" w14:paraId="48854AE1" w14:textId="77777777">
      <w:r>
        <w:t>Scenarios</w:t>
      </w:r>
    </w:p>
    <w:p w:rsidR="00017A4F" w:rsidP="00017A4F" w:rsidRDefault="00017A4F" w14:paraId="3C966438" w14:textId="77777777">
      <w:pPr>
        <w:pStyle w:val="ListParagraph"/>
        <w:numPr>
          <w:ilvl w:val="0"/>
          <w:numId w:val="13"/>
        </w:numPr>
        <w:rPr/>
      </w:pPr>
      <w:r w:rsidR="7538F3C6">
        <w:rPr/>
        <w:t xml:space="preserve">If </w:t>
      </w:r>
      <w:r w:rsidR="7538F3C6">
        <w:rPr/>
        <w:t>transaction</w:t>
      </w:r>
      <w:r w:rsidR="7538F3C6">
        <w:rPr/>
        <w:t xml:space="preserve"> token is expired and no successful </w:t>
      </w:r>
      <w:r w:rsidRPr="7538F3C6" w:rsidR="7538F3C6">
        <w:rPr>
          <w:b w:val="1"/>
          <w:bCs w:val="1"/>
        </w:rPr>
        <w:t xml:space="preserve">payment </w:t>
      </w:r>
      <w:r w:rsidR="7538F3C6">
        <w:rPr/>
        <w:t xml:space="preserve">attempt is captured, all the ATRN(s) status will be marked as failed, and </w:t>
      </w:r>
      <w:r w:rsidR="7538F3C6">
        <w:rPr/>
        <w:t>orderID</w:t>
      </w:r>
      <w:r w:rsidR="7538F3C6">
        <w:rPr/>
        <w:t xml:space="preserve"> status should be changed to ‘expired’ from ‘attempted’ status.</w:t>
      </w:r>
    </w:p>
    <w:p w:rsidR="00017A4F" w:rsidP="00017A4F" w:rsidRDefault="2B4E4C28" w14:paraId="0C036043" w14:textId="58DB539A">
      <w:pPr>
        <w:pStyle w:val="ListParagraph"/>
        <w:numPr>
          <w:ilvl w:val="0"/>
          <w:numId w:val="13"/>
        </w:numPr>
      </w:pPr>
      <w:r>
        <w:t xml:space="preserve">If </w:t>
      </w:r>
      <w:r w:rsidR="5AEE561A">
        <w:t>the Transaction</w:t>
      </w:r>
      <w:r>
        <w:t xml:space="preserve"> token is valid and number of payments to be attempted count has been </w:t>
      </w:r>
      <w:r w:rsidR="4749224B">
        <w:t>exhausted,</w:t>
      </w:r>
      <w:r>
        <w:t xml:space="preserve"> then orderID status will be moved from ‘attempted’ to ‘</w:t>
      </w:r>
      <w:commentRangeStart w:id="263"/>
      <w:commentRangeStart w:id="264"/>
      <w:r w:rsidR="26BCCA24">
        <w:t>failed</w:t>
      </w:r>
      <w:commentRangeEnd w:id="263"/>
      <w:r w:rsidR="00017A4F">
        <w:rPr>
          <w:rStyle w:val="CommentReference"/>
        </w:rPr>
        <w:commentReference w:id="263"/>
      </w:r>
      <w:commentRangeEnd w:id="264"/>
      <w:r w:rsidR="00017A4F">
        <w:rPr>
          <w:rStyle w:val="CommentReference"/>
        </w:rPr>
        <w:commentReference w:id="264"/>
      </w:r>
      <w:r>
        <w:t>’.</w:t>
      </w:r>
    </w:p>
    <w:p w:rsidR="00137AAA" w:rsidRDefault="0009257E" w14:paraId="073AFC1B" w14:textId="22CBD03A">
      <w:pPr>
        <w:pStyle w:val="Heading4"/>
        <w:ind w:left="720"/>
      </w:pPr>
      <w:bookmarkStart w:name="_Toc1251576697" w:id="930308381"/>
      <w:r w:rsidR="67C12520">
        <w:rPr/>
        <w:t>4.1</w:t>
      </w:r>
      <w:r w:rsidR="78F7F7A8">
        <w:rPr/>
        <w:t>.9 - Refund / Cancellation Functionality</w:t>
      </w:r>
      <w:bookmarkEnd w:id="930308381"/>
    </w:p>
    <w:p w:rsidR="00137AAA" w:rsidP="0067312F" w:rsidRDefault="00F602DC" w14:paraId="7CE64EE1" w14:textId="77777777">
      <w:pPr>
        <w:pStyle w:val="ListParagraph"/>
        <w:numPr>
          <w:ilvl w:val="0"/>
          <w:numId w:val="13"/>
        </w:numPr>
        <w:rPr>
          <w:rFonts w:ascii="Aptos" w:hAnsi="Aptos" w:eastAsia="Aptos" w:cs="Aptos"/>
        </w:rPr>
      </w:pPr>
      <w:r>
        <w:rPr>
          <w:rFonts w:ascii="Aptos" w:hAnsi="Aptos" w:eastAsia="Aptos" w:cs="Aptos"/>
        </w:rPr>
        <w:t xml:space="preserve">The system allows merchants to initiate refund and cancellation requests for transactions identified by a valid </w:t>
      </w:r>
      <w:r>
        <w:rPr>
          <w:rFonts w:ascii="Aptos" w:hAnsi="Aptos" w:eastAsia="Aptos" w:cs="Aptos"/>
          <w:b/>
          <w:bCs/>
        </w:rPr>
        <w:t>ATRN (Aggregator Transaction Reference Number)</w:t>
      </w:r>
      <w:r>
        <w:rPr>
          <w:rFonts w:ascii="Aptos" w:hAnsi="Aptos" w:eastAsia="Aptos" w:cs="Aptos"/>
        </w:rPr>
        <w:t>. The eligibility for initiating a refund or cancellation is determined by the status of the ATRN, ensuring that only appropriate transactions are processed for these actions.</w:t>
      </w:r>
    </w:p>
    <w:p w:rsidR="00137AAA" w:rsidP="0067312F" w:rsidRDefault="00F602DC" w14:paraId="2A6CFAFC" w14:textId="77777777">
      <w:pPr>
        <w:pStyle w:val="ListParagraph"/>
        <w:numPr>
          <w:ilvl w:val="0"/>
          <w:numId w:val="13"/>
        </w:numPr>
        <w:rPr>
          <w:rFonts w:ascii="Aptos" w:hAnsi="Aptos" w:eastAsia="Aptos" w:cs="Aptos"/>
        </w:rPr>
      </w:pPr>
      <w:commentRangeStart w:id="266"/>
      <w:commentRangeStart w:id="267"/>
      <w:r>
        <w:rPr>
          <w:b/>
          <w:bCs/>
        </w:rPr>
        <w:t>Refund Request</w:t>
      </w:r>
      <w:commentRangeEnd w:id="266"/>
      <w:r w:rsidR="001F36F8">
        <w:rPr>
          <w:rStyle w:val="CommentReference"/>
        </w:rPr>
        <w:commentReference w:id="266"/>
      </w:r>
      <w:commentRangeEnd w:id="267"/>
      <w:r w:rsidR="006E121D">
        <w:rPr>
          <w:rStyle w:val="CommentReference"/>
        </w:rPr>
        <w:commentReference w:id="267"/>
      </w:r>
    </w:p>
    <w:p w:rsidR="00137AAA" w:rsidP="0067312F" w:rsidRDefault="0CDC29DB" w14:paraId="31E56918" w14:textId="69CC4F98">
      <w:pPr>
        <w:pStyle w:val="ListParagraph"/>
        <w:numPr>
          <w:ilvl w:val="1"/>
          <w:numId w:val="13"/>
        </w:numPr>
        <w:rPr>
          <w:b/>
          <w:bCs/>
        </w:rPr>
      </w:pPr>
      <w:r>
        <w:t xml:space="preserve">Refund Request can be raised from </w:t>
      </w:r>
      <w:r w:rsidR="3559603E">
        <w:t xml:space="preserve">Merchant </w:t>
      </w:r>
      <w:r>
        <w:t>panel or through API Call.</w:t>
      </w:r>
    </w:p>
    <w:p w:rsidR="00137AAA" w:rsidP="0067312F" w:rsidRDefault="00F602DC" w14:paraId="48FD8580" w14:textId="77777777">
      <w:pPr>
        <w:pStyle w:val="ListParagraph"/>
        <w:numPr>
          <w:ilvl w:val="1"/>
          <w:numId w:val="13"/>
        </w:numPr>
        <w:spacing w:before="240" w:after="240"/>
        <w:rPr>
          <w:b/>
          <w:bCs/>
        </w:rPr>
      </w:pPr>
      <w:r>
        <w:rPr>
          <w:b/>
          <w:bCs/>
        </w:rPr>
        <w:t>Eligibility Criteria:</w:t>
      </w:r>
    </w:p>
    <w:p w:rsidR="00137AAA" w:rsidP="0067312F" w:rsidRDefault="00F602DC" w14:paraId="40F759CA" w14:textId="77777777">
      <w:pPr>
        <w:pStyle w:val="ListParagraph"/>
        <w:numPr>
          <w:ilvl w:val="2"/>
          <w:numId w:val="13"/>
        </w:numPr>
        <w:spacing w:after="0"/>
      </w:pPr>
      <w:r>
        <w:t xml:space="preserve">A merchant can initiate a refund request only if the ATRN is in the </w:t>
      </w:r>
      <w:r>
        <w:rPr>
          <w:b/>
          <w:bCs/>
        </w:rPr>
        <w:t>Paid</w:t>
      </w:r>
      <w:r>
        <w:t xml:space="preserve"> and </w:t>
      </w:r>
      <w:r>
        <w:rPr>
          <w:b/>
          <w:bCs/>
        </w:rPr>
        <w:t>Settled</w:t>
      </w:r>
      <w:r>
        <w:t xml:space="preserve"> status.</w:t>
      </w:r>
    </w:p>
    <w:p w:rsidR="00137AAA" w:rsidP="0067312F" w:rsidRDefault="00F602DC" w14:paraId="6C3C6F80" w14:textId="77777777">
      <w:pPr>
        <w:pStyle w:val="ListParagraph"/>
        <w:numPr>
          <w:ilvl w:val="2"/>
          <w:numId w:val="13"/>
        </w:numPr>
        <w:spacing w:after="0"/>
      </w:pPr>
      <w:r>
        <w:lastRenderedPageBreak/>
        <w:t>This ensures that the transaction has been successfully processed and funds have been captured before any refund is initiated.</w:t>
      </w:r>
    </w:p>
    <w:p w:rsidR="00137AAA" w:rsidP="0067312F" w:rsidRDefault="00F602DC" w14:paraId="658E6886" w14:textId="77777777">
      <w:pPr>
        <w:pStyle w:val="ListParagraph"/>
        <w:numPr>
          <w:ilvl w:val="1"/>
          <w:numId w:val="13"/>
        </w:numPr>
        <w:spacing w:before="240" w:after="240"/>
        <w:rPr>
          <w:b/>
          <w:bCs/>
        </w:rPr>
      </w:pPr>
      <w:r>
        <w:rPr>
          <w:b/>
          <w:bCs/>
        </w:rPr>
        <w:t>Process:</w:t>
      </w:r>
    </w:p>
    <w:p w:rsidR="00137AAA" w:rsidP="0067312F" w:rsidRDefault="4303234E" w14:paraId="234CD398" w14:textId="6BCA62A7">
      <w:pPr>
        <w:pStyle w:val="ListParagraph"/>
        <w:numPr>
          <w:ilvl w:val="2"/>
          <w:numId w:val="13"/>
        </w:numPr>
        <w:spacing w:after="0"/>
      </w:pPr>
      <w:r w:rsidRPr="2EF4D6A4">
        <w:rPr>
          <w:b/>
          <w:bCs/>
        </w:rPr>
        <w:t>Refund Initiation:</w:t>
      </w:r>
      <w:r>
        <w:t xml:space="preserve"> The merchant selects the transaction ATRN that is in the Paid and Settled stat</w:t>
      </w:r>
      <w:r w:rsidR="000F04B5">
        <w:t>us and submits a refund request through API &amp; Merchant Panel.</w:t>
      </w:r>
    </w:p>
    <w:p w:rsidR="0C3C9973" w:rsidP="0067312F" w:rsidRDefault="00E106CF" w14:paraId="419B5BBE" w14:textId="0431618F">
      <w:pPr>
        <w:pStyle w:val="ListParagraph"/>
        <w:numPr>
          <w:ilvl w:val="3"/>
          <w:numId w:val="13"/>
        </w:numPr>
        <w:spacing w:after="0"/>
      </w:pPr>
      <w:r>
        <w:t>Full</w:t>
      </w:r>
      <w:r w:rsidR="0C3C9973">
        <w:t xml:space="preserve"> Refund</w:t>
      </w:r>
    </w:p>
    <w:p w:rsidR="1A989816" w:rsidP="0067312F" w:rsidRDefault="1A989816" w14:paraId="420C0C42" w14:textId="3D920A74">
      <w:pPr>
        <w:pStyle w:val="ListParagraph"/>
        <w:numPr>
          <w:ilvl w:val="4"/>
          <w:numId w:val="13"/>
        </w:numPr>
        <w:spacing w:after="0"/>
      </w:pPr>
      <w:r>
        <w:t>Merchant</w:t>
      </w:r>
      <w:r w:rsidR="00386273">
        <w:t xml:space="preserve"> raises</w:t>
      </w:r>
      <w:r>
        <w:t xml:space="preserve"> refund </w:t>
      </w:r>
      <w:r w:rsidR="00386273">
        <w:t xml:space="preserve">request for </w:t>
      </w:r>
      <w:r>
        <w:t>the complete amount at once.</w:t>
      </w:r>
    </w:p>
    <w:p w:rsidR="0C3C9973" w:rsidP="0067312F" w:rsidRDefault="0C3C9973" w14:paraId="108AC69D" w14:textId="0EDE9B38">
      <w:pPr>
        <w:pStyle w:val="ListParagraph"/>
        <w:numPr>
          <w:ilvl w:val="3"/>
          <w:numId w:val="13"/>
        </w:numPr>
        <w:spacing w:after="0"/>
      </w:pPr>
      <w:r>
        <w:t>Partial Refund</w:t>
      </w:r>
    </w:p>
    <w:p w:rsidR="7ADDF719" w:rsidP="0067312F" w:rsidRDefault="7ADDF719" w14:paraId="2DDE1242" w14:textId="5C2BBD57">
      <w:pPr>
        <w:pStyle w:val="ListParagraph"/>
        <w:numPr>
          <w:ilvl w:val="4"/>
          <w:numId w:val="13"/>
        </w:numPr>
        <w:spacing w:after="0"/>
      </w:pPr>
      <w:r>
        <w:t xml:space="preserve">Merchant </w:t>
      </w:r>
      <w:r w:rsidR="11CBB0D8">
        <w:t>initiates a partial refund from the currently available amount.</w:t>
      </w:r>
    </w:p>
    <w:p w:rsidR="2ECD45F8" w:rsidP="0067312F" w:rsidRDefault="2ECD45F8" w14:paraId="0D51BDEE" w14:textId="6F4140FC">
      <w:pPr>
        <w:pStyle w:val="ListParagraph"/>
        <w:numPr>
          <w:ilvl w:val="3"/>
          <w:numId w:val="13"/>
        </w:numPr>
        <w:spacing w:after="0"/>
      </w:pPr>
      <w:r>
        <w:t>Bulk Refund</w:t>
      </w:r>
    </w:p>
    <w:p w:rsidR="2ECD45F8" w:rsidP="0067312F" w:rsidRDefault="2ECD45F8" w14:paraId="3CBF5A7E" w14:textId="7765586E">
      <w:pPr>
        <w:pStyle w:val="ListParagraph"/>
        <w:numPr>
          <w:ilvl w:val="4"/>
          <w:numId w:val="13"/>
        </w:numPr>
        <w:spacing w:after="0"/>
      </w:pPr>
      <w:r>
        <w:t xml:space="preserve">Merchant uploads a CSV </w:t>
      </w:r>
      <w:r w:rsidR="0081014C">
        <w:t xml:space="preserve">file </w:t>
      </w:r>
      <w:r>
        <w:t>for Bulk refund</w:t>
      </w:r>
      <w:r w:rsidR="00386273">
        <w:t xml:space="preserve"> via Merchant Panel.</w:t>
      </w:r>
    </w:p>
    <w:p w:rsidR="00137AAA" w:rsidP="0067312F" w:rsidRDefault="4303234E" w14:paraId="555E2BCF" w14:textId="7656A4F8">
      <w:pPr>
        <w:pStyle w:val="ListParagraph"/>
        <w:numPr>
          <w:ilvl w:val="2"/>
          <w:numId w:val="13"/>
        </w:numPr>
        <w:spacing w:after="0"/>
      </w:pPr>
      <w:r w:rsidRPr="2EF4D6A4">
        <w:rPr>
          <w:b/>
          <w:bCs/>
        </w:rPr>
        <w:t>Validation:</w:t>
      </w:r>
      <w:r>
        <w:t xml:space="preserve"> The system validates that the ATRN meets the refund eligibility criteria.</w:t>
      </w:r>
      <w:r w:rsidR="66EA54E9">
        <w:t xml:space="preserve"> If it’s a partial refund, the system will validate the amount available for the refund.</w:t>
      </w:r>
    </w:p>
    <w:p w:rsidR="00137AAA" w:rsidP="0067312F" w:rsidRDefault="00F602DC" w14:paraId="18C389E1" w14:textId="77777777">
      <w:pPr>
        <w:pStyle w:val="ListParagraph"/>
        <w:numPr>
          <w:ilvl w:val="2"/>
          <w:numId w:val="13"/>
        </w:numPr>
        <w:spacing w:after="0"/>
      </w:pPr>
      <w:r>
        <w:rPr>
          <w:b/>
          <w:bCs/>
        </w:rPr>
        <w:t>Refund Processing:</w:t>
      </w:r>
      <w:r>
        <w:t xml:space="preserve"> Once validated, the system processes the refund request according to the merchant’s configured refund policies and workflows.</w:t>
      </w:r>
    </w:p>
    <w:p w:rsidR="00137AAA" w:rsidP="0067312F" w:rsidRDefault="00F602DC" w14:paraId="208D42E0" w14:textId="77777777">
      <w:pPr>
        <w:pStyle w:val="ListParagraph"/>
        <w:numPr>
          <w:ilvl w:val="2"/>
          <w:numId w:val="13"/>
        </w:numPr>
        <w:spacing w:after="0"/>
      </w:pPr>
      <w:r>
        <w:rPr>
          <w:b/>
          <w:bCs/>
        </w:rPr>
        <w:t>Status Update:</w:t>
      </w:r>
      <w:r>
        <w:t xml:space="preserve"> The transaction status is updated to </w:t>
      </w:r>
      <w:r>
        <w:rPr>
          <w:b/>
          <w:bCs/>
        </w:rPr>
        <w:t>Refund</w:t>
      </w:r>
      <w:r>
        <w:t xml:space="preserve"> once the refund process is initiated.</w:t>
      </w:r>
    </w:p>
    <w:p w:rsidR="00137AAA" w:rsidRDefault="00137AAA" w14:paraId="664B3F73" w14:textId="77777777">
      <w:pPr>
        <w:pStyle w:val="ListParagraph"/>
        <w:spacing w:after="0"/>
        <w:ind w:left="2520"/>
      </w:pPr>
    </w:p>
    <w:p w:rsidR="00137AAA" w:rsidP="0067312F" w:rsidRDefault="00F602DC" w14:paraId="6FCE01D4" w14:textId="77777777">
      <w:pPr>
        <w:pStyle w:val="ListParagraph"/>
        <w:numPr>
          <w:ilvl w:val="0"/>
          <w:numId w:val="13"/>
        </w:numPr>
        <w:rPr>
          <w:b/>
          <w:bCs/>
        </w:rPr>
      </w:pPr>
      <w:r>
        <w:rPr>
          <w:b/>
          <w:bCs/>
        </w:rPr>
        <w:t>Cancellation Request</w:t>
      </w:r>
    </w:p>
    <w:p w:rsidR="00137AAA" w:rsidP="0067312F" w:rsidRDefault="0CDC29DB" w14:paraId="4D29272A" w14:textId="77777777">
      <w:pPr>
        <w:pStyle w:val="ListParagraph"/>
        <w:numPr>
          <w:ilvl w:val="1"/>
          <w:numId w:val="13"/>
        </w:numPr>
      </w:pPr>
      <w:r>
        <w:t xml:space="preserve">Cancellation Request can be raised from Admin panel or </w:t>
      </w:r>
      <w:commentRangeStart w:id="268"/>
      <w:commentRangeStart w:id="269"/>
      <w:r>
        <w:t>through API Cal</w:t>
      </w:r>
      <w:commentRangeEnd w:id="268"/>
      <w:r w:rsidR="00F602DC">
        <w:rPr>
          <w:rStyle w:val="CommentReference"/>
        </w:rPr>
        <w:commentReference w:id="268"/>
      </w:r>
      <w:commentRangeEnd w:id="269"/>
      <w:r w:rsidR="00F602DC">
        <w:rPr>
          <w:rStyle w:val="CommentReference"/>
        </w:rPr>
        <w:commentReference w:id="269"/>
      </w:r>
      <w:r>
        <w:t>l</w:t>
      </w:r>
    </w:p>
    <w:p w:rsidR="00137AAA" w:rsidP="0067312F" w:rsidRDefault="00F602DC" w14:paraId="3ED0478E" w14:textId="77777777">
      <w:pPr>
        <w:pStyle w:val="ListParagraph"/>
        <w:numPr>
          <w:ilvl w:val="1"/>
          <w:numId w:val="13"/>
        </w:numPr>
        <w:rPr>
          <w:b/>
          <w:bCs/>
        </w:rPr>
      </w:pPr>
      <w:r>
        <w:t>Eligibility Criteria:</w:t>
      </w:r>
    </w:p>
    <w:p w:rsidR="00137AAA" w:rsidP="0067312F" w:rsidRDefault="00F602DC" w14:paraId="5755EF7F" w14:textId="10A15E0C">
      <w:pPr>
        <w:pStyle w:val="ListParagraph"/>
        <w:numPr>
          <w:ilvl w:val="2"/>
          <w:numId w:val="3"/>
        </w:numPr>
        <w:spacing w:after="0"/>
      </w:pPr>
      <w:r>
        <w:t>A merchant can initiate a cancellation</w:t>
      </w:r>
      <w:r w:rsidR="00481155">
        <w:t xml:space="preserve"> request if the ATRN is in the </w:t>
      </w:r>
      <w:r>
        <w:rPr>
          <w:b/>
          <w:bCs/>
        </w:rPr>
        <w:t>Paid</w:t>
      </w:r>
      <w:r>
        <w:t xml:space="preserve"> status.</w:t>
      </w:r>
    </w:p>
    <w:p w:rsidR="00137AAA" w:rsidP="0067312F" w:rsidRDefault="00F602DC" w14:paraId="16D1BDF8" w14:textId="77777777">
      <w:pPr>
        <w:pStyle w:val="ListParagraph"/>
        <w:numPr>
          <w:ilvl w:val="2"/>
          <w:numId w:val="3"/>
        </w:numPr>
        <w:spacing w:after="0"/>
      </w:pPr>
      <w:r>
        <w:rPr>
          <w:b/>
          <w:bCs/>
        </w:rPr>
        <w:t>Paid Status:</w:t>
      </w:r>
      <w:r>
        <w:t xml:space="preserve"> This indicates that the transaction has been processed and the payment captured, but it hasn't moved to settlement.</w:t>
      </w:r>
    </w:p>
    <w:p w:rsidR="00137AAA" w:rsidP="0067312F" w:rsidRDefault="00F602DC" w14:paraId="07719CFA" w14:textId="77777777">
      <w:pPr>
        <w:pStyle w:val="ListParagraph"/>
        <w:numPr>
          <w:ilvl w:val="1"/>
          <w:numId w:val="3"/>
        </w:numPr>
        <w:spacing w:before="240" w:after="240"/>
        <w:rPr>
          <w:b/>
          <w:bCs/>
        </w:rPr>
      </w:pPr>
      <w:r>
        <w:rPr>
          <w:b/>
          <w:bCs/>
        </w:rPr>
        <w:t>Process:</w:t>
      </w:r>
    </w:p>
    <w:p w:rsidR="00137AAA" w:rsidP="0067312F" w:rsidRDefault="00F602DC" w14:paraId="2C9FDA0B" w14:textId="77777777">
      <w:pPr>
        <w:pStyle w:val="ListParagraph"/>
        <w:numPr>
          <w:ilvl w:val="2"/>
          <w:numId w:val="3"/>
        </w:numPr>
        <w:spacing w:after="0"/>
      </w:pPr>
      <w:r>
        <w:rPr>
          <w:b/>
          <w:bCs/>
        </w:rPr>
        <w:t>Cancellation Initiation:</w:t>
      </w:r>
      <w:r>
        <w:t xml:space="preserve"> The merchant selects the transaction ATRN that is in the Paid status and submits a cancellation request. </w:t>
      </w:r>
    </w:p>
    <w:p w:rsidR="00137AAA" w:rsidP="0067312F" w:rsidRDefault="00F602DC" w14:paraId="0B7CACD2" w14:textId="77777777">
      <w:pPr>
        <w:pStyle w:val="ListParagraph"/>
        <w:numPr>
          <w:ilvl w:val="2"/>
          <w:numId w:val="3"/>
        </w:numPr>
        <w:spacing w:after="0"/>
      </w:pPr>
      <w:r>
        <w:rPr>
          <w:b/>
          <w:bCs/>
        </w:rPr>
        <w:t>Validation:</w:t>
      </w:r>
      <w:r>
        <w:t xml:space="preserve"> The system checks if the ATRN meets the criteria for cancellation.</w:t>
      </w:r>
    </w:p>
    <w:p w:rsidR="00137AAA" w:rsidP="0067312F" w:rsidRDefault="00F602DC" w14:paraId="48FE9914" w14:textId="77777777">
      <w:pPr>
        <w:pStyle w:val="ListParagraph"/>
        <w:numPr>
          <w:ilvl w:val="2"/>
          <w:numId w:val="3"/>
        </w:numPr>
        <w:spacing w:after="0"/>
      </w:pPr>
      <w:r>
        <w:rPr>
          <w:b/>
          <w:bCs/>
        </w:rPr>
        <w:t>Cancellation Processing:</w:t>
      </w:r>
      <w:r>
        <w:t xml:space="preserve"> Upon validation, the system processes the cancellation request.</w:t>
      </w:r>
    </w:p>
    <w:p w:rsidR="00137AAA" w:rsidP="0067312F" w:rsidRDefault="00F602DC" w14:paraId="6A437538" w14:textId="77777777">
      <w:pPr>
        <w:pStyle w:val="ListParagraph"/>
        <w:numPr>
          <w:ilvl w:val="2"/>
          <w:numId w:val="3"/>
        </w:numPr>
        <w:spacing w:after="0"/>
      </w:pPr>
      <w:r>
        <w:rPr>
          <w:b/>
          <w:bCs/>
        </w:rPr>
        <w:t>Status Update:</w:t>
      </w:r>
      <w:r>
        <w:t xml:space="preserve"> The transaction status is updated to </w:t>
      </w:r>
      <w:r>
        <w:rPr>
          <w:b/>
          <w:bCs/>
        </w:rPr>
        <w:t>Cancelled</w:t>
      </w:r>
      <w:r>
        <w:t xml:space="preserve"> upon successful processing of the request.</w:t>
      </w:r>
    </w:p>
    <w:p w:rsidR="00137AAA" w:rsidRDefault="00F602DC" w14:paraId="38F4E732" w14:textId="77777777">
      <w:pPr>
        <w:pStyle w:val="Heading4"/>
        <w:ind w:left="720"/>
      </w:pPr>
      <w:bookmarkStart w:name="_Toc2131396869" w:id="1354983473"/>
      <w:r w:rsidR="78F7F7A8">
        <w:rPr/>
        <w:t>4.1.10 - Operations</w:t>
      </w:r>
      <w:bookmarkEnd w:id="1354983473"/>
    </w:p>
    <w:p w:rsidR="00137AAA" w:rsidP="0067312F" w:rsidRDefault="4303234E" w14:paraId="26563AB0" w14:textId="51EF717F">
      <w:pPr>
        <w:pStyle w:val="ListParagraph"/>
        <w:numPr>
          <w:ilvl w:val="0"/>
          <w:numId w:val="13"/>
        </w:numPr>
        <w:rPr>
          <w:rFonts w:asciiTheme="majorHAnsi" w:hAnsiTheme="majorHAnsi" w:eastAsiaTheme="majorEastAsia" w:cstheme="majorBidi"/>
        </w:rPr>
      </w:pPr>
      <w:r w:rsidRPr="2EF4D6A4">
        <w:rPr>
          <w:rFonts w:asciiTheme="majorHAnsi" w:hAnsiTheme="majorHAnsi" w:eastAsiaTheme="majorEastAsia" w:cstheme="majorBidi"/>
        </w:rPr>
        <w:t>Create, Get, Get All TX for a Merchant, Get TX by ATRN Number/Order Number/ Customer Id/ Customer Name/ Customer Phone Number/ Customer Email/Tx Status</w:t>
      </w:r>
      <w:r w:rsidR="00253F18">
        <w:rPr>
          <w:rFonts w:asciiTheme="majorHAnsi" w:hAnsiTheme="majorHAnsi" w:eastAsiaTheme="majorEastAsia" w:cstheme="majorBidi"/>
        </w:rPr>
        <w:t>/ Refund</w:t>
      </w:r>
      <w:r w:rsidR="00F602DC">
        <w:rPr>
          <w:rFonts w:asciiTheme="majorHAnsi" w:hAnsiTheme="majorHAnsi" w:eastAsiaTheme="majorEastAsia" w:cstheme="majorBidi"/>
        </w:rPr>
        <w:t>/Cancellation</w:t>
      </w:r>
      <w:r w:rsidR="00253F18">
        <w:rPr>
          <w:rFonts w:asciiTheme="majorHAnsi" w:hAnsiTheme="majorHAnsi" w:eastAsiaTheme="majorEastAsia" w:cstheme="majorBidi"/>
        </w:rPr>
        <w:t xml:space="preserve"> Status/ Payout Status</w:t>
      </w:r>
    </w:p>
    <w:p w:rsidR="28FDFB0B" w:rsidP="0067312F" w:rsidRDefault="28FDFB0B" w14:paraId="0434B057" w14:textId="7075EC18">
      <w:pPr>
        <w:pStyle w:val="ListParagraph"/>
        <w:numPr>
          <w:ilvl w:val="0"/>
          <w:numId w:val="13"/>
        </w:numPr>
        <w:rPr>
          <w:rFonts w:asciiTheme="majorHAnsi" w:hAnsiTheme="majorHAnsi" w:eastAsiaTheme="majorEastAsia" w:cstheme="majorBidi"/>
        </w:rPr>
      </w:pPr>
      <w:r w:rsidRPr="2EF4D6A4">
        <w:rPr>
          <w:rFonts w:asciiTheme="majorHAnsi" w:hAnsiTheme="majorHAnsi" w:eastAsiaTheme="majorEastAsia" w:cstheme="majorBidi"/>
        </w:rPr>
        <w:t>The requirement of All MIS related inquiries will be fulfilled with above APIs</w:t>
      </w:r>
    </w:p>
    <w:p w:rsidR="2EF4D6A4" w:rsidP="2EF4D6A4" w:rsidRDefault="2EF4D6A4" w14:paraId="3E095CE6" w14:textId="6A2FF1A1">
      <w:pPr>
        <w:pStyle w:val="ListParagraph"/>
        <w:ind w:left="1080"/>
        <w:rPr>
          <w:rFonts w:asciiTheme="majorHAnsi" w:hAnsiTheme="majorHAnsi" w:eastAsiaTheme="majorEastAsia" w:cstheme="majorBidi"/>
        </w:rPr>
      </w:pPr>
    </w:p>
    <w:p w:rsidRPr="00DC0F39" w:rsidR="00137AAA" w:rsidRDefault="00F602DC" w14:paraId="55163D64" w14:textId="77777777">
      <w:pPr>
        <w:pStyle w:val="Heading4"/>
        <w:ind w:left="720"/>
      </w:pPr>
      <w:bookmarkStart w:name="_Toc147067727" w:id="1297402667"/>
      <w:r w:rsidR="78F7F7A8">
        <w:rPr/>
        <w:t>4.1.11 - Settlement / Reconciliation Processes</w:t>
      </w:r>
      <w:bookmarkEnd w:id="1297402667"/>
    </w:p>
    <w:p w:rsidR="00137AAA" w:rsidP="0067312F" w:rsidRDefault="00F602DC" w14:paraId="513DFBCB" w14:textId="77777777">
      <w:pPr>
        <w:pStyle w:val="ListParagraph"/>
        <w:numPr>
          <w:ilvl w:val="0"/>
          <w:numId w:val="33"/>
        </w:numPr>
      </w:pPr>
      <w:r>
        <w:t>Settlement and Reconciliation will happen from Legacy system only.</w:t>
      </w:r>
    </w:p>
    <w:p w:rsidR="00137AAA" w:rsidRDefault="00137AAA" w14:paraId="51F18C1D" w14:textId="77777777">
      <w:pPr>
        <w:pStyle w:val="ListParagraph"/>
        <w:ind w:left="1080"/>
      </w:pPr>
    </w:p>
    <w:p w:rsidR="00137AAA" w:rsidP="51EB59C4" w:rsidRDefault="00F602DC" w14:paraId="1BC3B651" w14:textId="417E5794">
      <w:pPr>
        <w:rPr>
          <w:rStyle w:val="Heading3Char"/>
          <w:rFonts w:ascii="Aptos Display" w:hAnsi="Aptos Display" w:asciiTheme="majorAscii" w:hAnsiTheme="majorAscii"/>
        </w:rPr>
      </w:pPr>
      <w:r>
        <w:br w:type="page"/>
      </w:r>
      <w:bookmarkStart w:name="_Toc860503917" w:id="272"/>
      <w:r>
        <w:tab/>
      </w:r>
      <w:r w:rsidRPr="51EB59C4" w:rsidR="78F7F7A8">
        <w:rPr>
          <w:rStyle w:val="Heading3Char"/>
        </w:rPr>
        <w:t>4.2 - Functional Flow</w:t>
      </w:r>
      <w:bookmarkEnd w:id="272"/>
    </w:p>
    <w:p w:rsidR="00137AAA" w:rsidRDefault="00137AAA" w14:paraId="3E361233" w14:textId="77777777"/>
    <w:p w:rsidR="00DC0F39" w:rsidP="00DC0F39" w:rsidRDefault="003949E1" w14:paraId="5A8D46DA" w14:textId="5A6CB22B">
      <w:pPr>
        <w:ind w:left="720"/>
      </w:pPr>
      <w:commentRangeStart w:id="273"/>
      <w:commentRangeStart w:id="274"/>
      <w:commentRangeEnd w:id="273"/>
      <w:r>
        <w:rPr>
          <w:rStyle w:val="CommentReference"/>
        </w:rPr>
        <w:commentReference w:id="273"/>
      </w:r>
      <w:commentRangeEnd w:id="274"/>
      <w:r>
        <w:rPr>
          <w:rStyle w:val="CommentReference"/>
        </w:rPr>
        <w:commentReference w:id="274"/>
      </w:r>
      <w:r w:rsidR="24228D30">
        <w:t xml:space="preserve"> Please </w:t>
      </w:r>
      <w:r w:rsidR="54BA7E21">
        <w:t>refer to</w:t>
      </w:r>
      <w:r w:rsidR="24228D30">
        <w:t xml:space="preserve"> the attached image.</w:t>
      </w:r>
      <w:r w:rsidR="1A7520B5">
        <w:t xml:space="preserve"> the attached image.</w:t>
      </w:r>
    </w:p>
    <w:p w:rsidR="00137AAA" w:rsidRDefault="00896E17" w14:paraId="3B650106" w14:textId="171AFF5D">
      <w:pPr>
        <w:ind w:left="720"/>
      </w:pPr>
      <w:r>
        <w:object w:dxaOrig="1596" w:dyaOrig="1033" w14:anchorId="2548CCC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80.25pt;height:52.5pt" o:ole="" type="#_x0000_t75">
            <v:imagedata o:title="" r:id="rId24"/>
          </v:shape>
          <o:OLEObject Type="Embed" ProgID="Package" ShapeID="_x0000_i1027" DrawAspect="Icon" ObjectID="_1789489225" r:id="rId25"/>
        </w:object>
      </w:r>
    </w:p>
    <w:p w:rsidR="00137AAA" w:rsidP="51EB59C4" w:rsidRDefault="00F602DC" w14:paraId="2CE51C7F" w14:textId="77777777">
      <w:pPr>
        <w:pStyle w:val="Heading3"/>
        <w:ind w:left="720"/>
        <w:rPr>
          <w:rStyle w:val="Heading3Char"/>
          <w:rFonts w:ascii="Aptos Display" w:hAnsi="Aptos Display" w:asciiTheme="majorAscii" w:hAnsiTheme="majorAscii"/>
        </w:rPr>
      </w:pPr>
      <w:bookmarkStart w:name="_Toc1232670356" w:id="275"/>
      <w:bookmarkStart w:name="_Toc897078754" w:id="1143287672"/>
      <w:r w:rsidRPr="51EB59C4" w:rsidR="78F7F7A8">
        <w:rPr>
          <w:rStyle w:val="Heading3Char"/>
          <w:rFonts w:ascii="Aptos Display" w:hAnsi="Aptos Display" w:asciiTheme="majorAscii" w:hAnsiTheme="majorAscii"/>
        </w:rPr>
        <w:t>4.3 - Functional Specification</w:t>
      </w:r>
      <w:bookmarkEnd w:id="275"/>
      <w:bookmarkEnd w:id="1143287672"/>
    </w:p>
    <w:p w:rsidR="00137AAA" w:rsidP="51EB59C4" w:rsidRDefault="00F602DC" w14:paraId="6C82FB64" w14:textId="77777777">
      <w:pPr>
        <w:pStyle w:val="Heading4"/>
        <w:ind w:left="720"/>
        <w:rPr>
          <w:rFonts w:ascii="Aptos Display" w:hAnsi="Aptos Display" w:asciiTheme="majorAscii" w:hAnsiTheme="majorAscii"/>
          <w:b w:val="1"/>
          <w:bCs w:val="1"/>
        </w:rPr>
      </w:pPr>
      <w:bookmarkStart w:name="_Toc599600294" w:id="270938352"/>
      <w:r w:rsidRPr="51EB59C4" w:rsidR="78F7F7A8">
        <w:rPr>
          <w:rFonts w:ascii="Aptos Display" w:hAnsi="Aptos Display" w:asciiTheme="majorAscii" w:hAnsiTheme="majorAscii"/>
        </w:rPr>
        <w:t>4.3.1- Basic Validation Check</w:t>
      </w:r>
      <w:bookmarkEnd w:id="270938352"/>
    </w:p>
    <w:p w:rsidR="00137AAA" w:rsidP="51EB59C4" w:rsidRDefault="00F602DC" w14:paraId="77F32190" w14:textId="77777777">
      <w:pPr>
        <w:pStyle w:val="Heading5"/>
        <w:ind w:left="1440"/>
        <w:rPr>
          <w:rFonts w:ascii="Aptos Display" w:hAnsi="Aptos Display" w:asciiTheme="majorAscii" w:hAnsiTheme="majorAscii"/>
          <w:b w:val="1"/>
          <w:bCs w:val="1"/>
        </w:rPr>
      </w:pPr>
      <w:bookmarkStart w:name="_Toc553389351" w:id="248579964"/>
      <w:r w:rsidRPr="51EB59C4" w:rsidR="78F7F7A8">
        <w:rPr>
          <w:rFonts w:ascii="Aptos Display" w:hAnsi="Aptos Display" w:asciiTheme="majorAscii" w:hAnsiTheme="majorAscii"/>
        </w:rPr>
        <w:t>4.3.1.1 - Token</w:t>
      </w:r>
      <w:bookmarkEnd w:id="248579964"/>
      <w:r w:rsidRPr="51EB59C4" w:rsidR="78F7F7A8">
        <w:rPr>
          <w:rFonts w:ascii="Aptos Display" w:hAnsi="Aptos Display" w:asciiTheme="majorAscii" w:hAnsiTheme="majorAscii"/>
        </w:rPr>
        <w:t xml:space="preserve"> </w:t>
      </w:r>
    </w:p>
    <w:p w:rsidR="00137AAA" w:rsidP="14D454E3" w:rsidRDefault="0CDC29DB" w14:paraId="455B836E" w14:textId="7A9D1D7A">
      <w:pPr>
        <w:pStyle w:val="ListParagraph"/>
        <w:numPr>
          <w:ilvl w:val="0"/>
          <w:numId w:val="34"/>
        </w:numPr>
        <w:rPr>
          <w:rFonts w:asciiTheme="majorHAnsi" w:hAnsiTheme="majorHAnsi" w:eastAsiaTheme="majorEastAsia" w:cstheme="majorBidi"/>
        </w:rPr>
      </w:pPr>
      <w:r w:rsidRPr="14D454E3">
        <w:rPr>
          <w:rFonts w:asciiTheme="majorHAnsi" w:hAnsiTheme="majorHAnsi" w:eastAsiaTheme="majorEastAsia" w:cstheme="majorBidi"/>
        </w:rPr>
        <w:t>Verify the transaction token is valid to proceed to the creation of payment transactions</w:t>
      </w:r>
    </w:p>
    <w:p w:rsidR="00137AAA" w:rsidP="51EB59C4" w:rsidRDefault="00F602DC" w14:paraId="62CDDF03" w14:textId="77777777">
      <w:pPr>
        <w:pStyle w:val="Heading5"/>
        <w:ind w:left="1440"/>
        <w:rPr>
          <w:rFonts w:ascii="Aptos Display" w:hAnsi="Aptos Display" w:asciiTheme="majorAscii" w:hAnsiTheme="majorAscii"/>
        </w:rPr>
      </w:pPr>
      <w:bookmarkStart w:name="_Toc955474990" w:id="1603165395"/>
      <w:r w:rsidRPr="51EB59C4" w:rsidR="78F7F7A8">
        <w:rPr>
          <w:rFonts w:ascii="Aptos Display" w:hAnsi="Aptos Display" w:asciiTheme="majorAscii" w:hAnsiTheme="majorAscii"/>
        </w:rPr>
        <w:t>4.3.1.2 - Validity</w:t>
      </w:r>
      <w:bookmarkEnd w:id="1603165395"/>
    </w:p>
    <w:p w:rsidR="00137AAA" w:rsidP="0067312F" w:rsidRDefault="00F602DC" w14:paraId="0EF15DF2" w14:textId="77777777">
      <w:pPr>
        <w:pStyle w:val="ListParagraph"/>
        <w:numPr>
          <w:ilvl w:val="0"/>
          <w:numId w:val="35"/>
        </w:numPr>
        <w:rPr>
          <w:rFonts w:asciiTheme="majorHAnsi" w:hAnsiTheme="majorHAnsi" w:eastAsiaTheme="majorEastAsia" w:cstheme="majorBidi"/>
          <w:color w:val="156082" w:themeColor="accent1"/>
        </w:rPr>
      </w:pPr>
      <w:r>
        <w:t>Validate the merchant transaction time as per Configuration.</w:t>
      </w:r>
    </w:p>
    <w:p w:rsidR="00137AAA" w:rsidP="51EB59C4" w:rsidRDefault="00F602DC" w14:paraId="5CADB6F3" w14:textId="77777777">
      <w:pPr>
        <w:pStyle w:val="Heading5"/>
        <w:ind w:left="1440"/>
        <w:rPr>
          <w:rFonts w:ascii="Aptos Display" w:hAnsi="Aptos Display" w:asciiTheme="majorAscii" w:hAnsiTheme="majorAscii"/>
        </w:rPr>
      </w:pPr>
      <w:bookmarkStart w:name="_Toc235866323" w:id="1637362272"/>
      <w:r w:rsidRPr="51EB59C4" w:rsidR="78F7F7A8">
        <w:rPr>
          <w:rFonts w:ascii="Aptos Display" w:hAnsi="Aptos Display" w:asciiTheme="majorAscii" w:hAnsiTheme="majorAscii"/>
        </w:rPr>
        <w:t>4.3.1.3 - Merchant</w:t>
      </w:r>
      <w:bookmarkEnd w:id="1637362272"/>
      <w:r w:rsidRPr="51EB59C4" w:rsidR="78F7F7A8">
        <w:rPr>
          <w:rFonts w:ascii="Aptos Display" w:hAnsi="Aptos Display" w:asciiTheme="majorAscii" w:hAnsiTheme="majorAscii"/>
        </w:rPr>
        <w:t xml:space="preserve"> </w:t>
      </w:r>
    </w:p>
    <w:p w:rsidR="00137AAA" w:rsidP="0067312F" w:rsidRDefault="00F602DC" w14:paraId="0F505E4C" w14:textId="77777777">
      <w:pPr>
        <w:pStyle w:val="ListParagraph"/>
        <w:numPr>
          <w:ilvl w:val="0"/>
          <w:numId w:val="36"/>
        </w:numPr>
        <w:rPr>
          <w:rFonts w:asciiTheme="majorHAnsi" w:hAnsiTheme="majorHAnsi" w:eastAsiaTheme="majorEastAsia" w:cstheme="majorBidi"/>
        </w:rPr>
      </w:pPr>
      <w:r>
        <w:rPr>
          <w:rFonts w:asciiTheme="majorHAnsi" w:hAnsiTheme="majorHAnsi" w:eastAsiaTheme="majorEastAsia" w:cstheme="majorBidi"/>
        </w:rPr>
        <w:t>Check if the merchant is active and eligible to perform the requested operation.</w:t>
      </w:r>
    </w:p>
    <w:p w:rsidR="00137AAA" w:rsidP="0067312F" w:rsidRDefault="00F602DC" w14:paraId="193E512B" w14:textId="77777777">
      <w:pPr>
        <w:pStyle w:val="ListParagraph"/>
        <w:numPr>
          <w:ilvl w:val="0"/>
          <w:numId w:val="36"/>
        </w:numPr>
        <w:rPr>
          <w:rFonts w:asciiTheme="majorHAnsi" w:hAnsiTheme="majorHAnsi" w:eastAsiaTheme="majorEastAsia" w:cstheme="majorBidi"/>
        </w:rPr>
      </w:pPr>
      <w:r>
        <w:rPr>
          <w:rFonts w:asciiTheme="majorHAnsi" w:hAnsiTheme="majorHAnsi" w:eastAsiaTheme="majorEastAsia" w:cstheme="majorBidi"/>
        </w:rPr>
        <w:t>Verified fraud and risk associated with Transaction, as per Configuration</w:t>
      </w:r>
    </w:p>
    <w:p w:rsidR="00137AAA" w:rsidP="51EB59C4" w:rsidRDefault="0CDC29DB" w14:paraId="06BCA402" w14:textId="5082CC46">
      <w:pPr>
        <w:pStyle w:val="Heading5"/>
        <w:ind w:left="1440"/>
        <w:rPr>
          <w:rFonts w:ascii="Aptos Display" w:hAnsi="Aptos Display" w:asciiTheme="majorAscii" w:hAnsiTheme="majorAscii"/>
        </w:rPr>
      </w:pPr>
      <w:bookmarkStart w:name="_Toc1302453572" w:id="1452625653"/>
      <w:r w:rsidRPr="51EB59C4" w:rsidR="538D98FF">
        <w:rPr>
          <w:rFonts w:ascii="Aptos Display" w:hAnsi="Aptos Display" w:asciiTheme="majorAscii" w:hAnsiTheme="majorAscii"/>
        </w:rPr>
        <w:t xml:space="preserve">4.3.1.4 - </w:t>
      </w:r>
      <w:r w:rsidRPr="51EB59C4" w:rsidR="747B83CF">
        <w:rPr>
          <w:rFonts w:ascii="Aptos Display" w:hAnsi="Aptos Display" w:asciiTheme="majorAscii" w:hAnsiTheme="majorAscii"/>
        </w:rPr>
        <w:t>Base64Encode</w:t>
      </w:r>
      <w:r w:rsidRPr="51EB59C4" w:rsidR="538D98FF">
        <w:rPr>
          <w:rFonts w:ascii="Aptos Display" w:hAnsi="Aptos Display" w:asciiTheme="majorAscii" w:hAnsiTheme="majorAscii"/>
        </w:rPr>
        <w:t xml:space="preserve"> Check</w:t>
      </w:r>
      <w:bookmarkEnd w:id="1452625653"/>
    </w:p>
    <w:p w:rsidR="00137AAA" w:rsidP="0067312F" w:rsidRDefault="0CDC29DB" w14:paraId="0DEC9BD9" w14:textId="6EC90A1B">
      <w:pPr>
        <w:pStyle w:val="ListParagraph"/>
        <w:numPr>
          <w:ilvl w:val="0"/>
          <w:numId w:val="37"/>
        </w:numPr>
      </w:pPr>
      <w:r>
        <w:t>To ensure the security and integrity of transaction data, the system needs to validate that the transaction data</w:t>
      </w:r>
      <w:r w:rsidR="4A80919A">
        <w:t xml:space="preserve"> which is encoded with Base64 encoded</w:t>
      </w:r>
      <w:r>
        <w:t xml:space="preserve"> has been successfully de</w:t>
      </w:r>
      <w:r w:rsidR="72E7A605">
        <w:t>coded</w:t>
      </w:r>
      <w:r w:rsidR="571DD014">
        <w:t>.</w:t>
      </w:r>
    </w:p>
    <w:p w:rsidR="00137AAA" w:rsidP="7538F3C6" w:rsidRDefault="0CDC29DB" w14:paraId="4923935F" w14:textId="5EB8E9CA">
      <w:pPr>
        <w:pStyle w:val="Heading5"/>
        <w:ind w:left="1440" w:firstLine="720"/>
        <w:rPr>
          <w:rFonts w:ascii="Aptos Display" w:hAnsi="Aptos Display" w:eastAsia="Aptos Display" w:cs="Aptos Display"/>
          <w:color w:val="000000" w:themeColor="text1"/>
        </w:rPr>
      </w:pPr>
      <w:bookmarkStart w:name="_Toc1295695788" w:id="923091545"/>
      <w:r w:rsidRPr="7538F3C6" w:rsidR="7538F3C6">
        <w:rPr>
          <w:rFonts w:ascii="Aptos Display" w:hAnsi="Aptos Display" w:asciiTheme="majorAscii" w:hAnsiTheme="majorAscii"/>
        </w:rPr>
        <w:t xml:space="preserve">4.3.1.5 - </w:t>
      </w:r>
      <w:commentRangeStart w:id="283"/>
      <w:commentRangeStart w:id="284"/>
      <w:commentRangeStart w:id="285"/>
      <w:commentRangeStart w:id="286"/>
      <w:commentRangeStart w:id="287"/>
      <w:r w:rsidRPr="7538F3C6" w:rsidR="7538F3C6">
        <w:rPr>
          <w:rFonts w:ascii="Aptos Display" w:hAnsi="Aptos Display" w:asciiTheme="majorAscii" w:hAnsiTheme="majorAscii"/>
        </w:rPr>
        <w:t xml:space="preserve">Transaction </w:t>
      </w:r>
      <w:r w:rsidRPr="7538F3C6" w:rsidR="7538F3C6">
        <w:rPr>
          <w:rFonts w:ascii="Aptos Display" w:hAnsi="Aptos Display" w:eastAsia="Aptos Display" w:cs="Aptos Display"/>
          <w:color w:val="000000" w:themeColor="text1" w:themeTint="FF" w:themeShade="FF"/>
        </w:rPr>
        <w:t xml:space="preserve">Creation Request </w:t>
      </w:r>
      <w:r w:rsidRPr="7538F3C6" w:rsidR="7538F3C6">
        <w:rPr>
          <w:rFonts w:ascii="Aptos Display" w:hAnsi="Aptos Display" w:eastAsia="Aptos Display" w:cs="Aptos Display"/>
          <w:color w:val="000000" w:themeColor="text1" w:themeTint="FF" w:themeShade="FF"/>
        </w:rPr>
        <w:t xml:space="preserve">(ATRN Generation Request) </w:t>
      </w:r>
      <w:commentRangeEnd w:id="283"/>
      <w:r>
        <w:rPr>
          <w:rStyle w:val="CommentReference"/>
        </w:rPr>
        <w:commentReference w:id="283"/>
      </w:r>
      <w:commentRangeEnd w:id="284"/>
      <w:r>
        <w:rPr>
          <w:rStyle w:val="CommentReference"/>
        </w:rPr>
        <w:commentReference w:id="284"/>
      </w:r>
      <w:commentRangeEnd w:id="285"/>
      <w:r>
        <w:rPr>
          <w:rStyle w:val="CommentReference"/>
        </w:rPr>
        <w:commentReference w:id="285"/>
      </w:r>
      <w:commentRangeEnd w:id="286"/>
      <w:r>
        <w:rPr>
          <w:rStyle w:val="CommentReference"/>
        </w:rPr>
        <w:commentReference w:id="286"/>
      </w:r>
      <w:commentRangeEnd w:id="287"/>
      <w:r>
        <w:rPr>
          <w:rStyle w:val="CommentReference"/>
        </w:rPr>
        <w:commentReference w:id="287"/>
      </w:r>
      <w:r w:rsidRPr="7538F3C6" w:rsidR="7538F3C6">
        <w:rPr>
          <w:rFonts w:ascii="Aptos Display" w:hAnsi="Aptos Display" w:eastAsia="Aptos Display" w:cs="Aptos Display"/>
          <w:color w:val="000000" w:themeColor="text1" w:themeTint="FF" w:themeShade="FF"/>
        </w:rPr>
        <w:t>Should have below parameter</w:t>
      </w:r>
      <w:bookmarkEnd w:id="923091545"/>
    </w:p>
    <w:tbl>
      <w:tblPr>
        <w:tblStyle w:val="TableGrid"/>
        <w:tblW w:w="0" w:type="auto"/>
        <w:tblInd w:w="2520" w:type="dxa"/>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243"/>
        <w:gridCol w:w="1438"/>
        <w:gridCol w:w="3369"/>
      </w:tblGrid>
      <w:tr w:rsidR="00137AAA" w14:paraId="4653C158" w14:textId="77777777">
        <w:trPr>
          <w:trHeight w:val="360"/>
        </w:trPr>
        <w:tc>
          <w:tcPr>
            <w:tcW w:w="2243" w:type="dxa"/>
            <w:shd w:val="clear" w:color="auto" w:fill="00B0F0"/>
            <w:tcMar>
              <w:left w:w="105" w:type="dxa"/>
              <w:right w:w="105" w:type="dxa"/>
            </w:tcMar>
          </w:tcPr>
          <w:p w:rsidR="00137AAA" w:rsidRDefault="00F602DC" w14:paraId="74D97E8C" w14:textId="77777777">
            <w:pPr>
              <w:spacing w:after="0"/>
              <w:rPr>
                <w:rFonts w:ascii="Aptos Display" w:hAnsi="Aptos Display" w:eastAsia="Aptos Display" w:cs="Aptos Display"/>
                <w:sz w:val="22"/>
                <w:szCs w:val="22"/>
              </w:rPr>
            </w:pPr>
            <w:r>
              <w:rPr>
                <w:rFonts w:ascii="Aptos Display" w:hAnsi="Aptos Display" w:eastAsia="Aptos Display" w:cs="Aptos Display"/>
                <w:sz w:val="22"/>
                <w:szCs w:val="22"/>
              </w:rPr>
              <w:t>Parameter</w:t>
            </w:r>
          </w:p>
        </w:tc>
        <w:tc>
          <w:tcPr>
            <w:tcW w:w="1438" w:type="dxa"/>
            <w:shd w:val="clear" w:color="auto" w:fill="00B0F0"/>
            <w:tcMar>
              <w:left w:w="105" w:type="dxa"/>
              <w:right w:w="105" w:type="dxa"/>
            </w:tcMar>
          </w:tcPr>
          <w:p w:rsidR="00137AAA" w:rsidRDefault="00F602DC" w14:paraId="56D8B54C" w14:textId="77777777">
            <w:pPr>
              <w:spacing w:after="0"/>
              <w:rPr>
                <w:rFonts w:ascii="Aptos Display" w:hAnsi="Aptos Display" w:eastAsia="Aptos Display" w:cs="Aptos Display"/>
                <w:sz w:val="22"/>
                <w:szCs w:val="22"/>
              </w:rPr>
            </w:pPr>
            <w:r>
              <w:rPr>
                <w:rFonts w:ascii="Aptos Display" w:hAnsi="Aptos Display" w:eastAsia="Aptos Display" w:cs="Aptos Display"/>
                <w:sz w:val="22"/>
                <w:szCs w:val="22"/>
              </w:rPr>
              <w:t>Mandatory</w:t>
            </w:r>
          </w:p>
        </w:tc>
        <w:tc>
          <w:tcPr>
            <w:tcW w:w="3369" w:type="dxa"/>
            <w:shd w:val="clear" w:color="auto" w:fill="00B0F0"/>
            <w:tcMar>
              <w:left w:w="105" w:type="dxa"/>
              <w:right w:w="105" w:type="dxa"/>
            </w:tcMar>
          </w:tcPr>
          <w:p w:rsidR="00137AAA" w:rsidRDefault="00F602DC" w14:paraId="52B008F0" w14:textId="77777777">
            <w:pPr>
              <w:spacing w:after="0"/>
              <w:ind w:left="720"/>
              <w:rPr>
                <w:rFonts w:ascii="Aptos Display" w:hAnsi="Aptos Display" w:eastAsia="Aptos Display" w:cs="Aptos Display"/>
                <w:sz w:val="22"/>
                <w:szCs w:val="22"/>
              </w:rPr>
            </w:pPr>
            <w:r>
              <w:rPr>
                <w:rFonts w:ascii="Aptos Display" w:hAnsi="Aptos Display" w:eastAsia="Aptos Display" w:cs="Aptos Display"/>
                <w:sz w:val="22"/>
                <w:szCs w:val="22"/>
              </w:rPr>
              <w:t>Description</w:t>
            </w:r>
          </w:p>
        </w:tc>
      </w:tr>
      <w:tr w:rsidR="00137AAA" w14:paraId="663D905F" w14:textId="77777777">
        <w:trPr>
          <w:trHeight w:val="300"/>
        </w:trPr>
        <w:tc>
          <w:tcPr>
            <w:tcW w:w="2243" w:type="dxa"/>
            <w:shd w:val="clear" w:color="auto" w:fill="FFFFFF" w:themeFill="background1"/>
            <w:tcMar>
              <w:left w:w="105" w:type="dxa"/>
              <w:right w:w="105" w:type="dxa"/>
            </w:tcMar>
          </w:tcPr>
          <w:p w:rsidR="00137AAA" w:rsidRDefault="00F602DC" w14:paraId="162D24DD"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Token</w:t>
            </w:r>
          </w:p>
        </w:tc>
        <w:tc>
          <w:tcPr>
            <w:tcW w:w="1438" w:type="dxa"/>
            <w:shd w:val="clear" w:color="auto" w:fill="FFFFFF" w:themeFill="background1"/>
            <w:tcMar>
              <w:left w:w="105" w:type="dxa"/>
              <w:right w:w="105" w:type="dxa"/>
            </w:tcMar>
          </w:tcPr>
          <w:p w:rsidR="00137AAA" w:rsidRDefault="00F602DC" w14:paraId="5CEBE83B"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137AAA" w:rsidP="003A39FA" w:rsidRDefault="00F602DC" w14:paraId="6139173E" w14:textId="3DA45806">
            <w:pPr>
              <w:spacing w:after="0"/>
              <w:rPr>
                <w:rFonts w:ascii="Aptos Display" w:hAnsi="Aptos Display" w:eastAsia="Aptos Display" w:cs="Aptos Display"/>
                <w:sz w:val="20"/>
                <w:szCs w:val="20"/>
              </w:rPr>
            </w:pPr>
            <w:r>
              <w:rPr>
                <w:rFonts w:ascii="Aptos Display" w:hAnsi="Aptos Display" w:eastAsia="Aptos Display" w:cs="Aptos Display"/>
                <w:sz w:val="20"/>
                <w:szCs w:val="20"/>
              </w:rPr>
              <w:t xml:space="preserve">Valid Request </w:t>
            </w:r>
            <w:r w:rsidR="003A39FA">
              <w:rPr>
                <w:rFonts w:ascii="Aptos Display" w:hAnsi="Aptos Display" w:eastAsia="Aptos Display" w:cs="Aptos Display"/>
                <w:sz w:val="20"/>
                <w:szCs w:val="20"/>
              </w:rPr>
              <w:t xml:space="preserve">Transaction </w:t>
            </w:r>
            <w:r>
              <w:rPr>
                <w:rFonts w:ascii="Aptos Display" w:hAnsi="Aptos Display" w:eastAsia="Aptos Display" w:cs="Aptos Display"/>
                <w:sz w:val="20"/>
                <w:szCs w:val="20"/>
              </w:rPr>
              <w:t xml:space="preserve">Token for </w:t>
            </w:r>
            <w:r w:rsidR="003A39FA">
              <w:rPr>
                <w:rFonts w:ascii="Aptos Display" w:hAnsi="Aptos Display" w:eastAsia="Aptos Display" w:cs="Aptos Display"/>
                <w:sz w:val="20"/>
                <w:szCs w:val="20"/>
              </w:rPr>
              <w:t>ATRN generation</w:t>
            </w:r>
          </w:p>
        </w:tc>
      </w:tr>
      <w:tr w:rsidR="00137AAA" w14:paraId="75352D19" w14:textId="77777777">
        <w:trPr>
          <w:trHeight w:val="300"/>
        </w:trPr>
        <w:tc>
          <w:tcPr>
            <w:tcW w:w="2243" w:type="dxa"/>
            <w:shd w:val="clear" w:color="auto" w:fill="FFFFFF" w:themeFill="background1"/>
            <w:tcMar>
              <w:left w:w="105" w:type="dxa"/>
              <w:right w:w="105" w:type="dxa"/>
            </w:tcMar>
          </w:tcPr>
          <w:p w:rsidR="00137AAA" w:rsidRDefault="006E121D" w14:paraId="4EE78FA5" w14:textId="1AC0B5C1">
            <w:pPr>
              <w:spacing w:beforeAutospacing="1" w:after="0" w:afterAutospacing="1" w:line="276" w:lineRule="auto"/>
            </w:pPr>
            <w:r>
              <w:rPr>
                <w:rFonts w:ascii="Aptos Display" w:hAnsi="Aptos Display" w:eastAsia="Aptos Display" w:cs="Aptos Display"/>
                <w:color w:val="000000" w:themeColor="text1"/>
                <w:sz w:val="20"/>
                <w:szCs w:val="20"/>
              </w:rPr>
              <w:t>Order</w:t>
            </w:r>
            <w:r w:rsidR="00F602DC">
              <w:rPr>
                <w:rFonts w:ascii="Aptos Display" w:hAnsi="Aptos Display" w:eastAsia="Aptos Display" w:cs="Aptos Display"/>
                <w:color w:val="000000" w:themeColor="text1"/>
                <w:sz w:val="20"/>
                <w:szCs w:val="20"/>
              </w:rPr>
              <w:t>Amount</w:t>
            </w:r>
          </w:p>
        </w:tc>
        <w:tc>
          <w:tcPr>
            <w:tcW w:w="1438" w:type="dxa"/>
            <w:shd w:val="clear" w:color="auto" w:fill="FFFFFF" w:themeFill="background1"/>
            <w:tcMar>
              <w:left w:w="105" w:type="dxa"/>
              <w:right w:w="105" w:type="dxa"/>
            </w:tcMar>
          </w:tcPr>
          <w:p w:rsidR="00137AAA" w:rsidRDefault="00F602DC" w14:paraId="247E93AC"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137AAA" w:rsidRDefault="00F602DC" w14:paraId="26F3E216"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Order Amount</w:t>
            </w:r>
          </w:p>
        </w:tc>
      </w:tr>
      <w:tr w:rsidR="006E121D" w14:paraId="01E52ECC" w14:textId="77777777">
        <w:trPr>
          <w:trHeight w:val="300"/>
        </w:trPr>
        <w:tc>
          <w:tcPr>
            <w:tcW w:w="2243" w:type="dxa"/>
            <w:shd w:val="clear" w:color="auto" w:fill="FFFFFF" w:themeFill="background1"/>
            <w:tcMar>
              <w:left w:w="105" w:type="dxa"/>
              <w:right w:w="105" w:type="dxa"/>
            </w:tcMar>
          </w:tcPr>
          <w:p w:rsidR="006E121D" w:rsidRDefault="006E121D" w14:paraId="3C37BEB3" w14:textId="44822E97">
            <w:pPr>
              <w:spacing w:beforeAutospacing="1" w:after="0" w:afterAutospacing="1" w:line="276" w:lineRule="auto"/>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GatewayPosting Amount</w:t>
            </w:r>
          </w:p>
        </w:tc>
        <w:tc>
          <w:tcPr>
            <w:tcW w:w="1438" w:type="dxa"/>
            <w:shd w:val="clear" w:color="auto" w:fill="FFFFFF" w:themeFill="background1"/>
            <w:tcMar>
              <w:left w:w="105" w:type="dxa"/>
              <w:right w:w="105" w:type="dxa"/>
            </w:tcMar>
          </w:tcPr>
          <w:p w:rsidR="006E121D" w:rsidRDefault="006E121D" w14:paraId="419BB9FC" w14:textId="28A0CE32">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6E121D" w:rsidRDefault="006E121D" w14:paraId="0E3AD40A" w14:textId="67595F55">
            <w:pPr>
              <w:spacing w:after="0"/>
              <w:rPr>
                <w:rFonts w:ascii="Aptos Display" w:hAnsi="Aptos Display" w:eastAsia="Aptos Display" w:cs="Aptos Display"/>
                <w:sz w:val="20"/>
                <w:szCs w:val="20"/>
              </w:rPr>
            </w:pPr>
            <w:r>
              <w:rPr>
                <w:rFonts w:ascii="Aptos Display" w:hAnsi="Aptos Display" w:eastAsia="Aptos Display" w:cs="Aptos Display"/>
                <w:sz w:val="20"/>
                <w:szCs w:val="20"/>
              </w:rPr>
              <w:t>Gateway Posting Amount</w:t>
            </w:r>
          </w:p>
        </w:tc>
      </w:tr>
      <w:tr w:rsidR="00137AAA" w14:paraId="3E712296" w14:textId="77777777">
        <w:trPr>
          <w:trHeight w:val="300"/>
        </w:trPr>
        <w:tc>
          <w:tcPr>
            <w:tcW w:w="2243" w:type="dxa"/>
            <w:shd w:val="clear" w:color="auto" w:fill="FFFFFF" w:themeFill="background1"/>
            <w:tcMar>
              <w:left w:w="105" w:type="dxa"/>
              <w:right w:w="105" w:type="dxa"/>
            </w:tcMar>
          </w:tcPr>
          <w:p w:rsidR="00137AAA" w:rsidRDefault="00F602DC" w14:paraId="14100063" w14:textId="394E63CA">
            <w:pPr>
              <w:spacing w:after="0"/>
            </w:pPr>
            <w:r>
              <w:rPr>
                <w:rFonts w:ascii="Aptos Display" w:hAnsi="Aptos Display" w:eastAsia="Aptos Display" w:cs="Aptos Display"/>
                <w:color w:val="000000" w:themeColor="text1"/>
                <w:sz w:val="20"/>
                <w:szCs w:val="20"/>
              </w:rPr>
              <w:t>Order</w:t>
            </w:r>
            <w:r w:rsidR="006E121D">
              <w:rPr>
                <w:rFonts w:ascii="Aptos Display" w:hAnsi="Aptos Display" w:eastAsia="Aptos Display" w:cs="Aptos Display"/>
                <w:color w:val="000000" w:themeColor="text1"/>
                <w:sz w:val="20"/>
                <w:szCs w:val="20"/>
              </w:rPr>
              <w:t xml:space="preserve"> Id</w:t>
            </w:r>
          </w:p>
        </w:tc>
        <w:tc>
          <w:tcPr>
            <w:tcW w:w="1438" w:type="dxa"/>
            <w:shd w:val="clear" w:color="auto" w:fill="FFFFFF" w:themeFill="background1"/>
            <w:tcMar>
              <w:left w:w="105" w:type="dxa"/>
              <w:right w:w="105" w:type="dxa"/>
            </w:tcMar>
          </w:tcPr>
          <w:p w:rsidR="00137AAA" w:rsidRDefault="00F602DC" w14:paraId="44EB8372"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p w:rsidR="00137AAA" w:rsidRDefault="00137AAA" w14:paraId="1A1E9012" w14:textId="77777777">
            <w:pPr>
              <w:spacing w:after="0"/>
              <w:rPr>
                <w:rFonts w:ascii="Aptos Display" w:hAnsi="Aptos Display" w:eastAsia="Aptos Display" w:cs="Aptos Display"/>
                <w:sz w:val="20"/>
                <w:szCs w:val="20"/>
              </w:rPr>
            </w:pPr>
          </w:p>
        </w:tc>
        <w:tc>
          <w:tcPr>
            <w:tcW w:w="3369" w:type="dxa"/>
            <w:shd w:val="clear" w:color="auto" w:fill="FFFFFF" w:themeFill="background1"/>
            <w:tcMar>
              <w:left w:w="105" w:type="dxa"/>
              <w:right w:w="105" w:type="dxa"/>
            </w:tcMar>
          </w:tcPr>
          <w:p w:rsidR="00137AAA" w:rsidRDefault="00F602DC" w14:paraId="2189CC58"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Merchant Need to send the unique Number for which is generated during order Creation</w:t>
            </w:r>
          </w:p>
        </w:tc>
      </w:tr>
      <w:tr w:rsidR="00137AAA" w14:paraId="5C64BCAA" w14:textId="77777777">
        <w:trPr>
          <w:trHeight w:val="300"/>
        </w:trPr>
        <w:tc>
          <w:tcPr>
            <w:tcW w:w="2243" w:type="dxa"/>
            <w:shd w:val="clear" w:color="auto" w:fill="FFFFFF" w:themeFill="background1"/>
            <w:tcMar>
              <w:left w:w="105" w:type="dxa"/>
              <w:right w:w="105" w:type="dxa"/>
            </w:tcMar>
          </w:tcPr>
          <w:p w:rsidR="00137AAA" w:rsidRDefault="00F602DC" w14:paraId="1548AD6F" w14:textId="77777777">
            <w:pPr>
              <w:spacing w:beforeAutospacing="1" w:after="0" w:afterAutospacing="1" w:line="240" w:lineRule="auto"/>
              <w:rPr>
                <w:rFonts w:ascii="Aptos Display" w:hAnsi="Aptos Display" w:eastAsia="Aptos Display" w:cs="Aptos Display"/>
                <w:color w:val="000000" w:themeColor="text1"/>
                <w:sz w:val="20"/>
                <w:szCs w:val="20"/>
              </w:rPr>
            </w:pPr>
            <w:r>
              <w:rPr>
                <w:color w:val="000000" w:themeColor="text1"/>
                <w:sz w:val="20"/>
                <w:szCs w:val="20"/>
              </w:rPr>
              <w:t>Paymode</w:t>
            </w:r>
          </w:p>
        </w:tc>
        <w:tc>
          <w:tcPr>
            <w:tcW w:w="1438" w:type="dxa"/>
            <w:shd w:val="clear" w:color="auto" w:fill="FFFFFF" w:themeFill="background1"/>
            <w:tcMar>
              <w:left w:w="105" w:type="dxa"/>
              <w:right w:w="105" w:type="dxa"/>
            </w:tcMar>
          </w:tcPr>
          <w:p w:rsidR="00137AAA" w:rsidRDefault="00F602DC" w14:paraId="2032461B"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p w:rsidR="00137AAA" w:rsidRDefault="00137AAA" w14:paraId="43B837ED" w14:textId="77777777">
            <w:pPr>
              <w:spacing w:after="0"/>
              <w:rPr>
                <w:rFonts w:ascii="Aptos Display" w:hAnsi="Aptos Display" w:eastAsia="Aptos Display" w:cs="Aptos Display"/>
                <w:sz w:val="20"/>
                <w:szCs w:val="20"/>
              </w:rPr>
            </w:pPr>
          </w:p>
        </w:tc>
        <w:tc>
          <w:tcPr>
            <w:tcW w:w="3369" w:type="dxa"/>
            <w:shd w:val="clear" w:color="auto" w:fill="FFFFFF" w:themeFill="background1"/>
            <w:tcMar>
              <w:left w:w="105" w:type="dxa"/>
              <w:right w:w="105" w:type="dxa"/>
            </w:tcMar>
          </w:tcPr>
          <w:p w:rsidR="00137AAA" w:rsidRDefault="00F602DC" w14:paraId="0D4648D5"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UPI/CC/DD/NB any applicable payment mode for a Merchant</w:t>
            </w:r>
          </w:p>
        </w:tc>
      </w:tr>
      <w:tr w:rsidR="00137AAA" w14:paraId="660A5A4E" w14:textId="77777777">
        <w:trPr>
          <w:trHeight w:val="300"/>
        </w:trPr>
        <w:tc>
          <w:tcPr>
            <w:tcW w:w="2243" w:type="dxa"/>
            <w:shd w:val="clear" w:color="auto" w:fill="FFFFFF" w:themeFill="background1"/>
            <w:tcMar>
              <w:left w:w="105" w:type="dxa"/>
              <w:right w:w="105" w:type="dxa"/>
            </w:tcMar>
          </w:tcPr>
          <w:p w:rsidR="00137AAA" w:rsidRDefault="00F602DC" w14:paraId="1FA6A2D2" w14:textId="26B37848">
            <w:pPr>
              <w:spacing w:after="0" w:line="240" w:lineRule="auto"/>
              <w:rPr>
                <w:color w:val="000000" w:themeColor="text1"/>
                <w:sz w:val="20"/>
                <w:szCs w:val="20"/>
              </w:rPr>
            </w:pPr>
            <w:r>
              <w:rPr>
                <w:color w:val="000000" w:themeColor="text1"/>
                <w:sz w:val="20"/>
                <w:szCs w:val="20"/>
              </w:rPr>
              <w:t>P</w:t>
            </w:r>
            <w:r w:rsidR="006E121D">
              <w:rPr>
                <w:color w:val="000000" w:themeColor="text1"/>
                <w:sz w:val="20"/>
                <w:szCs w:val="20"/>
              </w:rPr>
              <w:t>ay</w:t>
            </w:r>
            <w:r>
              <w:rPr>
                <w:color w:val="000000" w:themeColor="text1"/>
                <w:sz w:val="20"/>
                <w:szCs w:val="20"/>
              </w:rPr>
              <w:t>G</w:t>
            </w:r>
            <w:r w:rsidR="006E121D">
              <w:rPr>
                <w:color w:val="000000" w:themeColor="text1"/>
                <w:sz w:val="20"/>
                <w:szCs w:val="20"/>
              </w:rPr>
              <w:t>tw</w:t>
            </w:r>
            <w:r>
              <w:rPr>
                <w:color w:val="000000" w:themeColor="text1"/>
                <w:sz w:val="20"/>
                <w:szCs w:val="20"/>
              </w:rPr>
              <w:t>ID</w:t>
            </w:r>
          </w:p>
        </w:tc>
        <w:tc>
          <w:tcPr>
            <w:tcW w:w="1438" w:type="dxa"/>
            <w:shd w:val="clear" w:color="auto" w:fill="FFFFFF" w:themeFill="background1"/>
            <w:tcMar>
              <w:left w:w="105" w:type="dxa"/>
              <w:right w:w="105" w:type="dxa"/>
            </w:tcMar>
          </w:tcPr>
          <w:p w:rsidR="00137AAA" w:rsidRDefault="00F602DC" w14:paraId="56C11CB1"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137AAA" w:rsidRDefault="00F602DC" w14:paraId="49769A4D"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Payment Gateway Id</w:t>
            </w:r>
          </w:p>
        </w:tc>
      </w:tr>
      <w:tr w:rsidR="006E121D" w14:paraId="4C4BC091" w14:textId="77777777">
        <w:trPr>
          <w:trHeight w:val="300"/>
        </w:trPr>
        <w:tc>
          <w:tcPr>
            <w:tcW w:w="2243" w:type="dxa"/>
            <w:shd w:val="clear" w:color="auto" w:fill="FFFFFF" w:themeFill="background1"/>
            <w:tcMar>
              <w:left w:w="105" w:type="dxa"/>
              <w:right w:w="105" w:type="dxa"/>
            </w:tcMar>
          </w:tcPr>
          <w:p w:rsidR="006E121D" w:rsidRDefault="006E121D" w14:paraId="63F59E74" w14:textId="3BAB2A88">
            <w:pPr>
              <w:spacing w:after="0" w:line="240" w:lineRule="auto"/>
              <w:rPr>
                <w:color w:val="000000" w:themeColor="text1"/>
                <w:sz w:val="20"/>
                <w:szCs w:val="20"/>
              </w:rPr>
            </w:pPr>
            <w:r>
              <w:rPr>
                <w:color w:val="000000" w:themeColor="text1"/>
                <w:sz w:val="20"/>
                <w:szCs w:val="20"/>
              </w:rPr>
              <w:t>Paygtw</w:t>
            </w:r>
          </w:p>
        </w:tc>
        <w:tc>
          <w:tcPr>
            <w:tcW w:w="1438" w:type="dxa"/>
            <w:shd w:val="clear" w:color="auto" w:fill="FFFFFF" w:themeFill="background1"/>
            <w:tcMar>
              <w:left w:w="105" w:type="dxa"/>
              <w:right w:w="105" w:type="dxa"/>
            </w:tcMar>
          </w:tcPr>
          <w:p w:rsidR="006E121D" w:rsidRDefault="006E121D" w14:paraId="60CCB77B" w14:textId="3D01572C">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6E121D" w:rsidRDefault="006E121D" w14:paraId="28A7E6BE" w14:textId="7AD3047D">
            <w:pPr>
              <w:spacing w:after="0"/>
              <w:rPr>
                <w:rFonts w:ascii="Aptos Display" w:hAnsi="Aptos Display" w:eastAsia="Aptos Display" w:cs="Aptos Display"/>
                <w:sz w:val="20"/>
                <w:szCs w:val="20"/>
              </w:rPr>
            </w:pPr>
            <w:r>
              <w:rPr>
                <w:rFonts w:ascii="Aptos Display" w:hAnsi="Aptos Display" w:eastAsia="Aptos Display" w:cs="Aptos Display"/>
                <w:sz w:val="20"/>
                <w:szCs w:val="20"/>
              </w:rPr>
              <w:t>PayGateway (NB/CC/DC)</w:t>
            </w:r>
          </w:p>
        </w:tc>
      </w:tr>
      <w:tr w:rsidR="006E121D" w14:paraId="3C775744" w14:textId="77777777">
        <w:trPr>
          <w:trHeight w:val="300"/>
        </w:trPr>
        <w:tc>
          <w:tcPr>
            <w:tcW w:w="2243" w:type="dxa"/>
            <w:shd w:val="clear" w:color="auto" w:fill="FFFFFF" w:themeFill="background1"/>
            <w:tcMar>
              <w:left w:w="105" w:type="dxa"/>
              <w:right w:w="105" w:type="dxa"/>
            </w:tcMar>
          </w:tcPr>
          <w:p w:rsidR="006E121D" w:rsidRDefault="006E121D" w14:paraId="44C9F73C" w14:textId="0D537F17">
            <w:pPr>
              <w:spacing w:after="0" w:line="240" w:lineRule="auto"/>
              <w:rPr>
                <w:color w:val="000000" w:themeColor="text1"/>
                <w:sz w:val="20"/>
                <w:szCs w:val="20"/>
              </w:rPr>
            </w:pPr>
            <w:r>
              <w:rPr>
                <w:color w:val="000000" w:themeColor="text1"/>
                <w:sz w:val="20"/>
                <w:szCs w:val="20"/>
              </w:rPr>
              <w:lastRenderedPageBreak/>
              <w:t>PayProc</w:t>
            </w:r>
          </w:p>
        </w:tc>
        <w:tc>
          <w:tcPr>
            <w:tcW w:w="1438" w:type="dxa"/>
            <w:shd w:val="clear" w:color="auto" w:fill="FFFFFF" w:themeFill="background1"/>
            <w:tcMar>
              <w:left w:w="105" w:type="dxa"/>
              <w:right w:w="105" w:type="dxa"/>
            </w:tcMar>
          </w:tcPr>
          <w:p w:rsidR="006E121D" w:rsidRDefault="006E121D" w14:paraId="131E9F60" w14:textId="4480DC8C">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6E121D" w:rsidRDefault="006E121D" w14:paraId="18D4F2E7" w14:textId="49864067">
            <w:pPr>
              <w:spacing w:after="0"/>
              <w:rPr>
                <w:rFonts w:ascii="Aptos Display" w:hAnsi="Aptos Display" w:eastAsia="Aptos Display" w:cs="Aptos Display"/>
                <w:sz w:val="20"/>
                <w:szCs w:val="20"/>
              </w:rPr>
            </w:pPr>
            <w:r>
              <w:rPr>
                <w:rFonts w:ascii="Aptos Display" w:hAnsi="Aptos Display" w:eastAsia="Aptos Display" w:cs="Aptos Display"/>
                <w:sz w:val="20"/>
                <w:szCs w:val="20"/>
              </w:rPr>
              <w:t>Payproc (Self/Onus/offus)</w:t>
            </w:r>
          </w:p>
        </w:tc>
      </w:tr>
      <w:tr w:rsidR="00137AAA" w14:paraId="46FD87A6" w14:textId="77777777">
        <w:trPr>
          <w:trHeight w:val="300"/>
        </w:trPr>
        <w:tc>
          <w:tcPr>
            <w:tcW w:w="2243" w:type="dxa"/>
            <w:shd w:val="clear" w:color="auto" w:fill="FFFFFF" w:themeFill="background1"/>
            <w:tcMar>
              <w:left w:w="105" w:type="dxa"/>
              <w:right w:w="105" w:type="dxa"/>
            </w:tcMar>
          </w:tcPr>
          <w:p w:rsidR="00137AAA" w:rsidRDefault="00F602DC" w14:paraId="3637567A" w14:textId="77777777">
            <w:pPr>
              <w:spacing w:after="0"/>
              <w:rPr>
                <w:rFonts w:ascii="Aptos Display" w:hAnsi="Aptos Display" w:eastAsia="Aptos Display" w:cs="Aptos Display"/>
                <w:color w:val="000000" w:themeColor="text1"/>
                <w:sz w:val="20"/>
                <w:szCs w:val="20"/>
              </w:rPr>
            </w:pPr>
            <w:r>
              <w:rPr>
                <w:rFonts w:ascii="Aptos Display" w:hAnsi="Aptos Display" w:eastAsia="Aptos Display" w:cs="Aptos Display"/>
                <w:color w:val="000000" w:themeColor="text1"/>
                <w:sz w:val="20"/>
                <w:szCs w:val="20"/>
              </w:rPr>
              <w:t>Currency</w:t>
            </w:r>
          </w:p>
        </w:tc>
        <w:tc>
          <w:tcPr>
            <w:tcW w:w="1438" w:type="dxa"/>
            <w:shd w:val="clear" w:color="auto" w:fill="FFFFFF" w:themeFill="background1"/>
            <w:tcMar>
              <w:left w:w="105" w:type="dxa"/>
              <w:right w:w="105" w:type="dxa"/>
            </w:tcMar>
          </w:tcPr>
          <w:p w:rsidR="00137AAA" w:rsidRDefault="00F602DC" w14:paraId="03FD4EA1"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Yes</w:t>
            </w:r>
          </w:p>
        </w:tc>
        <w:tc>
          <w:tcPr>
            <w:tcW w:w="3369" w:type="dxa"/>
            <w:shd w:val="clear" w:color="auto" w:fill="FFFFFF" w:themeFill="background1"/>
            <w:tcMar>
              <w:left w:w="105" w:type="dxa"/>
              <w:right w:w="105" w:type="dxa"/>
            </w:tcMar>
          </w:tcPr>
          <w:p w:rsidR="00137AAA" w:rsidRDefault="00F602DC" w14:paraId="27BE34D5" w14:textId="77777777">
            <w:pPr>
              <w:spacing w:after="0"/>
              <w:rPr>
                <w:rFonts w:ascii="Aptos Display" w:hAnsi="Aptos Display" w:eastAsia="Aptos Display" w:cs="Aptos Display"/>
                <w:sz w:val="20"/>
                <w:szCs w:val="20"/>
              </w:rPr>
            </w:pPr>
            <w:r>
              <w:rPr>
                <w:rFonts w:ascii="Aptos Display" w:hAnsi="Aptos Display" w:eastAsia="Aptos Display" w:cs="Aptos Display"/>
                <w:sz w:val="20"/>
                <w:szCs w:val="20"/>
              </w:rPr>
              <w:t>Txn amount Currency</w:t>
            </w:r>
          </w:p>
        </w:tc>
      </w:tr>
    </w:tbl>
    <w:p w:rsidR="00137AAA" w:rsidRDefault="00137AAA" w14:paraId="2F562888" w14:textId="77777777">
      <w:pPr>
        <w:pStyle w:val="Heading4"/>
        <w:ind w:left="1440"/>
        <w:rPr>
          <w:rFonts w:asciiTheme="majorHAnsi" w:hAnsiTheme="majorHAnsi"/>
        </w:rPr>
      </w:pPr>
    </w:p>
    <w:p w:rsidR="00137AAA" w:rsidP="51EB59C4" w:rsidRDefault="0CDC29DB" w14:paraId="175DB2EA" w14:textId="3BC6752E">
      <w:pPr>
        <w:pStyle w:val="Heading4"/>
        <w:ind w:left="1440"/>
        <w:rPr>
          <w:rFonts w:ascii="Aptos Display" w:hAnsi="Aptos Display" w:asciiTheme="majorAscii" w:hAnsiTheme="majorAscii"/>
        </w:rPr>
      </w:pPr>
      <w:bookmarkStart w:name="_Toc1781272096" w:id="745262819"/>
      <w:r w:rsidRPr="51EB59C4" w:rsidR="538D98FF">
        <w:rPr>
          <w:rFonts w:ascii="Aptos Display" w:hAnsi="Aptos Display" w:asciiTheme="majorAscii" w:hAnsiTheme="majorAscii"/>
        </w:rPr>
        <w:t>4.3.1.6 - Transaction Retrieval Validation Check</w:t>
      </w:r>
      <w:r w:rsidRPr="51EB59C4" w:rsidR="6AC36F9E">
        <w:rPr>
          <w:rFonts w:ascii="Aptos Display" w:hAnsi="Aptos Display" w:asciiTheme="majorAscii" w:hAnsiTheme="majorAscii"/>
        </w:rPr>
        <w:t xml:space="preserve"> (Transaction Status Inquiry)</w:t>
      </w:r>
      <w:bookmarkEnd w:id="745262819"/>
    </w:p>
    <w:p w:rsidR="00137AAA" w:rsidP="51EB59C4" w:rsidRDefault="4303234E" w14:paraId="00A575C1" w14:textId="16F013B8">
      <w:pPr>
        <w:pStyle w:val="Heading5"/>
        <w:ind w:left="2160"/>
        <w:rPr>
          <w:rFonts w:ascii="Aptos Display" w:hAnsi="Aptos Display" w:asciiTheme="majorAscii" w:hAnsiTheme="majorAscii"/>
        </w:rPr>
      </w:pPr>
      <w:bookmarkStart w:name="_Toc2100429430" w:id="1533648916"/>
      <w:r w:rsidRPr="51EB59C4" w:rsidR="1270C449">
        <w:rPr>
          <w:rFonts w:ascii="Aptos Display" w:hAnsi="Aptos Display" w:asciiTheme="majorAscii" w:hAnsiTheme="majorAscii"/>
        </w:rPr>
        <w:t xml:space="preserve">4.3.1.6.1 - </w:t>
      </w:r>
      <w:commentRangeStart w:id="290"/>
      <w:commentRangeStart w:id="291"/>
      <w:r w:rsidRPr="51EB59C4" w:rsidR="1270C449">
        <w:rPr>
          <w:rFonts w:ascii="Aptos Display" w:hAnsi="Aptos Display" w:asciiTheme="majorAscii" w:hAnsiTheme="majorAscii"/>
        </w:rPr>
        <w:t>Get All</w:t>
      </w:r>
      <w:r w:rsidRPr="51EB59C4" w:rsidR="7F2B0BFF">
        <w:rPr>
          <w:rFonts w:ascii="Aptos Display" w:hAnsi="Aptos Display" w:asciiTheme="majorAscii" w:hAnsiTheme="majorAscii"/>
        </w:rPr>
        <w:t xml:space="preserve"> </w:t>
      </w:r>
      <w:commentRangeEnd w:id="290"/>
      <w:r>
        <w:rPr>
          <w:rStyle w:val="CommentReference"/>
        </w:rPr>
        <w:commentReference w:id="290"/>
      </w:r>
      <w:commentRangeEnd w:id="291"/>
      <w:r>
        <w:rPr>
          <w:rStyle w:val="CommentReference"/>
        </w:rPr>
        <w:commentReference w:id="291"/>
      </w:r>
      <w:r w:rsidRPr="51EB59C4" w:rsidR="7F2B0BFF">
        <w:rPr>
          <w:rFonts w:ascii="Aptos Display" w:hAnsi="Aptos Display" w:asciiTheme="majorAscii" w:hAnsiTheme="majorAscii"/>
        </w:rPr>
        <w:t>for getting all the transaction details for that Merchant</w:t>
      </w:r>
      <w:bookmarkEnd w:id="1533648916"/>
    </w:p>
    <w:p w:rsidRPr="00975A77" w:rsidR="00975A77" w:rsidP="00975A77" w:rsidRDefault="00975A77" w14:paraId="7CDC5F31" w14:textId="0C2D6061">
      <w:pPr>
        <w:pStyle w:val="ListParagraph"/>
        <w:numPr>
          <w:ilvl w:val="0"/>
          <w:numId w:val="38"/>
        </w:numPr>
      </w:pPr>
      <w:r w:rsidRPr="00975A77">
        <w:rPr>
          <w:rFonts w:asciiTheme="majorHAnsi" w:hAnsiTheme="majorHAnsi" w:eastAsiaTheme="majorEastAsia" w:cstheme="majorBidi"/>
        </w:rPr>
        <w:t>At</w:t>
      </w:r>
      <w:r w:rsidRPr="00975A77">
        <w:t xml:space="preserve"> a single request 10,000 records will be provided with pagination option (till records are available)</w:t>
      </w:r>
    </w:p>
    <w:tbl>
      <w:tblPr>
        <w:tblStyle w:val="TableGrid"/>
        <w:tblW w:w="0" w:type="auto"/>
        <w:tblInd w:w="2520" w:type="dxa"/>
        <w:tblLook w:val="04A0" w:firstRow="1" w:lastRow="0" w:firstColumn="1" w:lastColumn="0" w:noHBand="0" w:noVBand="1"/>
      </w:tblPr>
      <w:tblGrid>
        <w:gridCol w:w="1560"/>
        <w:gridCol w:w="1444"/>
        <w:gridCol w:w="3900"/>
      </w:tblGrid>
      <w:tr w:rsidR="00137AAA" w:rsidTr="14D454E3" w14:paraId="6900CCF0" w14:textId="77777777">
        <w:trPr>
          <w:trHeight w:val="360"/>
        </w:trPr>
        <w:tc>
          <w:tcPr>
            <w:tcW w:w="1560" w:type="dxa"/>
            <w:shd w:val="clear" w:color="auto" w:fill="00B0F0"/>
          </w:tcPr>
          <w:p w:rsidR="00137AAA" w:rsidRDefault="00F602DC" w14:paraId="66A3302C"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444" w:type="dxa"/>
            <w:shd w:val="clear" w:color="auto" w:fill="00B0F0"/>
          </w:tcPr>
          <w:p w:rsidR="00137AAA" w:rsidRDefault="00F602DC" w14:paraId="1D7BF7A2"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3900" w:type="dxa"/>
            <w:shd w:val="clear" w:color="auto" w:fill="00B0F0"/>
          </w:tcPr>
          <w:p w:rsidR="00137AAA" w:rsidRDefault="00F602DC" w14:paraId="37D7B328"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rsidTr="14D454E3" w14:paraId="58BAEFA2" w14:textId="77777777">
        <w:trPr>
          <w:trHeight w:val="300"/>
        </w:trPr>
        <w:tc>
          <w:tcPr>
            <w:tcW w:w="1560" w:type="dxa"/>
            <w:shd w:val="clear" w:color="auto" w:fill="FFFFFF" w:themeFill="background1"/>
          </w:tcPr>
          <w:p w:rsidR="00137AAA" w:rsidRDefault="00F602DC" w14:paraId="5EC2F0FF"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444" w:type="dxa"/>
            <w:shd w:val="clear" w:color="auto" w:fill="FFFFFF" w:themeFill="background1"/>
          </w:tcPr>
          <w:p w:rsidR="00137AAA" w:rsidRDefault="00F602DC" w14:paraId="77A4505C"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900" w:type="dxa"/>
            <w:shd w:val="clear" w:color="auto" w:fill="FFFFFF" w:themeFill="background1"/>
          </w:tcPr>
          <w:p w:rsidR="00137AAA" w:rsidP="14D454E3" w:rsidRDefault="0CDC29DB" w14:paraId="75ABBE92" w14:textId="15C0F2D7">
            <w:pPr>
              <w:spacing w:after="0"/>
              <w:rPr>
                <w:rFonts w:asciiTheme="majorHAnsi" w:hAnsiTheme="majorHAnsi" w:eastAsiaTheme="majorEastAsia" w:cstheme="majorBidi"/>
                <w:sz w:val="20"/>
                <w:szCs w:val="20"/>
              </w:rPr>
            </w:pPr>
            <w:commentRangeStart w:id="292"/>
            <w:commentRangeStart w:id="293"/>
            <w:r w:rsidRPr="14D454E3">
              <w:rPr>
                <w:rFonts w:asciiTheme="majorHAnsi" w:hAnsiTheme="majorHAnsi" w:eastAsiaTheme="majorEastAsia" w:cstheme="majorBidi"/>
                <w:sz w:val="20"/>
                <w:szCs w:val="20"/>
              </w:rPr>
              <w:t>Valid Request Token</w:t>
            </w:r>
            <w:commentRangeEnd w:id="292"/>
            <w:r w:rsidR="00F602DC">
              <w:rPr>
                <w:rStyle w:val="CommentReference"/>
              </w:rPr>
              <w:commentReference w:id="292"/>
            </w:r>
            <w:commentRangeEnd w:id="293"/>
            <w:r w:rsidR="00F602DC">
              <w:rPr>
                <w:rStyle w:val="CommentReference"/>
              </w:rPr>
              <w:commentReference w:id="293"/>
            </w:r>
          </w:p>
        </w:tc>
      </w:tr>
      <w:tr w:rsidR="00137AAA" w:rsidTr="14D454E3" w14:paraId="045F93ED" w14:textId="77777777">
        <w:trPr>
          <w:trHeight w:val="300"/>
        </w:trPr>
        <w:tc>
          <w:tcPr>
            <w:tcW w:w="1560" w:type="dxa"/>
            <w:shd w:val="clear" w:color="auto" w:fill="FFFFFF" w:themeFill="background1"/>
          </w:tcPr>
          <w:p w:rsidR="00137AAA" w:rsidRDefault="00F602DC" w14:paraId="1687F8CA"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Period</w:t>
            </w:r>
          </w:p>
        </w:tc>
        <w:tc>
          <w:tcPr>
            <w:tcW w:w="1444" w:type="dxa"/>
            <w:shd w:val="clear" w:color="auto" w:fill="FFFFFF" w:themeFill="background1"/>
          </w:tcPr>
          <w:p w:rsidR="00137AAA" w:rsidRDefault="00F602DC" w14:paraId="7960162D"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3900" w:type="dxa"/>
            <w:shd w:val="clear" w:color="auto" w:fill="FFFFFF" w:themeFill="background1"/>
          </w:tcPr>
          <w:p w:rsidR="00137AAA" w:rsidRDefault="00F602DC" w14:paraId="763FB069"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Date and Time</w:t>
            </w:r>
          </w:p>
        </w:tc>
      </w:tr>
    </w:tbl>
    <w:p w:rsidR="00137AAA" w:rsidRDefault="00137AAA" w14:paraId="61BA8E3D" w14:textId="77777777">
      <w:pPr>
        <w:ind w:left="2520"/>
        <w:rPr>
          <w:rFonts w:asciiTheme="majorHAnsi" w:hAnsiTheme="majorHAnsi" w:eastAsiaTheme="majorEastAsia" w:cstheme="majorBidi"/>
          <w:b/>
          <w:bCs/>
        </w:rPr>
      </w:pPr>
    </w:p>
    <w:p w:rsidR="00137AAA" w:rsidP="14D454E3" w:rsidRDefault="0CDC29DB" w14:paraId="4CEF9B44" w14:textId="1E4363D5">
      <w:pPr>
        <w:ind w:left="2160"/>
        <w:rPr>
          <w:rStyle w:val="Heading5Char"/>
          <w:rFonts w:asciiTheme="majorHAnsi" w:hAnsiTheme="majorHAnsi"/>
        </w:rPr>
      </w:pPr>
      <w:r w:rsidRPr="14D454E3">
        <w:rPr>
          <w:rFonts w:asciiTheme="majorHAnsi" w:hAnsiTheme="majorHAnsi"/>
        </w:rPr>
        <w:t>4.3.1.6.2</w:t>
      </w:r>
      <w:r w:rsidRPr="14D454E3">
        <w:rPr>
          <w:rStyle w:val="Heading5Char"/>
          <w:rFonts w:asciiTheme="majorHAnsi" w:hAnsiTheme="majorHAnsi"/>
        </w:rPr>
        <w:t xml:space="preserve"> - Get by ATRN Number/Order Number/Customer Id/ /Txn Status</w:t>
      </w:r>
    </w:p>
    <w:tbl>
      <w:tblPr>
        <w:tblStyle w:val="TableGrid"/>
        <w:tblW w:w="0" w:type="auto"/>
        <w:tblInd w:w="2520" w:type="dxa"/>
        <w:tblLook w:val="04A0" w:firstRow="1" w:lastRow="0" w:firstColumn="1" w:lastColumn="0" w:noHBand="0" w:noVBand="1"/>
      </w:tblPr>
      <w:tblGrid>
        <w:gridCol w:w="1530"/>
        <w:gridCol w:w="1444"/>
        <w:gridCol w:w="4069"/>
      </w:tblGrid>
      <w:tr w:rsidR="00137AAA" w:rsidTr="14D454E3" w14:paraId="5769BD7D" w14:textId="77777777">
        <w:trPr>
          <w:trHeight w:val="360"/>
        </w:trPr>
        <w:tc>
          <w:tcPr>
            <w:tcW w:w="1530" w:type="dxa"/>
            <w:shd w:val="clear" w:color="auto" w:fill="00B0F0"/>
          </w:tcPr>
          <w:p w:rsidR="00137AAA" w:rsidRDefault="00F602DC" w14:paraId="1F246921"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Parameter</w:t>
            </w:r>
          </w:p>
        </w:tc>
        <w:tc>
          <w:tcPr>
            <w:tcW w:w="1444" w:type="dxa"/>
            <w:shd w:val="clear" w:color="auto" w:fill="00B0F0"/>
          </w:tcPr>
          <w:p w:rsidR="00137AAA" w:rsidRDefault="00F602DC" w14:paraId="52E1E044" w14:textId="77777777">
            <w:pPr>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Mandatory</w:t>
            </w:r>
          </w:p>
        </w:tc>
        <w:tc>
          <w:tcPr>
            <w:tcW w:w="4069" w:type="dxa"/>
            <w:shd w:val="clear" w:color="auto" w:fill="00B0F0"/>
          </w:tcPr>
          <w:p w:rsidR="00137AAA" w:rsidRDefault="00F602DC" w14:paraId="3E658345" w14:textId="77777777">
            <w:pPr>
              <w:pStyle w:val="ListParagraph"/>
              <w:spacing w:after="0" w:line="240" w:lineRule="auto"/>
              <w:rPr>
                <w:rFonts w:asciiTheme="majorHAnsi" w:hAnsiTheme="majorHAnsi" w:eastAsiaTheme="majorEastAsia" w:cstheme="majorBidi"/>
                <w:sz w:val="22"/>
                <w:szCs w:val="22"/>
              </w:rPr>
            </w:pPr>
            <w:r>
              <w:rPr>
                <w:rFonts w:asciiTheme="majorHAnsi" w:hAnsiTheme="majorHAnsi" w:eastAsiaTheme="majorEastAsia" w:cstheme="majorBidi"/>
                <w:sz w:val="22"/>
                <w:szCs w:val="22"/>
              </w:rPr>
              <w:t>Description</w:t>
            </w:r>
          </w:p>
        </w:tc>
      </w:tr>
      <w:tr w:rsidR="00137AAA" w:rsidTr="14D454E3" w14:paraId="24C9EAD1" w14:textId="77777777">
        <w:trPr>
          <w:trHeight w:val="300"/>
        </w:trPr>
        <w:tc>
          <w:tcPr>
            <w:tcW w:w="1530" w:type="dxa"/>
            <w:shd w:val="clear" w:color="auto" w:fill="FFFFFF" w:themeFill="background1"/>
          </w:tcPr>
          <w:p w:rsidR="00137AAA" w:rsidRDefault="00F602DC" w14:paraId="0E9752EF" w14:textId="77777777">
            <w:pPr>
              <w:spacing w:after="0"/>
              <w:rPr>
                <w:rFonts w:asciiTheme="majorHAnsi" w:hAnsiTheme="majorHAnsi" w:eastAsiaTheme="majorEastAsia" w:cstheme="majorBidi"/>
                <w:sz w:val="20"/>
                <w:szCs w:val="20"/>
              </w:rPr>
            </w:pPr>
            <w:r>
              <w:rPr>
                <w:rFonts w:asciiTheme="majorHAnsi" w:hAnsiTheme="majorHAnsi" w:eastAsiaTheme="majorEastAsia" w:cstheme="majorBidi"/>
                <w:sz w:val="20"/>
                <w:szCs w:val="20"/>
              </w:rPr>
              <w:t>Token</w:t>
            </w:r>
          </w:p>
        </w:tc>
        <w:tc>
          <w:tcPr>
            <w:tcW w:w="1444" w:type="dxa"/>
            <w:shd w:val="clear" w:color="auto" w:fill="FFFFFF" w:themeFill="background1"/>
          </w:tcPr>
          <w:p w:rsidR="00137AAA" w:rsidRDefault="00F602DC" w14:paraId="5E554B3A"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P="14D454E3" w:rsidRDefault="0CDC29DB" w14:paraId="0933D6F3" w14:textId="575F23EA">
            <w:pPr>
              <w:spacing w:after="0"/>
              <w:rPr>
                <w:rFonts w:asciiTheme="majorHAnsi" w:hAnsiTheme="majorHAnsi" w:eastAsiaTheme="majorEastAsia" w:cstheme="majorBidi"/>
                <w:sz w:val="20"/>
                <w:szCs w:val="20"/>
              </w:rPr>
            </w:pPr>
            <w:commentRangeStart w:id="294"/>
            <w:commentRangeStart w:id="295"/>
            <w:r w:rsidRPr="14D454E3">
              <w:rPr>
                <w:rFonts w:asciiTheme="majorHAnsi" w:hAnsiTheme="majorHAnsi" w:eastAsiaTheme="majorEastAsia" w:cstheme="majorBidi"/>
                <w:sz w:val="20"/>
                <w:szCs w:val="20"/>
              </w:rPr>
              <w:t xml:space="preserve">Valid Request Token </w:t>
            </w:r>
            <w:commentRangeEnd w:id="294"/>
            <w:r w:rsidR="00F602DC">
              <w:rPr>
                <w:rStyle w:val="CommentReference"/>
              </w:rPr>
              <w:commentReference w:id="294"/>
            </w:r>
            <w:commentRangeEnd w:id="295"/>
            <w:r w:rsidR="00F602DC">
              <w:rPr>
                <w:rStyle w:val="CommentReference"/>
              </w:rPr>
              <w:commentReference w:id="295"/>
            </w:r>
          </w:p>
        </w:tc>
      </w:tr>
      <w:tr w:rsidR="00137AAA" w:rsidTr="14D454E3" w14:paraId="6989D3E7" w14:textId="77777777">
        <w:trPr>
          <w:trHeight w:val="300"/>
        </w:trPr>
        <w:tc>
          <w:tcPr>
            <w:tcW w:w="1530" w:type="dxa"/>
            <w:shd w:val="clear" w:color="auto" w:fill="FFFFFF" w:themeFill="background1"/>
          </w:tcPr>
          <w:p w:rsidR="00137AAA" w:rsidRDefault="00F602DC" w14:paraId="7FFD5EA9"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Request Type</w:t>
            </w:r>
          </w:p>
        </w:tc>
        <w:tc>
          <w:tcPr>
            <w:tcW w:w="1444" w:type="dxa"/>
            <w:shd w:val="clear" w:color="auto" w:fill="FFFFFF" w:themeFill="background1"/>
          </w:tcPr>
          <w:p w:rsidR="00137AAA" w:rsidRDefault="00F602DC" w14:paraId="36257627"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P="000A71D5" w:rsidRDefault="0CDC29DB" w14:paraId="56327A47" w14:textId="79EBF7D3">
            <w:pPr>
              <w:spacing w:after="0" w:line="240" w:lineRule="auto"/>
              <w:rPr>
                <w:rFonts w:asciiTheme="majorHAnsi" w:hAnsiTheme="majorHAnsi" w:eastAsiaTheme="majorEastAsia" w:cstheme="majorBidi"/>
                <w:sz w:val="20"/>
                <w:szCs w:val="20"/>
              </w:rPr>
            </w:pPr>
            <w:r w:rsidRPr="14D454E3">
              <w:rPr>
                <w:rFonts w:asciiTheme="majorHAnsi" w:hAnsiTheme="majorHAnsi" w:eastAsiaTheme="majorEastAsia" w:cstheme="majorBidi"/>
                <w:sz w:val="20"/>
                <w:szCs w:val="20"/>
              </w:rPr>
              <w:t>ATRN Number/</w:t>
            </w:r>
            <w:r w:rsidR="000A71D5">
              <w:rPr>
                <w:rFonts w:asciiTheme="majorHAnsi" w:hAnsiTheme="majorHAnsi" w:eastAsiaTheme="majorEastAsia" w:cstheme="majorBidi"/>
                <w:sz w:val="20"/>
                <w:szCs w:val="20"/>
              </w:rPr>
              <w:t>Txn Status</w:t>
            </w:r>
          </w:p>
        </w:tc>
      </w:tr>
      <w:tr w:rsidR="00137AAA" w:rsidTr="14D454E3" w14:paraId="2B70F3FD" w14:textId="77777777">
        <w:trPr>
          <w:trHeight w:val="300"/>
        </w:trPr>
        <w:tc>
          <w:tcPr>
            <w:tcW w:w="1530" w:type="dxa"/>
            <w:shd w:val="clear" w:color="auto" w:fill="FFFFFF" w:themeFill="background1"/>
          </w:tcPr>
          <w:p w:rsidR="00137AAA" w:rsidRDefault="00F602DC" w14:paraId="67932426"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Request Value</w:t>
            </w:r>
          </w:p>
        </w:tc>
        <w:tc>
          <w:tcPr>
            <w:tcW w:w="1444" w:type="dxa"/>
            <w:shd w:val="clear" w:color="auto" w:fill="FFFFFF" w:themeFill="background1"/>
          </w:tcPr>
          <w:p w:rsidR="00137AAA" w:rsidRDefault="00F602DC" w14:paraId="12DEC0D7" w14:textId="77777777">
            <w:pPr>
              <w:spacing w:after="0" w:line="240" w:lineRule="auto"/>
              <w:rPr>
                <w:rFonts w:asciiTheme="majorHAnsi" w:hAnsiTheme="majorHAnsi" w:eastAsiaTheme="majorEastAsia" w:cstheme="majorBidi"/>
                <w:sz w:val="20"/>
                <w:szCs w:val="20"/>
              </w:rPr>
            </w:pPr>
            <w:r>
              <w:rPr>
                <w:rFonts w:asciiTheme="majorHAnsi" w:hAnsiTheme="majorHAnsi" w:eastAsiaTheme="majorEastAsia" w:cstheme="majorBidi"/>
                <w:sz w:val="20"/>
                <w:szCs w:val="20"/>
              </w:rPr>
              <w:t>Yes</w:t>
            </w:r>
          </w:p>
        </w:tc>
        <w:tc>
          <w:tcPr>
            <w:tcW w:w="4069" w:type="dxa"/>
            <w:shd w:val="clear" w:color="auto" w:fill="FFFFFF" w:themeFill="background1"/>
          </w:tcPr>
          <w:p w:rsidR="00137AAA" w:rsidP="000A71D5" w:rsidRDefault="0CDC29DB" w14:paraId="0698B553" w14:textId="2743C118">
            <w:pPr>
              <w:spacing w:after="0" w:line="240" w:lineRule="auto"/>
              <w:rPr>
                <w:rFonts w:asciiTheme="majorHAnsi" w:hAnsiTheme="majorHAnsi" w:eastAsiaTheme="majorEastAsia" w:cstheme="majorBidi"/>
                <w:sz w:val="20"/>
                <w:szCs w:val="20"/>
              </w:rPr>
            </w:pPr>
            <w:r w:rsidRPr="14D454E3">
              <w:rPr>
                <w:rFonts w:asciiTheme="majorHAnsi" w:hAnsiTheme="majorHAnsi" w:eastAsiaTheme="majorEastAsia" w:cstheme="majorBidi"/>
                <w:sz w:val="20"/>
                <w:szCs w:val="20"/>
              </w:rPr>
              <w:t>ATRN Number/</w:t>
            </w:r>
            <w:r w:rsidR="000A71D5">
              <w:rPr>
                <w:rFonts w:asciiTheme="majorHAnsi" w:hAnsiTheme="majorHAnsi" w:eastAsiaTheme="majorEastAsia" w:cstheme="majorBidi"/>
                <w:sz w:val="20"/>
                <w:szCs w:val="20"/>
              </w:rPr>
              <w:t>Txn Status</w:t>
            </w:r>
          </w:p>
        </w:tc>
      </w:tr>
    </w:tbl>
    <w:p w:rsidR="00137AAA" w:rsidRDefault="00137AAA" w14:paraId="274D0BA6" w14:textId="77777777"/>
    <w:p w:rsidR="00137AAA" w:rsidP="51EB59C4" w:rsidRDefault="00F602DC" w14:paraId="51C4B7DF" w14:textId="77777777">
      <w:pPr>
        <w:pStyle w:val="Heading4"/>
        <w:ind w:left="720"/>
        <w:rPr>
          <w:rFonts w:ascii="Aptos Display" w:hAnsi="Aptos Display" w:asciiTheme="majorAscii" w:hAnsiTheme="majorAscii"/>
          <w:i w:val="0"/>
          <w:iCs w:val="0"/>
        </w:rPr>
      </w:pPr>
      <w:bookmarkStart w:name="_Toc1835128470" w:id="1084961773"/>
      <w:r w:rsidRPr="51EB59C4" w:rsidR="78F7F7A8">
        <w:rPr>
          <w:rFonts w:ascii="Aptos Display" w:hAnsi="Aptos Display" w:asciiTheme="majorAscii" w:hAnsiTheme="majorAscii"/>
        </w:rPr>
        <w:t>4.3.2 - Business validation</w:t>
      </w:r>
      <w:bookmarkEnd w:id="1084961773"/>
    </w:p>
    <w:p w:rsidR="00137AAA" w:rsidP="51EB59C4" w:rsidRDefault="00F602DC" w14:paraId="02CEB451" w14:textId="77777777">
      <w:pPr>
        <w:pStyle w:val="Heading5"/>
        <w:ind w:left="720" w:firstLine="720"/>
        <w:rPr>
          <w:rFonts w:ascii="Aptos Display" w:hAnsi="Aptos Display" w:asciiTheme="majorAscii" w:hAnsiTheme="majorAscii"/>
        </w:rPr>
      </w:pPr>
      <w:bookmarkStart w:name="_Toc1205972948" w:id="489474869"/>
      <w:r w:rsidRPr="51EB59C4" w:rsidR="78F7F7A8">
        <w:rPr>
          <w:rFonts w:ascii="Aptos Display" w:hAnsi="Aptos Display" w:asciiTheme="majorAscii" w:hAnsiTheme="majorAscii"/>
        </w:rPr>
        <w:t>4.3.2.1 Merchant Order Number Checks</w:t>
      </w:r>
      <w:bookmarkEnd w:id="489474869"/>
    </w:p>
    <w:p w:rsidR="00137AAA" w:rsidP="0067312F" w:rsidRDefault="00F602DC" w14:paraId="4EE833C8" w14:textId="77777777">
      <w:pPr>
        <w:pStyle w:val="ListParagraph"/>
        <w:numPr>
          <w:ilvl w:val="0"/>
          <w:numId w:val="38"/>
        </w:numPr>
        <w:rPr>
          <w:rFonts w:asciiTheme="majorHAnsi" w:hAnsiTheme="majorHAnsi" w:eastAsiaTheme="majorEastAsia" w:cstheme="majorBidi"/>
        </w:rPr>
      </w:pPr>
      <w:r>
        <w:rPr>
          <w:rFonts w:asciiTheme="majorHAnsi" w:hAnsiTheme="majorHAnsi" w:eastAsiaTheme="majorEastAsia" w:cstheme="majorBidi"/>
        </w:rPr>
        <w:t xml:space="preserve">Check Merchant order number is valid or not to initiate the Transaction request </w:t>
      </w:r>
    </w:p>
    <w:p w:rsidR="00137AAA" w:rsidP="51EB59C4" w:rsidRDefault="00F602DC" w14:paraId="3D176DE1" w14:textId="77777777">
      <w:pPr>
        <w:pStyle w:val="Heading5"/>
        <w:ind w:left="720" w:firstLine="720"/>
        <w:rPr>
          <w:rFonts w:ascii="Aptos Display" w:hAnsi="Aptos Display" w:asciiTheme="majorAscii" w:hAnsiTheme="majorAscii"/>
        </w:rPr>
      </w:pPr>
      <w:bookmarkStart w:name="_Toc1982429273" w:id="1860767755"/>
      <w:r w:rsidRPr="51EB59C4" w:rsidR="78F7F7A8">
        <w:rPr>
          <w:rFonts w:ascii="Aptos Display" w:hAnsi="Aptos Display" w:asciiTheme="majorAscii" w:hAnsiTheme="majorAscii"/>
        </w:rPr>
        <w:t>4.3.2.2 ATRN Number</w:t>
      </w:r>
      <w:bookmarkEnd w:id="1860767755"/>
    </w:p>
    <w:p w:rsidR="00137AAA" w:rsidP="0067312F" w:rsidRDefault="00F602DC" w14:paraId="46DF22A3" w14:textId="77777777">
      <w:pPr>
        <w:pStyle w:val="ListParagraph"/>
        <w:numPr>
          <w:ilvl w:val="0"/>
          <w:numId w:val="39"/>
        </w:numPr>
        <w:rPr>
          <w:rFonts w:asciiTheme="majorHAnsi" w:hAnsiTheme="majorHAnsi" w:eastAsiaTheme="majorEastAsia" w:cstheme="majorBidi"/>
        </w:rPr>
      </w:pPr>
      <w:r>
        <w:rPr>
          <w:rFonts w:asciiTheme="majorHAnsi" w:hAnsiTheme="majorHAnsi" w:eastAsiaTheme="majorEastAsia" w:cstheme="majorBidi"/>
        </w:rPr>
        <w:t>The system should generate a unique ATRN number for each Transaction.</w:t>
      </w:r>
    </w:p>
    <w:p w:rsidR="00137AAA" w:rsidP="51EB59C4" w:rsidRDefault="0CDC29DB" w14:paraId="79408F25" w14:textId="77777777">
      <w:pPr>
        <w:pStyle w:val="Heading5"/>
        <w:ind w:left="720" w:firstLine="720"/>
        <w:rPr>
          <w:rFonts w:ascii="Aptos Display" w:hAnsi="Aptos Display" w:asciiTheme="majorAscii" w:hAnsiTheme="majorAscii"/>
        </w:rPr>
      </w:pPr>
      <w:bookmarkStart w:name="_Toc788925296" w:id="1709442376"/>
      <w:r w:rsidRPr="51EB59C4" w:rsidR="538D98FF">
        <w:rPr>
          <w:rFonts w:ascii="Aptos Display" w:hAnsi="Aptos Display" w:asciiTheme="majorAscii" w:hAnsiTheme="majorAscii"/>
        </w:rPr>
        <w:t xml:space="preserve">4.3.2.3 </w:t>
      </w:r>
      <w:commentRangeStart w:id="300"/>
      <w:commentRangeStart w:id="301"/>
      <w:commentRangeStart w:id="302"/>
      <w:r w:rsidRPr="51EB59C4" w:rsidR="538D98FF">
        <w:rPr>
          <w:rFonts w:ascii="Aptos Display" w:hAnsi="Aptos Display" w:asciiTheme="majorAscii" w:hAnsiTheme="majorAscii"/>
        </w:rPr>
        <w:t>RFC Checks</w:t>
      </w:r>
      <w:commentRangeEnd w:id="300"/>
      <w:r>
        <w:rPr>
          <w:rStyle w:val="CommentReference"/>
        </w:rPr>
        <w:commentReference w:id="300"/>
      </w:r>
      <w:commentRangeEnd w:id="301"/>
      <w:r>
        <w:rPr>
          <w:rStyle w:val="CommentReference"/>
        </w:rPr>
        <w:commentReference w:id="301"/>
      </w:r>
      <w:commentRangeEnd w:id="302"/>
      <w:r>
        <w:rPr>
          <w:rStyle w:val="CommentReference"/>
        </w:rPr>
        <w:commentReference w:id="302"/>
      </w:r>
      <w:bookmarkEnd w:id="1709442376"/>
    </w:p>
    <w:p w:rsidR="00137AAA" w:rsidP="0067312F" w:rsidRDefault="00F602DC" w14:paraId="3CC066AB" w14:textId="6EDBFF37">
      <w:pPr>
        <w:pStyle w:val="ListParagraph"/>
        <w:numPr>
          <w:ilvl w:val="0"/>
          <w:numId w:val="40"/>
        </w:numPr>
        <w:rPr>
          <w:rFonts w:asciiTheme="majorHAnsi" w:hAnsiTheme="majorHAnsi" w:eastAsiaTheme="majorEastAsia" w:cstheme="majorBidi"/>
        </w:rPr>
      </w:pPr>
      <w:r>
        <w:rPr>
          <w:b/>
          <w:bCs/>
        </w:rPr>
        <w:t>Card Tx</w:t>
      </w:r>
      <w:r w:rsidR="00F85ADF">
        <w:rPr>
          <w:b/>
          <w:bCs/>
        </w:rPr>
        <w:t>n</w:t>
      </w:r>
      <w:r>
        <w:rPr>
          <w:b/>
          <w:bCs/>
        </w:rPr>
        <w:t xml:space="preserve"> Limit</w:t>
      </w:r>
      <w:r>
        <w:t xml:space="preserve"> - </w:t>
      </w:r>
      <w:r>
        <w:rPr>
          <w:rFonts w:asciiTheme="majorHAnsi" w:hAnsiTheme="majorHAnsi" w:eastAsiaTheme="majorEastAsia" w:cstheme="majorBidi"/>
          <w:color w:val="000000" w:themeColor="text1"/>
        </w:rPr>
        <w:t xml:space="preserve">Based on the order Amount following limit set in daily card limit per day per card. </w:t>
      </w:r>
    </w:p>
    <w:p w:rsidR="00137AAA" w:rsidP="0067312F" w:rsidRDefault="00F602DC" w14:paraId="3C2F7B13" w14:textId="77777777">
      <w:pPr>
        <w:pStyle w:val="ListParagraph"/>
        <w:numPr>
          <w:ilvl w:val="0"/>
          <w:numId w:val="40"/>
        </w:numPr>
        <w:rPr>
          <w:rFonts w:asciiTheme="majorHAnsi" w:hAnsiTheme="majorHAnsi" w:eastAsiaTheme="majorEastAsia" w:cstheme="majorBidi"/>
        </w:rPr>
      </w:pPr>
      <w:r>
        <w:rPr>
          <w:b/>
          <w:bCs/>
        </w:rPr>
        <w:t>Volume Velocity Check</w:t>
      </w:r>
      <w:r>
        <w:t xml:space="preserve"> - </w:t>
      </w:r>
      <w:r>
        <w:rPr>
          <w:rFonts w:asciiTheme="majorHAnsi" w:hAnsiTheme="majorHAnsi" w:eastAsiaTheme="majorEastAsia" w:cstheme="majorBidi"/>
          <w:color w:val="000000" w:themeColor="text1"/>
        </w:rPr>
        <w:t>Based on the order Amount following limit set in volume velocity should be checked for Daily/ Weekly/ Monthly / Quarterly / Half-Yearly Limit is being breached.</w:t>
      </w:r>
    </w:p>
    <w:p w:rsidR="00137AAA" w:rsidP="0067312F" w:rsidRDefault="00F602DC" w14:paraId="04915049" w14:textId="77777777">
      <w:pPr>
        <w:pStyle w:val="ListParagraph"/>
        <w:numPr>
          <w:ilvl w:val="0"/>
          <w:numId w:val="40"/>
        </w:numPr>
      </w:pPr>
      <w:r>
        <w:rPr>
          <w:b/>
          <w:bCs/>
        </w:rPr>
        <w:t>Payment Mode check</w:t>
      </w:r>
      <w:r>
        <w:t xml:space="preserve"> – Only Merchant level configured payment mode should be available for transaction.</w:t>
      </w:r>
    </w:p>
    <w:p w:rsidR="00137AAA" w:rsidP="0067312F" w:rsidRDefault="4303234E" w14:paraId="55C1C5D4" w14:textId="49D71B8C">
      <w:pPr>
        <w:pStyle w:val="ListParagraph"/>
        <w:numPr>
          <w:ilvl w:val="0"/>
          <w:numId w:val="40"/>
        </w:numPr>
        <w:rPr>
          <w:rFonts w:asciiTheme="majorHAnsi" w:hAnsiTheme="majorHAnsi" w:eastAsiaTheme="majorEastAsia" w:cstheme="majorBidi"/>
        </w:rPr>
      </w:pPr>
      <w:r>
        <w:t xml:space="preserve">Name/Email/Mobile Number with the status </w:t>
      </w:r>
    </w:p>
    <w:p w:rsidR="00137AAA" w:rsidP="0067312F" w:rsidRDefault="00F602DC" w14:paraId="05CF3088" w14:textId="77777777">
      <w:pPr>
        <w:pStyle w:val="ListParagraph"/>
        <w:numPr>
          <w:ilvl w:val="1"/>
          <w:numId w:val="40"/>
        </w:numPr>
        <w:rPr>
          <w:rFonts w:asciiTheme="majorHAnsi" w:hAnsiTheme="majorHAnsi" w:eastAsiaTheme="majorEastAsia" w:cstheme="majorBidi"/>
        </w:rPr>
      </w:pPr>
      <w:r>
        <w:rPr>
          <w:rFonts w:asciiTheme="majorHAnsi" w:hAnsiTheme="majorHAnsi" w:eastAsiaTheme="majorEastAsia" w:cstheme="majorBidi"/>
        </w:rPr>
        <w:t xml:space="preserve">Block – The request will be blocked or marked as failed and will not proceed further. </w:t>
      </w:r>
    </w:p>
    <w:p w:rsidR="00137AAA" w:rsidP="0067312F" w:rsidRDefault="00F602DC" w14:paraId="78859510" w14:textId="64134D69">
      <w:pPr>
        <w:pStyle w:val="ListParagraph"/>
        <w:numPr>
          <w:ilvl w:val="1"/>
          <w:numId w:val="40"/>
        </w:numPr>
        <w:rPr>
          <w:rFonts w:asciiTheme="majorHAnsi" w:hAnsiTheme="majorHAnsi" w:eastAsiaTheme="majorEastAsia" w:cstheme="majorBidi"/>
        </w:rPr>
      </w:pPr>
      <w:r>
        <w:rPr>
          <w:rFonts w:asciiTheme="majorHAnsi" w:hAnsiTheme="majorHAnsi" w:eastAsiaTheme="majorEastAsia" w:cstheme="majorBidi"/>
        </w:rPr>
        <w:lastRenderedPageBreak/>
        <w:t>However, the settlement will occur only after the RFC team reviews the order.</w:t>
      </w:r>
    </w:p>
    <w:p w:rsidR="00137AAA" w:rsidP="0067312F" w:rsidRDefault="4303234E" w14:paraId="37B487D7" w14:textId="77777777">
      <w:pPr>
        <w:pStyle w:val="ListParagraph"/>
        <w:numPr>
          <w:ilvl w:val="1"/>
          <w:numId w:val="40"/>
        </w:numPr>
        <w:rPr>
          <w:rFonts w:asciiTheme="majorHAnsi" w:hAnsiTheme="majorHAnsi" w:eastAsiaTheme="majorEastAsia" w:cstheme="majorBidi"/>
        </w:rPr>
      </w:pPr>
      <w:r w:rsidRPr="2EF4D6A4">
        <w:rPr>
          <w:rFonts w:asciiTheme="majorHAnsi" w:hAnsiTheme="majorHAnsi" w:eastAsiaTheme="majorEastAsia" w:cstheme="majorBidi"/>
        </w:rPr>
        <w:t>Not Applicable - The order booking process will be allowed to proceed without any restrictions.</w:t>
      </w:r>
    </w:p>
    <w:p w:rsidRPr="002C2CB0" w:rsidR="51E50AA4" w:rsidP="0067312F" w:rsidRDefault="51E50AA4" w14:paraId="2AB5F288" w14:textId="50F58BD4">
      <w:pPr>
        <w:pStyle w:val="ListParagraph"/>
        <w:numPr>
          <w:ilvl w:val="0"/>
          <w:numId w:val="40"/>
        </w:numPr>
        <w:rPr>
          <w:rFonts w:ascii="Times New Roman" w:hAnsi="Times New Roman" w:eastAsia="Times New Roman" w:cs="Times New Roman"/>
          <w:color w:val="000000" w:themeColor="text1"/>
        </w:rPr>
      </w:pPr>
      <w:r w:rsidRPr="002C2CB0">
        <w:rPr>
          <w:rFonts w:ascii="Times New Roman" w:hAnsi="Times New Roman" w:eastAsia="Times New Roman" w:cs="Times New Roman"/>
          <w:color w:val="000000" w:themeColor="text1"/>
        </w:rPr>
        <w:t xml:space="preserve">SDN - Specially Designated Nationals List </w:t>
      </w:r>
    </w:p>
    <w:p w:rsidRPr="002C2CB0" w:rsidR="51E50AA4" w:rsidP="0067312F" w:rsidRDefault="51E50AA4" w14:paraId="7B88FBD9" w14:textId="608897D8">
      <w:pPr>
        <w:pStyle w:val="ListParagraph"/>
        <w:numPr>
          <w:ilvl w:val="0"/>
          <w:numId w:val="40"/>
        </w:numPr>
        <w:rPr>
          <w:rFonts w:ascii="Times New Roman" w:hAnsi="Times New Roman" w:eastAsia="Times New Roman" w:cs="Times New Roman"/>
          <w:color w:val="000000" w:themeColor="text1"/>
        </w:rPr>
      </w:pPr>
      <w:r w:rsidRPr="002C2CB0">
        <w:rPr>
          <w:rFonts w:ascii="Times New Roman" w:hAnsi="Times New Roman" w:eastAsia="Times New Roman" w:cs="Times New Roman"/>
          <w:color w:val="000000" w:themeColor="text1"/>
        </w:rPr>
        <w:t>OFAC - Office of Foreign Assets Control</w:t>
      </w:r>
    </w:p>
    <w:p w:rsidRPr="002C2CB0" w:rsidR="51E50AA4" w:rsidP="0067312F" w:rsidRDefault="51E50AA4" w14:paraId="144CB91E" w14:textId="0B1E891B">
      <w:pPr>
        <w:pStyle w:val="ListParagraph"/>
        <w:numPr>
          <w:ilvl w:val="0"/>
          <w:numId w:val="1"/>
        </w:numPr>
        <w:spacing w:before="240" w:after="240"/>
        <w:rPr>
          <w:rFonts w:ascii="Aptos Display" w:hAnsi="Aptos Display" w:eastAsia="Aptos Display" w:cs="Aptos Display"/>
          <w:color w:val="000000" w:themeColor="text1"/>
        </w:rPr>
      </w:pPr>
      <w:r w:rsidRPr="002C2CB0">
        <w:rPr>
          <w:rFonts w:ascii="Aptos Display" w:hAnsi="Aptos Display" w:eastAsia="Aptos Display" w:cs="Aptos Display"/>
          <w:color w:val="000000" w:themeColor="text1"/>
        </w:rPr>
        <w:t>PEP - Politically Exposed Person</w:t>
      </w:r>
    </w:p>
    <w:p w:rsidRPr="002C2CB0" w:rsidR="51E50AA4" w:rsidP="0067312F" w:rsidRDefault="51E50AA4" w14:paraId="258D9A59" w14:textId="172C1F29">
      <w:pPr>
        <w:pStyle w:val="ListParagraph"/>
        <w:numPr>
          <w:ilvl w:val="0"/>
          <w:numId w:val="1"/>
        </w:numPr>
        <w:spacing w:before="240" w:after="240"/>
        <w:rPr>
          <w:rFonts w:ascii="Times New Roman" w:hAnsi="Times New Roman" w:eastAsia="Times New Roman" w:cs="Times New Roman"/>
          <w:color w:val="000000" w:themeColor="text1"/>
        </w:rPr>
      </w:pPr>
      <w:r w:rsidRPr="002C2CB0">
        <w:rPr>
          <w:rFonts w:ascii="Times New Roman" w:hAnsi="Times New Roman" w:eastAsia="Times New Roman" w:cs="Times New Roman"/>
          <w:color w:val="000000" w:themeColor="text1"/>
        </w:rPr>
        <w:t>Max Day Card Transaction Count</w:t>
      </w:r>
      <w:r w:rsidRPr="002C2CB0" w:rsidR="007D5F41">
        <w:rPr>
          <w:rFonts w:ascii="Times New Roman" w:hAnsi="Times New Roman" w:eastAsia="Times New Roman" w:cs="Times New Roman"/>
          <w:color w:val="000000" w:themeColor="text1"/>
        </w:rPr>
        <w:t xml:space="preserve">: </w:t>
      </w:r>
      <w:r w:rsidRPr="002C2CB0" w:rsidR="00BF4EA9">
        <w:rPr>
          <w:rFonts w:ascii="Times New Roman" w:hAnsi="Times New Roman" w:eastAsia="Times New Roman" w:cs="Times New Roman"/>
          <w:color w:val="000000" w:themeColor="text1"/>
        </w:rPr>
        <w:t xml:space="preserve">For Card Payments, System will check whether the Card Transaction Count. </w:t>
      </w:r>
    </w:p>
    <w:p w:rsidRPr="002C2CB0" w:rsidR="51E50AA4" w:rsidP="0067312F" w:rsidRDefault="51E50AA4" w14:paraId="297CA582" w14:textId="0C859E6E">
      <w:pPr>
        <w:pStyle w:val="ListParagraph"/>
        <w:numPr>
          <w:ilvl w:val="0"/>
          <w:numId w:val="1"/>
        </w:numPr>
        <w:spacing w:before="240" w:after="240"/>
        <w:rPr>
          <w:rFonts w:ascii="Times New Roman" w:hAnsi="Times New Roman" w:eastAsia="Times New Roman" w:cs="Times New Roman"/>
          <w:color w:val="000000" w:themeColor="text1"/>
        </w:rPr>
      </w:pPr>
      <w:r w:rsidRPr="002C2CB0">
        <w:rPr>
          <w:rFonts w:ascii="Times New Roman" w:hAnsi="Times New Roman" w:eastAsia="Times New Roman" w:cs="Times New Roman"/>
          <w:color w:val="000000" w:themeColor="text1"/>
        </w:rPr>
        <w:t>Dormancy</w:t>
      </w:r>
      <w:r w:rsidRPr="002C2CB0" w:rsidR="00FE4324">
        <w:rPr>
          <w:rFonts w:ascii="Times New Roman" w:hAnsi="Times New Roman" w:eastAsia="Times New Roman" w:cs="Times New Roman"/>
          <w:color w:val="000000" w:themeColor="text1"/>
        </w:rPr>
        <w:t>: This will check whether merchant is dormant ot not.</w:t>
      </w:r>
    </w:p>
    <w:p w:rsidRPr="002C2CB0" w:rsidR="51E50AA4" w:rsidP="0067312F" w:rsidRDefault="51E50AA4" w14:paraId="0B817310" w14:textId="4127C4F6">
      <w:pPr>
        <w:pStyle w:val="ListParagraph"/>
        <w:numPr>
          <w:ilvl w:val="0"/>
          <w:numId w:val="1"/>
        </w:numPr>
        <w:spacing w:before="240" w:after="240"/>
        <w:rPr>
          <w:rFonts w:ascii="Aptos Display" w:hAnsi="Aptos Display" w:eastAsia="Aptos Display" w:cs="Aptos Display"/>
          <w:color w:val="000000" w:themeColor="text1"/>
        </w:rPr>
      </w:pPr>
      <w:r w:rsidRPr="002C2CB0">
        <w:rPr>
          <w:rFonts w:ascii="Aptos Display" w:hAnsi="Aptos Display" w:eastAsia="Aptos Display" w:cs="Aptos Display"/>
          <w:color w:val="000000" w:themeColor="text1"/>
        </w:rPr>
        <w:t>BIN Mode</w:t>
      </w:r>
    </w:p>
    <w:p w:rsidRPr="002C2CB0" w:rsidR="51E50AA4" w:rsidP="0067312F" w:rsidRDefault="51E50AA4" w14:paraId="42CE65B9" w14:textId="68C6630C">
      <w:pPr>
        <w:pStyle w:val="ListParagraph"/>
        <w:numPr>
          <w:ilvl w:val="0"/>
          <w:numId w:val="1"/>
        </w:numPr>
        <w:spacing w:before="240" w:after="240"/>
        <w:rPr>
          <w:rFonts w:ascii="Times New Roman" w:hAnsi="Times New Roman" w:eastAsia="Times New Roman" w:cs="Times New Roman"/>
          <w:color w:val="000000" w:themeColor="text1"/>
        </w:rPr>
      </w:pPr>
      <w:r w:rsidRPr="002C2CB0">
        <w:rPr>
          <w:rFonts w:ascii="Times New Roman" w:hAnsi="Times New Roman" w:eastAsia="Times New Roman" w:cs="Times New Roman"/>
          <w:color w:val="000000" w:themeColor="text1"/>
        </w:rPr>
        <w:t>Threshold Amount</w:t>
      </w:r>
      <w:r w:rsidRPr="002C2CB0" w:rsidR="00FE4324">
        <w:rPr>
          <w:rFonts w:ascii="Times New Roman" w:hAnsi="Times New Roman" w:eastAsia="Times New Roman" w:cs="Times New Roman"/>
          <w:color w:val="000000" w:themeColor="text1"/>
        </w:rPr>
        <w:t>: This will check whether the threshold amount is not configured or not.</w:t>
      </w:r>
    </w:p>
    <w:p w:rsidR="2EF4D6A4" w:rsidP="2EF4D6A4" w:rsidRDefault="2EF4D6A4" w14:paraId="165E27D6" w14:textId="7906BA36">
      <w:pPr>
        <w:pStyle w:val="ListParagraph"/>
        <w:ind w:left="2520"/>
        <w:rPr>
          <w:rFonts w:asciiTheme="majorHAnsi" w:hAnsiTheme="majorHAnsi" w:eastAsiaTheme="majorEastAsia" w:cstheme="majorBidi"/>
          <w:highlight w:val="yellow"/>
        </w:rPr>
      </w:pPr>
    </w:p>
    <w:p w:rsidR="00137AAA" w:rsidP="51EB59C4" w:rsidRDefault="00F602DC" w14:paraId="23CC14DB" w14:textId="77777777">
      <w:pPr>
        <w:pStyle w:val="Heading4"/>
        <w:ind w:left="1440"/>
        <w:rPr>
          <w:rFonts w:ascii="Aptos Display" w:hAnsi="Aptos Display" w:asciiTheme="majorAscii" w:hAnsiTheme="majorAscii"/>
        </w:rPr>
      </w:pPr>
      <w:bookmarkStart w:name="_Toc207481230" w:id="658358173"/>
      <w:r w:rsidRPr="51EB59C4" w:rsidR="78F7F7A8">
        <w:rPr>
          <w:rFonts w:ascii="Aptos Display" w:hAnsi="Aptos Display" w:asciiTheme="majorAscii" w:hAnsiTheme="majorAscii"/>
        </w:rPr>
        <w:t>4.3.2.4 -Payment Method Validation</w:t>
      </w:r>
      <w:bookmarkEnd w:id="658358173"/>
    </w:p>
    <w:p w:rsidR="00137AAA" w:rsidP="0067312F" w:rsidRDefault="00F602DC" w14:paraId="6748CF8D" w14:textId="77777777">
      <w:pPr>
        <w:pStyle w:val="ListParagraph"/>
        <w:numPr>
          <w:ilvl w:val="0"/>
          <w:numId w:val="41"/>
        </w:numPr>
      </w:pPr>
      <w:r>
        <w:t xml:space="preserve">UPI </w:t>
      </w:r>
    </w:p>
    <w:p w:rsidRPr="00AC6CCE" w:rsidR="00AC6CCE" w:rsidP="00AC6CCE" w:rsidRDefault="00AC6CCE" w14:paraId="27CB112E" w14:textId="4C3C64C8">
      <w:pPr>
        <w:numPr>
          <w:ilvl w:val="1"/>
          <w:numId w:val="41"/>
        </w:numPr>
        <w:contextualSpacing/>
        <w:rPr>
          <w:rFonts w:cs="Times New Roman"/>
        </w:rPr>
      </w:pPr>
      <w:r w:rsidRPr="00246112">
        <w:rPr>
          <w:rFonts w:cs="Times New Roman"/>
          <w:b/>
        </w:rPr>
        <w:t>UPI</w:t>
      </w:r>
      <w:r w:rsidRPr="00246112" w:rsidR="00F02011">
        <w:rPr>
          <w:rFonts w:cs="Times New Roman"/>
          <w:b/>
        </w:rPr>
        <w:t>-QR</w:t>
      </w:r>
      <w:r w:rsidRPr="00AC6CCE">
        <w:rPr>
          <w:rFonts w:cs="Times New Roman"/>
        </w:rPr>
        <w:t>:</w:t>
      </w:r>
    </w:p>
    <w:p w:rsidRPr="00AC6CCE" w:rsidR="00AC6CCE" w:rsidP="00AC6CCE" w:rsidRDefault="00AC6CCE" w14:paraId="345ED7B2" w14:textId="15726953">
      <w:pPr>
        <w:numPr>
          <w:ilvl w:val="2"/>
          <w:numId w:val="41"/>
        </w:numPr>
        <w:contextualSpacing/>
        <w:rPr>
          <w:rFonts w:cs="Times New Roman"/>
          <w:bCs/>
        </w:rPr>
      </w:pPr>
      <w:r w:rsidRPr="00AC6CCE">
        <w:rPr>
          <w:rFonts w:cs="Times New Roman"/>
          <w:bCs/>
        </w:rPr>
        <w:t>"UPI</w:t>
      </w:r>
      <w:r w:rsidR="006A30AB">
        <w:rPr>
          <w:rFonts w:cs="Times New Roman"/>
          <w:bCs/>
        </w:rPr>
        <w:t>-QR</w:t>
      </w:r>
      <w:r w:rsidRPr="00AC6CCE">
        <w:rPr>
          <w:rFonts w:cs="Times New Roman"/>
          <w:bCs/>
        </w:rPr>
        <w:t>" is available only for web-based application users (desktop/laptop).</w:t>
      </w:r>
    </w:p>
    <w:p w:rsidRPr="00AC6CCE" w:rsidR="00AC6CCE" w:rsidP="00AC6CCE" w:rsidRDefault="00AC6CCE" w14:paraId="3585942B" w14:textId="77777777">
      <w:pPr>
        <w:numPr>
          <w:ilvl w:val="2"/>
          <w:numId w:val="41"/>
        </w:numPr>
        <w:contextualSpacing/>
        <w:rPr>
          <w:rFonts w:cs="Times New Roman"/>
          <w:bCs/>
        </w:rPr>
      </w:pPr>
      <w:r w:rsidRPr="00AC6CCE">
        <w:rPr>
          <w:rFonts w:cs="Times New Roman"/>
          <w:bCs/>
        </w:rPr>
        <w:t>Mobile app users won't see this option.</w:t>
      </w:r>
    </w:p>
    <w:p w:rsidRPr="00AC6CCE" w:rsidR="00AC6CCE" w:rsidP="00AC6CCE" w:rsidRDefault="00AC6CCE" w14:paraId="6091FA8E" w14:textId="77777777">
      <w:pPr>
        <w:numPr>
          <w:ilvl w:val="2"/>
          <w:numId w:val="41"/>
        </w:numPr>
        <w:contextualSpacing/>
        <w:rPr>
          <w:rFonts w:cs="Times New Roman"/>
          <w:bCs/>
        </w:rPr>
      </w:pPr>
      <w:r w:rsidRPr="00AC6CCE">
        <w:rPr>
          <w:rFonts w:cs="Times New Roman"/>
          <w:bCs/>
        </w:rPr>
        <w:t>Customers can generate a QR code for UPI payment by clicking "Generate QR."</w:t>
      </w:r>
    </w:p>
    <w:p w:rsidRPr="00AC6CCE" w:rsidR="00AC6CCE" w:rsidP="00AC6CCE" w:rsidRDefault="00AC6CCE" w14:paraId="5B45F79F" w14:textId="77777777">
      <w:pPr>
        <w:numPr>
          <w:ilvl w:val="2"/>
          <w:numId w:val="41"/>
        </w:numPr>
        <w:contextualSpacing/>
        <w:rPr>
          <w:rFonts w:cs="Times New Roman"/>
          <w:bCs/>
        </w:rPr>
      </w:pPr>
      <w:r w:rsidRPr="00AC6CCE">
        <w:rPr>
          <w:rFonts w:cs="Times New Roman"/>
          <w:bCs/>
        </w:rPr>
        <w:t>The QR code must be scanned and used within the given expiration time.</w:t>
      </w:r>
    </w:p>
    <w:p w:rsidRPr="00AC6CCE" w:rsidR="00AC6CCE" w:rsidP="00AC6CCE" w:rsidRDefault="00AC6CCE" w14:paraId="26396707" w14:textId="77777777">
      <w:pPr>
        <w:numPr>
          <w:ilvl w:val="2"/>
          <w:numId w:val="41"/>
        </w:numPr>
        <w:contextualSpacing/>
        <w:rPr>
          <w:rFonts w:cs="Times New Roman"/>
          <w:bCs/>
        </w:rPr>
      </w:pPr>
      <w:r w:rsidRPr="00AC6CCE">
        <w:rPr>
          <w:rFonts w:cs="Times New Roman"/>
          <w:bCs/>
        </w:rPr>
        <w:t>If payment isn't completed in time, the transaction fails, and the QR code blurs.</w:t>
      </w:r>
    </w:p>
    <w:p w:rsidRPr="00AC6CCE" w:rsidR="00AC6CCE" w:rsidP="00AC6CCE" w:rsidRDefault="00AC6CCE" w14:paraId="03325056" w14:textId="77777777">
      <w:pPr>
        <w:numPr>
          <w:ilvl w:val="2"/>
          <w:numId w:val="41"/>
        </w:numPr>
        <w:contextualSpacing/>
        <w:rPr>
          <w:rFonts w:cs="Times New Roman"/>
          <w:bCs/>
        </w:rPr>
      </w:pPr>
      <w:r w:rsidRPr="00AC6CCE">
        <w:rPr>
          <w:rFonts w:cs="Times New Roman"/>
          <w:bCs/>
        </w:rPr>
        <w:t>A new QR code can be generated if needed.</w:t>
      </w:r>
    </w:p>
    <w:p w:rsidRPr="00AC6CCE" w:rsidR="00AC6CCE" w:rsidP="00AC6CCE" w:rsidRDefault="00AC6CCE" w14:paraId="3C40B016" w14:textId="77777777">
      <w:pPr>
        <w:numPr>
          <w:ilvl w:val="2"/>
          <w:numId w:val="41"/>
        </w:numPr>
        <w:contextualSpacing/>
        <w:rPr>
          <w:rFonts w:cs="Times New Roman"/>
          <w:bCs/>
        </w:rPr>
      </w:pPr>
      <w:r w:rsidRPr="00AC6CCE">
        <w:rPr>
          <w:rFonts w:cs="Times New Roman"/>
          <w:bCs/>
        </w:rPr>
        <w:t>Payments to expired QR codes result in a failed transaction and a refund.</w:t>
      </w:r>
    </w:p>
    <w:p w:rsidR="00AC6CCE" w:rsidP="00AC6CCE" w:rsidRDefault="00AC6CCE" w14:paraId="3014CA11" w14:textId="77777777">
      <w:pPr>
        <w:pStyle w:val="ListParagraph"/>
        <w:ind w:left="3240"/>
        <w:rPr>
          <w:b/>
          <w:bCs/>
        </w:rPr>
      </w:pPr>
    </w:p>
    <w:p w:rsidR="00137AAA" w:rsidP="0067312F" w:rsidRDefault="00F602DC" w14:paraId="6F4F44B0" w14:textId="6231EB17">
      <w:pPr>
        <w:pStyle w:val="ListParagraph"/>
        <w:numPr>
          <w:ilvl w:val="1"/>
          <w:numId w:val="41"/>
        </w:numPr>
        <w:rPr>
          <w:b/>
          <w:bCs/>
        </w:rPr>
      </w:pPr>
      <w:r>
        <w:rPr>
          <w:b/>
          <w:bCs/>
        </w:rPr>
        <w:t>UPI ID</w:t>
      </w:r>
    </w:p>
    <w:p w:rsidR="00137AAA" w:rsidP="0067312F" w:rsidRDefault="00F602DC" w14:paraId="4F0B066D" w14:textId="77777777">
      <w:pPr>
        <w:pStyle w:val="ListParagraph"/>
        <w:numPr>
          <w:ilvl w:val="2"/>
          <w:numId w:val="41"/>
        </w:numPr>
        <w:spacing w:after="0"/>
      </w:pPr>
      <w:r>
        <w:t>Ensure that the UPI ID provided by the customer is in the correct format (e.g., username@bankname).</w:t>
      </w:r>
    </w:p>
    <w:p w:rsidR="00137AAA" w:rsidP="0067312F" w:rsidRDefault="0CDC29DB" w14:paraId="7502726A" w14:textId="77777777">
      <w:pPr>
        <w:pStyle w:val="ListParagraph"/>
        <w:numPr>
          <w:ilvl w:val="2"/>
          <w:numId w:val="41"/>
        </w:numPr>
        <w:spacing w:after="0"/>
      </w:pPr>
      <w:r>
        <w:t>Validate the existence and accuracy of the UPI ID by sending a request to the UPI network.</w:t>
      </w:r>
    </w:p>
    <w:p w:rsidR="14D454E3" w:rsidP="14D454E3" w:rsidRDefault="14D454E3" w14:paraId="60FFB234" w14:textId="392FD776">
      <w:pPr>
        <w:pStyle w:val="ListParagraph"/>
        <w:spacing w:after="0"/>
        <w:ind w:left="3960"/>
      </w:pPr>
    </w:p>
    <w:p w:rsidR="00137AAA" w:rsidP="0067312F" w:rsidRDefault="00F602DC" w14:paraId="79EC3F25" w14:textId="77777777">
      <w:pPr>
        <w:pStyle w:val="ListParagraph"/>
        <w:numPr>
          <w:ilvl w:val="1"/>
          <w:numId w:val="41"/>
        </w:numPr>
        <w:spacing w:before="240" w:after="240"/>
        <w:rPr>
          <w:b/>
          <w:bCs/>
        </w:rPr>
      </w:pPr>
      <w:r>
        <w:rPr>
          <w:b/>
          <w:bCs/>
        </w:rPr>
        <w:t>Merchant UPI Configuration</w:t>
      </w:r>
    </w:p>
    <w:p w:rsidR="00137AAA" w:rsidP="0067312F" w:rsidRDefault="00F602DC" w14:paraId="773F6B58" w14:textId="77777777">
      <w:pPr>
        <w:pStyle w:val="ListParagraph"/>
        <w:numPr>
          <w:ilvl w:val="2"/>
          <w:numId w:val="41"/>
        </w:numPr>
        <w:spacing w:after="0"/>
      </w:pPr>
      <w:r>
        <w:lastRenderedPageBreak/>
        <w:t>Confirm that the merchant has enabled UPI as a payment method.</w:t>
      </w:r>
    </w:p>
    <w:p w:rsidR="00137AAA" w:rsidP="0067312F" w:rsidRDefault="00F602DC" w14:paraId="57060761" w14:textId="77777777">
      <w:pPr>
        <w:pStyle w:val="ListParagraph"/>
        <w:numPr>
          <w:ilvl w:val="1"/>
          <w:numId w:val="41"/>
        </w:numPr>
        <w:spacing w:before="240" w:after="240"/>
        <w:rPr>
          <w:b/>
          <w:bCs/>
        </w:rPr>
      </w:pPr>
      <w:r>
        <w:rPr>
          <w:b/>
          <w:bCs/>
        </w:rPr>
        <w:t>Transaction Limits</w:t>
      </w:r>
    </w:p>
    <w:p w:rsidR="00137AAA" w:rsidP="0067312F" w:rsidRDefault="00F602DC" w14:paraId="1D55EA2F" w14:textId="77777777">
      <w:pPr>
        <w:pStyle w:val="ListParagraph"/>
        <w:numPr>
          <w:ilvl w:val="2"/>
          <w:numId w:val="41"/>
        </w:numPr>
        <w:spacing w:after="0"/>
      </w:pPr>
      <w:r>
        <w:t>Validate that the transaction amount does not exceed the limits set by UPI (e.g., daily limits, per transaction limits).</w:t>
      </w:r>
    </w:p>
    <w:p w:rsidR="00137AAA" w:rsidP="0067312F" w:rsidRDefault="00F602DC" w14:paraId="0405CDAB" w14:textId="77777777">
      <w:pPr>
        <w:pStyle w:val="ListParagraph"/>
        <w:numPr>
          <w:ilvl w:val="1"/>
          <w:numId w:val="41"/>
        </w:numPr>
        <w:spacing w:before="240" w:after="240"/>
        <w:rPr>
          <w:b/>
          <w:bCs/>
        </w:rPr>
      </w:pPr>
      <w:r>
        <w:rPr>
          <w:b/>
          <w:bCs/>
        </w:rPr>
        <w:t>Customer UPI Verification</w:t>
      </w:r>
    </w:p>
    <w:p w:rsidR="00137AAA" w:rsidP="0067312F" w:rsidRDefault="00F602DC" w14:paraId="6DAFBC43" w14:textId="77777777">
      <w:pPr>
        <w:pStyle w:val="ListParagraph"/>
        <w:numPr>
          <w:ilvl w:val="2"/>
          <w:numId w:val="41"/>
        </w:numPr>
        <w:spacing w:after="0"/>
      </w:pPr>
      <w:r>
        <w:t>Verify the customer’s UPI account and ensure it is active and capable of processing payments.</w:t>
      </w:r>
    </w:p>
    <w:p w:rsidR="00137AAA" w:rsidP="0067312F" w:rsidRDefault="00F602DC" w14:paraId="09D63773" w14:textId="77777777">
      <w:pPr>
        <w:pStyle w:val="ListParagraph"/>
        <w:numPr>
          <w:ilvl w:val="0"/>
          <w:numId w:val="41"/>
        </w:numPr>
      </w:pPr>
      <w:r>
        <w:t xml:space="preserve">Card </w:t>
      </w:r>
    </w:p>
    <w:p w:rsidR="00137AAA" w:rsidRDefault="00F602DC" w14:paraId="7A19F9D6" w14:textId="77777777">
      <w:pPr>
        <w:pStyle w:val="ListParagraph"/>
        <w:ind w:left="2160" w:firstLine="720"/>
      </w:pPr>
      <w:r>
        <w:t>Checks at SBIePay end:</w:t>
      </w:r>
      <w:r>
        <w:tab/>
      </w:r>
      <w:r>
        <w:tab/>
      </w:r>
      <w:r>
        <w:tab/>
      </w:r>
    </w:p>
    <w:p w:rsidR="00137AAA" w:rsidP="0067312F" w:rsidRDefault="00F602DC" w14:paraId="51927662" w14:textId="77777777">
      <w:pPr>
        <w:pStyle w:val="ListParagraph"/>
        <w:numPr>
          <w:ilvl w:val="1"/>
          <w:numId w:val="41"/>
        </w:numPr>
        <w:rPr>
          <w:b/>
          <w:bCs/>
        </w:rPr>
      </w:pPr>
      <w:r>
        <w:rPr>
          <w:b/>
          <w:bCs/>
        </w:rPr>
        <w:t xml:space="preserve">Identification of Card: </w:t>
      </w:r>
      <w:r>
        <w:t>To identify card processor.</w:t>
      </w:r>
    </w:p>
    <w:p w:rsidR="00137AAA" w:rsidP="0067312F" w:rsidRDefault="00F602DC" w14:paraId="7AD48050" w14:textId="77777777">
      <w:pPr>
        <w:pStyle w:val="ListParagraph"/>
        <w:numPr>
          <w:ilvl w:val="1"/>
          <w:numId w:val="41"/>
        </w:numPr>
        <w:rPr>
          <w:b/>
          <w:bCs/>
        </w:rPr>
      </w:pPr>
      <w:r>
        <w:rPr>
          <w:b/>
          <w:bCs/>
        </w:rPr>
        <w:t>Card Validation:</w:t>
      </w:r>
      <w:r>
        <w:t xml:space="preserve"> To check Validity of card</w:t>
      </w:r>
    </w:p>
    <w:p w:rsidR="00137AAA" w:rsidP="0067312F" w:rsidRDefault="4303234E" w14:paraId="454B80C9" w14:textId="77777777">
      <w:pPr>
        <w:pStyle w:val="ListParagraph"/>
        <w:numPr>
          <w:ilvl w:val="1"/>
          <w:numId w:val="41"/>
        </w:numPr>
        <w:rPr>
          <w:b/>
          <w:bCs/>
        </w:rPr>
      </w:pPr>
      <w:r w:rsidRPr="2EF4D6A4">
        <w:rPr>
          <w:b/>
          <w:bCs/>
        </w:rPr>
        <w:t xml:space="preserve">Bin Validation : </w:t>
      </w:r>
      <w:r>
        <w:t xml:space="preserve">Validate the bin details </w:t>
      </w:r>
    </w:p>
    <w:p w:rsidR="00137AAA" w:rsidP="0067312F" w:rsidRDefault="0CDC29DB" w14:paraId="7C988571" w14:textId="2A21F025">
      <w:pPr>
        <w:pStyle w:val="ListParagraph"/>
        <w:numPr>
          <w:ilvl w:val="1"/>
          <w:numId w:val="41"/>
        </w:numPr>
        <w:rPr>
          <w:b/>
          <w:bCs/>
        </w:rPr>
      </w:pPr>
      <w:r w:rsidRPr="14D454E3">
        <w:rPr>
          <w:b/>
          <w:bCs/>
        </w:rPr>
        <w:t>DCMS API for only DC-Onus cards</w:t>
      </w:r>
    </w:p>
    <w:p w:rsidR="00137AAA" w:rsidP="0067312F" w:rsidRDefault="4303234E" w14:paraId="02444BDF" w14:textId="77777777">
      <w:pPr>
        <w:pStyle w:val="ListParagraph"/>
        <w:numPr>
          <w:ilvl w:val="1"/>
          <w:numId w:val="41"/>
        </w:numPr>
        <w:rPr>
          <w:b/>
          <w:bCs/>
        </w:rPr>
      </w:pPr>
      <w:r w:rsidRPr="2EF4D6A4">
        <w:rPr>
          <w:b/>
          <w:bCs/>
        </w:rPr>
        <w:t>Wibmo Auth API call</w:t>
      </w:r>
    </w:p>
    <w:p w:rsidR="72EF70C4" w:rsidP="0067312F" w:rsidRDefault="72EF70C4" w14:paraId="692F060D" w14:textId="0BCB16F8">
      <w:pPr>
        <w:pStyle w:val="ListParagraph"/>
        <w:numPr>
          <w:ilvl w:val="1"/>
          <w:numId w:val="41"/>
        </w:numPr>
        <w:rPr>
          <w:b/>
          <w:bCs/>
        </w:rPr>
      </w:pPr>
      <w:r w:rsidRPr="2EF4D6A4">
        <w:rPr>
          <w:b/>
          <w:bCs/>
        </w:rPr>
        <w:t>Card Number</w:t>
      </w:r>
    </w:p>
    <w:p w:rsidR="72EF70C4" w:rsidP="0067312F" w:rsidRDefault="72EF70C4" w14:paraId="0F95A7D1" w14:textId="4F3B419D">
      <w:pPr>
        <w:pStyle w:val="ListParagraph"/>
        <w:numPr>
          <w:ilvl w:val="2"/>
          <w:numId w:val="41"/>
        </w:numPr>
      </w:pPr>
      <w:r>
        <w:t xml:space="preserve">Validate the card number using the Luhn algorithm to ensure it’s a valid credit or debit card number which will be checked </w:t>
      </w:r>
      <w:r w:rsidR="47746991">
        <w:t>by the system.</w:t>
      </w:r>
    </w:p>
    <w:p w:rsidR="2EF4D6A4" w:rsidP="2EF4D6A4" w:rsidRDefault="2EF4D6A4" w14:paraId="317BF1F5" w14:textId="2B95B43F">
      <w:pPr>
        <w:pStyle w:val="ListParagraph"/>
        <w:ind w:left="3960"/>
        <w:rPr>
          <w:b/>
          <w:bCs/>
        </w:rPr>
      </w:pPr>
    </w:p>
    <w:p w:rsidR="00137AAA" w:rsidRDefault="00F602DC" w14:paraId="7B01D9B4" w14:textId="77777777">
      <w:pPr>
        <w:pStyle w:val="ListParagraph"/>
        <w:ind w:left="2160" w:firstLine="720"/>
        <w:rPr>
          <w:b/>
          <w:bCs/>
        </w:rPr>
      </w:pPr>
      <w:r>
        <w:t>Checks at WIBMO end:</w:t>
      </w:r>
      <w:r>
        <w:tab/>
      </w:r>
    </w:p>
    <w:p w:rsidR="00137AAA" w:rsidP="0067312F" w:rsidRDefault="4303234E" w14:paraId="1109BF16" w14:textId="77777777">
      <w:pPr>
        <w:pStyle w:val="ListParagraph"/>
        <w:numPr>
          <w:ilvl w:val="1"/>
          <w:numId w:val="41"/>
        </w:numPr>
        <w:rPr>
          <w:b/>
          <w:bCs/>
        </w:rPr>
      </w:pPr>
      <w:r w:rsidRPr="2EF4D6A4">
        <w:rPr>
          <w:b/>
          <w:bCs/>
        </w:rPr>
        <w:t>Card Number:</w:t>
      </w:r>
    </w:p>
    <w:p w:rsidR="00137AAA" w:rsidP="0067312F" w:rsidRDefault="00F602DC" w14:paraId="64865AD9" w14:textId="77777777">
      <w:pPr>
        <w:pStyle w:val="ListParagraph"/>
        <w:numPr>
          <w:ilvl w:val="2"/>
          <w:numId w:val="41"/>
        </w:numPr>
        <w:spacing w:after="0"/>
      </w:pPr>
      <w:r>
        <w:t>Check that the card number belongs to a recognized card network (e.g., Visa, MasterCard, Amex).</w:t>
      </w:r>
    </w:p>
    <w:p w:rsidR="00137AAA" w:rsidP="0067312F" w:rsidRDefault="6756B756" w14:paraId="11582A99" w14:textId="276E4C49">
      <w:pPr>
        <w:pStyle w:val="ListParagraph"/>
        <w:numPr>
          <w:ilvl w:val="2"/>
          <w:numId w:val="41"/>
        </w:numPr>
        <w:spacing w:after="0"/>
      </w:pPr>
      <w:r>
        <w:t xml:space="preserve">The </w:t>
      </w:r>
      <w:r w:rsidR="4303234E">
        <w:t>second level validation is done via the card processor (WIBMO) through API call.</w:t>
      </w:r>
    </w:p>
    <w:p w:rsidR="00137AAA" w:rsidP="0067312F" w:rsidRDefault="00F602DC" w14:paraId="7E66FB68" w14:textId="77777777">
      <w:pPr>
        <w:pStyle w:val="ListParagraph"/>
        <w:numPr>
          <w:ilvl w:val="1"/>
          <w:numId w:val="41"/>
        </w:numPr>
        <w:spacing w:before="240" w:after="240"/>
        <w:rPr>
          <w:b/>
          <w:bCs/>
        </w:rPr>
      </w:pPr>
      <w:r>
        <w:rPr>
          <w:b/>
          <w:bCs/>
        </w:rPr>
        <w:t>Card Expiry Date:</w:t>
      </w:r>
    </w:p>
    <w:p w:rsidR="00137AAA" w:rsidP="0067312F" w:rsidRDefault="00F602DC" w14:paraId="4FC7BE17" w14:textId="77777777">
      <w:pPr>
        <w:pStyle w:val="ListParagraph"/>
        <w:numPr>
          <w:ilvl w:val="2"/>
          <w:numId w:val="41"/>
        </w:numPr>
        <w:spacing w:after="0"/>
      </w:pPr>
      <w:r>
        <w:t xml:space="preserve">Ensure the card is not expired by checking the provided expiry date. (API CALL with WIBMO) </w:t>
      </w:r>
    </w:p>
    <w:p w:rsidR="00137AAA" w:rsidP="0067312F" w:rsidRDefault="00F602DC" w14:paraId="3CD45531" w14:textId="77777777">
      <w:pPr>
        <w:pStyle w:val="ListParagraph"/>
        <w:numPr>
          <w:ilvl w:val="1"/>
          <w:numId w:val="41"/>
        </w:numPr>
        <w:spacing w:before="240" w:after="240"/>
        <w:rPr>
          <w:b/>
          <w:bCs/>
        </w:rPr>
      </w:pPr>
      <w:r>
        <w:rPr>
          <w:b/>
          <w:bCs/>
        </w:rPr>
        <w:t>CVV (Card Verification Value):</w:t>
      </w:r>
    </w:p>
    <w:p w:rsidR="00137AAA" w:rsidP="0067312F" w:rsidRDefault="00F602DC" w14:paraId="38D514AA" w14:textId="77777777">
      <w:pPr>
        <w:pStyle w:val="ListParagraph"/>
        <w:numPr>
          <w:ilvl w:val="2"/>
          <w:numId w:val="41"/>
        </w:numPr>
        <w:spacing w:after="0"/>
      </w:pPr>
      <w:r>
        <w:t>Validate that the CVV is a three or four-digit number, depending on the card network. (API CALL with WIBMO)</w:t>
      </w:r>
    </w:p>
    <w:p w:rsidR="00137AAA" w:rsidP="0067312F" w:rsidRDefault="00F602DC" w14:paraId="61868BC2" w14:textId="77777777">
      <w:pPr>
        <w:pStyle w:val="ListParagraph"/>
        <w:numPr>
          <w:ilvl w:val="0"/>
          <w:numId w:val="41"/>
        </w:numPr>
      </w:pPr>
      <w:r>
        <w:t xml:space="preserve">Net Banking </w:t>
      </w:r>
    </w:p>
    <w:p w:rsidR="00137AAA" w:rsidP="0067312F" w:rsidRDefault="00F602DC" w14:paraId="01AC6EB1" w14:textId="77777777">
      <w:pPr>
        <w:pStyle w:val="ListParagraph"/>
        <w:numPr>
          <w:ilvl w:val="1"/>
          <w:numId w:val="41"/>
        </w:numPr>
        <w:rPr>
          <w:b/>
          <w:bCs/>
        </w:rPr>
      </w:pPr>
      <w:r>
        <w:rPr>
          <w:b/>
          <w:bCs/>
        </w:rPr>
        <w:t>Bank Selection:</w:t>
      </w:r>
    </w:p>
    <w:p w:rsidR="00137AAA" w:rsidP="0067312F" w:rsidRDefault="4303234E" w14:paraId="4F1F2E47" w14:textId="01F101A2">
      <w:pPr>
        <w:pStyle w:val="ListParagraph"/>
        <w:numPr>
          <w:ilvl w:val="2"/>
          <w:numId w:val="41"/>
        </w:numPr>
        <w:spacing w:after="0"/>
      </w:pPr>
      <w:r>
        <w:t xml:space="preserve">Ensure that </w:t>
      </w:r>
      <w:r w:rsidR="0FC8563D">
        <w:t>the customer</w:t>
      </w:r>
      <w:r>
        <w:t xml:space="preserve"> is </w:t>
      </w:r>
      <w:r w:rsidR="22A4A73E">
        <w:t>only</w:t>
      </w:r>
      <w:r>
        <w:t xml:space="preserve"> able to view the list of banks which is configured for the </w:t>
      </w:r>
      <w:r w:rsidR="38A23CC1">
        <w:t>merchant</w:t>
      </w:r>
      <w:r>
        <w:t>.</w:t>
      </w:r>
    </w:p>
    <w:p w:rsidR="00137AAA" w:rsidP="0067312F" w:rsidRDefault="00F602DC" w14:paraId="7A3F398D" w14:textId="77777777">
      <w:pPr>
        <w:pStyle w:val="ListParagraph"/>
        <w:numPr>
          <w:ilvl w:val="1"/>
          <w:numId w:val="41"/>
        </w:numPr>
        <w:spacing w:before="240" w:after="240"/>
        <w:rPr>
          <w:b/>
          <w:bCs/>
        </w:rPr>
      </w:pPr>
      <w:r>
        <w:rPr>
          <w:b/>
          <w:bCs/>
        </w:rPr>
        <w:t>Bank Availability:</w:t>
      </w:r>
    </w:p>
    <w:p w:rsidR="00137AAA" w:rsidP="0067312F" w:rsidRDefault="00F602DC" w14:paraId="668FCC4F" w14:textId="77777777">
      <w:pPr>
        <w:pStyle w:val="ListParagraph"/>
        <w:numPr>
          <w:ilvl w:val="2"/>
          <w:numId w:val="41"/>
        </w:numPr>
        <w:spacing w:after="0"/>
      </w:pPr>
      <w:r>
        <w:t>Check if the selected bank’s net banking service is currently available and not undergoing maintenance or downtime.</w:t>
      </w:r>
    </w:p>
    <w:p w:rsidR="00137AAA" w:rsidP="0067312F" w:rsidRDefault="00F602DC" w14:paraId="359DD6BB" w14:textId="77777777">
      <w:pPr>
        <w:pStyle w:val="ListParagraph"/>
        <w:numPr>
          <w:ilvl w:val="1"/>
          <w:numId w:val="41"/>
        </w:numPr>
        <w:spacing w:before="240" w:after="240"/>
        <w:rPr>
          <w:b/>
          <w:bCs/>
        </w:rPr>
      </w:pPr>
      <w:r>
        <w:rPr>
          <w:b/>
          <w:bCs/>
        </w:rPr>
        <w:t>Transaction Limits:</w:t>
      </w:r>
    </w:p>
    <w:p w:rsidR="00137AAA" w:rsidP="0067312F" w:rsidRDefault="00F602DC" w14:paraId="03438A38" w14:textId="77777777">
      <w:pPr>
        <w:pStyle w:val="ListParagraph"/>
        <w:numPr>
          <w:ilvl w:val="2"/>
          <w:numId w:val="41"/>
        </w:numPr>
        <w:spacing w:after="0"/>
      </w:pPr>
      <w:r>
        <w:lastRenderedPageBreak/>
        <w:t>Validate that the transaction amount adheres to the limits set.</w:t>
      </w:r>
    </w:p>
    <w:p w:rsidR="00137AAA" w:rsidRDefault="00137AAA" w14:paraId="511A485B" w14:textId="77777777">
      <w:pPr>
        <w:pStyle w:val="ListParagraph"/>
        <w:spacing w:after="0"/>
        <w:ind w:left="3600"/>
      </w:pPr>
    </w:p>
    <w:p w:rsidR="00137AAA" w:rsidP="51EB59C4" w:rsidRDefault="00F602DC" w14:paraId="7856A5DF" w14:textId="77777777">
      <w:pPr>
        <w:pStyle w:val="Heading4"/>
        <w:ind w:left="1440"/>
        <w:rPr>
          <w:rFonts w:ascii="Aptos Display" w:hAnsi="Aptos Display" w:asciiTheme="majorAscii" w:hAnsiTheme="majorAscii"/>
        </w:rPr>
      </w:pPr>
      <w:bookmarkStart w:name="_Toc399244154" w:id="837384706"/>
      <w:r w:rsidR="78F7F7A8">
        <w:rPr/>
        <w:t>4.3.2.5 - Bank Double Verification</w:t>
      </w:r>
      <w:bookmarkEnd w:id="837384706"/>
    </w:p>
    <w:p w:rsidR="00137AAA" w:rsidRDefault="00F602DC" w14:paraId="2F26528D" w14:textId="56773324">
      <w:pPr>
        <w:ind w:left="2160"/>
      </w:pPr>
      <w:r>
        <w:t xml:space="preserve">Once the </w:t>
      </w:r>
      <w:r w:rsidR="0067312F">
        <w:t xml:space="preserve">web response of </w:t>
      </w:r>
      <w:r>
        <w:t>payment is successful, a direct server-to-</w:t>
      </w:r>
      <w:r w:rsidR="002C2CB0">
        <w:t>server call happens between SBI</w:t>
      </w:r>
      <w:r>
        <w:t>ePay server and the customer bank to validate the payment status, in a positive scenario the Order status is marked as Paid.</w:t>
      </w:r>
    </w:p>
    <w:p w:rsidR="0067312F" w:rsidRDefault="0067312F" w14:paraId="2F8B0710" w14:textId="4E3A7589">
      <w:pPr>
        <w:ind w:left="2160"/>
      </w:pPr>
      <w:r>
        <w:t>If SBIePay if not received the response from payment channel, for those transactions SBIePay will run offline pulling (DV) to get the status. Once response received from payment channel it will mark as success or failure for the same.</w:t>
      </w:r>
    </w:p>
    <w:p w:rsidR="0067312F" w:rsidP="14D454E3" w:rsidRDefault="28C602E4" w14:paraId="112767B3" w14:textId="006C52A2">
      <w:pPr>
        <w:ind w:left="2160"/>
      </w:pPr>
      <w:r>
        <w:t xml:space="preserve">If no response received from bank end, </w:t>
      </w:r>
      <w:r w:rsidR="7F6C80C5">
        <w:t>it</w:t>
      </w:r>
      <w:r>
        <w:t xml:space="preserve"> will be in queue to get the status till</w:t>
      </w:r>
      <w:r w:rsidR="1D212580">
        <w:t xml:space="preserve"> 5 attempts for</w:t>
      </w:r>
      <w:r>
        <w:t xml:space="preserve"> Booked to fail (</w:t>
      </w:r>
      <w:commentRangeStart w:id="305"/>
      <w:commentRangeStart w:id="306"/>
      <w:r w:rsidR="68814B27">
        <w:t>Merchant</w:t>
      </w:r>
      <w:r w:rsidR="17CA6191">
        <w:t xml:space="preserve"> time interval-</w:t>
      </w:r>
      <w:r w:rsidR="3F7F3521">
        <w:t>Gateway</w:t>
      </w:r>
      <w:r w:rsidR="17CA6191">
        <w:t>timeinterval</w:t>
      </w:r>
      <w:r>
        <w:t xml:space="preserve"> to </w:t>
      </w:r>
      <w:r w:rsidRPr="14D454E3" w:rsidR="24B908FA">
        <w:rPr>
          <w:rFonts w:asciiTheme="majorHAnsi" w:hAnsiTheme="majorHAnsi" w:eastAsiaTheme="majorEastAsia" w:cstheme="majorBidi"/>
        </w:rPr>
        <w:t>EpayTransactionDVExpiryTime</w:t>
      </w:r>
      <w:commentRangeEnd w:id="305"/>
      <w:r w:rsidR="0067312F">
        <w:rPr>
          <w:rStyle w:val="CommentReference"/>
        </w:rPr>
        <w:commentReference w:id="305"/>
      </w:r>
      <w:commentRangeEnd w:id="306"/>
      <w:r w:rsidR="0067312F">
        <w:rPr>
          <w:rStyle w:val="CommentReference"/>
        </w:rPr>
        <w:commentReference w:id="306"/>
      </w:r>
      <w:r>
        <w:t>) scheduler.</w:t>
      </w:r>
    </w:p>
    <w:p w:rsidR="00114E0F" w:rsidRDefault="0D9EC32E" w14:paraId="78FE74FC" w14:textId="018E1F5D">
      <w:pPr>
        <w:ind w:left="2160"/>
      </w:pPr>
      <w:r>
        <w:t>Once transaction is marked as success/fail from DV and failed from Book to fail scheduler, PUSH response will send to merchant if URL is configured at SBIePay end.</w:t>
      </w:r>
      <w:commentRangeStart w:id="307"/>
      <w:commentRangeEnd w:id="307"/>
      <w:r w:rsidR="00114E0F">
        <w:rPr>
          <w:rStyle w:val="CommentReference"/>
        </w:rPr>
        <w:commentReference w:id="307"/>
      </w:r>
    </w:p>
    <w:p w:rsidR="7C978C9B" w:rsidP="2835639F" w:rsidRDefault="7C978C9B" w14:paraId="5E7AC194" w14:textId="7A5D6DF5">
      <w:r>
        <w:t xml:space="preserve">Expiry Time descriptions - </w:t>
      </w:r>
    </w:p>
    <w:tbl>
      <w:tblPr>
        <w:tblW w:w="0" w:type="auto"/>
        <w:tblLayout w:type="fixed"/>
        <w:tblLook w:val="06A0" w:firstRow="1" w:lastRow="0" w:firstColumn="1" w:lastColumn="0" w:noHBand="1" w:noVBand="1"/>
        <w:tblPrChange w:author="Yogeshkumar Masam" w:date="2024-08-29T14:22:00Z" w:id="308">
          <w:tblPr>
            <w:tblW w:w="0" w:type="nil"/>
            <w:tblLayout w:type="fixed"/>
            <w:tblLook w:val="06A0" w:firstRow="1" w:lastRow="0" w:firstColumn="1" w:lastColumn="0" w:noHBand="1" w:noVBand="1"/>
          </w:tblPr>
        </w:tblPrChange>
      </w:tblPr>
      <w:tblGrid>
        <w:gridCol w:w="1245"/>
        <w:gridCol w:w="3428"/>
        <w:gridCol w:w="6067"/>
        <w:tblGridChange w:id="309">
          <w:tblGrid>
            <w:gridCol w:w="113"/>
            <w:gridCol w:w="247"/>
            <w:gridCol w:w="360"/>
            <w:gridCol w:w="360"/>
            <w:gridCol w:w="278"/>
            <w:gridCol w:w="3428"/>
            <w:gridCol w:w="6067"/>
          </w:tblGrid>
        </w:tblGridChange>
      </w:tblGrid>
      <w:tr w:rsidR="14D454E3" w:rsidTr="2835639F" w14:paraId="769D9F5D" w14:textId="77777777">
        <w:trPr>
          <w:trHeight w:val="375"/>
          <w:trPrChange w:author="Yogeshkumar Masam" w:date="2024-08-29T14:22:00Z" w:id="310">
            <w:trPr>
              <w:gridAfter w:val="0"/>
              <w:trHeight w:val="375"/>
            </w:trPr>
          </w:trPrChange>
        </w:trPr>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11">
              <w:tcPr>
                <w:tcW w:w="1245" w:type="dxa"/>
                <w:gridSpan w:val="2"/>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RDefault="03162E28" w14:paraId="1DA7E229" w14:textId="4515F9C3">
            <w:pPr>
              <w:spacing w:after="0"/>
              <w:jc w:val="center"/>
              <w:rPr>
                <w:rFonts w:ascii="Calibri" w:hAnsi="Calibri" w:eastAsia="Calibri" w:cs="Calibri"/>
                <w:b/>
                <w:bCs/>
                <w:color w:val="000000" w:themeColor="text1"/>
                <w:sz w:val="28"/>
                <w:szCs w:val="28"/>
              </w:rPr>
              <w:pPrChange w:author="Yogeshkumar Masam" w:date="2024-08-29T13:56:00Z" w:id="312">
                <w:pPr/>
              </w:pPrChange>
            </w:pPr>
            <w:r w:rsidRPr="2835639F">
              <w:rPr>
                <w:rFonts w:ascii="Calibri" w:hAnsi="Calibri" w:eastAsia="Calibri" w:cs="Calibri"/>
                <w:b/>
                <w:bCs/>
                <w:color w:val="000000" w:themeColor="text1"/>
                <w:sz w:val="28"/>
                <w:szCs w:val="28"/>
              </w:rPr>
              <w:t>Sr No.</w:t>
            </w:r>
          </w:p>
        </w:tc>
        <w:tc>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13">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RDefault="03162E28" w14:paraId="65CBCD21" w14:textId="75E4747E">
            <w:pPr>
              <w:spacing w:after="0"/>
              <w:jc w:val="center"/>
              <w:rPr>
                <w:rFonts w:ascii="Calibri" w:hAnsi="Calibri" w:eastAsia="Calibri" w:cs="Calibri"/>
                <w:b/>
                <w:bCs/>
                <w:color w:val="000000" w:themeColor="text1"/>
                <w:sz w:val="28"/>
                <w:szCs w:val="28"/>
              </w:rPr>
              <w:pPrChange w:author="Yogeshkumar Masam" w:date="2024-08-29T13:56:00Z" w:id="314">
                <w:pPr/>
              </w:pPrChange>
            </w:pPr>
            <w:r w:rsidRPr="2835639F">
              <w:rPr>
                <w:rFonts w:ascii="Calibri" w:hAnsi="Calibri" w:eastAsia="Calibri" w:cs="Calibri"/>
                <w:b/>
                <w:bCs/>
                <w:color w:val="000000" w:themeColor="text1"/>
                <w:sz w:val="28"/>
                <w:szCs w:val="28"/>
              </w:rPr>
              <w:t>Expiry Time</w:t>
            </w:r>
          </w:p>
        </w:tc>
        <w:tc>
          <w:tcPr>
            <w:tcW w:w="6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15">
              <w:tcPr>
                <w:tcW w:w="329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RDefault="03162E28" w14:paraId="5AE3F99A" w14:textId="17D6E62B">
            <w:pPr>
              <w:spacing w:after="0"/>
              <w:jc w:val="center"/>
              <w:rPr>
                <w:rFonts w:ascii="Calibri" w:hAnsi="Calibri" w:eastAsia="Calibri" w:cs="Calibri"/>
                <w:b/>
                <w:bCs/>
                <w:color w:val="000000" w:themeColor="text1"/>
                <w:sz w:val="28"/>
                <w:szCs w:val="28"/>
              </w:rPr>
              <w:pPrChange w:author="Yogeshkumar Masam" w:date="2024-08-29T13:56:00Z" w:id="316">
                <w:pPr/>
              </w:pPrChange>
            </w:pPr>
            <w:r w:rsidRPr="2835639F">
              <w:rPr>
                <w:rFonts w:ascii="Calibri" w:hAnsi="Calibri" w:eastAsia="Calibri" w:cs="Calibri"/>
                <w:b/>
                <w:bCs/>
                <w:color w:val="000000" w:themeColor="text1"/>
                <w:sz w:val="28"/>
                <w:szCs w:val="28"/>
              </w:rPr>
              <w:t>Time</w:t>
            </w:r>
            <w:r w:rsidRPr="2835639F" w:rsidR="6CB881FA">
              <w:rPr>
                <w:rFonts w:ascii="Calibri" w:hAnsi="Calibri" w:eastAsia="Calibri" w:cs="Calibri"/>
                <w:b/>
                <w:bCs/>
                <w:color w:val="000000" w:themeColor="text1"/>
                <w:sz w:val="28"/>
                <w:szCs w:val="28"/>
              </w:rPr>
              <w:t xml:space="preserve"> in minute</w:t>
            </w:r>
          </w:p>
        </w:tc>
      </w:tr>
      <w:tr w:rsidR="14D454E3" w:rsidTr="2835639F" w14:paraId="20BB456D" w14:textId="77777777">
        <w:trPr>
          <w:trHeight w:val="315"/>
          <w:trPrChange w:author="Yogeshkumar Masam" w:date="2024-08-29T14:22:00Z" w:id="317">
            <w:trPr>
              <w:gridAfter w:val="0"/>
              <w:trHeight w:val="315"/>
            </w:trPr>
          </w:trPrChange>
        </w:trPr>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18">
              <w:tcPr>
                <w:tcW w:w="1245" w:type="dxa"/>
                <w:gridSpan w:val="2"/>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3162E28" w14:paraId="64FB13CB" w14:textId="27C2BD52">
            <w:pPr>
              <w:spacing w:after="0"/>
              <w:jc w:val="center"/>
              <w:rPr>
                <w:rFonts w:ascii="Calibri" w:hAnsi="Calibri" w:eastAsia="Calibri" w:cs="Calibri"/>
                <w:sz w:val="22"/>
                <w:szCs w:val="22"/>
              </w:rPr>
            </w:pPr>
            <w:r w:rsidRPr="2835639F">
              <w:rPr>
                <w:rFonts w:ascii="Calibri" w:hAnsi="Calibri" w:eastAsia="Calibri" w:cs="Calibri"/>
                <w:sz w:val="22"/>
                <w:szCs w:val="22"/>
              </w:rPr>
              <w:t>1</w:t>
            </w:r>
          </w:p>
        </w:tc>
        <w:tc>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19">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0A20053" w14:paraId="0188D5BA" w14:textId="398E059D">
            <w:pPr>
              <w:spacing w:after="0"/>
              <w:jc w:val="center"/>
              <w:rPr>
                <w:rFonts w:ascii="Calibri" w:hAnsi="Calibri" w:eastAsia="Calibri" w:cs="Calibri"/>
              </w:rPr>
            </w:pPr>
            <w:r>
              <w:rPr>
                <w:rFonts w:ascii="Calibri" w:hAnsi="Calibri" w:eastAsia="Calibri" w:cs="Calibri"/>
              </w:rPr>
              <w:t>AccessToken</w:t>
            </w:r>
            <w:r w:rsidRPr="2835639F" w:rsidR="03162E28">
              <w:rPr>
                <w:rFonts w:ascii="Calibri" w:hAnsi="Calibri" w:eastAsia="Calibri" w:cs="Calibri"/>
              </w:rPr>
              <w:t>ExpiryTime</w:t>
            </w:r>
          </w:p>
        </w:tc>
        <w:tc>
          <w:tcPr>
            <w:tcW w:w="6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0">
              <w:tcPr>
                <w:tcW w:w="329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381BA8B4" w:rsidP="2835639F" w:rsidRDefault="2F141DE9" w14:paraId="68BAF6B0" w14:textId="2DE6C622">
            <w:pPr>
              <w:spacing w:after="0"/>
              <w:jc w:val="center"/>
              <w:rPr>
                <w:rFonts w:ascii="Calibri" w:hAnsi="Calibri" w:eastAsia="Calibri" w:cs="Calibri"/>
                <w:sz w:val="22"/>
                <w:szCs w:val="22"/>
              </w:rPr>
            </w:pPr>
            <w:r w:rsidRPr="2835639F">
              <w:rPr>
                <w:rFonts w:ascii="Calibri" w:hAnsi="Calibri" w:eastAsia="Calibri" w:cs="Calibri"/>
                <w:sz w:val="22"/>
                <w:szCs w:val="22"/>
              </w:rPr>
              <w:t>30</w:t>
            </w:r>
          </w:p>
        </w:tc>
      </w:tr>
      <w:tr w:rsidR="14D454E3" w:rsidTr="2835639F" w14:paraId="3A388A0E" w14:textId="77777777">
        <w:trPr>
          <w:trHeight w:val="900"/>
          <w:trPrChange w:author="Yogeshkumar Masam" w:date="2024-08-29T14:22:00Z" w:id="321">
            <w:trPr>
              <w:gridAfter w:val="0"/>
              <w:trHeight w:val="900"/>
            </w:trPr>
          </w:trPrChange>
        </w:trPr>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2">
              <w:tcPr>
                <w:tcW w:w="1245" w:type="dxa"/>
                <w:gridSpan w:val="2"/>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3162E28" w14:paraId="5E1FBC1B" w14:textId="349B333B">
            <w:pPr>
              <w:spacing w:after="0"/>
              <w:jc w:val="center"/>
              <w:rPr>
                <w:rFonts w:ascii="Calibri" w:hAnsi="Calibri" w:eastAsia="Calibri" w:cs="Calibri"/>
                <w:sz w:val="22"/>
                <w:szCs w:val="22"/>
              </w:rPr>
            </w:pPr>
            <w:r w:rsidRPr="2835639F">
              <w:rPr>
                <w:rFonts w:ascii="Calibri" w:hAnsi="Calibri" w:eastAsia="Calibri" w:cs="Calibri"/>
                <w:sz w:val="22"/>
                <w:szCs w:val="22"/>
              </w:rPr>
              <w:t>2</w:t>
            </w:r>
          </w:p>
        </w:tc>
        <w:tc>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3">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3162E28" w14:paraId="237DF99D" w14:textId="3282EBFE">
            <w:pPr>
              <w:spacing w:after="0"/>
              <w:jc w:val="center"/>
              <w:rPr>
                <w:rFonts w:ascii="Calibri" w:hAnsi="Calibri" w:eastAsia="Calibri" w:cs="Calibri"/>
              </w:rPr>
            </w:pPr>
            <w:r w:rsidRPr="2835639F">
              <w:rPr>
                <w:rFonts w:ascii="Calibri" w:hAnsi="Calibri" w:eastAsia="Calibri" w:cs="Calibri"/>
              </w:rPr>
              <w:t>Transaction</w:t>
            </w:r>
            <w:r w:rsidR="00A20053">
              <w:rPr>
                <w:rFonts w:ascii="Calibri" w:hAnsi="Calibri" w:eastAsia="Calibri" w:cs="Calibri"/>
              </w:rPr>
              <w:t>Token</w:t>
            </w:r>
            <w:r w:rsidRPr="2835639F">
              <w:rPr>
                <w:rFonts w:ascii="Calibri" w:hAnsi="Calibri" w:eastAsia="Calibri" w:cs="Calibri"/>
              </w:rPr>
              <w:t>ExpiryTime</w:t>
            </w:r>
          </w:p>
        </w:tc>
        <w:tc>
          <w:tcPr>
            <w:tcW w:w="6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4">
              <w:tcPr>
                <w:tcW w:w="329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419D2751" w:rsidP="2835639F" w:rsidRDefault="58200B51" w14:paraId="2874B478" w14:textId="5827997D">
            <w:pPr>
              <w:spacing w:after="0"/>
              <w:jc w:val="center"/>
              <w:rPr>
                <w:rFonts w:ascii="Calibri" w:hAnsi="Calibri" w:eastAsia="Calibri" w:cs="Calibri"/>
                <w:sz w:val="22"/>
                <w:szCs w:val="22"/>
              </w:rPr>
            </w:pPr>
            <w:r>
              <w:t>Merchant time interval</w:t>
            </w:r>
            <w:r w:rsidRPr="2835639F">
              <w:rPr>
                <w:rFonts w:ascii="Calibri" w:hAnsi="Calibri" w:eastAsia="Calibri" w:cs="Calibri"/>
                <w:sz w:val="22"/>
                <w:szCs w:val="22"/>
              </w:rPr>
              <w:t xml:space="preserve"> </w:t>
            </w:r>
            <w:r w:rsidRPr="2835639F" w:rsidR="4E06963E">
              <w:rPr>
                <w:rFonts w:ascii="Calibri" w:hAnsi="Calibri" w:eastAsia="Calibri" w:cs="Calibri"/>
                <w:sz w:val="22"/>
                <w:szCs w:val="22"/>
              </w:rPr>
              <w:t>a</w:t>
            </w:r>
            <w:r w:rsidRPr="2835639F">
              <w:rPr>
                <w:rFonts w:ascii="Calibri" w:hAnsi="Calibri" w:eastAsia="Calibri" w:cs="Calibri"/>
                <w:sz w:val="22"/>
                <w:szCs w:val="22"/>
              </w:rPr>
              <w:t xml:space="preserve">s </w:t>
            </w:r>
            <w:r w:rsidRPr="2835639F" w:rsidR="4D004CCC">
              <w:rPr>
                <w:rFonts w:ascii="Calibri" w:hAnsi="Calibri" w:eastAsia="Calibri" w:cs="Calibri"/>
                <w:sz w:val="22"/>
                <w:szCs w:val="22"/>
              </w:rPr>
              <w:t>Configu</w:t>
            </w:r>
            <w:r w:rsidRPr="2835639F" w:rsidR="19DA2187">
              <w:rPr>
                <w:rFonts w:ascii="Calibri" w:hAnsi="Calibri" w:eastAsia="Calibri" w:cs="Calibri"/>
                <w:sz w:val="22"/>
                <w:szCs w:val="22"/>
              </w:rPr>
              <w:t>re</w:t>
            </w:r>
            <w:r w:rsidRPr="2835639F" w:rsidR="06606FC9">
              <w:rPr>
                <w:rFonts w:ascii="Calibri" w:hAnsi="Calibri" w:eastAsia="Calibri" w:cs="Calibri"/>
                <w:sz w:val="22"/>
                <w:szCs w:val="22"/>
              </w:rPr>
              <w:t>d</w:t>
            </w:r>
            <w:r w:rsidRPr="2835639F" w:rsidR="03162E28">
              <w:rPr>
                <w:rFonts w:ascii="Calibri" w:hAnsi="Calibri" w:eastAsia="Calibri" w:cs="Calibri"/>
                <w:sz w:val="22"/>
                <w:szCs w:val="22"/>
              </w:rPr>
              <w:t xml:space="preserve"> </w:t>
            </w:r>
            <w:r w:rsidRPr="2835639F" w:rsidR="6F0A6D4D">
              <w:rPr>
                <w:rFonts w:ascii="Calibri" w:hAnsi="Calibri" w:eastAsia="Calibri" w:cs="Calibri"/>
                <w:sz w:val="22"/>
                <w:szCs w:val="22"/>
              </w:rPr>
              <w:t>in</w:t>
            </w:r>
            <w:r w:rsidRPr="2835639F" w:rsidR="03162E28">
              <w:rPr>
                <w:rFonts w:ascii="Calibri" w:hAnsi="Calibri" w:eastAsia="Calibri" w:cs="Calibri"/>
                <w:sz w:val="22"/>
                <w:szCs w:val="22"/>
              </w:rPr>
              <w:t xml:space="preserve"> </w:t>
            </w:r>
            <w:r w:rsidRPr="2835639F" w:rsidR="37DE6183">
              <w:rPr>
                <w:rFonts w:ascii="Calibri" w:hAnsi="Calibri" w:eastAsia="Calibri" w:cs="Calibri"/>
                <w:sz w:val="22"/>
                <w:szCs w:val="22"/>
              </w:rPr>
              <w:t>SBIeP</w:t>
            </w:r>
            <w:r w:rsidRPr="2835639F" w:rsidR="03162E28">
              <w:rPr>
                <w:rFonts w:ascii="Calibri" w:hAnsi="Calibri" w:eastAsia="Calibri" w:cs="Calibri"/>
                <w:sz w:val="22"/>
                <w:szCs w:val="22"/>
              </w:rPr>
              <w:t>ay</w:t>
            </w:r>
          </w:p>
        </w:tc>
      </w:tr>
      <w:tr w:rsidR="14D454E3" w:rsidTr="2835639F" w14:paraId="0F6D4D2C" w14:textId="77777777">
        <w:trPr>
          <w:trHeight w:val="630"/>
          <w:trPrChange w:author="Yogeshkumar Masam" w:date="2024-08-29T14:22:00Z" w:id="325">
            <w:trPr>
              <w:gridAfter w:val="0"/>
              <w:trHeight w:val="630"/>
            </w:trPr>
          </w:trPrChange>
        </w:trPr>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6">
              <w:tcPr>
                <w:tcW w:w="1245" w:type="dxa"/>
                <w:gridSpan w:val="2"/>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3162E28" w14:paraId="0D9F0190" w14:textId="429739C4">
            <w:pPr>
              <w:spacing w:after="0"/>
              <w:jc w:val="center"/>
              <w:rPr>
                <w:rFonts w:ascii="Calibri" w:hAnsi="Calibri" w:eastAsia="Calibri" w:cs="Calibri"/>
                <w:sz w:val="22"/>
                <w:szCs w:val="22"/>
              </w:rPr>
            </w:pPr>
            <w:r w:rsidRPr="2835639F">
              <w:rPr>
                <w:rFonts w:ascii="Calibri" w:hAnsi="Calibri" w:eastAsia="Calibri" w:cs="Calibri"/>
                <w:sz w:val="22"/>
                <w:szCs w:val="22"/>
              </w:rPr>
              <w:t>3</w:t>
            </w:r>
          </w:p>
        </w:tc>
        <w:tc>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7">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14D454E3" w:rsidP="2835639F" w:rsidRDefault="03162E28" w14:paraId="35EC8319" w14:textId="63A43B2D">
            <w:pPr>
              <w:spacing w:after="0"/>
              <w:jc w:val="center"/>
              <w:rPr>
                <w:rFonts w:ascii="Calibri" w:hAnsi="Calibri" w:eastAsia="Calibri" w:cs="Calibri"/>
              </w:rPr>
            </w:pPr>
            <w:r w:rsidRPr="2835639F">
              <w:rPr>
                <w:rFonts w:ascii="Calibri" w:hAnsi="Calibri" w:eastAsia="Calibri" w:cs="Calibri"/>
              </w:rPr>
              <w:t>TransactionDVExpiryTime</w:t>
            </w:r>
            <w:r w:rsidR="14D454E3">
              <w:br/>
            </w:r>
            <w:r w:rsidRPr="2835639F">
              <w:rPr>
                <w:rFonts w:ascii="Calibri" w:hAnsi="Calibri" w:eastAsia="Calibri" w:cs="Calibri"/>
              </w:rPr>
              <w:t xml:space="preserve"> (Book to Fail scheduler)</w:t>
            </w:r>
          </w:p>
        </w:tc>
        <w:tc>
          <w:tcPr>
            <w:tcW w:w="6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Change w:author="Yogeshkumar Masam" w:date="2024-08-29T14:22:00Z" w:id="328">
              <w:tcPr>
                <w:tcW w:w="329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tcPrChange>
          </w:tcPr>
          <w:p w:rsidR="4653D0BF" w:rsidP="00A332E8" w:rsidRDefault="3AE8DBDE" w14:paraId="5133DE28" w14:textId="1146EB1B">
            <w:pPr>
              <w:spacing w:after="0"/>
              <w:jc w:val="center"/>
              <w:rPr>
                <w:rFonts w:asciiTheme="majorHAnsi" w:hAnsiTheme="majorHAnsi" w:eastAsiaTheme="majorEastAsia" w:cstheme="majorBidi"/>
              </w:rPr>
            </w:pPr>
            <w:r w:rsidRPr="2835639F">
              <w:rPr>
                <w:rFonts w:ascii="Calibri" w:hAnsi="Calibri" w:eastAsia="Calibri" w:cs="Calibri"/>
              </w:rPr>
              <w:t>TransactionExpiryTime</w:t>
            </w:r>
            <w:r>
              <w:t xml:space="preserve"> </w:t>
            </w:r>
            <w:commentRangeStart w:id="329"/>
            <w:commentRangeStart w:id="330"/>
            <w:r w:rsidR="6FBC2EE6">
              <w:t>-</w:t>
            </w:r>
            <w:r w:rsidR="7FAA31E4">
              <w:t xml:space="preserve"> </w:t>
            </w:r>
            <w:r w:rsidR="6FBC2EE6">
              <w:t>Gatewaytimeinterval</w:t>
            </w:r>
            <w:r w:rsidR="20E92D33">
              <w:t xml:space="preserve"> </w:t>
            </w:r>
            <w:r w:rsidR="6FBC2EE6">
              <w:t xml:space="preserve">to = </w:t>
            </w:r>
            <w:r w:rsidRPr="2835639F" w:rsidR="6FBC2EE6">
              <w:rPr>
                <w:rFonts w:asciiTheme="majorHAnsi" w:hAnsiTheme="majorHAnsi" w:eastAsiaTheme="majorEastAsia" w:cstheme="majorBidi"/>
              </w:rPr>
              <w:t>TransactionDVExpiryTime</w:t>
            </w:r>
            <w:commentRangeEnd w:id="329"/>
            <w:r w:rsidR="4653D0BF">
              <w:rPr>
                <w:rStyle w:val="CommentReference"/>
              </w:rPr>
              <w:commentReference w:id="329"/>
            </w:r>
            <w:commentRangeEnd w:id="330"/>
            <w:r w:rsidR="4653D0BF">
              <w:rPr>
                <w:rStyle w:val="CommentReference"/>
              </w:rPr>
              <w:commentReference w:id="330"/>
            </w:r>
          </w:p>
        </w:tc>
      </w:tr>
      <w:tr w:rsidR="14D454E3" w:rsidTr="2835639F" w14:paraId="4194CFC4" w14:textId="77777777">
        <w:trPr>
          <w:trHeight w:val="630"/>
        </w:trPr>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6BDAFE1" w:rsidP="14D454E3" w:rsidRDefault="26BDAFE1" w14:paraId="6430B4AB" w14:textId="13C9756A">
            <w:pPr>
              <w:jc w:val="center"/>
              <w:rPr>
                <w:rFonts w:ascii="Calibri" w:hAnsi="Calibri" w:eastAsia="Calibri" w:cs="Calibri"/>
                <w:sz w:val="22"/>
                <w:szCs w:val="22"/>
              </w:rPr>
            </w:pPr>
            <w:r w:rsidRPr="14D454E3">
              <w:rPr>
                <w:rFonts w:ascii="Calibri" w:hAnsi="Calibri" w:eastAsia="Calibri" w:cs="Calibri"/>
                <w:sz w:val="22"/>
                <w:szCs w:val="22"/>
              </w:rPr>
              <w:t>4</w:t>
            </w:r>
          </w:p>
        </w:tc>
        <w:tc>
          <w:tcPr>
            <w:tcW w:w="342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6BDAFE1" w:rsidP="14D454E3" w:rsidRDefault="26BDAFE1" w14:paraId="03239A88" w14:textId="7A24E4B0">
            <w:pPr>
              <w:spacing w:after="0"/>
              <w:jc w:val="center"/>
              <w:rPr>
                <w:rFonts w:asciiTheme="majorHAnsi" w:hAnsiTheme="majorHAnsi" w:eastAsiaTheme="majorEastAsia" w:cstheme="majorBidi"/>
              </w:rPr>
            </w:pPr>
            <w:r w:rsidRPr="14D454E3">
              <w:rPr>
                <w:rFonts w:asciiTheme="majorHAnsi" w:hAnsiTheme="majorHAnsi" w:eastAsiaTheme="majorEastAsia" w:cstheme="majorBidi"/>
              </w:rPr>
              <w:t>OrderExpiryTime</w:t>
            </w:r>
            <w:commentRangeStart w:id="331"/>
            <w:commentRangeEnd w:id="331"/>
            <w:r>
              <w:rPr>
                <w:rStyle w:val="CommentReference"/>
              </w:rPr>
              <w:commentReference w:id="331"/>
            </w:r>
          </w:p>
          <w:p w:rsidR="14D454E3" w:rsidP="14D454E3" w:rsidRDefault="14D454E3" w14:paraId="0B9450DC" w14:textId="101F1BBE">
            <w:pPr>
              <w:jc w:val="center"/>
              <w:rPr>
                <w:rFonts w:ascii="Calibri" w:hAnsi="Calibri" w:eastAsia="Calibri" w:cs="Calibri"/>
              </w:rPr>
            </w:pPr>
          </w:p>
        </w:tc>
        <w:tc>
          <w:tcPr>
            <w:tcW w:w="6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6BDAFE1" w:rsidP="00A332E8" w:rsidRDefault="26BDAFE1" w14:paraId="0A7DBA50" w14:textId="74663D34">
            <w:pPr>
              <w:jc w:val="center"/>
              <w:rPr>
                <w:rFonts w:asciiTheme="majorHAnsi" w:hAnsiTheme="majorHAnsi" w:eastAsiaTheme="majorEastAsia" w:cstheme="majorBidi"/>
              </w:rPr>
            </w:pPr>
            <w:r w:rsidRPr="14D454E3">
              <w:rPr>
                <w:rFonts w:asciiTheme="majorHAnsi" w:hAnsiTheme="majorHAnsi" w:eastAsiaTheme="majorEastAsia" w:cstheme="majorBidi"/>
              </w:rPr>
              <w:t>OrderExpiryTime will be as per configration</w:t>
            </w:r>
            <w:commentRangeStart w:id="332"/>
            <w:commentRangeStart w:id="333"/>
            <w:commentRangeEnd w:id="332"/>
            <w:r>
              <w:rPr>
                <w:rStyle w:val="CommentReference"/>
              </w:rPr>
              <w:commentReference w:id="332"/>
            </w:r>
            <w:commentRangeEnd w:id="333"/>
            <w:r>
              <w:rPr>
                <w:rStyle w:val="CommentReference"/>
              </w:rPr>
              <w:commentReference w:id="333"/>
            </w:r>
          </w:p>
        </w:tc>
      </w:tr>
    </w:tbl>
    <w:p w:rsidR="14D454E3" w:rsidP="14D454E3" w:rsidRDefault="14D454E3" w14:paraId="75E78467" w14:textId="348DC817">
      <w:pPr>
        <w:ind w:left="720"/>
      </w:pPr>
    </w:p>
    <w:p w:rsidR="14D454E3" w:rsidP="14D454E3" w:rsidRDefault="14D454E3" w14:paraId="3F259B49" w14:textId="327E7BC9"/>
    <w:p w:rsidR="14D454E3" w:rsidP="14D454E3" w:rsidRDefault="14D454E3" w14:paraId="71FB4599" w14:textId="28764730"/>
    <w:p w:rsidR="14D454E3" w:rsidP="14D454E3" w:rsidRDefault="14D454E3" w14:paraId="4F3FF480" w14:textId="065E92F3"/>
    <w:p w:rsidR="14D454E3" w:rsidP="14D454E3" w:rsidRDefault="14D454E3" w14:paraId="09878966" w14:textId="1A8C17A7"/>
    <w:p w:rsidR="14D454E3" w:rsidP="14D454E3" w:rsidRDefault="14D454E3" w14:paraId="2389C0AF" w14:textId="05B05191"/>
    <w:p w:rsidR="41A7B47A" w:rsidP="14D454E3" w:rsidRDefault="41A7B47A" w14:paraId="79FDC78B" w14:textId="40917CE3">
      <w:r>
        <w:t>TRANSACTION STATUS &amp; Description -</w:t>
      </w:r>
    </w:p>
    <w:p w:rsidR="14D454E3" w:rsidP="14D454E3" w:rsidRDefault="14D454E3" w14:paraId="7484B4D3" w14:textId="6B4D461B"/>
    <w:p w:rsidR="14D454E3" w:rsidP="14D454E3" w:rsidRDefault="14D454E3" w14:paraId="76E24BD1" w14:textId="45DB888A"/>
    <w:p w:rsidR="14D454E3" w:rsidP="14D454E3" w:rsidRDefault="14D454E3" w14:paraId="4C6A04F5" w14:textId="23D63AC5"/>
    <w:p w:rsidR="000773CD" w:rsidP="000773CD" w:rsidRDefault="000773CD" w14:paraId="37CEE5ED" w14:textId="601F5108">
      <w:pPr>
        <w:pStyle w:val="Heading2"/>
        <w:numPr>
          <w:ilvl w:val="0"/>
          <w:numId w:val="6"/>
        </w:numPr>
        <w:rPr/>
      </w:pPr>
      <w:bookmarkStart w:name="_Toc1516215033" w:id="999245216"/>
      <w:r w:rsidR="50007219">
        <w:rPr/>
        <w:t>NF</w:t>
      </w:r>
      <w:r w:rsidR="04448618">
        <w:rPr/>
        <w:t>R</w:t>
      </w:r>
      <w:r w:rsidR="50007219">
        <w:rPr/>
        <w:t xml:space="preserve">-1: </w:t>
      </w:r>
      <w:r w:rsidR="50007219">
        <w:rPr/>
        <w:t>Non Function</w:t>
      </w:r>
      <w:r w:rsidR="50007219">
        <w:rPr/>
        <w:t xml:space="preserve"> Requirement</w:t>
      </w:r>
      <w:r w:rsidR="0B690D8D">
        <w:rPr/>
        <w:t>s</w:t>
      </w:r>
      <w:r w:rsidR="50007219">
        <w:rPr/>
        <w:t>:</w:t>
      </w:r>
      <w:bookmarkEnd w:id="999245216"/>
    </w:p>
    <w:p w:rsidR="000773CD" w:rsidP="000773CD" w:rsidRDefault="62CBF22D" w14:paraId="59852ED6" w14:textId="3DD50EA5">
      <w:pPr>
        <w:ind w:left="720"/>
      </w:pPr>
      <w:r>
        <w:t>5.1.</w:t>
      </w:r>
      <w:r w:rsidRPr="14D454E3">
        <w:rPr>
          <w:b/>
          <w:bCs/>
        </w:rPr>
        <w:t>Active-Active Setup</w:t>
      </w:r>
      <w:r w:rsidR="0DA53121">
        <w:t xml:space="preserve">:  The system will </w:t>
      </w:r>
      <w:r>
        <w:t xml:space="preserve">be designed to operate in an Active-Active configuration. This means that multiple instances of the application will be running simultaneously </w:t>
      </w:r>
      <w:r w:rsidR="2AED3BD7">
        <w:t>on</w:t>
      </w:r>
      <w:r>
        <w:t xml:space="preserve"> different servers.</w:t>
      </w:r>
      <w:r w:rsidR="000773CD">
        <w:br/>
      </w:r>
    </w:p>
    <w:p w:rsidR="000773CD" w:rsidP="000773CD" w:rsidRDefault="000773CD" w14:paraId="2F86AD0A" w14:textId="48DDFC40">
      <w:pPr>
        <w:ind w:left="720"/>
      </w:pPr>
      <w:r>
        <w:t>5.2.</w:t>
      </w:r>
      <w:r w:rsidRPr="000773CD">
        <w:t xml:space="preserve"> </w:t>
      </w:r>
      <w:r>
        <w:t xml:space="preserve">  </w:t>
      </w:r>
      <w:r w:rsidRPr="000773CD">
        <w:rPr>
          <w:b/>
        </w:rPr>
        <w:t>Horizontally Scalable</w:t>
      </w:r>
      <w:r>
        <w:rPr>
          <w:b/>
        </w:rPr>
        <w:t xml:space="preserve">: </w:t>
      </w:r>
      <w:r>
        <w:t xml:space="preserve">The application </w:t>
      </w:r>
      <w:r w:rsidR="00AF1C1A">
        <w:t>will</w:t>
      </w:r>
      <w:r>
        <w:t xml:space="preserve"> be capable of horizontal scaling. This means that the system should automatically </w:t>
      </w:r>
      <w:r w:rsidR="00880D26">
        <w:t>add more instances</w:t>
      </w:r>
      <w:r w:rsidR="009F448F">
        <w:t xml:space="preserve"> or </w:t>
      </w:r>
      <w:r w:rsidR="00880D26">
        <w:t>reduce instances</w:t>
      </w:r>
      <w:r w:rsidR="009F448F">
        <w:t xml:space="preserve"> based on the transaction volume.</w:t>
      </w:r>
    </w:p>
    <w:p w:rsidR="00E07E26" w:rsidP="000773CD" w:rsidRDefault="00E07E26" w14:paraId="07BBB107" w14:textId="5FDD4C17">
      <w:pPr>
        <w:ind w:left="720"/>
      </w:pPr>
    </w:p>
    <w:p w:rsidR="002F1140" w:rsidP="002F1140" w:rsidRDefault="00E07E26" w14:paraId="3FE65EF8" w14:textId="4312F0A2">
      <w:pPr>
        <w:ind w:left="720"/>
      </w:pPr>
      <w:r>
        <w:t xml:space="preserve">5.3 </w:t>
      </w:r>
      <w:r>
        <w:rPr>
          <w:b/>
        </w:rPr>
        <w:t xml:space="preserve">Multi-Lingual Application: </w:t>
      </w:r>
      <w:r>
        <w:t>T</w:t>
      </w:r>
      <w:r w:rsidR="008F7924">
        <w:t xml:space="preserve">he Payments page </w:t>
      </w:r>
      <w:r w:rsidR="002A5776">
        <w:t>will</w:t>
      </w:r>
      <w:r w:rsidR="006A7AB0">
        <w:t xml:space="preserve"> be provisioned for </w:t>
      </w:r>
      <w:r w:rsidR="002A5776">
        <w:t>Multiple</w:t>
      </w:r>
      <w:r w:rsidR="00BC405C">
        <w:t xml:space="preserve"> </w:t>
      </w:r>
      <w:r w:rsidR="002A5776">
        <w:t xml:space="preserve">language view &amp; </w:t>
      </w:r>
      <w:r w:rsidR="00BC405C">
        <w:t xml:space="preserve">user </w:t>
      </w:r>
      <w:r w:rsidR="009D7CB7">
        <w:t xml:space="preserve">will be able to choose language; view </w:t>
      </w:r>
      <w:r w:rsidR="00042C65">
        <w:t>the payments page in multi language.</w:t>
      </w:r>
    </w:p>
    <w:p w:rsidR="00313357" w:rsidP="000773CD" w:rsidRDefault="00313357" w14:paraId="17B71DE8" w14:textId="20624962">
      <w:pPr>
        <w:ind w:left="720"/>
      </w:pPr>
      <w:r>
        <w:t xml:space="preserve">5.4 </w:t>
      </w:r>
      <w:r w:rsidRPr="006A7AB0">
        <w:rPr>
          <w:b/>
        </w:rPr>
        <w:t>Customized Branding:</w:t>
      </w:r>
      <w:r>
        <w:t xml:space="preserve"> </w:t>
      </w:r>
      <w:r w:rsidR="00BC405C">
        <w:t>The P</w:t>
      </w:r>
      <w:r w:rsidR="00641318">
        <w:t xml:space="preserve">ayments page </w:t>
      </w:r>
      <w:r w:rsidR="00BF5D72">
        <w:t xml:space="preserve">will be provisioned as per Merchants choice. </w:t>
      </w:r>
      <w:r w:rsidR="002F1140">
        <w:t xml:space="preserve">Customization will include: </w:t>
      </w:r>
      <w:r w:rsidR="00BF5D72">
        <w:t>Color</w:t>
      </w:r>
      <w:r w:rsidR="002F1140">
        <w:t xml:space="preserve"> coding of the payments page and Logo of the merchant.</w:t>
      </w:r>
    </w:p>
    <w:p w:rsidR="00B61B6D" w:rsidRDefault="00B61B6D" w14:paraId="56E037C2" w14:textId="77777777">
      <w:pPr>
        <w:ind w:left="2160"/>
      </w:pPr>
    </w:p>
    <w:sectPr w:rsidR="00B61B6D" w:rsidSect="0001027C">
      <w:headerReference w:type="default" r:id="rId26"/>
      <w:footerReference w:type="default" r:id="rId27"/>
      <w:pgSz w:w="12240" w:h="15840" w:orient="portrait"/>
      <w:pgMar w:top="720" w:right="99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BM" w:author="Binoy Medhi" w:date="2024-08-24T12:50:00Z" w:id="8">
    <w:p w:rsidR="00737640" w:rsidRDefault="00737640" w14:paraId="60D98DD7" w14:textId="26010D43">
      <w:pPr>
        <w:pStyle w:val="CommentText"/>
      </w:pPr>
      <w:r>
        <w:t>Updated</w:t>
      </w:r>
    </w:p>
  </w:comment>
  <w:comment w:initials="PT" w:author="PRABHAKAR THAKUR" w:date="1900-01-01T00:00:00Z" w:id="11">
    <w:p w:rsidR="00737640" w:rsidRDefault="00737640" w14:paraId="43C2109E" w14:textId="76E37F12">
      <w:pPr>
        <w:pStyle w:val="CommentText"/>
      </w:pPr>
      <w:r>
        <w:rPr>
          <w:rStyle w:val="CommentReference"/>
        </w:rPr>
        <w:annotationRef/>
      </w:r>
      <w:r w:rsidRPr="5C769EA3">
        <w:t>11092024 Integration with admin dashboard not mentioned in Rules TDD.</w:t>
      </w:r>
    </w:p>
  </w:comment>
  <w:comment w:initials="PT" w:author="PRABHAKAR THAKUR" w:date="2024-09-11T16:43:00Z" w:id="25">
    <w:p w:rsidR="00737640" w:rsidRDefault="00737640" w14:paraId="40A1C8C8" w14:textId="087D7501">
      <w:pPr>
        <w:pStyle w:val="CommentText"/>
      </w:pPr>
      <w:r>
        <w:rPr>
          <w:rStyle w:val="CommentReference"/>
        </w:rPr>
        <w:annotationRef/>
      </w:r>
      <w:r w:rsidRPr="4C5C6629">
        <w:t>11092024can we modiffy the name to merchant order creation?</w:t>
      </w:r>
    </w:p>
  </w:comment>
  <w:comment w:initials="YM" w:author="Yogeshkumar Masam" w:date="2024-09-12T16:08:00Z" w:id="26">
    <w:p w:rsidR="00737640" w:rsidRDefault="00737640" w14:paraId="2613CCD2" w14:textId="0EC0ED30">
      <w:pPr>
        <w:pStyle w:val="CommentText"/>
      </w:pPr>
      <w:r>
        <w:rPr>
          <w:rStyle w:val="CommentReference"/>
        </w:rPr>
        <w:annotationRef/>
      </w:r>
      <w:r w:rsidRPr="6B3CAA2A">
        <w:t>updated</w:t>
      </w:r>
    </w:p>
  </w:comment>
  <w:comment w:initials="VK" w:author="Vishnu Gehlot" w:date="2024-08-22T17:08:00Z" w:id="35">
    <w:p w:rsidR="00737640" w:rsidP="0067312F" w:rsidRDefault="00737640" w14:paraId="76A7FEF2" w14:textId="77777777">
      <w:pPr>
        <w:pStyle w:val="CommentText"/>
        <w:numPr>
          <w:ilvl w:val="0"/>
          <w:numId w:val="43"/>
        </w:numPr>
      </w:pPr>
      <w:r>
        <w:rPr>
          <w:rStyle w:val="CommentReference"/>
        </w:rPr>
        <w:annotationRef/>
      </w:r>
      <w:r>
        <w:rPr>
          <w:lang w:val="en-IN"/>
        </w:rPr>
        <w:t>What is difference b/w API Key and Secret Key , why both are hashed?</w:t>
      </w:r>
    </w:p>
    <w:p w:rsidR="00737640" w:rsidP="0067312F" w:rsidRDefault="00737640" w14:paraId="05537D90" w14:textId="77777777">
      <w:pPr>
        <w:pStyle w:val="CommentText"/>
        <w:numPr>
          <w:ilvl w:val="0"/>
          <w:numId w:val="43"/>
        </w:numPr>
      </w:pPr>
      <w:r>
        <w:rPr>
          <w:lang w:val="en-IN"/>
        </w:rPr>
        <w:t>What is purpose of Function Type?</w:t>
      </w:r>
    </w:p>
  </w:comment>
  <w:comment w:initials="BM" w:author="Binoy Medhi" w:date="2024-08-24T13:05:00Z" w:id="36">
    <w:p w:rsidR="00737640" w:rsidRDefault="00737640" w14:paraId="428CF8AB" w14:textId="3CDD9F14">
      <w:pPr>
        <w:pStyle w:val="CommentText"/>
      </w:pPr>
      <w:r>
        <w:t>updated</w:t>
      </w:r>
      <w:r>
        <w:rPr>
          <w:rStyle w:val="CommentReference"/>
        </w:rPr>
        <w:annotationRef/>
      </w:r>
    </w:p>
  </w:comment>
  <w:comment w:initials="VK" w:author="Vishnu Gehlot" w:date="2024-08-22T17:15:00Z" w:id="40">
    <w:p w:rsidR="00737640" w:rsidP="00EC53CC" w:rsidRDefault="00737640" w14:paraId="1CA53E92" w14:textId="77777777">
      <w:pPr>
        <w:pStyle w:val="CommentText"/>
      </w:pPr>
      <w:r>
        <w:rPr>
          <w:rStyle w:val="CommentReference"/>
        </w:rPr>
        <w:annotationRef/>
      </w:r>
      <w:r>
        <w:rPr>
          <w:lang w:val="en-IN"/>
        </w:rPr>
        <w:t>Why Mid required ?, why payment token generation to be raised by Merchant ?</w:t>
      </w:r>
    </w:p>
  </w:comment>
  <w:comment w:initials="BM" w:author="Binoy Medhi" w:date="2024-08-24T13:06:00Z" w:id="41">
    <w:p w:rsidR="00737640" w:rsidRDefault="00737640" w14:paraId="3E7A7153" w14:textId="455B9998">
      <w:pPr>
        <w:pStyle w:val="CommentText"/>
      </w:pPr>
      <w:r>
        <w:t>no change required</w:t>
      </w:r>
      <w:r>
        <w:rPr>
          <w:rStyle w:val="CommentReference"/>
        </w:rPr>
        <w:annotationRef/>
      </w:r>
      <w:r>
        <w:t xml:space="preserve">. </w:t>
      </w:r>
      <w:r>
        <w:rPr>
          <w:rFonts w:ascii="Wingdings" w:hAnsi="Wingdings" w:eastAsia="Wingdings" w:cs="Wingdings"/>
        </w:rPr>
        <w:t></w:t>
      </w:r>
      <w:r>
        <w:t xml:space="preserve"> Updated</w:t>
      </w:r>
    </w:p>
  </w:comment>
  <w:comment w:initials="AM" w:author="Akhil Marrapu" w:date="2024-09-11T17:12:00Z" w:id="48">
    <w:p w:rsidR="00737640" w:rsidRDefault="00737640" w14:paraId="451957CF" w14:textId="2A197C2C">
      <w:pPr>
        <w:pStyle w:val="CommentText"/>
      </w:pPr>
      <w:r>
        <w:rPr>
          <w:rStyle w:val="CommentReference"/>
        </w:rPr>
        <w:annotationRef/>
      </w:r>
      <w:r w:rsidRPr="42FAFEEF">
        <w:t>11.09.24 -&gt; Who will invalidate?</w:t>
      </w:r>
    </w:p>
  </w:comment>
  <w:comment w:initials="VG" w:author="Vishnu Gehlot" w:date="2024-08-29T15:33:00Z" w:id="62">
    <w:p w:rsidR="00737640" w:rsidRDefault="00737640" w14:paraId="6E9177EF" w14:textId="3085095E">
      <w:pPr>
        <w:pStyle w:val="CommentText"/>
      </w:pPr>
      <w:r>
        <w:t>As discussed, backend SDK will request token for each request.</w:t>
      </w:r>
      <w:r>
        <w:rPr>
          <w:rStyle w:val="CommentReference"/>
        </w:rPr>
        <w:annotationRef/>
      </w:r>
    </w:p>
    <w:p w:rsidR="00737640" w:rsidRDefault="00737640" w14:paraId="0824A9DE" w14:textId="20302DC3">
      <w:pPr>
        <w:pStyle w:val="CommentText"/>
      </w:pPr>
    </w:p>
    <w:p w:rsidR="00737640" w:rsidRDefault="00737640" w14:paraId="14CE12E5" w14:textId="04375229">
      <w:pPr>
        <w:pStyle w:val="CommentText"/>
      </w:pPr>
      <w:r>
        <w:t xml:space="preserve">Token generation handling at SBIePay end may have 2 approaches for Customer/Order creation: </w:t>
      </w:r>
    </w:p>
    <w:p w:rsidR="00737640" w:rsidRDefault="00737640" w14:paraId="4F0735A8" w14:textId="1AE26D7E">
      <w:pPr>
        <w:pStyle w:val="CommentText"/>
      </w:pPr>
    </w:p>
    <w:p w:rsidR="00737640" w:rsidRDefault="00737640" w14:paraId="66837E7A" w14:textId="70A2EDDD">
      <w:pPr>
        <w:pStyle w:val="CommentText"/>
      </w:pPr>
      <w:r>
        <w:t>a) check token exist against mid + token_function and not expired then return same token, if token does not exist/expired generate new token.</w:t>
      </w:r>
    </w:p>
    <w:p w:rsidR="00737640" w:rsidRDefault="00737640" w14:paraId="0548255A" w14:textId="6BCE9203">
      <w:pPr>
        <w:pStyle w:val="CommentText"/>
      </w:pPr>
    </w:p>
    <w:p w:rsidR="00737640" w:rsidRDefault="00737640" w14:paraId="601BD107" w14:textId="58C90687">
      <w:pPr>
        <w:pStyle w:val="CommentText"/>
      </w:pPr>
      <w:r>
        <w:t xml:space="preserve">b) don't check for token existence, always generate new token. </w:t>
      </w:r>
    </w:p>
    <w:p w:rsidR="00737640" w:rsidRDefault="00737640" w14:paraId="36CEE6A7" w14:textId="52F3FAC4">
      <w:pPr>
        <w:pStyle w:val="CommentText"/>
      </w:pPr>
    </w:p>
    <w:p w:rsidR="00737640" w:rsidRDefault="00737640" w14:paraId="6FFE4A72" w14:textId="3FE2166C">
      <w:pPr>
        <w:pStyle w:val="CommentText"/>
      </w:pPr>
      <w:r>
        <w:t>Please advise pros and cons of both and discuss.</w:t>
      </w:r>
    </w:p>
    <w:p w:rsidR="00737640" w:rsidRDefault="00737640" w14:paraId="153C2039" w14:textId="0FD46BC6">
      <w:pPr>
        <w:pStyle w:val="CommentText"/>
      </w:pPr>
    </w:p>
  </w:comment>
  <w:comment w:initials="VG" w:author="Vishnu Gehlot" w:date="2024-09-01T17:28:00Z" w:id="70">
    <w:p w:rsidR="00737640" w:rsidRDefault="00737640" w14:paraId="37241D48" w14:textId="6AB65249">
      <w:pPr>
        <w:pStyle w:val="CommentText"/>
      </w:pPr>
      <w:r>
        <w:t>its order expiry or transaction expiry ?</w:t>
      </w:r>
      <w:r>
        <w:rPr>
          <w:rStyle w:val="CommentReference"/>
        </w:rPr>
        <w:annotationRef/>
      </w:r>
    </w:p>
  </w:comment>
  <w:comment w:initials="AM" w:author="Akhil Marrapu" w:date="2024-09-11T17:23:00Z" w:id="75">
    <w:p w:rsidR="00737640" w:rsidRDefault="00737640" w14:paraId="0F203B4A" w14:textId="3C1FEF94">
      <w:pPr>
        <w:pStyle w:val="CommentText"/>
      </w:pPr>
      <w:r>
        <w:rPr>
          <w:rStyle w:val="CommentReference"/>
        </w:rPr>
        <w:annotationRef/>
      </w:r>
      <w:r w:rsidRPr="7225797D">
        <w:t>11.09 -&gt; who will use Payment Request</w:t>
      </w:r>
    </w:p>
  </w:comment>
  <w:comment w:initials="AM" w:author="Akhil Marrapu" w:date="2024-09-11T17:24:00Z" w:id="78">
    <w:p w:rsidR="00737640" w:rsidRDefault="00737640" w14:paraId="16AEB9B8" w14:textId="41EC2399">
      <w:pPr>
        <w:pStyle w:val="CommentText"/>
      </w:pPr>
      <w:r>
        <w:rPr>
          <w:rStyle w:val="CommentReference"/>
        </w:rPr>
        <w:annotationRef/>
      </w:r>
      <w:r w:rsidRPr="271E90C5">
        <w:t>11.09 -&gt; No specification mentioned in TDD</w:t>
      </w:r>
    </w:p>
  </w:comment>
  <w:comment w:initials="VK" w:author="Vishnu Gehlot" w:date="2024-08-22T17:18:00Z" w:id="83">
    <w:p w:rsidR="00737640" w:rsidP="00EC53CC" w:rsidRDefault="00737640" w14:paraId="07BA5FCD" w14:textId="77777777">
      <w:pPr>
        <w:pStyle w:val="CommentText"/>
      </w:pPr>
      <w:r>
        <w:rPr>
          <w:rStyle w:val="CommentReference"/>
        </w:rPr>
        <w:annotationRef/>
      </w:r>
      <w:r>
        <w:rPr>
          <w:lang w:val="en-IN"/>
        </w:rPr>
        <w:t>Wehther its required ?</w:t>
      </w:r>
    </w:p>
  </w:comment>
  <w:comment w:initials="BM" w:author="Binoy Medhi" w:date="2024-08-24T11:35:00Z" w:id="84">
    <w:p w:rsidR="00737640" w:rsidRDefault="00737640" w14:paraId="22CA55FC" w14:textId="45D836E8">
      <w:pPr>
        <w:pStyle w:val="CommentText"/>
      </w:pPr>
      <w:r>
        <w:t>Updated</w:t>
      </w:r>
      <w:r>
        <w:rPr>
          <w:rStyle w:val="CommentReference"/>
        </w:rPr>
        <w:annotationRef/>
      </w:r>
    </w:p>
  </w:comment>
  <w:comment w:initials="VK" w:author="Vishnu Gehlot" w:date="2024-08-22T17:28:00Z" w:id="113">
    <w:p w:rsidR="00737640" w:rsidP="00224AC1" w:rsidRDefault="00737640" w14:paraId="25E66F3C" w14:textId="77777777">
      <w:pPr>
        <w:pStyle w:val="CommentText"/>
      </w:pPr>
      <w:r>
        <w:rPr>
          <w:rStyle w:val="CommentReference"/>
        </w:rPr>
        <w:annotationRef/>
      </w:r>
      <w:r>
        <w:rPr>
          <w:lang w:val="en-IN"/>
        </w:rPr>
        <w:t xml:space="preserve">Whether both email and mobile required to be mandatory? </w:t>
      </w:r>
    </w:p>
  </w:comment>
  <w:comment w:initials="BM" w:author="Binoy Medhi" w:date="2024-08-24T11:35:00Z" w:id="114">
    <w:p w:rsidR="00737640" w:rsidRDefault="00737640" w14:paraId="1558B96F" w14:textId="18FCFC15">
      <w:pPr>
        <w:pStyle w:val="CommentText"/>
      </w:pPr>
      <w:r>
        <w:t>Updated</w:t>
      </w:r>
      <w:r>
        <w:rPr>
          <w:rStyle w:val="CommentReference"/>
        </w:rPr>
        <w:annotationRef/>
      </w:r>
    </w:p>
  </w:comment>
  <w:comment w:initials="PT" w:author="PRABHAKAR THAKUR" w:date="2024-09-12T10:43:00Z" w:id="115">
    <w:p w:rsidR="00737640" w:rsidRDefault="00737640" w14:paraId="0518B9AC" w14:textId="59312ADB">
      <w:pPr>
        <w:pStyle w:val="CommentText"/>
      </w:pPr>
      <w:r>
        <w:rPr>
          <w:rStyle w:val="CommentReference"/>
        </w:rPr>
        <w:annotationRef/>
      </w:r>
      <w:r w:rsidRPr="001BE517">
        <w:t>12092024 what is the purpose of capturing gst in this api? any usecase?</w:t>
      </w:r>
    </w:p>
  </w:comment>
  <w:comment w:initials="V" w:author="Vishnu" w:date="2024-08-22T17:48:00Z" w:id="116">
    <w:p w:rsidR="00737640" w:rsidP="00CF395D" w:rsidRDefault="00737640" w14:paraId="59DE1D3B" w14:textId="77777777">
      <w:pPr>
        <w:pStyle w:val="CommentText"/>
      </w:pPr>
      <w:r>
        <w:rPr>
          <w:rStyle w:val="CommentReference"/>
        </w:rPr>
        <w:annotationRef/>
      </w:r>
      <w:r>
        <w:t>Preferred Pay Mode (2.1.3) not shown here ?</w:t>
      </w:r>
    </w:p>
  </w:comment>
  <w:comment w:initials="BM" w:author="Binoy Medhi" w:date="2024-08-24T11:35:00Z" w:id="117">
    <w:p w:rsidR="00737640" w:rsidRDefault="00737640" w14:paraId="21240DC3" w14:textId="0530F531">
      <w:pPr>
        <w:pStyle w:val="CommentText"/>
      </w:pPr>
      <w:r>
        <w:t>Need Clarity</w:t>
      </w:r>
      <w:r>
        <w:rPr>
          <w:rStyle w:val="CommentReference"/>
        </w:rPr>
        <w:annotationRef/>
      </w:r>
    </w:p>
  </w:comment>
  <w:comment w:initials="ND" w:author="Neeraj Durgapal" w:date="2024-08-27T22:20:00Z" w:id="118">
    <w:p w:rsidR="00737640" w:rsidRDefault="00737640" w14:paraId="4280367A" w14:textId="312FA970">
      <w:pPr>
        <w:pStyle w:val="CommentText"/>
      </w:pPr>
      <w:r>
        <w:rPr>
          <w:rStyle w:val="CommentReference"/>
        </w:rPr>
        <w:annotationRef/>
      </w:r>
      <w:r>
        <w:t>Done. updated</w:t>
      </w:r>
    </w:p>
  </w:comment>
  <w:comment w:initials="VG" w:author="Vishnu Gehlot" w:date="2024-08-29T16:10:00Z" w:id="126">
    <w:p w:rsidR="00737640" w:rsidRDefault="00737640" w14:paraId="637FB473" w14:textId="05179C39">
      <w:pPr>
        <w:pStyle w:val="CommentText"/>
      </w:pPr>
      <w:r>
        <w:t>How merchant customer active or inactive, who will make , what's the criteria?</w:t>
      </w:r>
      <w:r>
        <w:rPr>
          <w:rStyle w:val="CommentReference"/>
        </w:rPr>
        <w:annotationRef/>
      </w:r>
    </w:p>
  </w:comment>
  <w:comment w:initials="YM" w:author="Yogeshkumar Masam" w:date="2024-08-29T18:53:00Z" w:id="127">
    <w:p w:rsidR="00737640" w:rsidRDefault="00737640" w14:paraId="0A35AF05" w14:textId="44600E75">
      <w:pPr>
        <w:pStyle w:val="CommentText"/>
      </w:pPr>
      <w:r>
        <w:t>Custome Active /Inactive will not be part of parameter.</w:t>
      </w:r>
      <w:r>
        <w:rPr>
          <w:rStyle w:val="CommentReference"/>
        </w:rPr>
        <w:annotationRef/>
      </w:r>
    </w:p>
  </w:comment>
  <w:comment w:initials="VK" w:author="Vishnu Gehlot" w:date="2024-08-22T17:42:00Z" w:id="134">
    <w:p w:rsidR="00737640" w:rsidP="00CF395D" w:rsidRDefault="00737640" w14:paraId="4FCC960D" w14:textId="0FC37092">
      <w:pPr>
        <w:pStyle w:val="CommentText"/>
      </w:pPr>
      <w:r>
        <w:rPr>
          <w:rStyle w:val="CommentReference"/>
        </w:rPr>
        <w:annotationRef/>
      </w:r>
      <w:r>
        <w:rPr>
          <w:lang w:val="en-IN"/>
        </w:rPr>
        <w:t>Can we build logic of customer-id creation, so that duplicate check not required ?</w:t>
      </w:r>
    </w:p>
  </w:comment>
  <w:comment w:initials="ND" w:author="Neeraj Durgapal" w:date="2024-08-27T22:20:00Z" w:id="135">
    <w:p w:rsidR="00737640" w:rsidRDefault="00737640" w14:paraId="0C83EB35" w14:textId="3BB3F1E9">
      <w:pPr>
        <w:pStyle w:val="CommentText"/>
      </w:pPr>
      <w:r>
        <w:rPr>
          <w:rStyle w:val="CommentReference"/>
        </w:rPr>
        <w:annotationRef/>
      </w:r>
      <w:r>
        <w:t>No change is required. Updated</w:t>
      </w:r>
    </w:p>
  </w:comment>
  <w:comment w:initials="V" w:author="Vishnu" w:date="2024-08-22T17:43:00Z" w:id="142">
    <w:p w:rsidR="00737640" w:rsidP="00CF395D" w:rsidRDefault="00737640" w14:paraId="1C88A95B" w14:textId="77777777">
      <w:pPr>
        <w:pStyle w:val="CommentText"/>
      </w:pPr>
      <w:r>
        <w:rPr>
          <w:rStyle w:val="CommentReference"/>
        </w:rPr>
        <w:annotationRef/>
      </w:r>
      <w:r>
        <w:rPr>
          <w:lang w:val="en-IN"/>
        </w:rPr>
        <w:t>Whether required?</w:t>
      </w:r>
    </w:p>
  </w:comment>
  <w:comment w:initials="BM" w:author="Binoy Medhi" w:date="2024-08-24T11:37:00Z" w:id="143">
    <w:p w:rsidR="00737640" w:rsidRDefault="00737640" w14:paraId="58755ECC" w14:textId="72980D29">
      <w:pPr>
        <w:pStyle w:val="CommentText"/>
      </w:pPr>
      <w:r>
        <w:t>updated</w:t>
      </w:r>
      <w:r>
        <w:rPr>
          <w:rStyle w:val="CommentReference"/>
        </w:rPr>
        <w:annotationRef/>
      </w:r>
    </w:p>
  </w:comment>
  <w:comment w:initials="V" w:author="Vishnu" w:date="2024-08-23T10:27:00Z" w:id="173">
    <w:p w:rsidR="00737640" w:rsidP="0067312F" w:rsidRDefault="00737640" w14:paraId="7B32F113" w14:textId="77777777">
      <w:pPr>
        <w:pStyle w:val="CommentText"/>
        <w:numPr>
          <w:ilvl w:val="0"/>
          <w:numId w:val="45"/>
        </w:numPr>
      </w:pPr>
      <w:r>
        <w:rPr>
          <w:rStyle w:val="CommentReference"/>
        </w:rPr>
        <w:annotationRef/>
      </w:r>
      <w:r>
        <w:rPr>
          <w:lang w:val="en-IN"/>
        </w:rPr>
        <w:t>What is validated payment mode check?</w:t>
      </w:r>
    </w:p>
    <w:p w:rsidR="00737640" w:rsidP="0067312F" w:rsidRDefault="00737640" w14:paraId="6C577157" w14:textId="234E37FF">
      <w:pPr>
        <w:pStyle w:val="CommentText"/>
        <w:numPr>
          <w:ilvl w:val="0"/>
          <w:numId w:val="45"/>
        </w:numPr>
      </w:pPr>
      <w:r>
        <w:rPr>
          <w:lang w:val="en-IN"/>
        </w:rPr>
        <w:t>Validated order amount with Merchant config?</w:t>
      </w:r>
    </w:p>
    <w:p w:rsidR="00737640" w:rsidP="0067312F" w:rsidRDefault="00737640" w14:paraId="44B983F9" w14:textId="77777777">
      <w:pPr>
        <w:pStyle w:val="CommentText"/>
        <w:numPr>
          <w:ilvl w:val="0"/>
          <w:numId w:val="45"/>
        </w:numPr>
      </w:pPr>
      <w:r>
        <w:rPr>
          <w:lang w:val="en-IN"/>
        </w:rPr>
        <w:t>What is the purpose of notification to customer and Merchant?</w:t>
      </w:r>
    </w:p>
  </w:comment>
  <w:comment w:initials="BM" w:author="Binoy Medhi" w:date="2024-08-24T11:43:00Z" w:id="174">
    <w:p w:rsidR="00737640" w:rsidRDefault="00737640" w14:paraId="5F50A0EB" w14:textId="4E972218">
      <w:pPr>
        <w:pStyle w:val="CommentText"/>
      </w:pPr>
      <w:r>
        <w:t>Needs clarity</w:t>
      </w:r>
      <w:r>
        <w:rPr>
          <w:rStyle w:val="CommentReference"/>
        </w:rPr>
        <w:annotationRef/>
      </w:r>
    </w:p>
  </w:comment>
  <w:comment w:initials="VG" w:author="Vishnu Gehlot" w:date="2024-08-31T17:36:00Z" w:id="181">
    <w:p w:rsidR="00737640" w:rsidRDefault="00737640" w14:paraId="62AA2ADC" w14:textId="07891439">
      <w:pPr>
        <w:pStyle w:val="CommentText"/>
      </w:pPr>
      <w:r>
        <w:t xml:space="preserve">As discussed, there will be 2 types of orders , a) Transaction b) link. For order_type = link then validity may be provided by Merchant. </w:t>
      </w:r>
      <w:r>
        <w:rPr>
          <w:rStyle w:val="CommentReference"/>
        </w:rPr>
        <w:annotationRef/>
      </w:r>
    </w:p>
    <w:p w:rsidR="00737640" w:rsidRDefault="00737640" w14:paraId="736B0CA5" w14:textId="3ABF8538">
      <w:pPr>
        <w:pStyle w:val="CommentText"/>
      </w:pPr>
    </w:p>
    <w:p w:rsidR="00737640" w:rsidRDefault="00737640" w14:paraId="6D6094F9" w14:textId="6F59FCA5">
      <w:pPr>
        <w:pStyle w:val="CommentText"/>
      </w:pPr>
      <w:r>
        <w:t xml:space="preserve">link { validity={] } may be added  </w:t>
      </w:r>
    </w:p>
    <w:p w:rsidR="00737640" w:rsidRDefault="00737640" w14:paraId="3D0D7D46" w14:textId="674FFF65">
      <w:pPr>
        <w:pStyle w:val="CommentText"/>
      </w:pPr>
    </w:p>
    <w:p w:rsidR="00737640" w:rsidRDefault="00737640" w14:paraId="26EFDFED" w14:textId="6C1113C8">
      <w:pPr>
        <w:pStyle w:val="CommentText"/>
      </w:pPr>
      <w:r>
        <w:t xml:space="preserve">Kindly arrange accommodate the same. </w:t>
      </w:r>
    </w:p>
  </w:comment>
  <w:comment w:initials="YM" w:author="Yogeshkumar Masam" w:date="2024-08-31T20:03:00Z" w:id="182">
    <w:p w:rsidR="00737640" w:rsidRDefault="00737640" w14:paraId="0CD3E84B" w14:textId="14F37952">
      <w:pPr>
        <w:pStyle w:val="CommentText"/>
      </w:pPr>
      <w:r>
        <w:t xml:space="preserve"> Done . Updated</w:t>
      </w:r>
      <w:r>
        <w:rPr>
          <w:rStyle w:val="CommentReference"/>
        </w:rPr>
        <w:annotationRef/>
      </w:r>
    </w:p>
  </w:comment>
  <w:comment w:initials="VG" w:author="Vishnu Gehlot" w:date="2024-08-31T17:36:00Z" w:id="183">
    <w:p w:rsidR="00737640" w:rsidRDefault="00737640" w14:paraId="3C285CEC" w14:textId="6E918812">
      <w:pPr>
        <w:pStyle w:val="CommentText"/>
      </w:pPr>
      <w:r>
        <w:t>need to check in SDK cases or link cases</w:t>
      </w:r>
      <w:r>
        <w:rPr>
          <w:rStyle w:val="CommentReference"/>
        </w:rPr>
        <w:annotationRef/>
      </w:r>
    </w:p>
  </w:comment>
  <w:comment w:initials="BM" w:author="Binoy Medhi" w:date="2024-08-24T12:49:00Z" w:id="184">
    <w:p w:rsidR="00737640" w:rsidRDefault="00737640" w14:paraId="44CE5AAB" w14:textId="3DABA06B">
      <w:pPr>
        <w:pStyle w:val="CommentText"/>
      </w:pPr>
      <w:r>
        <w:t>changed from number</w:t>
      </w:r>
      <w:r>
        <w:rPr>
          <w:rStyle w:val="CommentReference"/>
        </w:rPr>
        <w:annotationRef/>
      </w:r>
    </w:p>
  </w:comment>
  <w:comment w:initials="ND" w:author="Neeraj Durgapal" w:date="2024-08-27T22:22:00Z" w:id="185">
    <w:p w:rsidR="00737640" w:rsidRDefault="00737640" w14:paraId="0AC6FFF1" w14:textId="696F4677">
      <w:pPr>
        <w:pStyle w:val="CommentText"/>
      </w:pPr>
      <w:r>
        <w:rPr>
          <w:rStyle w:val="CommentReference"/>
        </w:rPr>
        <w:annotationRef/>
      </w:r>
      <w:r>
        <w:t>Done. Updated.</w:t>
      </w:r>
    </w:p>
  </w:comment>
  <w:comment w:initials="V" w:author="Vishnu" w:date="2024-08-23T10:38:00Z" w:id="191">
    <w:p w:rsidR="00737640" w:rsidP="008A31AB" w:rsidRDefault="00737640" w14:paraId="3921DB51" w14:textId="77777777">
      <w:pPr>
        <w:pStyle w:val="CommentText"/>
      </w:pPr>
      <w:r>
        <w:rPr>
          <w:rStyle w:val="CommentReference"/>
        </w:rPr>
        <w:annotationRef/>
      </w:r>
      <w:r>
        <w:rPr>
          <w:lang w:val="en-IN"/>
        </w:rPr>
        <w:t>a)Currency master should be prepared</w:t>
      </w:r>
    </w:p>
    <w:p w:rsidR="00737640" w:rsidP="008A31AB" w:rsidRDefault="00737640" w14:paraId="62E78059" w14:textId="77777777">
      <w:pPr>
        <w:pStyle w:val="CommentText"/>
      </w:pPr>
      <w:r>
        <w:rPr>
          <w:lang w:val="en-IN"/>
        </w:rPr>
        <w:t xml:space="preserve">b) must have provision to handle multi currency. </w:t>
      </w:r>
    </w:p>
    <w:p w:rsidR="00737640" w:rsidP="008A31AB" w:rsidRDefault="00737640" w14:paraId="3566F36F" w14:textId="77777777">
      <w:pPr>
        <w:pStyle w:val="CommentText"/>
      </w:pPr>
      <w:r>
        <w:rPr>
          <w:lang w:val="en-IN"/>
        </w:rPr>
        <w:t>c) must have  provison for configuation to handle Domestic and internationl in same mid.</w:t>
      </w:r>
    </w:p>
  </w:comment>
  <w:comment w:initials="BM" w:author="Binoy Medhi" w:date="2024-08-24T11:44:00Z" w:id="192">
    <w:p w:rsidR="00737640" w:rsidRDefault="00737640" w14:paraId="0EE62369" w14:textId="3AC95B9D">
      <w:pPr>
        <w:pStyle w:val="CommentText"/>
      </w:pPr>
      <w:r>
        <w:t>Needs discussion</w:t>
      </w:r>
      <w:r>
        <w:rPr>
          <w:rStyle w:val="CommentReference"/>
        </w:rPr>
        <w:annotationRef/>
      </w:r>
    </w:p>
  </w:comment>
  <w:comment w:initials="BM" w:author="Binoy Medhi" w:date="2024-08-24T11:44:00Z" w:id="193">
    <w:p w:rsidR="00737640" w:rsidRDefault="00737640" w14:paraId="6C44BBC6" w14:textId="7F13BCFF">
      <w:pPr>
        <w:pStyle w:val="CommentText"/>
      </w:pPr>
      <w:r>
        <w:t>Approach - Convert every currency to INR from real-time master DB</w:t>
      </w:r>
      <w:r>
        <w:rPr>
          <w:rStyle w:val="CommentReference"/>
        </w:rPr>
        <w:annotationRef/>
      </w:r>
    </w:p>
  </w:comment>
  <w:comment w:initials="ND" w:author="Neeraj Durgapal" w:date="2024-08-27T22:23:00Z" w:id="194">
    <w:p w:rsidR="00737640" w:rsidRDefault="00737640" w14:paraId="6CEF332C" w14:textId="3451618E">
      <w:pPr>
        <w:pStyle w:val="CommentText"/>
      </w:pPr>
      <w:r>
        <w:rPr>
          <w:rStyle w:val="CommentReference"/>
        </w:rPr>
        <w:annotationRef/>
      </w:r>
      <w:r>
        <w:t>Done. Updated</w:t>
      </w:r>
    </w:p>
  </w:comment>
  <w:comment w:initials="VG" w:author="Vishnu Gehlot" w:date="2024-08-29T16:27:00Z" w:id="195">
    <w:p w:rsidR="00737640" w:rsidRDefault="00737640" w14:paraId="51ED67BD" w14:textId="16087DA9">
      <w:pPr>
        <w:pStyle w:val="CommentText"/>
      </w:pPr>
      <w:r>
        <w:t>still no clarity on points asked</w:t>
      </w:r>
      <w:r>
        <w:rPr>
          <w:rStyle w:val="CommentReference"/>
        </w:rPr>
        <w:annotationRef/>
      </w:r>
    </w:p>
  </w:comment>
  <w:comment w:initials="YM" w:author="Yogeshkumar Masam" w:date="2024-08-29T19:16:00Z" w:id="196">
    <w:p w:rsidR="00737640" w:rsidRDefault="00737640" w14:paraId="14FE1B9F" w14:textId="18297B3F">
      <w:pPr>
        <w:pStyle w:val="CommentText"/>
      </w:pPr>
      <w:r>
        <w:t>a)Currency master - Already in place</w:t>
      </w:r>
      <w:r>
        <w:rPr>
          <w:rStyle w:val="CommentReference"/>
        </w:rPr>
        <w:annotationRef/>
      </w:r>
    </w:p>
    <w:p w:rsidR="00737640" w:rsidRDefault="00737640" w14:paraId="519D689D" w14:textId="362083F2">
      <w:pPr>
        <w:pStyle w:val="CommentText"/>
      </w:pPr>
      <w:r>
        <w:t>b) Currency Mapping to merchant is avaialble.</w:t>
      </w:r>
    </w:p>
    <w:p w:rsidR="00737640" w:rsidRDefault="00737640" w14:paraId="56CC0A27" w14:textId="6049819C">
      <w:pPr>
        <w:pStyle w:val="CommentText"/>
      </w:pPr>
      <w:r>
        <w:t>c) Will Check the feasibility,</w:t>
      </w:r>
    </w:p>
  </w:comment>
  <w:comment w:initials="V" w:author="Vishnu" w:date="2024-08-23T10:39:00Z" w:id="202">
    <w:p w:rsidR="00737640" w:rsidP="00945543" w:rsidRDefault="00737640" w14:paraId="41C34F34" w14:textId="77777777">
      <w:pPr>
        <w:pStyle w:val="CommentText"/>
      </w:pPr>
      <w:r>
        <w:rPr>
          <w:rStyle w:val="CommentReference"/>
        </w:rPr>
        <w:annotationRef/>
      </w:r>
      <w:r>
        <w:rPr>
          <w:lang w:val="en-IN"/>
        </w:rPr>
        <w:t>Purpose Not clear ?</w:t>
      </w:r>
    </w:p>
  </w:comment>
  <w:comment w:initials="V" w:author="Vishnu" w:date="2024-08-23T10:54:00Z" w:id="211">
    <w:p w:rsidR="00737640" w:rsidP="006C4FB9" w:rsidRDefault="00737640" w14:paraId="0B2FDDEE" w14:textId="77777777">
      <w:pPr>
        <w:pStyle w:val="CommentText"/>
      </w:pPr>
      <w:r>
        <w:rPr>
          <w:rStyle w:val="CommentReference"/>
        </w:rPr>
        <w:annotationRef/>
      </w:r>
      <w:r>
        <w:rPr>
          <w:lang w:val="en-IN"/>
        </w:rPr>
        <w:t>More detail required for generation logic?</w:t>
      </w:r>
    </w:p>
  </w:comment>
  <w:comment w:initials="BM" w:author="Binoy Medhi" w:date="2024-08-24T11:49:00Z" w:id="212">
    <w:p w:rsidR="00737640" w:rsidRDefault="00737640" w14:paraId="33928A51" w14:textId="5C0F2548">
      <w:pPr>
        <w:pStyle w:val="CommentText"/>
      </w:pPr>
      <w:r>
        <w:t>Part of TDD</w:t>
      </w:r>
      <w:r>
        <w:rPr>
          <w:rStyle w:val="CommentReference"/>
        </w:rPr>
        <w:annotationRef/>
      </w:r>
    </w:p>
  </w:comment>
  <w:comment w:initials="ND" w:author="Neeraj Durgapal" w:date="2024-08-27T22:23:00Z" w:id="213">
    <w:p w:rsidR="00737640" w:rsidRDefault="00737640" w14:paraId="4C16299A" w14:textId="11476DF9">
      <w:pPr>
        <w:pStyle w:val="CommentText"/>
      </w:pPr>
      <w:r>
        <w:rPr>
          <w:rStyle w:val="CommentReference"/>
        </w:rPr>
        <w:annotationRef/>
      </w:r>
      <w:r>
        <w:t>Done Updated.</w:t>
      </w:r>
    </w:p>
  </w:comment>
  <w:comment w:initials="V" w:author="Vishnu" w:date="2024-08-23T10:53:00Z" w:id="214">
    <w:p w:rsidR="00737640" w:rsidP="006C4FB9" w:rsidRDefault="00737640" w14:paraId="02754949" w14:textId="2F87C48F">
      <w:pPr>
        <w:pStyle w:val="CommentText"/>
      </w:pPr>
      <w:r>
        <w:rPr>
          <w:rStyle w:val="CommentReference"/>
        </w:rPr>
        <w:annotationRef/>
      </w:r>
      <w:r>
        <w:rPr>
          <w:lang w:val="en-IN"/>
        </w:rPr>
        <w:t>incomplete</w:t>
      </w:r>
    </w:p>
  </w:comment>
  <w:comment w:initials="BM" w:author="Binoy Medhi" w:date="2024-08-24T11:50:00Z" w:id="215">
    <w:p w:rsidR="00737640" w:rsidRDefault="00737640" w14:paraId="32A97056" w14:textId="032ED1C8">
      <w:pPr>
        <w:pStyle w:val="CommentText"/>
      </w:pPr>
      <w:r>
        <w:t>Done</w:t>
      </w:r>
      <w:r>
        <w:rPr>
          <w:rStyle w:val="CommentReference"/>
        </w:rPr>
        <w:annotationRef/>
      </w:r>
    </w:p>
  </w:comment>
  <w:comment w:initials="V" w:author="Vishnu" w:date="2024-08-23T10:57:00Z" w:id="217">
    <w:p w:rsidR="00737640" w:rsidP="006C4FB9" w:rsidRDefault="00737640" w14:paraId="068C689C" w14:textId="77777777">
      <w:pPr>
        <w:pStyle w:val="CommentText"/>
      </w:pPr>
      <w:r>
        <w:rPr>
          <w:rStyle w:val="CommentReference"/>
        </w:rPr>
        <w:annotationRef/>
      </w:r>
      <w:r>
        <w:rPr>
          <w:lang w:val="en-IN"/>
        </w:rPr>
        <w:t xml:space="preserve">Master of Transaction states along with codes needs to prepared ,including intermediatory status etc. </w:t>
      </w:r>
    </w:p>
  </w:comment>
  <w:comment w:initials="BM" w:author="Binoy Medhi" w:date="2024-08-24T11:57:00Z" w:id="218">
    <w:p w:rsidR="00737640" w:rsidRDefault="00737640" w14:paraId="53DCCAAD" w14:textId="28645D60">
      <w:pPr>
        <w:pStyle w:val="CommentText"/>
      </w:pPr>
      <w:r>
        <w:t>Updated to Cedge Team</w:t>
      </w:r>
      <w:r>
        <w:rPr>
          <w:rStyle w:val="CommentReference"/>
        </w:rPr>
        <w:annotationRef/>
      </w:r>
      <w:r>
        <w:t>.</w:t>
      </w:r>
    </w:p>
  </w:comment>
  <w:comment w:initials="ND" w:author="Neeraj Durgapal" w:date="2024-08-27T22:24:00Z" w:id="219">
    <w:p w:rsidR="00737640" w:rsidRDefault="00737640" w14:paraId="2D5F051E" w14:textId="565173BD">
      <w:pPr>
        <w:pStyle w:val="CommentText"/>
      </w:pPr>
      <w:r>
        <w:rPr>
          <w:rStyle w:val="CommentReference"/>
        </w:rPr>
        <w:annotationRef/>
      </w:r>
      <w:r>
        <w:t>Done- Updated</w:t>
      </w:r>
    </w:p>
  </w:comment>
  <w:comment w:initials="V" w:author="Vishnu" w:date="2024-08-23T10:47:00Z" w:id="220">
    <w:p w:rsidR="00737640" w:rsidP="00945543" w:rsidRDefault="00737640" w14:paraId="56E0E160" w14:textId="60C01005">
      <w:pPr>
        <w:pStyle w:val="CommentText"/>
      </w:pPr>
      <w:r>
        <w:rPr>
          <w:rStyle w:val="CommentReference"/>
        </w:rPr>
        <w:annotationRef/>
      </w:r>
      <w:r>
        <w:rPr>
          <w:lang w:val="en-IN"/>
        </w:rPr>
        <w:t xml:space="preserve">Its booked ? follow the same naming terminology </w:t>
      </w:r>
    </w:p>
  </w:comment>
  <w:comment w:initials="BM" w:author="Binoy Medhi" w:date="2024-08-24T11:50:00Z" w:id="221">
    <w:p w:rsidR="00737640" w:rsidRDefault="00737640" w14:paraId="71DA0CEE" w14:textId="78AC30EA">
      <w:pPr>
        <w:pStyle w:val="CommentText"/>
      </w:pPr>
      <w:r>
        <w:t>Changed from Created</w:t>
      </w:r>
      <w:r>
        <w:rPr>
          <w:rStyle w:val="CommentReference"/>
        </w:rPr>
        <w:annotationRef/>
      </w:r>
    </w:p>
  </w:comment>
  <w:comment w:initials="V" w:author="Vishnu" w:date="2024-08-23T10:45:00Z" w:id="222">
    <w:p w:rsidR="00737640" w:rsidP="00945543" w:rsidRDefault="00737640" w14:paraId="4E3B993C" w14:textId="1EC40608">
      <w:pPr>
        <w:pStyle w:val="CommentText"/>
      </w:pPr>
      <w:r>
        <w:rPr>
          <w:rStyle w:val="CommentReference"/>
        </w:rPr>
        <w:annotationRef/>
      </w:r>
      <w:r>
        <w:rPr>
          <w:lang w:val="en-IN"/>
        </w:rPr>
        <w:t xml:space="preserve">Whether refund and cancellation are separate? </w:t>
      </w:r>
    </w:p>
  </w:comment>
  <w:comment w:initials="BM" w:author="Binoy Medhi" w:date="2024-08-24T12:01:00Z" w:id="223">
    <w:p w:rsidR="00737640" w:rsidRDefault="00737640" w14:paraId="38626CE2" w14:textId="42B368AD">
      <w:pPr>
        <w:pStyle w:val="CommentText"/>
      </w:pPr>
      <w:r>
        <w:t>Needs clarity</w:t>
      </w:r>
      <w:r>
        <w:rPr>
          <w:rStyle w:val="CommentReference"/>
        </w:rPr>
        <w:annotationRef/>
      </w:r>
    </w:p>
  </w:comment>
  <w:comment w:initials="ND" w:author="Neeraj Durgapal" w:date="2024-08-27T22:24:00Z" w:id="224">
    <w:p w:rsidR="00737640" w:rsidRDefault="00737640" w14:paraId="0DD20FC0" w14:textId="58CAA828">
      <w:pPr>
        <w:pStyle w:val="CommentText"/>
      </w:pPr>
      <w:r>
        <w:rPr>
          <w:rStyle w:val="CommentReference"/>
        </w:rPr>
        <w:annotationRef/>
      </w:r>
      <w:r>
        <w:t>Done Updated</w:t>
      </w:r>
    </w:p>
  </w:comment>
  <w:comment w:initials="V" w:author="Vishnu" w:date="2024-08-23T10:49:00Z" w:id="225">
    <w:p w:rsidR="00737640" w:rsidP="006C4FB9" w:rsidRDefault="00737640" w14:paraId="2A6A0810" w14:textId="77777777">
      <w:pPr>
        <w:pStyle w:val="CommentText"/>
      </w:pPr>
      <w:r>
        <w:rPr>
          <w:rStyle w:val="CommentReference"/>
        </w:rPr>
        <w:annotationRef/>
      </w:r>
      <w:r>
        <w:rPr>
          <w:lang w:val="en-IN"/>
        </w:rPr>
        <w:t>Untill payment attempt or untill paid , not clear?</w:t>
      </w:r>
    </w:p>
  </w:comment>
  <w:comment w:initials="BM" w:author="Binoy Medhi" w:date="2024-08-24T12:11:00Z" w:id="226">
    <w:p w:rsidR="00737640" w:rsidRDefault="00737640" w14:paraId="7F8C1799" w14:textId="118572F5">
      <w:pPr>
        <w:pStyle w:val="CommentText"/>
      </w:pPr>
      <w:r>
        <w:t>updated</w:t>
      </w:r>
      <w:r>
        <w:rPr>
          <w:rStyle w:val="CommentReference"/>
        </w:rPr>
        <w:annotationRef/>
      </w:r>
    </w:p>
  </w:comment>
  <w:comment w:initials="V" w:author="Vishnu" w:date="2024-08-23T10:52:00Z" w:id="227">
    <w:p w:rsidR="00737640" w:rsidP="006C4FB9" w:rsidRDefault="00737640" w14:paraId="47944702" w14:textId="77777777">
      <w:pPr>
        <w:pStyle w:val="CommentText"/>
      </w:pPr>
      <w:r>
        <w:rPr>
          <w:rStyle w:val="CommentReference"/>
        </w:rPr>
        <w:annotationRef/>
      </w:r>
      <w:r>
        <w:rPr>
          <w:lang w:val="en-IN"/>
        </w:rPr>
        <w:t>Draw a diagram to show all expiry time options configurable at Merchant level for better clarity?</w:t>
      </w:r>
    </w:p>
  </w:comment>
  <w:comment w:initials="BM" w:author="Binoy Medhi" w:date="2024-08-24T12:11:00Z" w:id="228">
    <w:p w:rsidR="00737640" w:rsidRDefault="00737640" w14:paraId="27C622E1" w14:textId="4A266230">
      <w:pPr>
        <w:pStyle w:val="CommentText"/>
      </w:pPr>
      <w:r>
        <w:t>updated</w:t>
      </w:r>
      <w:r>
        <w:rPr>
          <w:rStyle w:val="CommentReference"/>
        </w:rPr>
        <w:annotationRef/>
      </w:r>
    </w:p>
  </w:comment>
  <w:comment w:initials="AKM" w:author="ANIL KISHIN MANSUKHANI" w:date="2024-08-26T10:42:00Z" w:id="229">
    <w:p w:rsidR="00737640" w:rsidRDefault="00737640" w14:paraId="30EC888C" w14:textId="7D3F21B9">
      <w:pPr>
        <w:pStyle w:val="CommentText"/>
      </w:pPr>
      <w:r>
        <w:rPr>
          <w:rStyle w:val="CommentReference"/>
        </w:rPr>
        <w:annotationRef/>
      </w:r>
    </w:p>
  </w:comment>
  <w:comment w:initials="VG" w:author="Vishnu Gehlot" w:date="2024-08-29T16:57:00Z" w:id="235">
    <w:p w:rsidR="00737640" w:rsidRDefault="00737640" w14:paraId="2C1CD3F0" w14:textId="2DAFFD9B">
      <w:pPr>
        <w:pStyle w:val="CommentText"/>
      </w:pPr>
      <w:r>
        <w:t>Require complete design of this status codes? please discuss</w:t>
      </w:r>
      <w:r>
        <w:rPr>
          <w:rStyle w:val="CommentReference"/>
        </w:rPr>
        <w:annotationRef/>
      </w:r>
    </w:p>
  </w:comment>
  <w:comment w:initials="YM" w:author="Yogeshkumar Masam" w:date="2024-08-31T17:50:00Z" w:id="236">
    <w:p w:rsidR="00737640" w:rsidP="14D454E3" w:rsidRDefault="00737640" w14:paraId="4C3A8D39" w14:textId="3BCCCA5D">
      <w:pPr>
        <w:pStyle w:val="CommentText"/>
        <w:rPr>
          <w:rStyle w:val="Hyperlink"/>
        </w:rPr>
      </w:pPr>
      <w:r>
        <w:t xml:space="preserve">Updated - Design upload on sharepoint - </w:t>
      </w:r>
      <w:hyperlink r:id="rId1">
        <w:r w:rsidRPr="14D454E3">
          <w:rPr>
            <w:rStyle w:val="Hyperlink"/>
          </w:rPr>
          <w:t>Transaction_Status_Flow.html</w:t>
        </w:r>
      </w:hyperlink>
      <w:r>
        <w:rPr>
          <w:rStyle w:val="CommentReference"/>
        </w:rPr>
        <w:annotationRef/>
      </w:r>
    </w:p>
  </w:comment>
  <w:comment w:initials="VG" w:author="Vishnu Gehlot" w:date="2024-08-29T16:38:00Z" w:id="239">
    <w:p w:rsidR="00737640" w:rsidRDefault="00737640" w14:paraId="69BE5292" w14:textId="44625DA4">
      <w:pPr>
        <w:pStyle w:val="CommentText"/>
      </w:pPr>
      <w:r>
        <w:t>wibmo is one gateway, multiple card gateways may be added in future. design should accommodate same.</w:t>
      </w:r>
      <w:r>
        <w:rPr>
          <w:rStyle w:val="CommentReference"/>
        </w:rPr>
        <w:annotationRef/>
      </w:r>
    </w:p>
  </w:comment>
  <w:comment w:initials="YM" w:author="Yogeshkumar Masam" w:date="2024-08-29T19:20:00Z" w:id="240">
    <w:p w:rsidR="00737640" w:rsidRDefault="00737640" w14:paraId="06C26556" w14:textId="131A5603">
      <w:pPr>
        <w:pStyle w:val="CommentText"/>
      </w:pPr>
      <w:r>
        <w:t>Noted.</w:t>
      </w:r>
      <w:r>
        <w:rPr>
          <w:rStyle w:val="CommentReference"/>
        </w:rPr>
        <w:annotationRef/>
      </w:r>
    </w:p>
  </w:comment>
  <w:comment w:initials="VG" w:author="Vishnu Gehlot" w:date="2024-08-29T16:40:00Z" w:id="243">
    <w:p w:rsidR="00737640" w:rsidRDefault="00737640" w14:paraId="6D484C49" w14:textId="1F2F0E45">
      <w:pPr>
        <w:pStyle w:val="CommentText"/>
      </w:pPr>
      <w:r>
        <w:t>SBI UPI is one gateway, multiple UPI gateways may be added in future. design should accommodate same</w:t>
      </w:r>
      <w:r>
        <w:rPr>
          <w:rStyle w:val="CommentReference"/>
        </w:rPr>
        <w:annotationRef/>
      </w:r>
    </w:p>
  </w:comment>
  <w:comment w:initials="YM" w:author="Yogeshkumar Masam" w:date="2024-08-29T19:20:00Z" w:id="244">
    <w:p w:rsidR="00737640" w:rsidRDefault="00737640" w14:paraId="6AEA6D21" w14:textId="1EFEDACE">
      <w:pPr>
        <w:pStyle w:val="CommentText"/>
      </w:pPr>
      <w:r>
        <w:t>Noted.</w:t>
      </w:r>
      <w:r>
        <w:rPr>
          <w:rStyle w:val="CommentReference"/>
        </w:rPr>
        <w:annotationRef/>
      </w:r>
    </w:p>
  </w:comment>
  <w:comment w:initials="V" w:author="Vishnu" w:date="2024-08-23T10:58:00Z" w:id="245">
    <w:p w:rsidR="00737640" w:rsidP="006C4FB9" w:rsidRDefault="00737640" w14:paraId="4333847B" w14:textId="77777777">
      <w:pPr>
        <w:pStyle w:val="CommentText"/>
      </w:pPr>
      <w:r>
        <w:rPr>
          <w:rStyle w:val="CommentReference"/>
        </w:rPr>
        <w:annotationRef/>
      </w:r>
      <w:r>
        <w:rPr>
          <w:lang w:val="en-IN"/>
        </w:rPr>
        <w:t>UPI ID or Mobile no</w:t>
      </w:r>
    </w:p>
  </w:comment>
  <w:comment w:initials="BM" w:author="Binoy Medhi" w:date="2024-08-24T12:12:00Z" w:id="246">
    <w:p w:rsidR="00737640" w:rsidRDefault="00737640" w14:paraId="6EEEDB0E" w14:textId="75A168D5">
      <w:pPr>
        <w:pStyle w:val="CommentText"/>
      </w:pPr>
      <w:r>
        <w:t>updated</w:t>
      </w:r>
      <w:r>
        <w:rPr>
          <w:rStyle w:val="CommentReference"/>
        </w:rPr>
        <w:annotationRef/>
      </w:r>
    </w:p>
  </w:comment>
  <w:comment w:initials="VG" w:author="Vishnu Gehlot" w:date="2024-08-29T16:41:00Z" w:id="250">
    <w:p w:rsidR="00737640" w:rsidRDefault="00737640" w14:paraId="2FB00830" w14:textId="7D5401A2">
      <w:pPr>
        <w:pStyle w:val="CommentText"/>
      </w:pPr>
      <w:r>
        <w:t>its old, update with new</w:t>
      </w:r>
      <w:r>
        <w:rPr>
          <w:rStyle w:val="CommentReference"/>
        </w:rPr>
        <w:annotationRef/>
      </w:r>
    </w:p>
  </w:comment>
  <w:comment w:initials="V" w:author="Vishnu" w:date="2024-08-23T11:40:00Z" w:id="256">
    <w:p w:rsidR="00737640" w:rsidP="007262EB" w:rsidRDefault="00737640" w14:paraId="1E1ABFC8" w14:textId="77777777">
      <w:pPr>
        <w:pStyle w:val="CommentText"/>
      </w:pPr>
      <w:r>
        <w:rPr>
          <w:rStyle w:val="CommentReference"/>
        </w:rPr>
        <w:annotationRef/>
      </w:r>
      <w:r>
        <w:rPr>
          <w:lang w:val="en-IN"/>
        </w:rPr>
        <w:t xml:space="preserve">Whether downtime API and Merchant Payment Mode required to be separate? </w:t>
      </w:r>
    </w:p>
  </w:comment>
  <w:comment w:initials="BM" w:author="Binoy Medhi" w:date="2024-08-24T12:35:00Z" w:id="257">
    <w:p w:rsidR="00737640" w:rsidRDefault="00737640" w14:paraId="07564734" w14:textId="421F6C2D">
      <w:pPr>
        <w:pStyle w:val="CommentText"/>
      </w:pPr>
      <w:r>
        <w:t>can be same, will be in TDD</w:t>
      </w:r>
      <w:r>
        <w:rPr>
          <w:rStyle w:val="CommentReference"/>
        </w:rPr>
        <w:annotationRef/>
      </w:r>
    </w:p>
  </w:comment>
  <w:comment w:initials="V" w:author="Vishnu" w:date="2024-08-23T12:17:00Z" w:id="261">
    <w:p w:rsidR="00737640" w:rsidP="00017A4F" w:rsidRDefault="00737640" w14:paraId="2EBD41F0" w14:textId="77777777">
      <w:pPr>
        <w:pStyle w:val="CommentText"/>
      </w:pPr>
      <w:r>
        <w:rPr>
          <w:rStyle w:val="CommentReference"/>
        </w:rPr>
        <w:annotationRef/>
      </w:r>
      <w:r>
        <w:rPr>
          <w:lang w:val="en-IN"/>
        </w:rPr>
        <w:t>If first transaction state in pending/not clear, in this scenario second  retry will be enabled ? All these transaction states need to be clearly advised.</w:t>
      </w:r>
    </w:p>
  </w:comment>
  <w:comment w:initials="BM" w:author="Binoy Medhi" w:date="2024-08-24T12:38:00Z" w:id="262">
    <w:p w:rsidR="00737640" w:rsidP="00017A4F" w:rsidRDefault="00737640" w14:paraId="2D974EDC" w14:textId="77777777">
      <w:pPr>
        <w:pStyle w:val="CommentText"/>
      </w:pPr>
      <w:r>
        <w:t>Done</w:t>
      </w:r>
      <w:r>
        <w:rPr>
          <w:rStyle w:val="CommentReference"/>
        </w:rPr>
        <w:annotationRef/>
      </w:r>
    </w:p>
  </w:comment>
  <w:comment w:initials="VG" w:author="Vishnu Gehlot" w:date="2024-08-29T16:47:00Z" w:id="263">
    <w:p w:rsidR="00737640" w:rsidRDefault="00737640" w14:paraId="094BC92A" w14:textId="1BD85DC3">
      <w:pPr>
        <w:pStyle w:val="CommentText"/>
      </w:pPr>
      <w:r>
        <w:t>failed or expired ?</w:t>
      </w:r>
      <w:r>
        <w:rPr>
          <w:rStyle w:val="CommentReference"/>
        </w:rPr>
        <w:annotationRef/>
      </w:r>
    </w:p>
  </w:comment>
  <w:comment w:initials="YM" w:author="Yogeshkumar Masam" w:date="2024-08-29T19:18:00Z" w:id="264">
    <w:p w:rsidR="00737640" w:rsidRDefault="00737640" w14:paraId="41E841D7" w14:textId="1116B737">
      <w:pPr>
        <w:pStyle w:val="CommentText"/>
      </w:pPr>
      <w:r>
        <w:t>Done</w:t>
      </w:r>
      <w:r>
        <w:rPr>
          <w:rStyle w:val="CommentReference"/>
        </w:rPr>
        <w:annotationRef/>
      </w:r>
    </w:p>
  </w:comment>
  <w:comment w:initials="VK" w:author="Vishnu Gehlot" w:date="2024-08-23T13:18:00Z" w:id="266">
    <w:p w:rsidR="00737640" w:rsidP="001F36F8" w:rsidRDefault="00737640" w14:paraId="390E84D8" w14:textId="77777777">
      <w:pPr>
        <w:pStyle w:val="CommentText"/>
      </w:pPr>
      <w:r>
        <w:rPr>
          <w:rStyle w:val="CommentReference"/>
        </w:rPr>
        <w:annotationRef/>
      </w:r>
      <w:r>
        <w:rPr>
          <w:lang w:val="en-IN"/>
        </w:rPr>
        <w:t>Partial refund handeling also needs to be advised.</w:t>
      </w:r>
    </w:p>
  </w:comment>
  <w:comment w:initials="ND" w:author="Neeraj Durgapal" w:date="2024-08-27T22:26:00Z" w:id="267">
    <w:p w:rsidR="00737640" w:rsidRDefault="00737640" w14:paraId="786FCFA5" w14:textId="3ADA40F1">
      <w:pPr>
        <w:pStyle w:val="CommentText"/>
      </w:pPr>
      <w:r>
        <w:rPr>
          <w:rStyle w:val="CommentReference"/>
        </w:rPr>
        <w:annotationRef/>
      </w:r>
      <w:r>
        <w:t>Done. Updated</w:t>
      </w:r>
    </w:p>
  </w:comment>
  <w:comment w:initials="VG" w:author="Vishnu Gehlot" w:date="2024-08-29T17:03:00Z" w:id="268">
    <w:p w:rsidR="00737640" w:rsidRDefault="00737640" w14:paraId="43358284" w14:textId="6FA03FCE">
      <w:pPr>
        <w:pStyle w:val="CommentText"/>
      </w:pPr>
      <w:r>
        <w:t>make comman api for refund/cancel</w:t>
      </w:r>
      <w:r>
        <w:rPr>
          <w:rStyle w:val="CommentReference"/>
        </w:rPr>
        <w:annotationRef/>
      </w:r>
    </w:p>
  </w:comment>
  <w:comment w:initials="YM" w:author="Yogeshkumar Masam" w:date="2024-08-29T19:19:00Z" w:id="269">
    <w:p w:rsidR="00737640" w:rsidRDefault="00737640" w14:paraId="29C99C29" w14:textId="6BBFF4FD">
      <w:pPr>
        <w:pStyle w:val="CommentText"/>
      </w:pPr>
      <w:r>
        <w:t>Noted</w:t>
      </w:r>
      <w:r>
        <w:rPr>
          <w:rStyle w:val="CommentReference"/>
        </w:rPr>
        <w:annotationRef/>
      </w:r>
    </w:p>
  </w:comment>
  <w:comment w:initials="V" w:author="Vishnu" w:date="2024-08-23T13:42:00Z" w:id="273">
    <w:p w:rsidR="00737640" w:rsidP="003949E1" w:rsidRDefault="00737640" w14:paraId="0741259C" w14:textId="77777777">
      <w:pPr>
        <w:pStyle w:val="CommentText"/>
      </w:pPr>
      <w:r>
        <w:rPr>
          <w:rStyle w:val="CommentReference"/>
        </w:rPr>
        <w:annotationRef/>
      </w:r>
      <w:r>
        <w:rPr>
          <w:lang w:val="en-IN"/>
        </w:rPr>
        <w:t>Not clear?</w:t>
      </w:r>
    </w:p>
  </w:comment>
  <w:comment w:initials="YM" w:author="Yogeshkumar Masam" w:date="2024-08-29T10:23:00Z" w:id="274">
    <w:p w:rsidR="00737640" w:rsidP="14D454E3" w:rsidRDefault="00737640" w14:paraId="1A35FB73" w14:textId="4B271EE1">
      <w:pPr>
        <w:pStyle w:val="CommentText"/>
        <w:rPr>
          <w:rStyle w:val="Hyperlink"/>
        </w:rPr>
      </w:pPr>
      <w:r>
        <w:t xml:space="preserve">updated flow is in sharing path - </w:t>
      </w:r>
      <w:hyperlink r:id="rId2">
        <w:r w:rsidRPr="14D454E3">
          <w:rPr>
            <w:rStyle w:val="Hyperlink"/>
          </w:rPr>
          <w:t>API end to end FLOW DFD.svg</w:t>
        </w:r>
      </w:hyperlink>
      <w:r>
        <w:rPr>
          <w:rStyle w:val="CommentReference"/>
        </w:rPr>
        <w:annotationRef/>
      </w:r>
    </w:p>
  </w:comment>
  <w:comment w:initials="V" w:author="Vishnu" w:date="2024-08-23T16:01:00Z" w:id="283">
    <w:p w:rsidR="00737640" w:rsidP="00874094" w:rsidRDefault="00737640" w14:paraId="38D4A308" w14:textId="77777777">
      <w:pPr>
        <w:pStyle w:val="CommentText"/>
      </w:pPr>
      <w:r>
        <w:rPr>
          <w:rStyle w:val="CommentReference"/>
        </w:rPr>
        <w:annotationRef/>
      </w:r>
      <w:r>
        <w:rPr>
          <w:lang w:val="en-IN"/>
        </w:rPr>
        <w:t>Not clear?</w:t>
      </w:r>
    </w:p>
  </w:comment>
  <w:comment w:initials="ND" w:author="Neeraj Durgapal" w:date="2024-08-27T22:32:00Z" w:id="284">
    <w:p w:rsidR="00737640" w:rsidRDefault="00737640" w14:paraId="55877D19" w14:textId="77777777">
      <w:pPr>
        <w:pStyle w:val="CommentText"/>
      </w:pPr>
      <w:r>
        <w:rPr>
          <w:rStyle w:val="CommentReference"/>
        </w:rPr>
        <w:annotationRef/>
      </w:r>
      <w:r>
        <w:t>Done. Updated.</w:t>
      </w:r>
    </w:p>
    <w:p w:rsidR="00737640" w:rsidRDefault="00737640" w14:paraId="350D0226" w14:textId="2C33AD2E">
      <w:pPr>
        <w:pStyle w:val="CommentText"/>
      </w:pPr>
    </w:p>
  </w:comment>
  <w:comment w:initials="VG" w:author="Vishnu Gehlot" w:date="2024-08-29T17:06:00Z" w:id="285">
    <w:p w:rsidR="00737640" w:rsidRDefault="00737640" w14:paraId="1A188FAC" w14:textId="14CE1BA5">
      <w:pPr>
        <w:pStyle w:val="CommentText"/>
      </w:pPr>
      <w:r>
        <w:t>still not clear</w:t>
      </w:r>
      <w:r>
        <w:rPr>
          <w:rStyle w:val="CommentReference"/>
        </w:rPr>
        <w:annotationRef/>
      </w:r>
    </w:p>
  </w:comment>
  <w:comment w:initials="YM" w:author="Yogeshkumar Masam" w:date="2024-08-29T18:24:00Z" w:id="286">
    <w:p w:rsidR="00737640" w:rsidRDefault="00737640" w14:paraId="7ECEE892" w14:textId="4A7D4DF0">
      <w:pPr>
        <w:pStyle w:val="CommentText"/>
      </w:pPr>
      <w:r>
        <w:t>encryption between front end back end ?</w:t>
      </w:r>
      <w:r>
        <w:rPr>
          <w:rStyle w:val="CommentReference"/>
        </w:rPr>
        <w:annotationRef/>
      </w:r>
    </w:p>
  </w:comment>
  <w:comment w:initials="YM" w:author="Yogeshkumar Masam" w:date="2024-08-29T20:01:00Z" w:id="287">
    <w:p w:rsidR="00737640" w:rsidRDefault="00737640" w14:paraId="675BC6FE" w14:textId="5C8168D0">
      <w:pPr>
        <w:pStyle w:val="CommentText"/>
      </w:pPr>
      <w:r>
        <w:t>Base64 encode and decode will be used.</w:t>
      </w:r>
      <w:r>
        <w:rPr>
          <w:rStyle w:val="CommentReference"/>
        </w:rPr>
        <w:annotationRef/>
      </w:r>
    </w:p>
  </w:comment>
  <w:comment w:initials="V" w:author="Vishnu" w:date="2024-08-23T16:02:00Z" w:id="290">
    <w:p w:rsidR="00737640" w:rsidP="00874094" w:rsidRDefault="00737640" w14:paraId="397374C6" w14:textId="77777777">
      <w:pPr>
        <w:pStyle w:val="CommentText"/>
      </w:pPr>
      <w:r>
        <w:rPr>
          <w:rStyle w:val="CommentReference"/>
        </w:rPr>
        <w:annotationRef/>
      </w:r>
      <w:r>
        <w:rPr>
          <w:lang w:val="en-IN"/>
        </w:rPr>
        <w:t>Who will use, whats the purpose?</w:t>
      </w:r>
    </w:p>
  </w:comment>
  <w:comment w:initials="BM" w:author="Binoy Medhi" w:date="2024-08-24T12:46:00Z" w:id="291">
    <w:p w:rsidR="00737640" w:rsidRDefault="00737640" w14:paraId="21CB0FC2" w14:textId="6AAEDBA9">
      <w:pPr>
        <w:pStyle w:val="CommentText"/>
      </w:pPr>
      <w:r>
        <w:t>Added</w:t>
      </w:r>
      <w:r>
        <w:rPr>
          <w:rStyle w:val="CommentReference"/>
        </w:rPr>
        <w:annotationRef/>
      </w:r>
    </w:p>
  </w:comment>
  <w:comment w:initials="YM" w:author="Yogeshkumar Masam" w:date="2024-08-29T18:25:00Z" w:id="292">
    <w:p w:rsidR="00737640" w:rsidRDefault="00737640" w14:paraId="3BFB71C3" w14:textId="21BB54A8">
      <w:pPr>
        <w:pStyle w:val="CommentText"/>
      </w:pPr>
      <w:r>
        <w:rPr>
          <w:rStyle w:val="CommentReference"/>
        </w:rPr>
        <w:annotationRef/>
      </w:r>
    </w:p>
    <w:p w:rsidR="00737640" w:rsidRDefault="00737640" w14:paraId="4E5D45B7" w14:textId="6F808900">
      <w:pPr>
        <w:pStyle w:val="CommentText"/>
      </w:pPr>
      <w:r>
        <w:t>?</w:t>
      </w:r>
    </w:p>
  </w:comment>
  <w:comment w:initials="YM" w:author="Yogeshkumar Masam" w:date="2024-08-29T20:02:00Z" w:id="293">
    <w:p w:rsidR="00737640" w:rsidRDefault="00737640" w14:paraId="1092422A" w14:textId="5368ECD5">
      <w:pPr>
        <w:pStyle w:val="CommentText"/>
      </w:pPr>
      <w:r>
        <w:t>Done</w:t>
      </w:r>
      <w:r>
        <w:rPr>
          <w:rStyle w:val="CommentReference"/>
        </w:rPr>
        <w:annotationRef/>
      </w:r>
    </w:p>
  </w:comment>
  <w:comment w:initials="YM" w:author="Yogeshkumar Masam" w:date="2024-08-29T18:25:00Z" w:id="294">
    <w:p w:rsidR="00737640" w:rsidRDefault="00737640" w14:paraId="6298A22B" w14:textId="19367A25">
      <w:pPr>
        <w:pStyle w:val="CommentText"/>
      </w:pPr>
      <w:r>
        <w:t>?</w:t>
      </w:r>
      <w:r>
        <w:rPr>
          <w:rStyle w:val="CommentReference"/>
        </w:rPr>
        <w:annotationRef/>
      </w:r>
    </w:p>
  </w:comment>
  <w:comment w:initials="YM" w:author="Yogeshkumar Masam" w:date="2024-08-29T20:02:00Z" w:id="295">
    <w:p w:rsidR="00737640" w:rsidRDefault="00737640" w14:paraId="7C96DA82" w14:textId="086A09FF">
      <w:pPr>
        <w:pStyle w:val="CommentText"/>
      </w:pPr>
      <w:r>
        <w:t>Done</w:t>
      </w:r>
      <w:r>
        <w:rPr>
          <w:rStyle w:val="CommentReference"/>
        </w:rPr>
        <w:annotationRef/>
      </w:r>
    </w:p>
  </w:comment>
  <w:comment w:initials="V" w:author="Vishnu" w:date="2024-08-23T16:06:00Z" w:id="300">
    <w:p w:rsidR="00737640" w:rsidP="00874094" w:rsidRDefault="00737640" w14:paraId="2F78FED5" w14:textId="77777777">
      <w:pPr>
        <w:pStyle w:val="CommentText"/>
      </w:pPr>
      <w:r>
        <w:rPr>
          <w:rStyle w:val="CommentReference"/>
        </w:rPr>
        <w:annotationRef/>
      </w:r>
      <w:r>
        <w:rPr>
          <w:lang w:val="en-IN"/>
        </w:rPr>
        <w:t>Requries more details</w:t>
      </w:r>
    </w:p>
  </w:comment>
  <w:comment w:initials="ND" w:author="Neeraj Durgapal" w:date="2024-08-27T22:32:00Z" w:id="301">
    <w:p w:rsidR="00737640" w:rsidRDefault="00737640" w14:paraId="11D76E7F" w14:textId="67286784">
      <w:pPr>
        <w:pStyle w:val="CommentText"/>
      </w:pPr>
      <w:r>
        <w:rPr>
          <w:rStyle w:val="CommentReference"/>
        </w:rPr>
        <w:annotationRef/>
      </w:r>
      <w:r>
        <w:t>As per current configuration all checks are mention. Business need to comment if any more rfc check need to be configure.</w:t>
      </w:r>
    </w:p>
  </w:comment>
  <w:comment w:initials="VG" w:author="Vishnu Gehlot" w:date="2024-08-29T17:07:00Z" w:id="302">
    <w:p w:rsidR="00737640" w:rsidRDefault="00737640" w14:paraId="2A38F307" w14:textId="7E8E93F3">
      <w:pPr>
        <w:pStyle w:val="CommentText"/>
      </w:pPr>
      <w:r>
        <w:t>please discuss with FRM details</w:t>
      </w:r>
      <w:r>
        <w:rPr>
          <w:rStyle w:val="CommentReference"/>
        </w:rPr>
        <w:annotationRef/>
      </w:r>
    </w:p>
  </w:comment>
  <w:comment w:initials="VG" w:author="Vishnu Gehlot" w:date="2024-08-29T17:10:00Z" w:id="305">
    <w:p w:rsidR="00737640" w:rsidRDefault="00737640" w14:paraId="24D55496" w14:textId="316A0418">
      <w:pPr>
        <w:pStyle w:val="CommentText"/>
      </w:pPr>
      <w:r>
        <w:t>configuable as per merchants</w:t>
      </w:r>
      <w:r>
        <w:rPr>
          <w:rStyle w:val="CommentReference"/>
        </w:rPr>
        <w:annotationRef/>
      </w:r>
    </w:p>
  </w:comment>
  <w:comment w:initials="YM" w:author="Yogeshkumar Masam" w:date="2024-08-29T19:54:00Z" w:id="306">
    <w:p w:rsidR="00737640" w:rsidRDefault="00737640" w14:paraId="1B279D76" w14:textId="6062C8B0">
      <w:pPr>
        <w:pStyle w:val="CommentText"/>
      </w:pPr>
      <w:r>
        <w:t>Done</w:t>
      </w:r>
      <w:r>
        <w:rPr>
          <w:rStyle w:val="CommentReference"/>
        </w:rPr>
        <w:annotationRef/>
      </w:r>
    </w:p>
  </w:comment>
  <w:comment w:initials="VG" w:author="Vishnu Gehlot" w:date="2024-08-29T17:28:00Z" w:id="307">
    <w:p w:rsidR="00737640" w:rsidRDefault="00737640" w14:paraId="38F2A4D5" w14:textId="403682AD">
      <w:pPr>
        <w:pStyle w:val="CommentText"/>
      </w:pPr>
      <w:r>
        <w:t>Response reason, its code from each channel , corresponding user message need to be added.</w:t>
      </w:r>
      <w:r>
        <w:rPr>
          <w:rStyle w:val="CommentReference"/>
        </w:rPr>
        <w:annotationRef/>
      </w:r>
    </w:p>
  </w:comment>
  <w:comment w:initials="VG" w:author="Vishnu Gehlot" w:date="2024-08-29T17:10:00Z" w:id="329">
    <w:p w:rsidR="00737640" w:rsidRDefault="00737640" w14:paraId="4EF95240" w14:textId="316A0418">
      <w:pPr>
        <w:pStyle w:val="CommentText"/>
      </w:pPr>
      <w:r>
        <w:t>configuable as per merchants</w:t>
      </w:r>
      <w:r>
        <w:rPr>
          <w:rStyle w:val="CommentReference"/>
        </w:rPr>
        <w:annotationRef/>
      </w:r>
    </w:p>
  </w:comment>
  <w:comment w:initials="YM" w:author="Yogeshkumar Masam" w:date="2024-08-29T19:54:00Z" w:id="330">
    <w:p w:rsidR="00737640" w:rsidRDefault="00737640" w14:paraId="007A5CF9" w14:textId="1621A24D">
      <w:pPr>
        <w:pStyle w:val="CommentText"/>
      </w:pPr>
      <w:r>
        <w:t>Done</w:t>
      </w:r>
      <w:r>
        <w:rPr>
          <w:rStyle w:val="CommentReference"/>
        </w:rPr>
        <w:annotationRef/>
      </w:r>
    </w:p>
  </w:comment>
  <w:comment w:initials="VG" w:author="Vishnu Gehlot" w:date="2024-08-29T15:33:00Z" w:id="331">
    <w:p w:rsidR="00737640" w:rsidRDefault="00737640" w14:paraId="2241B12D" w14:textId="3085095E">
      <w:pPr>
        <w:pStyle w:val="CommentText"/>
      </w:pPr>
      <w:r>
        <w:t>As discussed, backend SDK will request token for each request.</w:t>
      </w:r>
      <w:r>
        <w:rPr>
          <w:rStyle w:val="CommentReference"/>
        </w:rPr>
        <w:annotationRef/>
      </w:r>
    </w:p>
    <w:p w:rsidR="00737640" w:rsidRDefault="00737640" w14:paraId="302939FB" w14:textId="20302DC3">
      <w:pPr>
        <w:pStyle w:val="CommentText"/>
      </w:pPr>
    </w:p>
    <w:p w:rsidR="00737640" w:rsidRDefault="00737640" w14:paraId="27D1AE31" w14:textId="04375229">
      <w:pPr>
        <w:pStyle w:val="CommentText"/>
      </w:pPr>
      <w:r>
        <w:t xml:space="preserve">Token generation handling at SBIePay end may have 2 approaches for Customer/Order creation: </w:t>
      </w:r>
    </w:p>
    <w:p w:rsidR="00737640" w:rsidRDefault="00737640" w14:paraId="1215EF9E" w14:textId="1AE26D7E">
      <w:pPr>
        <w:pStyle w:val="CommentText"/>
      </w:pPr>
    </w:p>
    <w:p w:rsidR="00737640" w:rsidRDefault="00737640" w14:paraId="6E5D422A" w14:textId="70A2EDDD">
      <w:pPr>
        <w:pStyle w:val="CommentText"/>
      </w:pPr>
      <w:r>
        <w:t>a) check token exist against mid + token_function and not expired then return same token, if token does not exist/expired generate new token.</w:t>
      </w:r>
    </w:p>
    <w:p w:rsidR="00737640" w:rsidRDefault="00737640" w14:paraId="7FC61885" w14:textId="6BCE9203">
      <w:pPr>
        <w:pStyle w:val="CommentText"/>
      </w:pPr>
    </w:p>
    <w:p w:rsidR="00737640" w:rsidRDefault="00737640" w14:paraId="7961B443" w14:textId="58C90687">
      <w:pPr>
        <w:pStyle w:val="CommentText"/>
      </w:pPr>
      <w:r>
        <w:t xml:space="preserve">b) don't check for token existence, always generate new token. </w:t>
      </w:r>
    </w:p>
    <w:p w:rsidR="00737640" w:rsidRDefault="00737640" w14:paraId="3A1A8020" w14:textId="52F3FAC4">
      <w:pPr>
        <w:pStyle w:val="CommentText"/>
      </w:pPr>
    </w:p>
    <w:p w:rsidR="00737640" w:rsidRDefault="00737640" w14:paraId="1266048E" w14:textId="3FE2166C">
      <w:pPr>
        <w:pStyle w:val="CommentText"/>
      </w:pPr>
      <w:r>
        <w:t>Please advise pros and cons of both and discuss.</w:t>
      </w:r>
    </w:p>
    <w:p w:rsidR="00737640" w:rsidRDefault="00737640" w14:paraId="51DC34F1" w14:textId="0FD46BC6">
      <w:pPr>
        <w:pStyle w:val="CommentText"/>
      </w:pPr>
    </w:p>
  </w:comment>
  <w:comment w:initials="VG" w:author="Vishnu Gehlot" w:date="2024-08-29T15:33:00Z" w:id="332">
    <w:p w:rsidR="00737640" w:rsidRDefault="00737640" w14:paraId="5D53FF51" w14:textId="3085095E">
      <w:pPr>
        <w:pStyle w:val="CommentText"/>
      </w:pPr>
      <w:r>
        <w:t>As discussed, backend SDK will request token for each request.</w:t>
      </w:r>
      <w:r>
        <w:rPr>
          <w:rStyle w:val="CommentReference"/>
        </w:rPr>
        <w:annotationRef/>
      </w:r>
    </w:p>
    <w:p w:rsidR="00737640" w:rsidRDefault="00737640" w14:paraId="38A97195" w14:textId="20302DC3">
      <w:pPr>
        <w:pStyle w:val="CommentText"/>
      </w:pPr>
    </w:p>
    <w:p w:rsidR="00737640" w:rsidRDefault="00737640" w14:paraId="557DDEFC" w14:textId="04375229">
      <w:pPr>
        <w:pStyle w:val="CommentText"/>
      </w:pPr>
      <w:r>
        <w:t xml:space="preserve">Token generation handling at SBIePay end may have 2 approaches for Customer/Order creation: </w:t>
      </w:r>
    </w:p>
    <w:p w:rsidR="00737640" w:rsidRDefault="00737640" w14:paraId="2621094D" w14:textId="1AE26D7E">
      <w:pPr>
        <w:pStyle w:val="CommentText"/>
      </w:pPr>
    </w:p>
    <w:p w:rsidR="00737640" w:rsidRDefault="00737640" w14:paraId="76933F45" w14:textId="70A2EDDD">
      <w:pPr>
        <w:pStyle w:val="CommentText"/>
      </w:pPr>
      <w:r>
        <w:t>a) check token exist against mid + token_function and not expired then return same token, if token does not exist/expired generate new token.</w:t>
      </w:r>
    </w:p>
    <w:p w:rsidR="00737640" w:rsidRDefault="00737640" w14:paraId="2DF530F3" w14:textId="6BCE9203">
      <w:pPr>
        <w:pStyle w:val="CommentText"/>
      </w:pPr>
    </w:p>
    <w:p w:rsidR="00737640" w:rsidRDefault="00737640" w14:paraId="2A1326AB" w14:textId="58C90687">
      <w:pPr>
        <w:pStyle w:val="CommentText"/>
      </w:pPr>
      <w:r>
        <w:t xml:space="preserve">b) don't check for token existence, always generate new token. </w:t>
      </w:r>
    </w:p>
    <w:p w:rsidR="00737640" w:rsidRDefault="00737640" w14:paraId="70363860" w14:textId="52F3FAC4">
      <w:pPr>
        <w:pStyle w:val="CommentText"/>
      </w:pPr>
    </w:p>
    <w:p w:rsidR="00737640" w:rsidRDefault="00737640" w14:paraId="405AE139" w14:textId="3FE2166C">
      <w:pPr>
        <w:pStyle w:val="CommentText"/>
      </w:pPr>
      <w:r>
        <w:t>Please advise pros and cons of both and discuss.</w:t>
      </w:r>
    </w:p>
    <w:p w:rsidR="00737640" w:rsidRDefault="00737640" w14:paraId="2087AD99" w14:textId="0FD46BC6">
      <w:pPr>
        <w:pStyle w:val="CommentText"/>
      </w:pPr>
    </w:p>
  </w:comment>
  <w:comment w:initials="YM" w:author="Yogeshkumar Masam" w:date="2024-08-31T20:18:00Z" w:id="333">
    <w:p w:rsidR="00737640" w:rsidRDefault="00737640" w14:paraId="7F60204E" w14:textId="62D26AB5">
      <w:pPr>
        <w:pStyle w:val="CommentText"/>
      </w:pPr>
      <w:r>
        <w:t>As discussed, finalizing approach A.</w:t>
      </w: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D98DD7" w15:done="0"/>
  <w15:commentEx w15:paraId="43C2109E" w15:done="0"/>
  <w15:commentEx w15:paraId="40A1C8C8" w15:done="0"/>
  <w15:commentEx w15:paraId="2613CCD2" w15:paraIdParent="40A1C8C8" w15:done="0"/>
  <w15:commentEx w15:paraId="05537D90" w15:done="0"/>
  <w15:commentEx w15:paraId="428CF8AB" w15:paraIdParent="05537D90" w15:done="0"/>
  <w15:commentEx w15:paraId="1CA53E92" w15:done="0"/>
  <w15:commentEx w15:paraId="3E7A7153" w15:paraIdParent="1CA53E92" w15:done="0"/>
  <w15:commentEx w15:paraId="451957CF" w15:done="0"/>
  <w15:commentEx w15:paraId="153C2039" w15:done="0"/>
  <w15:commentEx w15:paraId="37241D48" w15:done="0"/>
  <w15:commentEx w15:paraId="0F203B4A" w15:done="0"/>
  <w15:commentEx w15:paraId="16AEB9B8" w15:done="0"/>
  <w15:commentEx w15:paraId="07BA5FCD" w15:done="0"/>
  <w15:commentEx w15:paraId="22CA55FC" w15:paraIdParent="07BA5FCD" w15:done="0"/>
  <w15:commentEx w15:paraId="25E66F3C" w15:done="0"/>
  <w15:commentEx w15:paraId="1558B96F" w15:paraIdParent="25E66F3C" w15:done="0"/>
  <w15:commentEx w15:paraId="0518B9AC" w15:done="0"/>
  <w15:commentEx w15:paraId="59DE1D3B" w15:done="0"/>
  <w15:commentEx w15:paraId="21240DC3" w15:paraIdParent="59DE1D3B" w15:done="0"/>
  <w15:commentEx w15:paraId="4280367A" w15:paraIdParent="59DE1D3B" w15:done="0"/>
  <w15:commentEx w15:paraId="637FB473" w15:done="0"/>
  <w15:commentEx w15:paraId="0A35AF05" w15:paraIdParent="637FB473" w15:done="0"/>
  <w15:commentEx w15:paraId="4FCC960D" w15:done="0"/>
  <w15:commentEx w15:paraId="0C83EB35" w15:paraIdParent="4FCC960D" w15:done="0"/>
  <w15:commentEx w15:paraId="1C88A95B" w15:done="0"/>
  <w15:commentEx w15:paraId="58755ECC" w15:paraIdParent="1C88A95B" w15:done="0"/>
  <w15:commentEx w15:paraId="44B983F9" w15:done="0"/>
  <w15:commentEx w15:paraId="5F50A0EB" w15:paraIdParent="44B983F9" w15:done="0"/>
  <w15:commentEx w15:paraId="26EFDFED" w15:done="0"/>
  <w15:commentEx w15:paraId="0CD3E84B" w15:paraIdParent="26EFDFED" w15:done="0"/>
  <w15:commentEx w15:paraId="3C285CEC" w15:done="0"/>
  <w15:commentEx w15:paraId="44CE5AAB" w15:done="0"/>
  <w15:commentEx w15:paraId="0AC6FFF1" w15:paraIdParent="44CE5AAB" w15:done="0"/>
  <w15:commentEx w15:paraId="3566F36F" w15:done="0"/>
  <w15:commentEx w15:paraId="0EE62369" w15:paraIdParent="3566F36F" w15:done="0"/>
  <w15:commentEx w15:paraId="6C44BBC6" w15:paraIdParent="3566F36F" w15:done="0"/>
  <w15:commentEx w15:paraId="6CEF332C" w15:paraIdParent="3566F36F" w15:done="0"/>
  <w15:commentEx w15:paraId="51ED67BD" w15:paraIdParent="3566F36F" w15:done="0"/>
  <w15:commentEx w15:paraId="56CC0A27" w15:paraIdParent="3566F36F" w15:done="0"/>
  <w15:commentEx w15:paraId="41C34F34" w15:done="0"/>
  <w15:commentEx w15:paraId="0B2FDDEE" w15:done="0"/>
  <w15:commentEx w15:paraId="33928A51" w15:paraIdParent="0B2FDDEE" w15:done="0"/>
  <w15:commentEx w15:paraId="4C16299A" w15:paraIdParent="0B2FDDEE" w15:done="0"/>
  <w15:commentEx w15:paraId="02754949" w15:done="0"/>
  <w15:commentEx w15:paraId="32A97056" w15:paraIdParent="02754949" w15:done="0"/>
  <w15:commentEx w15:paraId="068C689C" w15:done="0"/>
  <w15:commentEx w15:paraId="53DCCAAD" w15:paraIdParent="068C689C" w15:done="0"/>
  <w15:commentEx w15:paraId="2D5F051E" w15:paraIdParent="068C689C" w15:done="0"/>
  <w15:commentEx w15:paraId="56E0E160" w15:done="0"/>
  <w15:commentEx w15:paraId="71DA0CEE" w15:paraIdParent="56E0E160" w15:done="0"/>
  <w15:commentEx w15:paraId="4E3B993C" w15:done="0"/>
  <w15:commentEx w15:paraId="38626CE2" w15:paraIdParent="4E3B993C" w15:done="0"/>
  <w15:commentEx w15:paraId="0DD20FC0" w15:paraIdParent="4E3B993C" w15:done="0"/>
  <w15:commentEx w15:paraId="2A6A0810" w15:done="0"/>
  <w15:commentEx w15:paraId="7F8C1799" w15:paraIdParent="2A6A0810" w15:done="0"/>
  <w15:commentEx w15:paraId="47944702" w15:done="0"/>
  <w15:commentEx w15:paraId="27C622E1" w15:paraIdParent="47944702" w15:done="0"/>
  <w15:commentEx w15:paraId="30EC888C" w15:paraIdParent="47944702" w15:done="0"/>
  <w15:commentEx w15:paraId="2C1CD3F0" w15:done="0"/>
  <w15:commentEx w15:paraId="4C3A8D39" w15:paraIdParent="2C1CD3F0" w15:done="0"/>
  <w15:commentEx w15:paraId="69BE5292" w15:done="0"/>
  <w15:commentEx w15:paraId="06C26556" w15:paraIdParent="69BE5292" w15:done="0"/>
  <w15:commentEx w15:paraId="6D484C49" w15:done="0"/>
  <w15:commentEx w15:paraId="6AEA6D21" w15:paraIdParent="6D484C49" w15:done="0"/>
  <w15:commentEx w15:paraId="4333847B" w15:done="0"/>
  <w15:commentEx w15:paraId="6EEEDB0E" w15:paraIdParent="4333847B" w15:done="0"/>
  <w15:commentEx w15:paraId="2FB00830" w15:done="0"/>
  <w15:commentEx w15:paraId="1E1ABFC8" w15:done="0"/>
  <w15:commentEx w15:paraId="07564734" w15:paraIdParent="1E1ABFC8" w15:done="0"/>
  <w15:commentEx w15:paraId="2EBD41F0" w15:done="0"/>
  <w15:commentEx w15:paraId="2D974EDC" w15:paraIdParent="2EBD41F0" w15:done="0"/>
  <w15:commentEx w15:paraId="094BC92A" w15:done="0"/>
  <w15:commentEx w15:paraId="41E841D7" w15:paraIdParent="094BC92A" w15:done="0"/>
  <w15:commentEx w15:paraId="390E84D8" w15:done="0"/>
  <w15:commentEx w15:paraId="786FCFA5" w15:paraIdParent="390E84D8" w15:done="0"/>
  <w15:commentEx w15:paraId="43358284" w15:done="0"/>
  <w15:commentEx w15:paraId="29C99C29" w15:paraIdParent="43358284" w15:done="0"/>
  <w15:commentEx w15:paraId="0741259C" w15:done="0"/>
  <w15:commentEx w15:paraId="1A35FB73" w15:paraIdParent="0741259C" w15:done="0"/>
  <w15:commentEx w15:paraId="38D4A308" w15:done="0"/>
  <w15:commentEx w15:paraId="350D0226" w15:paraIdParent="38D4A308" w15:done="0"/>
  <w15:commentEx w15:paraId="1A188FAC" w15:paraIdParent="38D4A308" w15:done="0"/>
  <w15:commentEx w15:paraId="7ECEE892" w15:paraIdParent="38D4A308" w15:done="0"/>
  <w15:commentEx w15:paraId="675BC6FE" w15:paraIdParent="38D4A308" w15:done="0"/>
  <w15:commentEx w15:paraId="397374C6" w15:done="0"/>
  <w15:commentEx w15:paraId="21CB0FC2" w15:paraIdParent="397374C6" w15:done="0"/>
  <w15:commentEx w15:paraId="4E5D45B7" w15:done="0"/>
  <w15:commentEx w15:paraId="1092422A" w15:paraIdParent="4E5D45B7" w15:done="0"/>
  <w15:commentEx w15:paraId="6298A22B" w15:done="0"/>
  <w15:commentEx w15:paraId="7C96DA82" w15:paraIdParent="6298A22B" w15:done="0"/>
  <w15:commentEx w15:paraId="2F78FED5" w15:done="0"/>
  <w15:commentEx w15:paraId="11D76E7F" w15:paraIdParent="2F78FED5" w15:done="0"/>
  <w15:commentEx w15:paraId="2A38F307" w15:paraIdParent="2F78FED5" w15:done="0"/>
  <w15:commentEx w15:paraId="24D55496" w15:done="0"/>
  <w15:commentEx w15:paraId="1B279D76" w15:paraIdParent="24D55496" w15:done="0"/>
  <w15:commentEx w15:paraId="38F2A4D5" w15:done="0"/>
  <w15:commentEx w15:paraId="4EF95240" w15:done="0"/>
  <w15:commentEx w15:paraId="007A5CF9" w15:paraIdParent="4EF95240" w15:done="0"/>
  <w15:commentEx w15:paraId="51DC34F1" w15:done="0"/>
  <w15:commentEx w15:paraId="2087AD99" w15:done="0"/>
  <w15:commentEx w15:paraId="7F60204E" w15:paraIdParent="2087AD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D11AF9" w16cex:dateUtc="2024-08-24T07:20:00Z"/>
  <w16cex:commentExtensible w16cex:durableId="3E97E3AB" w16cex:dateUtc="2024-09-10T12:20:00Z"/>
  <w16cex:commentExtensible w16cex:durableId="1838FDB5" w16cex:dateUtc="2024-09-11T11:13:00Z"/>
  <w16cex:commentExtensible w16cex:durableId="59D83253" w16cex:dateUtc="2024-09-12T10:38:00Z"/>
  <w16cex:commentExtensible w16cex:durableId="20BE32A8" w16cex:dateUtc="2024-08-22T11:38:00Z"/>
  <w16cex:commentExtensible w16cex:durableId="744BB58A" w16cex:dateUtc="2024-08-24T07:35:00Z"/>
  <w16cex:commentExtensible w16cex:durableId="5ADA4FF9" w16cex:dateUtc="2024-08-22T11:45:00Z"/>
  <w16cex:commentExtensible w16cex:durableId="0C9CE83A" w16cex:dateUtc="2024-08-24T07:36:00Z"/>
  <w16cex:commentExtensible w16cex:durableId="32CAAA89" w16cex:dateUtc="2024-09-11T11:42:00Z"/>
  <w16cex:commentExtensible w16cex:durableId="52530C44" w16cex:dateUtc="2024-08-29T10:03:00Z"/>
  <w16cex:commentExtensible w16cex:durableId="791A80F3" w16cex:dateUtc="2024-09-01T11:58:00Z"/>
  <w16cex:commentExtensible w16cex:durableId="43DEE62B" w16cex:dateUtc="2024-09-11T11:53:00Z"/>
  <w16cex:commentExtensible w16cex:durableId="53D1DCC0" w16cex:dateUtc="2024-09-11T11:54:00Z"/>
  <w16cex:commentExtensible w16cex:durableId="72BC6FD9" w16cex:dateUtc="2024-08-22T11:48:00Z"/>
  <w16cex:commentExtensible w16cex:durableId="1304A6F3" w16cex:dateUtc="2024-08-24T06:05:00Z"/>
  <w16cex:commentExtensible w16cex:durableId="35659A17" w16cex:dateUtc="2024-08-22T11:58:00Z"/>
  <w16cex:commentExtensible w16cex:durableId="07F17469" w16cex:dateUtc="2024-08-24T06:05:00Z"/>
  <w16cex:commentExtensible w16cex:durableId="0E1D2672" w16cex:dateUtc="2024-09-12T05:13:00Z"/>
  <w16cex:commentExtensible w16cex:durableId="6B5CAC06" w16cex:dateUtc="2024-08-22T12:18:00Z"/>
  <w16cex:commentExtensible w16cex:durableId="3C0EEAA0" w16cex:dateUtc="2024-08-24T06:05:00Z"/>
  <w16cex:commentExtensible w16cex:durableId="7A7B04C5" w16cex:dateUtc="2024-08-29T10:40:00Z"/>
  <w16cex:commentExtensible w16cex:durableId="740F5189" w16cex:dateUtc="2024-08-29T13:23:00Z"/>
  <w16cex:commentExtensible w16cex:durableId="6AE0A0A3" w16cex:dateUtc="2024-08-22T12:12:00Z"/>
  <w16cex:commentExtensible w16cex:durableId="2F6CC35A" w16cex:dateUtc="2024-08-22T12:13:00Z"/>
  <w16cex:commentExtensible w16cex:durableId="3E5785D4" w16cex:dateUtc="2024-08-24T06:07:00Z"/>
  <w16cex:commentExtensible w16cex:durableId="336BBC86" w16cex:dateUtc="2024-08-23T04:57:00Z"/>
  <w16cex:commentExtensible w16cex:durableId="1DF0D1C7" w16cex:dateUtc="2024-08-24T06:13:00Z"/>
  <w16cex:commentExtensible w16cex:durableId="4324C4C7" w16cex:dateUtc="2024-08-31T12:06:00Z"/>
  <w16cex:commentExtensible w16cex:durableId="3123F0F3" w16cex:dateUtc="2024-08-31T14:33:00Z"/>
  <w16cex:commentExtensible w16cex:durableId="5BD4CB64" w16cex:dateUtc="2024-08-31T12:06:00Z"/>
  <w16cex:commentExtensible w16cex:durableId="4C3172DE" w16cex:dateUtc="2024-08-24T07:19:00Z"/>
  <w16cex:commentExtensible w16cex:durableId="3912DC9B" w16cex:dateUtc="2024-08-23T05:08:00Z"/>
  <w16cex:commentExtensible w16cex:durableId="7A679233" w16cex:dateUtc="2024-08-24T06:14:00Z"/>
  <w16cex:commentExtensible w16cex:durableId="6CA3BD89" w16cex:dateUtc="2024-08-24T06:14:00Z"/>
  <w16cex:commentExtensible w16cex:durableId="13877DCC" w16cex:dateUtc="2024-08-29T10:57:00Z"/>
  <w16cex:commentExtensible w16cex:durableId="0BA6BDA4" w16cex:dateUtc="2024-08-29T13:46:00Z"/>
  <w16cex:commentExtensible w16cex:durableId="484BEBD1" w16cex:dateUtc="2024-08-23T05:09:00Z"/>
  <w16cex:commentExtensible w16cex:durableId="7D3C6D6F" w16cex:dateUtc="2024-08-23T05:24:00Z"/>
  <w16cex:commentExtensible w16cex:durableId="22343A89" w16cex:dateUtc="2024-08-24T06:19:00Z"/>
  <w16cex:commentExtensible w16cex:durableId="34BEEBFB" w16cex:dateUtc="2024-08-23T05:23:00Z"/>
  <w16cex:commentExtensible w16cex:durableId="526EA670" w16cex:dateUtc="2024-08-24T06:20:00Z"/>
  <w16cex:commentExtensible w16cex:durableId="1F88AF98" w16cex:dateUtc="2024-08-23T05:27:00Z"/>
  <w16cex:commentExtensible w16cex:durableId="63A19F97" w16cex:dateUtc="2024-08-24T06:27:00Z"/>
  <w16cex:commentExtensible w16cex:durableId="3BA1708E" w16cex:dateUtc="2024-08-23T05:17:00Z"/>
  <w16cex:commentExtensible w16cex:durableId="6AF0C559" w16cex:dateUtc="2024-08-24T06:20:00Z"/>
  <w16cex:commentExtensible w16cex:durableId="6A9B4000" w16cex:dateUtc="2024-08-23T05:15:00Z"/>
  <w16cex:commentExtensible w16cex:durableId="2CB2FBB0" w16cex:dateUtc="2024-08-24T06:31:00Z"/>
  <w16cex:commentExtensible w16cex:durableId="7A0D6B68" w16cex:dateUtc="2024-08-23T05:19:00Z"/>
  <w16cex:commentExtensible w16cex:durableId="1420E667" w16cex:dateUtc="2024-08-24T06:41:00Z"/>
  <w16cex:commentExtensible w16cex:durableId="172856E2" w16cex:dateUtc="2024-08-23T05:22:00Z"/>
  <w16cex:commentExtensible w16cex:durableId="616273F9" w16cex:dateUtc="2024-08-24T06:41:00Z"/>
  <w16cex:commentExtensible w16cex:durableId="4C2C7E54" w16cex:dateUtc="2024-08-29T11:27:00Z"/>
  <w16cex:commentExtensible w16cex:durableId="59C8DCDF" w16cex:dateUtc="2024-08-31T12:20:00Z"/>
  <w16cex:commentExtensible w16cex:durableId="7C353BD7" w16cex:dateUtc="2024-08-29T11:08:00Z"/>
  <w16cex:commentExtensible w16cex:durableId="1485C598" w16cex:dateUtc="2024-08-29T13:50:00Z"/>
  <w16cex:commentExtensible w16cex:durableId="505E7780" w16cex:dateUtc="2024-08-29T11:10:00Z"/>
  <w16cex:commentExtensible w16cex:durableId="130101C1" w16cex:dateUtc="2024-08-29T13:50:00Z"/>
  <w16cex:commentExtensible w16cex:durableId="7025E683" w16cex:dateUtc="2024-08-23T05:28:00Z"/>
  <w16cex:commentExtensible w16cex:durableId="71D16F13" w16cex:dateUtc="2024-08-24T06:42:00Z"/>
  <w16cex:commentExtensible w16cex:durableId="03845D9A" w16cex:dateUtc="2024-08-29T11:11:00Z"/>
  <w16cex:commentExtensible w16cex:durableId="1E47E732" w16cex:dateUtc="2024-08-23T06:10:00Z"/>
  <w16cex:commentExtensible w16cex:durableId="53ED2306" w16cex:dateUtc="2024-08-24T07:05:00Z"/>
  <w16cex:commentExtensible w16cex:durableId="730ACE7E" w16cex:dateUtc="2024-08-29T11:17:00Z"/>
  <w16cex:commentExtensible w16cex:durableId="4BC22943" w16cex:dateUtc="2024-08-29T13:48:00Z"/>
  <w16cex:commentExtensible w16cex:durableId="07587B57" w16cex:dateUtc="2024-08-23T07:48:00Z"/>
  <w16cex:commentExtensible w16cex:durableId="4BD98D68" w16cex:dateUtc="2024-08-29T11:33:00Z"/>
  <w16cex:commentExtensible w16cex:durableId="3CFD8904" w16cex:dateUtc="2024-08-29T13:49:00Z"/>
  <w16cex:commentExtensible w16cex:durableId="21D79D46" w16cex:dateUtc="2024-08-29T04:53:00Z"/>
  <w16cex:commentExtensible w16cex:durableId="00E9558C" w16cex:dateUtc="2024-08-23T10:31:00Z"/>
  <w16cex:commentExtensible w16cex:durableId="5C9BE8E9" w16cex:dateUtc="2024-08-29T11:36:00Z"/>
  <w16cex:commentExtensible w16cex:durableId="4C88BCB4" w16cex:dateUtc="2024-08-29T12:54:00Z"/>
  <w16cex:commentExtensible w16cex:durableId="53F6B313" w16cex:dateUtc="2024-08-29T14:31:00Z"/>
  <w16cex:commentExtensible w16cex:durableId="4DB00B72" w16cex:dateUtc="2024-08-23T10:32:00Z"/>
  <w16cex:commentExtensible w16cex:durableId="1F87DA46" w16cex:dateUtc="2024-08-24T07:16:00Z"/>
  <w16cex:commentExtensible w16cex:durableId="2E2078E8" w16cex:dateUtc="2024-08-29T12:55:00Z"/>
  <w16cex:commentExtensible w16cex:durableId="294C8E7B" w16cex:dateUtc="2024-08-29T14:32:00Z"/>
  <w16cex:commentExtensible w16cex:durableId="699F122C" w16cex:dateUtc="2024-08-29T12:55:00Z"/>
  <w16cex:commentExtensible w16cex:durableId="0B8748B2" w16cex:dateUtc="2024-08-29T14:32:00Z"/>
  <w16cex:commentExtensible w16cex:durableId="251742B1" w16cex:dateUtc="2024-08-23T10:36:00Z"/>
  <w16cex:commentExtensible w16cex:durableId="2D7AEEB4" w16cex:dateUtc="2024-08-29T11:37:00Z"/>
  <w16cex:commentExtensible w16cex:durableId="1E7DAB2C" w16cex:dateUtc="2024-08-29T11:40:00Z"/>
  <w16cex:commentExtensible w16cex:durableId="2CB80809" w16cex:dateUtc="2024-08-29T14:24:00Z"/>
  <w16cex:commentExtensible w16cex:durableId="2E8DA66E" w16cex:dateUtc="2024-08-29T11:58:00Z"/>
  <w16cex:commentExtensible w16cex:durableId="3E030364" w16cex:dateUtc="2024-08-29T11:40:00Z"/>
  <w16cex:commentExtensible w16cex:durableId="30DE6B80" w16cex:dateUtc="2024-08-29T14:24:00Z"/>
  <w16cex:commentExtensible w16cex:durableId="5DD22917" w16cex:dateUtc="2024-08-29T10:03:00Z"/>
  <w16cex:commentExtensible w16cex:durableId="5641DFD6" w16cex:dateUtc="2024-08-29T10:03:00Z"/>
  <w16cex:commentExtensible w16cex:durableId="4710265A" w16cex:dateUtc="2024-08-31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D98DD7" w16cid:durableId="22D11AF9"/>
  <w16cid:commentId w16cid:paraId="43C2109E" w16cid:durableId="3E97E3AB"/>
  <w16cid:commentId w16cid:paraId="40A1C8C8" w16cid:durableId="1838FDB5"/>
  <w16cid:commentId w16cid:paraId="2613CCD2" w16cid:durableId="59D83253"/>
  <w16cid:commentId w16cid:paraId="05537D90" w16cid:durableId="20BE32A8"/>
  <w16cid:commentId w16cid:paraId="428CF8AB" w16cid:durableId="744BB58A"/>
  <w16cid:commentId w16cid:paraId="1CA53E92" w16cid:durableId="5ADA4FF9"/>
  <w16cid:commentId w16cid:paraId="3E7A7153" w16cid:durableId="0C9CE83A"/>
  <w16cid:commentId w16cid:paraId="451957CF" w16cid:durableId="32CAAA89"/>
  <w16cid:commentId w16cid:paraId="153C2039" w16cid:durableId="52530C44"/>
  <w16cid:commentId w16cid:paraId="37241D48" w16cid:durableId="791A80F3"/>
  <w16cid:commentId w16cid:paraId="0F203B4A" w16cid:durableId="43DEE62B"/>
  <w16cid:commentId w16cid:paraId="16AEB9B8" w16cid:durableId="53D1DCC0"/>
  <w16cid:commentId w16cid:paraId="07BA5FCD" w16cid:durableId="72BC6FD9"/>
  <w16cid:commentId w16cid:paraId="22CA55FC" w16cid:durableId="1304A6F3"/>
  <w16cid:commentId w16cid:paraId="25E66F3C" w16cid:durableId="35659A17"/>
  <w16cid:commentId w16cid:paraId="1558B96F" w16cid:durableId="07F17469"/>
  <w16cid:commentId w16cid:paraId="0518B9AC" w16cid:durableId="0E1D2672"/>
  <w16cid:commentId w16cid:paraId="59DE1D3B" w16cid:durableId="6B5CAC06"/>
  <w16cid:commentId w16cid:paraId="21240DC3" w16cid:durableId="3C0EEAA0"/>
  <w16cid:commentId w16cid:paraId="4280367A" w16cid:durableId="2A78CF95"/>
  <w16cid:commentId w16cid:paraId="637FB473" w16cid:durableId="7A7B04C5"/>
  <w16cid:commentId w16cid:paraId="0A35AF05" w16cid:durableId="740F5189"/>
  <w16cid:commentId w16cid:paraId="4FCC960D" w16cid:durableId="6AE0A0A3"/>
  <w16cid:commentId w16cid:paraId="0C83EB35" w16cid:durableId="2A78CFAE"/>
  <w16cid:commentId w16cid:paraId="1C88A95B" w16cid:durableId="2F6CC35A"/>
  <w16cid:commentId w16cid:paraId="58755ECC" w16cid:durableId="3E5785D4"/>
  <w16cid:commentId w16cid:paraId="44B983F9" w16cid:durableId="336BBC86"/>
  <w16cid:commentId w16cid:paraId="5F50A0EB" w16cid:durableId="1DF0D1C7"/>
  <w16cid:commentId w16cid:paraId="26EFDFED" w16cid:durableId="4324C4C7"/>
  <w16cid:commentId w16cid:paraId="0CD3E84B" w16cid:durableId="3123F0F3"/>
  <w16cid:commentId w16cid:paraId="3C285CEC" w16cid:durableId="5BD4CB64"/>
  <w16cid:commentId w16cid:paraId="44CE5AAB" w16cid:durableId="4C3172DE"/>
  <w16cid:commentId w16cid:paraId="0AC6FFF1" w16cid:durableId="2A78D026"/>
  <w16cid:commentId w16cid:paraId="3566F36F" w16cid:durableId="3912DC9B"/>
  <w16cid:commentId w16cid:paraId="0EE62369" w16cid:durableId="7A679233"/>
  <w16cid:commentId w16cid:paraId="6C44BBC6" w16cid:durableId="6CA3BD89"/>
  <w16cid:commentId w16cid:paraId="6CEF332C" w16cid:durableId="2A78D04B"/>
  <w16cid:commentId w16cid:paraId="51ED67BD" w16cid:durableId="13877DCC"/>
  <w16cid:commentId w16cid:paraId="56CC0A27" w16cid:durableId="0BA6BDA4"/>
  <w16cid:commentId w16cid:paraId="41C34F34" w16cid:durableId="484BEBD1"/>
  <w16cid:commentId w16cid:paraId="0B2FDDEE" w16cid:durableId="7D3C6D6F"/>
  <w16cid:commentId w16cid:paraId="33928A51" w16cid:durableId="22343A89"/>
  <w16cid:commentId w16cid:paraId="4C16299A" w16cid:durableId="2A78D073"/>
  <w16cid:commentId w16cid:paraId="02754949" w16cid:durableId="34BEEBFB"/>
  <w16cid:commentId w16cid:paraId="32A97056" w16cid:durableId="526EA670"/>
  <w16cid:commentId w16cid:paraId="068C689C" w16cid:durableId="1F88AF98"/>
  <w16cid:commentId w16cid:paraId="53DCCAAD" w16cid:durableId="63A19F97"/>
  <w16cid:commentId w16cid:paraId="2D5F051E" w16cid:durableId="2A78D0A5"/>
  <w16cid:commentId w16cid:paraId="56E0E160" w16cid:durableId="3BA1708E"/>
  <w16cid:commentId w16cid:paraId="71DA0CEE" w16cid:durableId="6AF0C559"/>
  <w16cid:commentId w16cid:paraId="4E3B993C" w16cid:durableId="6A9B4000"/>
  <w16cid:commentId w16cid:paraId="38626CE2" w16cid:durableId="2CB2FBB0"/>
  <w16cid:commentId w16cid:paraId="0DD20FC0" w16cid:durableId="2A78D0B4"/>
  <w16cid:commentId w16cid:paraId="2A6A0810" w16cid:durableId="7A0D6B68"/>
  <w16cid:commentId w16cid:paraId="7F8C1799" w16cid:durableId="1420E667"/>
  <w16cid:commentId w16cid:paraId="47944702" w16cid:durableId="172856E2"/>
  <w16cid:commentId w16cid:paraId="27C622E1" w16cid:durableId="616273F9"/>
  <w16cid:commentId w16cid:paraId="30EC888C" w16cid:durableId="2A78CED5"/>
  <w16cid:commentId w16cid:paraId="2C1CD3F0" w16cid:durableId="4C2C7E54"/>
  <w16cid:commentId w16cid:paraId="4C3A8D39" w16cid:durableId="59C8DCDF"/>
  <w16cid:commentId w16cid:paraId="69BE5292" w16cid:durableId="7C353BD7"/>
  <w16cid:commentId w16cid:paraId="06C26556" w16cid:durableId="1485C598"/>
  <w16cid:commentId w16cid:paraId="6D484C49" w16cid:durableId="505E7780"/>
  <w16cid:commentId w16cid:paraId="6AEA6D21" w16cid:durableId="130101C1"/>
  <w16cid:commentId w16cid:paraId="4333847B" w16cid:durableId="7025E683"/>
  <w16cid:commentId w16cid:paraId="6EEEDB0E" w16cid:durableId="71D16F13"/>
  <w16cid:commentId w16cid:paraId="2FB00830" w16cid:durableId="03845D9A"/>
  <w16cid:commentId w16cid:paraId="1E1ABFC8" w16cid:durableId="1E47E732"/>
  <w16cid:commentId w16cid:paraId="07564734" w16cid:durableId="53ED2306"/>
  <w16cid:commentId w16cid:paraId="2EBD41F0" w16cid:durableId="2A78CEDC"/>
  <w16cid:commentId w16cid:paraId="2D974EDC" w16cid:durableId="2A78CEDD"/>
  <w16cid:commentId w16cid:paraId="094BC92A" w16cid:durableId="730ACE7E"/>
  <w16cid:commentId w16cid:paraId="41E841D7" w16cid:durableId="4BC22943"/>
  <w16cid:commentId w16cid:paraId="390E84D8" w16cid:durableId="07587B57"/>
  <w16cid:commentId w16cid:paraId="786FCFA5" w16cid:durableId="2A78D0FF"/>
  <w16cid:commentId w16cid:paraId="43358284" w16cid:durableId="4BD98D68"/>
  <w16cid:commentId w16cid:paraId="29C99C29" w16cid:durableId="3CFD8904"/>
  <w16cid:commentId w16cid:paraId="0741259C" w16cid:durableId="677A1D48"/>
  <w16cid:commentId w16cid:paraId="1A35FB73" w16cid:durableId="21D79D46"/>
  <w16cid:commentId w16cid:paraId="38D4A308" w16cid:durableId="00E9558C"/>
  <w16cid:commentId w16cid:paraId="350D0226" w16cid:durableId="2A78D260"/>
  <w16cid:commentId w16cid:paraId="1A188FAC" w16cid:durableId="5C9BE8E9"/>
  <w16cid:commentId w16cid:paraId="7ECEE892" w16cid:durableId="4C88BCB4"/>
  <w16cid:commentId w16cid:paraId="675BC6FE" w16cid:durableId="53F6B313"/>
  <w16cid:commentId w16cid:paraId="397374C6" w16cid:durableId="4DB00B72"/>
  <w16cid:commentId w16cid:paraId="21CB0FC2" w16cid:durableId="1F87DA46"/>
  <w16cid:commentId w16cid:paraId="4E5D45B7" w16cid:durableId="2E2078E8"/>
  <w16cid:commentId w16cid:paraId="1092422A" w16cid:durableId="294C8E7B"/>
  <w16cid:commentId w16cid:paraId="6298A22B" w16cid:durableId="699F122C"/>
  <w16cid:commentId w16cid:paraId="7C96DA82" w16cid:durableId="0B8748B2"/>
  <w16cid:commentId w16cid:paraId="2F78FED5" w16cid:durableId="251742B1"/>
  <w16cid:commentId w16cid:paraId="11D76E7F" w16cid:durableId="2A78D28C"/>
  <w16cid:commentId w16cid:paraId="2A38F307" w16cid:durableId="2D7AEEB4"/>
  <w16cid:commentId w16cid:paraId="24D55496" w16cid:durableId="1E7DAB2C"/>
  <w16cid:commentId w16cid:paraId="1B279D76" w16cid:durableId="2CB80809"/>
  <w16cid:commentId w16cid:paraId="38F2A4D5" w16cid:durableId="2E8DA66E"/>
  <w16cid:commentId w16cid:paraId="4EF95240" w16cid:durableId="3E030364"/>
  <w16cid:commentId w16cid:paraId="007A5CF9" w16cid:durableId="30DE6B80"/>
  <w16cid:commentId w16cid:paraId="51DC34F1" w16cid:durableId="5DD22917"/>
  <w16cid:commentId w16cid:paraId="2087AD99" w16cid:durableId="5641DFD6"/>
  <w16cid:commentId w16cid:paraId="7F60204E" w16cid:durableId="471026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640" w:rsidRDefault="00737640" w14:paraId="481CA2BA" w14:textId="77777777">
      <w:pPr>
        <w:spacing w:line="240" w:lineRule="auto"/>
      </w:pPr>
      <w:r>
        <w:separator/>
      </w:r>
    </w:p>
  </w:endnote>
  <w:endnote w:type="continuationSeparator" w:id="0">
    <w:p w:rsidR="00737640" w:rsidRDefault="00737640" w14:paraId="26729DCC" w14:textId="77777777">
      <w:pPr>
        <w:spacing w:line="240" w:lineRule="auto"/>
      </w:pPr>
      <w:r>
        <w:continuationSeparator/>
      </w:r>
    </w:p>
  </w:endnote>
  <w:endnote w:type="continuationNotice" w:id="1">
    <w:p w:rsidR="001F47B5" w:rsidRDefault="001F47B5" w14:paraId="6D92CEE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icrosoft YaHei"/>
    <w:charset w:val="00"/>
    <w:family w:val="auto"/>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922044"/>
      <w:placeholder>
        <w:docPart w:val="DefaultPlaceholder_1081868574"/>
      </w:placeholder>
    </w:sdtPr>
    <w:sdtContent>
      <w:p w:rsidR="00737640" w:rsidRDefault="00737640" w14:paraId="424ED1A3" w14:textId="77777777">
        <w:pPr>
          <w:pStyle w:val="Footer"/>
          <w:jc w:val="center"/>
        </w:pPr>
        <w:r>
          <w:fldChar w:fldCharType="begin"/>
        </w:r>
        <w:r>
          <w:instrText xml:space="preserve"> PAGE   \* MERGEFORMAT </w:instrText>
        </w:r>
        <w:r>
          <w:fldChar w:fldCharType="separate"/>
        </w:r>
        <w:r w:rsidR="001F47B5">
          <w:rPr>
            <w:noProof/>
          </w:rPr>
          <w:t>32</w:t>
        </w:r>
        <w:r>
          <w:fldChar w:fldCharType="end"/>
        </w:r>
      </w:p>
    </w:sdtContent>
  </w:sdt>
  <w:p w:rsidR="00737640" w:rsidRDefault="00737640" w14:paraId="64CD3DDE"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640" w:rsidRDefault="00737640" w14:paraId="2C740B7B" w14:textId="77777777">
      <w:pPr>
        <w:spacing w:after="0"/>
      </w:pPr>
      <w:r>
        <w:separator/>
      </w:r>
    </w:p>
  </w:footnote>
  <w:footnote w:type="continuationSeparator" w:id="0">
    <w:p w:rsidR="00737640" w:rsidRDefault="00737640" w14:paraId="5FDA4ED6" w14:textId="77777777">
      <w:pPr>
        <w:spacing w:after="0"/>
      </w:pPr>
      <w:r>
        <w:continuationSeparator/>
      </w:r>
    </w:p>
  </w:footnote>
  <w:footnote w:type="continuationNotice" w:id="1">
    <w:p w:rsidR="001F47B5" w:rsidRDefault="001F47B5" w14:paraId="4C39912F" w14:textId="777777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W w:w="0" w:type="auto"/>
      <w:tblLayout w:type="fixed"/>
      <w:tblLook w:val="04A0" w:firstRow="1" w:lastRow="0" w:firstColumn="1" w:lastColumn="0" w:noHBand="0" w:noVBand="1"/>
    </w:tblPr>
    <w:tblGrid>
      <w:gridCol w:w="3120"/>
      <w:gridCol w:w="3120"/>
      <w:gridCol w:w="3120"/>
    </w:tblGrid>
    <w:tr w:rsidR="00737640" w14:paraId="0DC80353" w14:textId="77777777">
      <w:trPr>
        <w:trHeight w:val="300"/>
      </w:trPr>
      <w:tc>
        <w:tcPr>
          <w:tcW w:w="3120" w:type="dxa"/>
        </w:tcPr>
        <w:p w:rsidR="00737640" w:rsidRDefault="00737640" w14:paraId="73D4BA71" w14:textId="77777777">
          <w:pPr>
            <w:pStyle w:val="Header"/>
            <w:ind w:left="-115"/>
          </w:pPr>
        </w:p>
      </w:tc>
      <w:tc>
        <w:tcPr>
          <w:tcW w:w="3120" w:type="dxa"/>
        </w:tcPr>
        <w:p w:rsidR="00737640" w:rsidRDefault="00737640" w14:paraId="4301817A" w14:textId="77777777">
          <w:pPr>
            <w:pStyle w:val="Header"/>
            <w:jc w:val="center"/>
          </w:pPr>
          <w:r>
            <w:rPr>
              <w:noProof/>
              <w:lang w:val="en-IN" w:eastAsia="en-IN"/>
            </w:rPr>
            <w:drawing>
              <wp:inline distT="0" distB="0" distL="0" distR="0" wp14:anchorId="5E713A6F" wp14:editId="38DBA577">
                <wp:extent cx="1838325" cy="405130"/>
                <wp:effectExtent l="0" t="0" r="0" b="0"/>
                <wp:docPr id="2034563085" name="Picture 203456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3085" name="Picture 20345630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8325" cy="405276"/>
                        </a:xfrm>
                        <a:prstGeom prst="rect">
                          <a:avLst/>
                        </a:prstGeom>
                      </pic:spPr>
                    </pic:pic>
                  </a:graphicData>
                </a:graphic>
              </wp:inline>
            </w:drawing>
          </w:r>
        </w:p>
      </w:tc>
      <w:tc>
        <w:tcPr>
          <w:tcW w:w="3120" w:type="dxa"/>
        </w:tcPr>
        <w:p w:rsidR="00737640" w:rsidRDefault="00737640" w14:paraId="2BD10C0C" w14:textId="77777777">
          <w:pPr>
            <w:pStyle w:val="Header"/>
            <w:ind w:right="-115"/>
            <w:jc w:val="right"/>
          </w:pPr>
        </w:p>
      </w:tc>
    </w:tr>
  </w:tbl>
  <w:p w:rsidR="00737640" w:rsidRDefault="00737640" w14:paraId="4D344E42"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D55D6"/>
    <w:multiLevelType w:val="multilevel"/>
    <w:tmpl w:val="041D55D6"/>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
    <w:nsid w:val="06142958"/>
    <w:multiLevelType w:val="multilevel"/>
    <w:tmpl w:val="06142958"/>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
    <w:nsid w:val="07CE09C5"/>
    <w:multiLevelType w:val="hybridMultilevel"/>
    <w:tmpl w:val="F43C46DA"/>
    <w:lvl w:ilvl="0" w:tplc="9996ADA6">
      <w:start w:val="1"/>
      <w:numFmt w:val="lowerLetter"/>
      <w:lvlText w:val="%1)"/>
      <w:lvlJc w:val="left"/>
      <w:pPr>
        <w:ind w:left="1020" w:hanging="360"/>
      </w:pPr>
    </w:lvl>
    <w:lvl w:ilvl="1" w:tplc="51CC8160">
      <w:start w:val="1"/>
      <w:numFmt w:val="lowerLetter"/>
      <w:lvlText w:val="%2)"/>
      <w:lvlJc w:val="left"/>
      <w:pPr>
        <w:ind w:left="1020" w:hanging="360"/>
      </w:pPr>
    </w:lvl>
    <w:lvl w:ilvl="2" w:tplc="BFF6CA7A">
      <w:start w:val="1"/>
      <w:numFmt w:val="lowerLetter"/>
      <w:lvlText w:val="%3)"/>
      <w:lvlJc w:val="left"/>
      <w:pPr>
        <w:ind w:left="1020" w:hanging="360"/>
      </w:pPr>
    </w:lvl>
    <w:lvl w:ilvl="3" w:tplc="5720E4D4">
      <w:start w:val="1"/>
      <w:numFmt w:val="lowerLetter"/>
      <w:lvlText w:val="%4)"/>
      <w:lvlJc w:val="left"/>
      <w:pPr>
        <w:ind w:left="1020" w:hanging="360"/>
      </w:pPr>
    </w:lvl>
    <w:lvl w:ilvl="4" w:tplc="196202DE">
      <w:start w:val="1"/>
      <w:numFmt w:val="lowerLetter"/>
      <w:lvlText w:val="%5)"/>
      <w:lvlJc w:val="left"/>
      <w:pPr>
        <w:ind w:left="1020" w:hanging="360"/>
      </w:pPr>
    </w:lvl>
    <w:lvl w:ilvl="5" w:tplc="6428CC3C">
      <w:start w:val="1"/>
      <w:numFmt w:val="lowerLetter"/>
      <w:lvlText w:val="%6)"/>
      <w:lvlJc w:val="left"/>
      <w:pPr>
        <w:ind w:left="1020" w:hanging="360"/>
      </w:pPr>
    </w:lvl>
    <w:lvl w:ilvl="6" w:tplc="B9929854">
      <w:start w:val="1"/>
      <w:numFmt w:val="lowerLetter"/>
      <w:lvlText w:val="%7)"/>
      <w:lvlJc w:val="left"/>
      <w:pPr>
        <w:ind w:left="1020" w:hanging="360"/>
      </w:pPr>
    </w:lvl>
    <w:lvl w:ilvl="7" w:tplc="3FF86946">
      <w:start w:val="1"/>
      <w:numFmt w:val="lowerLetter"/>
      <w:lvlText w:val="%8)"/>
      <w:lvlJc w:val="left"/>
      <w:pPr>
        <w:ind w:left="1020" w:hanging="360"/>
      </w:pPr>
    </w:lvl>
    <w:lvl w:ilvl="8" w:tplc="081463B8">
      <w:start w:val="1"/>
      <w:numFmt w:val="lowerLetter"/>
      <w:lvlText w:val="%9)"/>
      <w:lvlJc w:val="left"/>
      <w:pPr>
        <w:ind w:left="1020" w:hanging="360"/>
      </w:pPr>
    </w:lvl>
  </w:abstractNum>
  <w:abstractNum w:abstractNumId="3">
    <w:nsid w:val="0EB77691"/>
    <w:multiLevelType w:val="multilevel"/>
    <w:tmpl w:val="0EB77691"/>
    <w:lvl w:ilvl="0">
      <w:start w:val="1"/>
      <w:numFmt w:val="bullet"/>
      <w:lvlText w:val=""/>
      <w:lvlJc w:val="left"/>
      <w:pPr>
        <w:ind w:left="3240" w:hanging="360"/>
      </w:pPr>
      <w:rPr>
        <w:rFonts w:hint="default" w:ascii="Symbol" w:hAnsi="Symbol"/>
      </w:rPr>
    </w:lvl>
    <w:lvl w:ilvl="1">
      <w:start w:val="1"/>
      <w:numFmt w:val="bullet"/>
      <w:lvlText w:val="o"/>
      <w:lvlJc w:val="left"/>
      <w:pPr>
        <w:ind w:left="3960" w:hanging="360"/>
      </w:pPr>
      <w:rPr>
        <w:rFonts w:hint="default" w:ascii="Courier New" w:hAnsi="Courier New"/>
      </w:rPr>
    </w:lvl>
    <w:lvl w:ilvl="2">
      <w:start w:val="1"/>
      <w:numFmt w:val="bullet"/>
      <w:lvlText w:val=""/>
      <w:lvlJc w:val="left"/>
      <w:pPr>
        <w:ind w:left="4680" w:hanging="360"/>
      </w:pPr>
      <w:rPr>
        <w:rFonts w:hint="default" w:ascii="Wingdings" w:hAnsi="Wingdings"/>
      </w:rPr>
    </w:lvl>
    <w:lvl w:ilvl="3">
      <w:start w:val="1"/>
      <w:numFmt w:val="bullet"/>
      <w:lvlText w:val=""/>
      <w:lvlJc w:val="left"/>
      <w:pPr>
        <w:ind w:left="5400" w:hanging="360"/>
      </w:pPr>
      <w:rPr>
        <w:rFonts w:hint="default" w:ascii="Symbol" w:hAnsi="Symbol"/>
      </w:rPr>
    </w:lvl>
    <w:lvl w:ilvl="4">
      <w:start w:val="1"/>
      <w:numFmt w:val="bullet"/>
      <w:lvlText w:val="o"/>
      <w:lvlJc w:val="left"/>
      <w:pPr>
        <w:ind w:left="6120" w:hanging="360"/>
      </w:pPr>
      <w:rPr>
        <w:rFonts w:hint="default" w:ascii="Courier New" w:hAnsi="Courier New"/>
      </w:rPr>
    </w:lvl>
    <w:lvl w:ilvl="5">
      <w:start w:val="1"/>
      <w:numFmt w:val="bullet"/>
      <w:lvlText w:val=""/>
      <w:lvlJc w:val="left"/>
      <w:pPr>
        <w:ind w:left="6840" w:hanging="360"/>
      </w:pPr>
      <w:rPr>
        <w:rFonts w:hint="default" w:ascii="Wingdings" w:hAnsi="Wingdings"/>
      </w:rPr>
    </w:lvl>
    <w:lvl w:ilvl="6">
      <w:start w:val="1"/>
      <w:numFmt w:val="bullet"/>
      <w:lvlText w:val=""/>
      <w:lvlJc w:val="left"/>
      <w:pPr>
        <w:ind w:left="7560" w:hanging="360"/>
      </w:pPr>
      <w:rPr>
        <w:rFonts w:hint="default" w:ascii="Symbol" w:hAnsi="Symbol"/>
      </w:rPr>
    </w:lvl>
    <w:lvl w:ilvl="7">
      <w:start w:val="1"/>
      <w:numFmt w:val="bullet"/>
      <w:lvlText w:val="o"/>
      <w:lvlJc w:val="left"/>
      <w:pPr>
        <w:ind w:left="8280" w:hanging="360"/>
      </w:pPr>
      <w:rPr>
        <w:rFonts w:hint="default" w:ascii="Courier New" w:hAnsi="Courier New"/>
      </w:rPr>
    </w:lvl>
    <w:lvl w:ilvl="8">
      <w:start w:val="1"/>
      <w:numFmt w:val="bullet"/>
      <w:lvlText w:val=""/>
      <w:lvlJc w:val="left"/>
      <w:pPr>
        <w:ind w:left="9000" w:hanging="360"/>
      </w:pPr>
      <w:rPr>
        <w:rFonts w:hint="default" w:ascii="Wingdings" w:hAnsi="Wingdings"/>
      </w:rPr>
    </w:lvl>
  </w:abstractNum>
  <w:abstractNum w:abstractNumId="4">
    <w:nsid w:val="135CC046"/>
    <w:multiLevelType w:val="multilevel"/>
    <w:tmpl w:val="135CC046"/>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5">
    <w:nsid w:val="148C69CA"/>
    <w:multiLevelType w:val="multilevel"/>
    <w:tmpl w:val="148C69CA"/>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rPr>
    </w:lvl>
    <w:lvl w:ilvl="8">
      <w:start w:val="1"/>
      <w:numFmt w:val="bullet"/>
      <w:lvlText w:val=""/>
      <w:lvlJc w:val="left"/>
      <w:pPr>
        <w:ind w:left="8640" w:hanging="360"/>
      </w:pPr>
      <w:rPr>
        <w:rFonts w:hint="default" w:ascii="Wingdings" w:hAnsi="Wingdings"/>
      </w:rPr>
    </w:lvl>
  </w:abstractNum>
  <w:abstractNum w:abstractNumId="6">
    <w:nsid w:val="154D1DBA"/>
    <w:multiLevelType w:val="multilevel"/>
    <w:tmpl w:val="154D1DBA"/>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7">
    <w:nsid w:val="168A1228"/>
    <w:multiLevelType w:val="multilevel"/>
    <w:tmpl w:val="168A1228"/>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8">
    <w:nsid w:val="17FE2E9A"/>
    <w:multiLevelType w:val="hybridMultilevel"/>
    <w:tmpl w:val="F2EE43B6"/>
    <w:lvl w:ilvl="0" w:tplc="F398A438">
      <w:start w:val="1"/>
      <w:numFmt w:val="lowerLetter"/>
      <w:lvlText w:val="%1)"/>
      <w:lvlJc w:val="left"/>
      <w:pPr>
        <w:ind w:left="1020" w:hanging="360"/>
      </w:pPr>
    </w:lvl>
    <w:lvl w:ilvl="1" w:tplc="9C387A58">
      <w:start w:val="1"/>
      <w:numFmt w:val="lowerLetter"/>
      <w:lvlText w:val="%2)"/>
      <w:lvlJc w:val="left"/>
      <w:pPr>
        <w:ind w:left="1020" w:hanging="360"/>
      </w:pPr>
    </w:lvl>
    <w:lvl w:ilvl="2" w:tplc="DD48C50E">
      <w:start w:val="1"/>
      <w:numFmt w:val="lowerLetter"/>
      <w:lvlText w:val="%3)"/>
      <w:lvlJc w:val="left"/>
      <w:pPr>
        <w:ind w:left="1020" w:hanging="360"/>
      </w:pPr>
    </w:lvl>
    <w:lvl w:ilvl="3" w:tplc="5FB4FF02">
      <w:start w:val="1"/>
      <w:numFmt w:val="lowerLetter"/>
      <w:lvlText w:val="%4)"/>
      <w:lvlJc w:val="left"/>
      <w:pPr>
        <w:ind w:left="1020" w:hanging="360"/>
      </w:pPr>
    </w:lvl>
    <w:lvl w:ilvl="4" w:tplc="A7EEF7F4">
      <w:start w:val="1"/>
      <w:numFmt w:val="lowerLetter"/>
      <w:lvlText w:val="%5)"/>
      <w:lvlJc w:val="left"/>
      <w:pPr>
        <w:ind w:left="1020" w:hanging="360"/>
      </w:pPr>
    </w:lvl>
    <w:lvl w:ilvl="5" w:tplc="EF0AF796">
      <w:start w:val="1"/>
      <w:numFmt w:val="lowerLetter"/>
      <w:lvlText w:val="%6)"/>
      <w:lvlJc w:val="left"/>
      <w:pPr>
        <w:ind w:left="1020" w:hanging="360"/>
      </w:pPr>
    </w:lvl>
    <w:lvl w:ilvl="6" w:tplc="F72E61DA">
      <w:start w:val="1"/>
      <w:numFmt w:val="lowerLetter"/>
      <w:lvlText w:val="%7)"/>
      <w:lvlJc w:val="left"/>
      <w:pPr>
        <w:ind w:left="1020" w:hanging="360"/>
      </w:pPr>
    </w:lvl>
    <w:lvl w:ilvl="7" w:tplc="730868D8">
      <w:start w:val="1"/>
      <w:numFmt w:val="lowerLetter"/>
      <w:lvlText w:val="%8)"/>
      <w:lvlJc w:val="left"/>
      <w:pPr>
        <w:ind w:left="1020" w:hanging="360"/>
      </w:pPr>
    </w:lvl>
    <w:lvl w:ilvl="8" w:tplc="B7C82234">
      <w:start w:val="1"/>
      <w:numFmt w:val="lowerLetter"/>
      <w:lvlText w:val="%9)"/>
      <w:lvlJc w:val="left"/>
      <w:pPr>
        <w:ind w:left="1020" w:hanging="360"/>
      </w:pPr>
    </w:lvl>
  </w:abstractNum>
  <w:abstractNum w:abstractNumId="9">
    <w:nsid w:val="1AB6ABAA"/>
    <w:multiLevelType w:val="multilevel"/>
    <w:tmpl w:val="1AB6ABAA"/>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Symbol" w:hAnsi="Symbol"/>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10">
    <w:nsid w:val="1BD586D1"/>
    <w:multiLevelType w:val="multilevel"/>
    <w:tmpl w:val="1BD586D1"/>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1">
    <w:nsid w:val="20D069B1"/>
    <w:multiLevelType w:val="multilevel"/>
    <w:tmpl w:val="20D069B1"/>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rPr>
    </w:lvl>
    <w:lvl w:ilvl="8">
      <w:start w:val="1"/>
      <w:numFmt w:val="bullet"/>
      <w:lvlText w:val=""/>
      <w:lvlJc w:val="left"/>
      <w:pPr>
        <w:ind w:left="8640" w:hanging="360"/>
      </w:pPr>
      <w:rPr>
        <w:rFonts w:hint="default" w:ascii="Wingdings" w:hAnsi="Wingdings"/>
      </w:rPr>
    </w:lvl>
  </w:abstractNum>
  <w:abstractNum w:abstractNumId="12">
    <w:nsid w:val="21E424FB"/>
    <w:multiLevelType w:val="multilevel"/>
    <w:tmpl w:val="21E424FB"/>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13">
    <w:nsid w:val="22C05DD6"/>
    <w:multiLevelType w:val="hybridMultilevel"/>
    <w:tmpl w:val="6FFCBA88"/>
    <w:lvl w:ilvl="0" w:tplc="A2341656">
      <w:start w:val="1"/>
      <w:numFmt w:val="lowerLetter"/>
      <w:lvlText w:val="%1)"/>
      <w:lvlJc w:val="left"/>
      <w:pPr>
        <w:ind w:left="1020" w:hanging="360"/>
      </w:pPr>
    </w:lvl>
    <w:lvl w:ilvl="1" w:tplc="642686AC">
      <w:start w:val="1"/>
      <w:numFmt w:val="lowerLetter"/>
      <w:lvlText w:val="%2)"/>
      <w:lvlJc w:val="left"/>
      <w:pPr>
        <w:ind w:left="1020" w:hanging="360"/>
      </w:pPr>
    </w:lvl>
    <w:lvl w:ilvl="2" w:tplc="FAD2F5F8">
      <w:start w:val="1"/>
      <w:numFmt w:val="lowerLetter"/>
      <w:lvlText w:val="%3)"/>
      <w:lvlJc w:val="left"/>
      <w:pPr>
        <w:ind w:left="1020" w:hanging="360"/>
      </w:pPr>
    </w:lvl>
    <w:lvl w:ilvl="3" w:tplc="B72E182E">
      <w:start w:val="1"/>
      <w:numFmt w:val="lowerLetter"/>
      <w:lvlText w:val="%4)"/>
      <w:lvlJc w:val="left"/>
      <w:pPr>
        <w:ind w:left="1020" w:hanging="360"/>
      </w:pPr>
    </w:lvl>
    <w:lvl w:ilvl="4" w:tplc="DC7AB430">
      <w:start w:val="1"/>
      <w:numFmt w:val="lowerLetter"/>
      <w:lvlText w:val="%5)"/>
      <w:lvlJc w:val="left"/>
      <w:pPr>
        <w:ind w:left="1020" w:hanging="360"/>
      </w:pPr>
    </w:lvl>
    <w:lvl w:ilvl="5" w:tplc="06C87DF2">
      <w:start w:val="1"/>
      <w:numFmt w:val="lowerLetter"/>
      <w:lvlText w:val="%6)"/>
      <w:lvlJc w:val="left"/>
      <w:pPr>
        <w:ind w:left="1020" w:hanging="360"/>
      </w:pPr>
    </w:lvl>
    <w:lvl w:ilvl="6" w:tplc="3AC29308">
      <w:start w:val="1"/>
      <w:numFmt w:val="lowerLetter"/>
      <w:lvlText w:val="%7)"/>
      <w:lvlJc w:val="left"/>
      <w:pPr>
        <w:ind w:left="1020" w:hanging="360"/>
      </w:pPr>
    </w:lvl>
    <w:lvl w:ilvl="7" w:tplc="18142C9C">
      <w:start w:val="1"/>
      <w:numFmt w:val="lowerLetter"/>
      <w:lvlText w:val="%8)"/>
      <w:lvlJc w:val="left"/>
      <w:pPr>
        <w:ind w:left="1020" w:hanging="360"/>
      </w:pPr>
    </w:lvl>
    <w:lvl w:ilvl="8" w:tplc="D688DE2A">
      <w:start w:val="1"/>
      <w:numFmt w:val="lowerLetter"/>
      <w:lvlText w:val="%9)"/>
      <w:lvlJc w:val="left"/>
      <w:pPr>
        <w:ind w:left="1020" w:hanging="360"/>
      </w:pPr>
    </w:lvl>
  </w:abstractNum>
  <w:abstractNum w:abstractNumId="14">
    <w:nsid w:val="2371F760"/>
    <w:multiLevelType w:val="multilevel"/>
    <w:tmpl w:val="2371F760"/>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15">
    <w:nsid w:val="26ADB1AC"/>
    <w:multiLevelType w:val="multilevel"/>
    <w:tmpl w:val="26ADB1AC"/>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rPr>
    </w:lvl>
    <w:lvl w:ilvl="8">
      <w:start w:val="1"/>
      <w:numFmt w:val="bullet"/>
      <w:lvlText w:val=""/>
      <w:lvlJc w:val="left"/>
      <w:pPr>
        <w:ind w:left="8640" w:hanging="360"/>
      </w:pPr>
      <w:rPr>
        <w:rFonts w:hint="default" w:ascii="Wingdings" w:hAnsi="Wingdings"/>
      </w:rPr>
    </w:lvl>
  </w:abstractNum>
  <w:abstractNum w:abstractNumId="16">
    <w:nsid w:val="275FF252"/>
    <w:multiLevelType w:val="multilevel"/>
    <w:tmpl w:val="275FF252"/>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7">
    <w:nsid w:val="29D5E367"/>
    <w:multiLevelType w:val="multilevel"/>
    <w:tmpl w:val="29D5E367"/>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rPr>
    </w:lvl>
    <w:lvl w:ilvl="8">
      <w:start w:val="1"/>
      <w:numFmt w:val="bullet"/>
      <w:lvlText w:val=""/>
      <w:lvlJc w:val="left"/>
      <w:pPr>
        <w:ind w:left="8640" w:hanging="360"/>
      </w:pPr>
      <w:rPr>
        <w:rFonts w:hint="default" w:ascii="Wingdings" w:hAnsi="Wingdings"/>
      </w:rPr>
    </w:lvl>
  </w:abstractNum>
  <w:abstractNum w:abstractNumId="18">
    <w:nsid w:val="2AAEB91C"/>
    <w:multiLevelType w:val="multilevel"/>
    <w:tmpl w:val="2AAEB91C"/>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19">
    <w:nsid w:val="2EEDB750"/>
    <w:multiLevelType w:val="multilevel"/>
    <w:tmpl w:val="2EEDB750"/>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20">
    <w:nsid w:val="2FA3BAB3"/>
    <w:multiLevelType w:val="multilevel"/>
    <w:tmpl w:val="2FA3BAB3"/>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1">
    <w:nsid w:val="32542CBF"/>
    <w:multiLevelType w:val="multilevel"/>
    <w:tmpl w:val="32542CBF"/>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22">
    <w:nsid w:val="36011A0B"/>
    <w:multiLevelType w:val="multilevel"/>
    <w:tmpl w:val="36011A0B"/>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23">
    <w:nsid w:val="382F5B9A"/>
    <w:multiLevelType w:val="hybridMultilevel"/>
    <w:tmpl w:val="0B44A5AA"/>
    <w:lvl w:ilvl="0" w:tplc="0B56264C">
      <w:start w:val="1"/>
      <w:numFmt w:val="bullet"/>
      <w:lvlText w:val=""/>
      <w:lvlJc w:val="left"/>
      <w:pPr>
        <w:ind w:left="2520" w:hanging="360"/>
      </w:pPr>
      <w:rPr>
        <w:rFonts w:hint="default" w:ascii="Symbol" w:hAnsi="Symbol"/>
      </w:rPr>
    </w:lvl>
    <w:lvl w:ilvl="1" w:tplc="947E26E2">
      <w:start w:val="1"/>
      <w:numFmt w:val="bullet"/>
      <w:lvlText w:val="o"/>
      <w:lvlJc w:val="left"/>
      <w:pPr>
        <w:ind w:left="3240" w:hanging="360"/>
      </w:pPr>
      <w:rPr>
        <w:rFonts w:hint="default" w:ascii="Courier New" w:hAnsi="Courier New"/>
      </w:rPr>
    </w:lvl>
    <w:lvl w:ilvl="2" w:tplc="3A1002B6">
      <w:start w:val="1"/>
      <w:numFmt w:val="bullet"/>
      <w:lvlText w:val=""/>
      <w:lvlJc w:val="left"/>
      <w:pPr>
        <w:ind w:left="3960" w:hanging="360"/>
      </w:pPr>
      <w:rPr>
        <w:rFonts w:hint="default" w:ascii="Wingdings" w:hAnsi="Wingdings"/>
      </w:rPr>
    </w:lvl>
    <w:lvl w:ilvl="3" w:tplc="5F68AD7A">
      <w:start w:val="1"/>
      <w:numFmt w:val="bullet"/>
      <w:lvlText w:val=""/>
      <w:lvlJc w:val="left"/>
      <w:pPr>
        <w:ind w:left="4680" w:hanging="360"/>
      </w:pPr>
      <w:rPr>
        <w:rFonts w:hint="default" w:ascii="Symbol" w:hAnsi="Symbol"/>
      </w:rPr>
    </w:lvl>
    <w:lvl w:ilvl="4" w:tplc="B09AB0FA">
      <w:start w:val="1"/>
      <w:numFmt w:val="bullet"/>
      <w:lvlText w:val="o"/>
      <w:lvlJc w:val="left"/>
      <w:pPr>
        <w:ind w:left="5400" w:hanging="360"/>
      </w:pPr>
      <w:rPr>
        <w:rFonts w:hint="default" w:ascii="Courier New" w:hAnsi="Courier New"/>
      </w:rPr>
    </w:lvl>
    <w:lvl w:ilvl="5" w:tplc="E10E9C4A">
      <w:start w:val="1"/>
      <w:numFmt w:val="bullet"/>
      <w:lvlText w:val=""/>
      <w:lvlJc w:val="left"/>
      <w:pPr>
        <w:ind w:left="6120" w:hanging="360"/>
      </w:pPr>
      <w:rPr>
        <w:rFonts w:hint="default" w:ascii="Wingdings" w:hAnsi="Wingdings"/>
      </w:rPr>
    </w:lvl>
    <w:lvl w:ilvl="6" w:tplc="2FEA9510">
      <w:start w:val="1"/>
      <w:numFmt w:val="bullet"/>
      <w:lvlText w:val=""/>
      <w:lvlJc w:val="left"/>
      <w:pPr>
        <w:ind w:left="6840" w:hanging="360"/>
      </w:pPr>
      <w:rPr>
        <w:rFonts w:hint="default" w:ascii="Symbol" w:hAnsi="Symbol"/>
      </w:rPr>
    </w:lvl>
    <w:lvl w:ilvl="7" w:tplc="21AE9B7E">
      <w:start w:val="1"/>
      <w:numFmt w:val="bullet"/>
      <w:lvlText w:val="o"/>
      <w:lvlJc w:val="left"/>
      <w:pPr>
        <w:ind w:left="7560" w:hanging="360"/>
      </w:pPr>
      <w:rPr>
        <w:rFonts w:hint="default" w:ascii="Courier New" w:hAnsi="Courier New"/>
      </w:rPr>
    </w:lvl>
    <w:lvl w:ilvl="8" w:tplc="B81EE3F0">
      <w:start w:val="1"/>
      <w:numFmt w:val="bullet"/>
      <w:lvlText w:val=""/>
      <w:lvlJc w:val="left"/>
      <w:pPr>
        <w:ind w:left="8280" w:hanging="360"/>
      </w:pPr>
      <w:rPr>
        <w:rFonts w:hint="default" w:ascii="Wingdings" w:hAnsi="Wingdings"/>
      </w:rPr>
    </w:lvl>
  </w:abstractNum>
  <w:abstractNum w:abstractNumId="24">
    <w:nsid w:val="3B44DC45"/>
    <w:multiLevelType w:val="multilevel"/>
    <w:tmpl w:val="3B44DC4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nsid w:val="3F433821"/>
    <w:multiLevelType w:val="hybridMultilevel"/>
    <w:tmpl w:val="FD6CBD1C"/>
    <w:lvl w:ilvl="0" w:tplc="7B1C880A">
      <w:start w:val="1"/>
      <w:numFmt w:val="lowerLetter"/>
      <w:lvlText w:val="%1)"/>
      <w:lvlJc w:val="left"/>
      <w:pPr>
        <w:ind w:left="1020" w:hanging="360"/>
      </w:pPr>
    </w:lvl>
    <w:lvl w:ilvl="1" w:tplc="6BCCCAE8">
      <w:start w:val="1"/>
      <w:numFmt w:val="lowerLetter"/>
      <w:lvlText w:val="%2)"/>
      <w:lvlJc w:val="left"/>
      <w:pPr>
        <w:ind w:left="1020" w:hanging="360"/>
      </w:pPr>
    </w:lvl>
    <w:lvl w:ilvl="2" w:tplc="C8E6C6BC">
      <w:start w:val="1"/>
      <w:numFmt w:val="lowerLetter"/>
      <w:lvlText w:val="%3)"/>
      <w:lvlJc w:val="left"/>
      <w:pPr>
        <w:ind w:left="1020" w:hanging="360"/>
      </w:pPr>
    </w:lvl>
    <w:lvl w:ilvl="3" w:tplc="C304FB2E">
      <w:start w:val="1"/>
      <w:numFmt w:val="lowerLetter"/>
      <w:lvlText w:val="%4)"/>
      <w:lvlJc w:val="left"/>
      <w:pPr>
        <w:ind w:left="1020" w:hanging="360"/>
      </w:pPr>
    </w:lvl>
    <w:lvl w:ilvl="4" w:tplc="DA2C60AE">
      <w:start w:val="1"/>
      <w:numFmt w:val="lowerLetter"/>
      <w:lvlText w:val="%5)"/>
      <w:lvlJc w:val="left"/>
      <w:pPr>
        <w:ind w:left="1020" w:hanging="360"/>
      </w:pPr>
    </w:lvl>
    <w:lvl w:ilvl="5" w:tplc="4F921A6A">
      <w:start w:val="1"/>
      <w:numFmt w:val="lowerLetter"/>
      <w:lvlText w:val="%6)"/>
      <w:lvlJc w:val="left"/>
      <w:pPr>
        <w:ind w:left="1020" w:hanging="360"/>
      </w:pPr>
    </w:lvl>
    <w:lvl w:ilvl="6" w:tplc="B93E2F5C">
      <w:start w:val="1"/>
      <w:numFmt w:val="lowerLetter"/>
      <w:lvlText w:val="%7)"/>
      <w:lvlJc w:val="left"/>
      <w:pPr>
        <w:ind w:left="1020" w:hanging="360"/>
      </w:pPr>
    </w:lvl>
    <w:lvl w:ilvl="7" w:tplc="6B62ED58">
      <w:start w:val="1"/>
      <w:numFmt w:val="lowerLetter"/>
      <w:lvlText w:val="%8)"/>
      <w:lvlJc w:val="left"/>
      <w:pPr>
        <w:ind w:left="1020" w:hanging="360"/>
      </w:pPr>
    </w:lvl>
    <w:lvl w:ilvl="8" w:tplc="03A05112">
      <w:start w:val="1"/>
      <w:numFmt w:val="lowerLetter"/>
      <w:lvlText w:val="%9)"/>
      <w:lvlJc w:val="left"/>
      <w:pPr>
        <w:ind w:left="1020" w:hanging="360"/>
      </w:pPr>
    </w:lvl>
  </w:abstractNum>
  <w:abstractNum w:abstractNumId="26">
    <w:nsid w:val="4010FB2B"/>
    <w:multiLevelType w:val="multilevel"/>
    <w:tmpl w:val="4010FB2B"/>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27">
    <w:nsid w:val="40B70FCE"/>
    <w:multiLevelType w:val="multilevel"/>
    <w:tmpl w:val="40B70FCE"/>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28">
    <w:nsid w:val="40F96895"/>
    <w:multiLevelType w:val="multilevel"/>
    <w:tmpl w:val="40F968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8454931"/>
    <w:multiLevelType w:val="hybridMultilevel"/>
    <w:tmpl w:val="482C4E8C"/>
    <w:lvl w:ilvl="0" w:tplc="B336C1D6">
      <w:start w:val="1"/>
      <w:numFmt w:val="lowerLetter"/>
      <w:lvlText w:val="%1)"/>
      <w:lvlJc w:val="left"/>
      <w:pPr>
        <w:ind w:left="1020" w:hanging="360"/>
      </w:pPr>
    </w:lvl>
    <w:lvl w:ilvl="1" w:tplc="B13A7A98">
      <w:start w:val="1"/>
      <w:numFmt w:val="lowerLetter"/>
      <w:lvlText w:val="%2)"/>
      <w:lvlJc w:val="left"/>
      <w:pPr>
        <w:ind w:left="1020" w:hanging="360"/>
      </w:pPr>
    </w:lvl>
    <w:lvl w:ilvl="2" w:tplc="7D26ADBC">
      <w:start w:val="1"/>
      <w:numFmt w:val="lowerLetter"/>
      <w:lvlText w:val="%3)"/>
      <w:lvlJc w:val="left"/>
      <w:pPr>
        <w:ind w:left="1020" w:hanging="360"/>
      </w:pPr>
    </w:lvl>
    <w:lvl w:ilvl="3" w:tplc="984E57B4">
      <w:start w:val="1"/>
      <w:numFmt w:val="lowerLetter"/>
      <w:lvlText w:val="%4)"/>
      <w:lvlJc w:val="left"/>
      <w:pPr>
        <w:ind w:left="1020" w:hanging="360"/>
      </w:pPr>
    </w:lvl>
    <w:lvl w:ilvl="4" w:tplc="108E8688">
      <w:start w:val="1"/>
      <w:numFmt w:val="lowerLetter"/>
      <w:lvlText w:val="%5)"/>
      <w:lvlJc w:val="left"/>
      <w:pPr>
        <w:ind w:left="1020" w:hanging="360"/>
      </w:pPr>
    </w:lvl>
    <w:lvl w:ilvl="5" w:tplc="B746B1D6">
      <w:start w:val="1"/>
      <w:numFmt w:val="lowerLetter"/>
      <w:lvlText w:val="%6)"/>
      <w:lvlJc w:val="left"/>
      <w:pPr>
        <w:ind w:left="1020" w:hanging="360"/>
      </w:pPr>
    </w:lvl>
    <w:lvl w:ilvl="6" w:tplc="FBA8F1C4">
      <w:start w:val="1"/>
      <w:numFmt w:val="lowerLetter"/>
      <w:lvlText w:val="%7)"/>
      <w:lvlJc w:val="left"/>
      <w:pPr>
        <w:ind w:left="1020" w:hanging="360"/>
      </w:pPr>
    </w:lvl>
    <w:lvl w:ilvl="7" w:tplc="A7A4D11E">
      <w:start w:val="1"/>
      <w:numFmt w:val="lowerLetter"/>
      <w:lvlText w:val="%8)"/>
      <w:lvlJc w:val="left"/>
      <w:pPr>
        <w:ind w:left="1020" w:hanging="360"/>
      </w:pPr>
    </w:lvl>
    <w:lvl w:ilvl="8" w:tplc="EC88C37A">
      <w:start w:val="1"/>
      <w:numFmt w:val="lowerLetter"/>
      <w:lvlText w:val="%9)"/>
      <w:lvlJc w:val="left"/>
      <w:pPr>
        <w:ind w:left="1020" w:hanging="360"/>
      </w:pPr>
    </w:lvl>
  </w:abstractNum>
  <w:abstractNum w:abstractNumId="30">
    <w:nsid w:val="4D2A8766"/>
    <w:multiLevelType w:val="multilevel"/>
    <w:tmpl w:val="4D2A8766"/>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31">
    <w:nsid w:val="4E5EC50C"/>
    <w:multiLevelType w:val="multilevel"/>
    <w:tmpl w:val="4E5EC50C"/>
    <w:lvl w:ilvl="0">
      <w:start w:val="1"/>
      <w:numFmt w:val="bullet"/>
      <w:lvlText w:val=""/>
      <w:lvlJc w:val="left"/>
      <w:pPr>
        <w:ind w:left="3240" w:hanging="360"/>
      </w:pPr>
      <w:rPr>
        <w:rFonts w:hint="default" w:ascii="Symbol" w:hAnsi="Symbol"/>
      </w:rPr>
    </w:lvl>
    <w:lvl w:ilvl="1">
      <w:start w:val="1"/>
      <w:numFmt w:val="bullet"/>
      <w:lvlText w:val="o"/>
      <w:lvlJc w:val="left"/>
      <w:pPr>
        <w:ind w:left="3960" w:hanging="360"/>
      </w:pPr>
      <w:rPr>
        <w:rFonts w:hint="default" w:ascii="Courier New" w:hAnsi="Courier New"/>
      </w:rPr>
    </w:lvl>
    <w:lvl w:ilvl="2">
      <w:start w:val="1"/>
      <w:numFmt w:val="bullet"/>
      <w:lvlText w:val=""/>
      <w:lvlJc w:val="left"/>
      <w:pPr>
        <w:ind w:left="4680" w:hanging="360"/>
      </w:pPr>
      <w:rPr>
        <w:rFonts w:hint="default" w:ascii="Wingdings" w:hAnsi="Wingdings"/>
      </w:rPr>
    </w:lvl>
    <w:lvl w:ilvl="3">
      <w:start w:val="1"/>
      <w:numFmt w:val="bullet"/>
      <w:lvlText w:val=""/>
      <w:lvlJc w:val="left"/>
      <w:pPr>
        <w:ind w:left="5400" w:hanging="360"/>
      </w:pPr>
      <w:rPr>
        <w:rFonts w:hint="default" w:ascii="Symbol" w:hAnsi="Symbol"/>
      </w:rPr>
    </w:lvl>
    <w:lvl w:ilvl="4">
      <w:start w:val="1"/>
      <w:numFmt w:val="bullet"/>
      <w:lvlText w:val="o"/>
      <w:lvlJc w:val="left"/>
      <w:pPr>
        <w:ind w:left="6120" w:hanging="360"/>
      </w:pPr>
      <w:rPr>
        <w:rFonts w:hint="default" w:ascii="Courier New" w:hAnsi="Courier New"/>
      </w:rPr>
    </w:lvl>
    <w:lvl w:ilvl="5">
      <w:start w:val="1"/>
      <w:numFmt w:val="bullet"/>
      <w:lvlText w:val=""/>
      <w:lvlJc w:val="left"/>
      <w:pPr>
        <w:ind w:left="6840" w:hanging="360"/>
      </w:pPr>
      <w:rPr>
        <w:rFonts w:hint="default" w:ascii="Wingdings" w:hAnsi="Wingdings"/>
      </w:rPr>
    </w:lvl>
    <w:lvl w:ilvl="6">
      <w:start w:val="1"/>
      <w:numFmt w:val="bullet"/>
      <w:lvlText w:val=""/>
      <w:lvlJc w:val="left"/>
      <w:pPr>
        <w:ind w:left="7560" w:hanging="360"/>
      </w:pPr>
      <w:rPr>
        <w:rFonts w:hint="default" w:ascii="Symbol" w:hAnsi="Symbol"/>
      </w:rPr>
    </w:lvl>
    <w:lvl w:ilvl="7">
      <w:start w:val="1"/>
      <w:numFmt w:val="bullet"/>
      <w:lvlText w:val="o"/>
      <w:lvlJc w:val="left"/>
      <w:pPr>
        <w:ind w:left="8280" w:hanging="360"/>
      </w:pPr>
      <w:rPr>
        <w:rFonts w:hint="default" w:ascii="Courier New" w:hAnsi="Courier New"/>
      </w:rPr>
    </w:lvl>
    <w:lvl w:ilvl="8">
      <w:start w:val="1"/>
      <w:numFmt w:val="bullet"/>
      <w:lvlText w:val=""/>
      <w:lvlJc w:val="left"/>
      <w:pPr>
        <w:ind w:left="9000" w:hanging="360"/>
      </w:pPr>
      <w:rPr>
        <w:rFonts w:hint="default" w:ascii="Wingdings" w:hAnsi="Wingdings"/>
      </w:rPr>
    </w:lvl>
  </w:abstractNum>
  <w:abstractNum w:abstractNumId="32">
    <w:nsid w:val="4F28BB5E"/>
    <w:multiLevelType w:val="multilevel"/>
    <w:tmpl w:val="4F28BB5E"/>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3">
    <w:nsid w:val="50CF644A"/>
    <w:multiLevelType w:val="hybridMultilevel"/>
    <w:tmpl w:val="6AC8FED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4">
    <w:nsid w:val="515780F0"/>
    <w:multiLevelType w:val="multilevel"/>
    <w:tmpl w:val="515780F0"/>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Symbol" w:hAnsi="Symbol"/>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5">
    <w:nsid w:val="5AF147C6"/>
    <w:multiLevelType w:val="multilevel"/>
    <w:tmpl w:val="5AF147C6"/>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6">
    <w:nsid w:val="5B6697B6"/>
    <w:multiLevelType w:val="multilevel"/>
    <w:tmpl w:val="5B6697B6"/>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7">
    <w:nsid w:val="606BEAC2"/>
    <w:multiLevelType w:val="multilevel"/>
    <w:tmpl w:val="606BEAC2"/>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8">
    <w:nsid w:val="61E9479F"/>
    <w:multiLevelType w:val="multilevel"/>
    <w:tmpl w:val="61E9479F"/>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39">
    <w:nsid w:val="66E9BBF1"/>
    <w:multiLevelType w:val="multilevel"/>
    <w:tmpl w:val="66E9BBF1"/>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40">
    <w:nsid w:val="6C9A0E2D"/>
    <w:multiLevelType w:val="hybridMultilevel"/>
    <w:tmpl w:val="118C6A0E"/>
    <w:lvl w:ilvl="0" w:tplc="40090001">
      <w:start w:val="1"/>
      <w:numFmt w:val="bullet"/>
      <w:lvlText w:val=""/>
      <w:lvlJc w:val="left"/>
      <w:pPr>
        <w:ind w:left="2520" w:hanging="360"/>
      </w:pPr>
      <w:rPr>
        <w:rFonts w:hint="default" w:ascii="Symbol" w:hAnsi="Symbol"/>
      </w:rPr>
    </w:lvl>
    <w:lvl w:ilvl="1" w:tplc="40090003" w:tentative="1">
      <w:start w:val="1"/>
      <w:numFmt w:val="bullet"/>
      <w:lvlText w:val="o"/>
      <w:lvlJc w:val="left"/>
      <w:pPr>
        <w:ind w:left="3240" w:hanging="360"/>
      </w:pPr>
      <w:rPr>
        <w:rFonts w:hint="default" w:ascii="Courier New" w:hAnsi="Courier New" w:cs="Courier New"/>
      </w:rPr>
    </w:lvl>
    <w:lvl w:ilvl="2" w:tplc="40090005" w:tentative="1">
      <w:start w:val="1"/>
      <w:numFmt w:val="bullet"/>
      <w:lvlText w:val=""/>
      <w:lvlJc w:val="left"/>
      <w:pPr>
        <w:ind w:left="3960" w:hanging="360"/>
      </w:pPr>
      <w:rPr>
        <w:rFonts w:hint="default" w:ascii="Wingdings" w:hAnsi="Wingdings"/>
      </w:rPr>
    </w:lvl>
    <w:lvl w:ilvl="3" w:tplc="40090001" w:tentative="1">
      <w:start w:val="1"/>
      <w:numFmt w:val="bullet"/>
      <w:lvlText w:val=""/>
      <w:lvlJc w:val="left"/>
      <w:pPr>
        <w:ind w:left="4680" w:hanging="360"/>
      </w:pPr>
      <w:rPr>
        <w:rFonts w:hint="default" w:ascii="Symbol" w:hAnsi="Symbol"/>
      </w:rPr>
    </w:lvl>
    <w:lvl w:ilvl="4" w:tplc="40090003" w:tentative="1">
      <w:start w:val="1"/>
      <w:numFmt w:val="bullet"/>
      <w:lvlText w:val="o"/>
      <w:lvlJc w:val="left"/>
      <w:pPr>
        <w:ind w:left="5400" w:hanging="360"/>
      </w:pPr>
      <w:rPr>
        <w:rFonts w:hint="default" w:ascii="Courier New" w:hAnsi="Courier New" w:cs="Courier New"/>
      </w:rPr>
    </w:lvl>
    <w:lvl w:ilvl="5" w:tplc="40090005" w:tentative="1">
      <w:start w:val="1"/>
      <w:numFmt w:val="bullet"/>
      <w:lvlText w:val=""/>
      <w:lvlJc w:val="left"/>
      <w:pPr>
        <w:ind w:left="6120" w:hanging="360"/>
      </w:pPr>
      <w:rPr>
        <w:rFonts w:hint="default" w:ascii="Wingdings" w:hAnsi="Wingdings"/>
      </w:rPr>
    </w:lvl>
    <w:lvl w:ilvl="6" w:tplc="40090001" w:tentative="1">
      <w:start w:val="1"/>
      <w:numFmt w:val="bullet"/>
      <w:lvlText w:val=""/>
      <w:lvlJc w:val="left"/>
      <w:pPr>
        <w:ind w:left="6840" w:hanging="360"/>
      </w:pPr>
      <w:rPr>
        <w:rFonts w:hint="default" w:ascii="Symbol" w:hAnsi="Symbol"/>
      </w:rPr>
    </w:lvl>
    <w:lvl w:ilvl="7" w:tplc="40090003" w:tentative="1">
      <w:start w:val="1"/>
      <w:numFmt w:val="bullet"/>
      <w:lvlText w:val="o"/>
      <w:lvlJc w:val="left"/>
      <w:pPr>
        <w:ind w:left="7560" w:hanging="360"/>
      </w:pPr>
      <w:rPr>
        <w:rFonts w:hint="default" w:ascii="Courier New" w:hAnsi="Courier New" w:cs="Courier New"/>
      </w:rPr>
    </w:lvl>
    <w:lvl w:ilvl="8" w:tplc="40090005" w:tentative="1">
      <w:start w:val="1"/>
      <w:numFmt w:val="bullet"/>
      <w:lvlText w:val=""/>
      <w:lvlJc w:val="left"/>
      <w:pPr>
        <w:ind w:left="8280" w:hanging="360"/>
      </w:pPr>
      <w:rPr>
        <w:rFonts w:hint="default" w:ascii="Wingdings" w:hAnsi="Wingdings"/>
      </w:rPr>
    </w:lvl>
  </w:abstractNum>
  <w:abstractNum w:abstractNumId="41">
    <w:nsid w:val="71682879"/>
    <w:multiLevelType w:val="multilevel"/>
    <w:tmpl w:val="71682879"/>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42">
    <w:nsid w:val="7309E82D"/>
    <w:multiLevelType w:val="multilevel"/>
    <w:tmpl w:val="7309E82D"/>
    <w:lvl w:ilvl="0">
      <w:start w:val="1"/>
      <w:numFmt w:val="bullet"/>
      <w:lvlText w:val=""/>
      <w:lvlJc w:val="left"/>
      <w:pPr>
        <w:ind w:left="180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43">
    <w:nsid w:val="741C3342"/>
    <w:multiLevelType w:val="multilevel"/>
    <w:tmpl w:val="741C3342"/>
    <w:lvl w:ilvl="0">
      <w:start w:val="1"/>
      <w:numFmt w:val="bullet"/>
      <w:lvlText w:val=""/>
      <w:lvlJc w:val="left"/>
      <w:pPr>
        <w:ind w:left="3240" w:hanging="360"/>
      </w:pPr>
      <w:rPr>
        <w:rFonts w:hint="default" w:ascii="Symbol" w:hAnsi="Symbol"/>
      </w:rPr>
    </w:lvl>
    <w:lvl w:ilvl="1">
      <w:start w:val="1"/>
      <w:numFmt w:val="bullet"/>
      <w:lvlText w:val="o"/>
      <w:lvlJc w:val="left"/>
      <w:pPr>
        <w:ind w:left="3960" w:hanging="360"/>
      </w:pPr>
      <w:rPr>
        <w:rFonts w:hint="default" w:ascii="Courier New" w:hAnsi="Courier New"/>
      </w:rPr>
    </w:lvl>
    <w:lvl w:ilvl="2">
      <w:start w:val="1"/>
      <w:numFmt w:val="bullet"/>
      <w:lvlText w:val=""/>
      <w:lvlJc w:val="left"/>
      <w:pPr>
        <w:ind w:left="4680" w:hanging="360"/>
      </w:pPr>
      <w:rPr>
        <w:rFonts w:hint="default" w:ascii="Wingdings" w:hAnsi="Wingdings"/>
      </w:rPr>
    </w:lvl>
    <w:lvl w:ilvl="3">
      <w:start w:val="1"/>
      <w:numFmt w:val="bullet"/>
      <w:lvlText w:val=""/>
      <w:lvlJc w:val="left"/>
      <w:pPr>
        <w:ind w:left="5400" w:hanging="360"/>
      </w:pPr>
      <w:rPr>
        <w:rFonts w:hint="default" w:ascii="Symbol" w:hAnsi="Symbol"/>
      </w:rPr>
    </w:lvl>
    <w:lvl w:ilvl="4">
      <w:start w:val="1"/>
      <w:numFmt w:val="bullet"/>
      <w:lvlText w:val="o"/>
      <w:lvlJc w:val="left"/>
      <w:pPr>
        <w:ind w:left="6120" w:hanging="360"/>
      </w:pPr>
      <w:rPr>
        <w:rFonts w:hint="default" w:ascii="Courier New" w:hAnsi="Courier New"/>
      </w:rPr>
    </w:lvl>
    <w:lvl w:ilvl="5">
      <w:start w:val="1"/>
      <w:numFmt w:val="bullet"/>
      <w:lvlText w:val=""/>
      <w:lvlJc w:val="left"/>
      <w:pPr>
        <w:ind w:left="6840" w:hanging="360"/>
      </w:pPr>
      <w:rPr>
        <w:rFonts w:hint="default" w:ascii="Wingdings" w:hAnsi="Wingdings"/>
      </w:rPr>
    </w:lvl>
    <w:lvl w:ilvl="6">
      <w:start w:val="1"/>
      <w:numFmt w:val="bullet"/>
      <w:lvlText w:val=""/>
      <w:lvlJc w:val="left"/>
      <w:pPr>
        <w:ind w:left="7560" w:hanging="360"/>
      </w:pPr>
      <w:rPr>
        <w:rFonts w:hint="default" w:ascii="Symbol" w:hAnsi="Symbol"/>
      </w:rPr>
    </w:lvl>
    <w:lvl w:ilvl="7">
      <w:start w:val="1"/>
      <w:numFmt w:val="bullet"/>
      <w:lvlText w:val="o"/>
      <w:lvlJc w:val="left"/>
      <w:pPr>
        <w:ind w:left="8280" w:hanging="360"/>
      </w:pPr>
      <w:rPr>
        <w:rFonts w:hint="default" w:ascii="Courier New" w:hAnsi="Courier New"/>
      </w:rPr>
    </w:lvl>
    <w:lvl w:ilvl="8">
      <w:start w:val="1"/>
      <w:numFmt w:val="bullet"/>
      <w:lvlText w:val=""/>
      <w:lvlJc w:val="left"/>
      <w:pPr>
        <w:ind w:left="9000" w:hanging="360"/>
      </w:pPr>
      <w:rPr>
        <w:rFonts w:hint="default" w:ascii="Wingdings" w:hAnsi="Wingdings"/>
      </w:rPr>
    </w:lvl>
  </w:abstractNum>
  <w:abstractNum w:abstractNumId="44">
    <w:nsid w:val="74650A25"/>
    <w:multiLevelType w:val="multilevel"/>
    <w:tmpl w:val="74650A25"/>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45">
    <w:nsid w:val="761127A6"/>
    <w:multiLevelType w:val="multilevel"/>
    <w:tmpl w:val="761127A6"/>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46">
    <w:nsid w:val="763CAE53"/>
    <w:multiLevelType w:val="multilevel"/>
    <w:tmpl w:val="763CAE53"/>
    <w:lvl w:ilvl="0">
      <w:start w:val="1"/>
      <w:numFmt w:val="bullet"/>
      <w:lvlText w:val=""/>
      <w:lvlJc w:val="left"/>
      <w:pPr>
        <w:ind w:left="180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47">
    <w:nsid w:val="77A36E51"/>
    <w:multiLevelType w:val="hybridMultilevel"/>
    <w:tmpl w:val="C9A67AC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48">
    <w:nsid w:val="7E82D6F8"/>
    <w:multiLevelType w:val="multilevel"/>
    <w:tmpl w:val="7E82D6F8"/>
    <w:lvl w:ilvl="0">
      <w:start w:val="1"/>
      <w:numFmt w:val="bullet"/>
      <w:lvlText w:val=""/>
      <w:lvlJc w:val="left"/>
      <w:pPr>
        <w:ind w:left="25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num w:numId="1">
    <w:abstractNumId w:val="23"/>
  </w:num>
  <w:num w:numId="2">
    <w:abstractNumId w:val="28"/>
  </w:num>
  <w:num w:numId="3">
    <w:abstractNumId w:val="9"/>
  </w:num>
  <w:num w:numId="4">
    <w:abstractNumId w:val="35"/>
  </w:num>
  <w:num w:numId="5">
    <w:abstractNumId w:val="18"/>
  </w:num>
  <w:num w:numId="6">
    <w:abstractNumId w:val="24"/>
  </w:num>
  <w:num w:numId="7">
    <w:abstractNumId w:val="37"/>
  </w:num>
  <w:num w:numId="8">
    <w:abstractNumId w:val="16"/>
  </w:num>
  <w:num w:numId="9">
    <w:abstractNumId w:val="1"/>
  </w:num>
  <w:num w:numId="10">
    <w:abstractNumId w:val="34"/>
  </w:num>
  <w:num w:numId="11">
    <w:abstractNumId w:val="46"/>
  </w:num>
  <w:num w:numId="12">
    <w:abstractNumId w:val="42"/>
  </w:num>
  <w:num w:numId="13">
    <w:abstractNumId w:val="12"/>
  </w:num>
  <w:num w:numId="14">
    <w:abstractNumId w:val="11"/>
  </w:num>
  <w:num w:numId="15">
    <w:abstractNumId w:val="15"/>
  </w:num>
  <w:num w:numId="16">
    <w:abstractNumId w:val="17"/>
  </w:num>
  <w:num w:numId="17">
    <w:abstractNumId w:val="5"/>
  </w:num>
  <w:num w:numId="18">
    <w:abstractNumId w:val="3"/>
  </w:num>
  <w:num w:numId="19">
    <w:abstractNumId w:val="43"/>
  </w:num>
  <w:num w:numId="20">
    <w:abstractNumId w:val="31"/>
  </w:num>
  <w:num w:numId="21">
    <w:abstractNumId w:val="44"/>
  </w:num>
  <w:num w:numId="22">
    <w:abstractNumId w:val="22"/>
  </w:num>
  <w:num w:numId="23">
    <w:abstractNumId w:val="4"/>
  </w:num>
  <w:num w:numId="24">
    <w:abstractNumId w:val="45"/>
  </w:num>
  <w:num w:numId="25">
    <w:abstractNumId w:val="39"/>
  </w:num>
  <w:num w:numId="26">
    <w:abstractNumId w:val="26"/>
  </w:num>
  <w:num w:numId="27">
    <w:abstractNumId w:val="38"/>
  </w:num>
  <w:num w:numId="28">
    <w:abstractNumId w:val="6"/>
  </w:num>
  <w:num w:numId="29">
    <w:abstractNumId w:val="27"/>
  </w:num>
  <w:num w:numId="30">
    <w:abstractNumId w:val="36"/>
  </w:num>
  <w:num w:numId="31">
    <w:abstractNumId w:val="32"/>
  </w:num>
  <w:num w:numId="32">
    <w:abstractNumId w:val="20"/>
  </w:num>
  <w:num w:numId="33">
    <w:abstractNumId w:val="41"/>
  </w:num>
  <w:num w:numId="34">
    <w:abstractNumId w:val="7"/>
  </w:num>
  <w:num w:numId="35">
    <w:abstractNumId w:val="14"/>
  </w:num>
  <w:num w:numId="36">
    <w:abstractNumId w:val="30"/>
  </w:num>
  <w:num w:numId="37">
    <w:abstractNumId w:val="19"/>
  </w:num>
  <w:num w:numId="38">
    <w:abstractNumId w:val="21"/>
  </w:num>
  <w:num w:numId="39">
    <w:abstractNumId w:val="48"/>
  </w:num>
  <w:num w:numId="40">
    <w:abstractNumId w:val="0"/>
  </w:num>
  <w:num w:numId="41">
    <w:abstractNumId w:val="10"/>
  </w:num>
  <w:num w:numId="42">
    <w:abstractNumId w:val="13"/>
  </w:num>
  <w:num w:numId="43">
    <w:abstractNumId w:val="8"/>
  </w:num>
  <w:num w:numId="44">
    <w:abstractNumId w:val="29"/>
  </w:num>
  <w:num w:numId="45">
    <w:abstractNumId w:val="25"/>
  </w:num>
  <w:num w:numId="46">
    <w:abstractNumId w:val="2"/>
  </w:num>
  <w:num w:numId="47">
    <w:abstractNumId w:val="33"/>
  </w:num>
  <w:num w:numId="48">
    <w:abstractNumId w:val="40"/>
  </w:num>
  <w:num w:numId="49">
    <w:abstractNumId w:val="47"/>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inoy Medhi">
    <w15:presenceInfo w15:providerId="AD" w15:userId="S::binoy.medhi_neosofttech.com#ext#@neosoftmail1.onmicrosoft.com::b305c75e-5f84-4bac-ba83-d9a24af60248"/>
  </w15:person>
  <w15:person w15:author="PRABHAKAR THAKUR">
    <w15:presenceInfo w15:providerId="AD" w15:userId="S::prabhakar.thakur1@sbi.co.in::9235cd78-9820-4dca-80e9-dac3849811e4"/>
  </w15:person>
  <w15:person w15:author="Yogeshkumar Masam">
    <w15:presenceInfo w15:providerId="AD" w15:userId="S::yogeshkumar.masam.cedge@sbi.co.in::925bd74b-e348-436f-90dc-f474f0708381"/>
  </w15:person>
  <w15:person w15:author="Vishnu Gehlot">
    <w15:presenceInfo w15:providerId="AD" w15:userId="S::vishnu.gehlot1@sbi.co.in::2399d4fa-745e-4ab1-92cf-24b9e6fabd4e"/>
  </w15:person>
  <w15:person w15:author="Akhil Marrapu">
    <w15:presenceInfo w15:providerId="AD" w15:userId="S::akhil.marrapu@sbi.co.in::b29862a1-03a7-436f-b9be-e9ce4b11ef06"/>
  </w15:person>
  <w15:person w15:author="Vishnu">
    <w15:presenceInfo w15:providerId="AD" w15:userId="S::VISHNU.GEHLOT1@SBI.CO.IN::2399d4fa-745e-4ab1-92cf-24b9e6fabd4e"/>
  </w15:person>
  <w15:person w15:author="Neeraj Durgapal">
    <w15:presenceInfo w15:providerId="None" w15:userId="Neeraj Durgapal"/>
  </w15:person>
  <w15:person w15:author="ANIL KISHIN MANSUKHANI">
    <w15:presenceInfo w15:providerId="AD" w15:userId="S-1-5-21-1088215356-184484187-95125221-3814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C40AFB"/>
    <w:rsid w:val="00003876"/>
    <w:rsid w:val="0001027C"/>
    <w:rsid w:val="00017A4F"/>
    <w:rsid w:val="00031E78"/>
    <w:rsid w:val="00042090"/>
    <w:rsid w:val="00042C65"/>
    <w:rsid w:val="00043CC7"/>
    <w:rsid w:val="00060EBB"/>
    <w:rsid w:val="00062FFD"/>
    <w:rsid w:val="0006640C"/>
    <w:rsid w:val="000716CA"/>
    <w:rsid w:val="000773CD"/>
    <w:rsid w:val="0009257E"/>
    <w:rsid w:val="000A71D5"/>
    <w:rsid w:val="000B228A"/>
    <w:rsid w:val="000C3F40"/>
    <w:rsid w:val="000C6D07"/>
    <w:rsid w:val="000D26C5"/>
    <w:rsid w:val="000D304D"/>
    <w:rsid w:val="000E21F8"/>
    <w:rsid w:val="000E6FCE"/>
    <w:rsid w:val="000F04B5"/>
    <w:rsid w:val="00113478"/>
    <w:rsid w:val="00114E0F"/>
    <w:rsid w:val="00134071"/>
    <w:rsid w:val="001365C2"/>
    <w:rsid w:val="001373B0"/>
    <w:rsid w:val="00137AAA"/>
    <w:rsid w:val="0015593E"/>
    <w:rsid w:val="0016630C"/>
    <w:rsid w:val="00176E42"/>
    <w:rsid w:val="00183E5A"/>
    <w:rsid w:val="001A0E4D"/>
    <w:rsid w:val="001A69FB"/>
    <w:rsid w:val="001B62F3"/>
    <w:rsid w:val="001C32A4"/>
    <w:rsid w:val="001E101F"/>
    <w:rsid w:val="001F36F8"/>
    <w:rsid w:val="001F47B5"/>
    <w:rsid w:val="001F6379"/>
    <w:rsid w:val="0020D150"/>
    <w:rsid w:val="00211A52"/>
    <w:rsid w:val="0021451D"/>
    <w:rsid w:val="00216305"/>
    <w:rsid w:val="002190D5"/>
    <w:rsid w:val="00224AC1"/>
    <w:rsid w:val="00246112"/>
    <w:rsid w:val="002522C5"/>
    <w:rsid w:val="00253F18"/>
    <w:rsid w:val="00255742"/>
    <w:rsid w:val="002566F8"/>
    <w:rsid w:val="00275A61"/>
    <w:rsid w:val="00275B46"/>
    <w:rsid w:val="0028B656"/>
    <w:rsid w:val="00293BEE"/>
    <w:rsid w:val="00297142"/>
    <w:rsid w:val="002A5776"/>
    <w:rsid w:val="002B67F9"/>
    <w:rsid w:val="002C2CB0"/>
    <w:rsid w:val="002D634F"/>
    <w:rsid w:val="002F035F"/>
    <w:rsid w:val="002F0E35"/>
    <w:rsid w:val="002F1140"/>
    <w:rsid w:val="00310E83"/>
    <w:rsid w:val="00313357"/>
    <w:rsid w:val="003133F6"/>
    <w:rsid w:val="003261BF"/>
    <w:rsid w:val="00326D44"/>
    <w:rsid w:val="00327A77"/>
    <w:rsid w:val="00347002"/>
    <w:rsid w:val="00364878"/>
    <w:rsid w:val="0037238C"/>
    <w:rsid w:val="00386273"/>
    <w:rsid w:val="003949E1"/>
    <w:rsid w:val="003A1BBE"/>
    <w:rsid w:val="003A39FA"/>
    <w:rsid w:val="003A739B"/>
    <w:rsid w:val="003BB980"/>
    <w:rsid w:val="003C0D5B"/>
    <w:rsid w:val="003E7260"/>
    <w:rsid w:val="00410972"/>
    <w:rsid w:val="0043127C"/>
    <w:rsid w:val="00441DF6"/>
    <w:rsid w:val="00446077"/>
    <w:rsid w:val="0044745B"/>
    <w:rsid w:val="00451D20"/>
    <w:rsid w:val="00461C5B"/>
    <w:rsid w:val="00481155"/>
    <w:rsid w:val="004B0ADD"/>
    <w:rsid w:val="004D68D6"/>
    <w:rsid w:val="004E030F"/>
    <w:rsid w:val="004F1E24"/>
    <w:rsid w:val="00512194"/>
    <w:rsid w:val="005230E3"/>
    <w:rsid w:val="00526BB5"/>
    <w:rsid w:val="00533EB7"/>
    <w:rsid w:val="0054765B"/>
    <w:rsid w:val="00560193"/>
    <w:rsid w:val="00561DCB"/>
    <w:rsid w:val="005935D9"/>
    <w:rsid w:val="005A29BB"/>
    <w:rsid w:val="005A2D1A"/>
    <w:rsid w:val="005C4BC3"/>
    <w:rsid w:val="005D2841"/>
    <w:rsid w:val="00641318"/>
    <w:rsid w:val="00663A08"/>
    <w:rsid w:val="006647C4"/>
    <w:rsid w:val="0067027F"/>
    <w:rsid w:val="0067312F"/>
    <w:rsid w:val="00691BE9"/>
    <w:rsid w:val="006A30AB"/>
    <w:rsid w:val="006A7AB0"/>
    <w:rsid w:val="006C1816"/>
    <w:rsid w:val="006C4FB9"/>
    <w:rsid w:val="006E121D"/>
    <w:rsid w:val="006E1BFD"/>
    <w:rsid w:val="006E4583"/>
    <w:rsid w:val="006E4711"/>
    <w:rsid w:val="006E7B11"/>
    <w:rsid w:val="006F246C"/>
    <w:rsid w:val="006F51DE"/>
    <w:rsid w:val="007262EB"/>
    <w:rsid w:val="00733241"/>
    <w:rsid w:val="00737640"/>
    <w:rsid w:val="00742C0D"/>
    <w:rsid w:val="007851D2"/>
    <w:rsid w:val="00791A51"/>
    <w:rsid w:val="00793C32"/>
    <w:rsid w:val="007B0922"/>
    <w:rsid w:val="007B24E4"/>
    <w:rsid w:val="007B728D"/>
    <w:rsid w:val="007C16C5"/>
    <w:rsid w:val="007D5F41"/>
    <w:rsid w:val="0080131C"/>
    <w:rsid w:val="008015B6"/>
    <w:rsid w:val="00802F51"/>
    <w:rsid w:val="00807E98"/>
    <w:rsid w:val="0081014C"/>
    <w:rsid w:val="00816A06"/>
    <w:rsid w:val="00825277"/>
    <w:rsid w:val="008277AB"/>
    <w:rsid w:val="008355A2"/>
    <w:rsid w:val="008438D3"/>
    <w:rsid w:val="00847588"/>
    <w:rsid w:val="00857F1E"/>
    <w:rsid w:val="00874094"/>
    <w:rsid w:val="00874D9B"/>
    <w:rsid w:val="00880D26"/>
    <w:rsid w:val="00881EF4"/>
    <w:rsid w:val="00884561"/>
    <w:rsid w:val="008873C3"/>
    <w:rsid w:val="0089158E"/>
    <w:rsid w:val="00896E17"/>
    <w:rsid w:val="008A2CB6"/>
    <w:rsid w:val="008A31AB"/>
    <w:rsid w:val="008B3BCB"/>
    <w:rsid w:val="008C2428"/>
    <w:rsid w:val="008E5662"/>
    <w:rsid w:val="008E7C62"/>
    <w:rsid w:val="008F4962"/>
    <w:rsid w:val="008F784E"/>
    <w:rsid w:val="008F7924"/>
    <w:rsid w:val="00910486"/>
    <w:rsid w:val="0091778F"/>
    <w:rsid w:val="00930BDA"/>
    <w:rsid w:val="00936A1B"/>
    <w:rsid w:val="00945543"/>
    <w:rsid w:val="009463CA"/>
    <w:rsid w:val="00953CC4"/>
    <w:rsid w:val="00963519"/>
    <w:rsid w:val="00975A77"/>
    <w:rsid w:val="00984F87"/>
    <w:rsid w:val="0099392D"/>
    <w:rsid w:val="009A10A0"/>
    <w:rsid w:val="009B2D0C"/>
    <w:rsid w:val="009B512A"/>
    <w:rsid w:val="009C349B"/>
    <w:rsid w:val="009D2167"/>
    <w:rsid w:val="009D7CB7"/>
    <w:rsid w:val="009E0A64"/>
    <w:rsid w:val="009F0666"/>
    <w:rsid w:val="009F448F"/>
    <w:rsid w:val="00A05E25"/>
    <w:rsid w:val="00A20053"/>
    <w:rsid w:val="00A24679"/>
    <w:rsid w:val="00A332E8"/>
    <w:rsid w:val="00A431A3"/>
    <w:rsid w:val="00A55D00"/>
    <w:rsid w:val="00A71230"/>
    <w:rsid w:val="00A87CA4"/>
    <w:rsid w:val="00AA1309"/>
    <w:rsid w:val="00AB1436"/>
    <w:rsid w:val="00AC6CCE"/>
    <w:rsid w:val="00AD4A40"/>
    <w:rsid w:val="00AF1472"/>
    <w:rsid w:val="00AF1C1A"/>
    <w:rsid w:val="00B00755"/>
    <w:rsid w:val="00B0CAA2"/>
    <w:rsid w:val="00B15875"/>
    <w:rsid w:val="00B3132B"/>
    <w:rsid w:val="00B42F2F"/>
    <w:rsid w:val="00B61B6D"/>
    <w:rsid w:val="00B63205"/>
    <w:rsid w:val="00B8479A"/>
    <w:rsid w:val="00BA0B1A"/>
    <w:rsid w:val="00BB5E60"/>
    <w:rsid w:val="00BB7258"/>
    <w:rsid w:val="00BC405C"/>
    <w:rsid w:val="00BE14A8"/>
    <w:rsid w:val="00BF4EA9"/>
    <w:rsid w:val="00BF5D72"/>
    <w:rsid w:val="00C13C15"/>
    <w:rsid w:val="00C302B7"/>
    <w:rsid w:val="00C4046B"/>
    <w:rsid w:val="00C57A5D"/>
    <w:rsid w:val="00C60DFC"/>
    <w:rsid w:val="00C64EE6"/>
    <w:rsid w:val="00C70985"/>
    <w:rsid w:val="00C9501F"/>
    <w:rsid w:val="00CA23F1"/>
    <w:rsid w:val="00CB511C"/>
    <w:rsid w:val="00CF395D"/>
    <w:rsid w:val="00D50A42"/>
    <w:rsid w:val="00D552F7"/>
    <w:rsid w:val="00D71D6A"/>
    <w:rsid w:val="00D71F10"/>
    <w:rsid w:val="00D7640E"/>
    <w:rsid w:val="00D92E37"/>
    <w:rsid w:val="00DB2A3D"/>
    <w:rsid w:val="00DC0F39"/>
    <w:rsid w:val="00DC17D3"/>
    <w:rsid w:val="00DC5440"/>
    <w:rsid w:val="00E07E26"/>
    <w:rsid w:val="00E106CF"/>
    <w:rsid w:val="00E23690"/>
    <w:rsid w:val="00E554F0"/>
    <w:rsid w:val="00E606BF"/>
    <w:rsid w:val="00E63D0C"/>
    <w:rsid w:val="00E88719"/>
    <w:rsid w:val="00E97E52"/>
    <w:rsid w:val="00EB2F12"/>
    <w:rsid w:val="00EC53CC"/>
    <w:rsid w:val="00ED43FA"/>
    <w:rsid w:val="00EE71CB"/>
    <w:rsid w:val="00EE7AFC"/>
    <w:rsid w:val="00EF07BA"/>
    <w:rsid w:val="00F02011"/>
    <w:rsid w:val="00F0BBD3"/>
    <w:rsid w:val="00F24AD9"/>
    <w:rsid w:val="00F3122C"/>
    <w:rsid w:val="00F35614"/>
    <w:rsid w:val="00F44168"/>
    <w:rsid w:val="00F602DC"/>
    <w:rsid w:val="00F6754C"/>
    <w:rsid w:val="00F6DDBD"/>
    <w:rsid w:val="00F71E8E"/>
    <w:rsid w:val="00F85ADF"/>
    <w:rsid w:val="00FB0000"/>
    <w:rsid w:val="00FB7DDF"/>
    <w:rsid w:val="00FE4324"/>
    <w:rsid w:val="00FE99B8"/>
    <w:rsid w:val="0113B5DF"/>
    <w:rsid w:val="011A3392"/>
    <w:rsid w:val="0135F208"/>
    <w:rsid w:val="01410335"/>
    <w:rsid w:val="0155346A"/>
    <w:rsid w:val="01559707"/>
    <w:rsid w:val="01667B1F"/>
    <w:rsid w:val="01752AA0"/>
    <w:rsid w:val="0183B8ED"/>
    <w:rsid w:val="01936515"/>
    <w:rsid w:val="019880B2"/>
    <w:rsid w:val="01A6CF53"/>
    <w:rsid w:val="01A75D50"/>
    <w:rsid w:val="01AD271D"/>
    <w:rsid w:val="01B9B42B"/>
    <w:rsid w:val="01DF8195"/>
    <w:rsid w:val="01E1BFF3"/>
    <w:rsid w:val="01E5F0DA"/>
    <w:rsid w:val="01EA5DF6"/>
    <w:rsid w:val="01EDF1F9"/>
    <w:rsid w:val="01F5D9BB"/>
    <w:rsid w:val="01F615E7"/>
    <w:rsid w:val="01F7FB9D"/>
    <w:rsid w:val="01FB57EA"/>
    <w:rsid w:val="01FDB924"/>
    <w:rsid w:val="0207CA7C"/>
    <w:rsid w:val="0209630D"/>
    <w:rsid w:val="0218629A"/>
    <w:rsid w:val="022F4D87"/>
    <w:rsid w:val="02348D2B"/>
    <w:rsid w:val="02403DEC"/>
    <w:rsid w:val="026F1898"/>
    <w:rsid w:val="0270493E"/>
    <w:rsid w:val="0278A49F"/>
    <w:rsid w:val="027C9E63"/>
    <w:rsid w:val="027E2E23"/>
    <w:rsid w:val="02897282"/>
    <w:rsid w:val="02A3FCDD"/>
    <w:rsid w:val="02C2EACE"/>
    <w:rsid w:val="02CD4100"/>
    <w:rsid w:val="02F9CFA2"/>
    <w:rsid w:val="030B81E9"/>
    <w:rsid w:val="03162E28"/>
    <w:rsid w:val="031A2D9B"/>
    <w:rsid w:val="03267811"/>
    <w:rsid w:val="0326D5F0"/>
    <w:rsid w:val="033D0462"/>
    <w:rsid w:val="034CE6AC"/>
    <w:rsid w:val="035334AD"/>
    <w:rsid w:val="035CA7E1"/>
    <w:rsid w:val="035EB7CE"/>
    <w:rsid w:val="036B5FAA"/>
    <w:rsid w:val="0370C921"/>
    <w:rsid w:val="0373D890"/>
    <w:rsid w:val="03751BEB"/>
    <w:rsid w:val="03769CCC"/>
    <w:rsid w:val="03872054"/>
    <w:rsid w:val="03906361"/>
    <w:rsid w:val="0393FEF6"/>
    <w:rsid w:val="03A45940"/>
    <w:rsid w:val="03AF7128"/>
    <w:rsid w:val="03CF11A5"/>
    <w:rsid w:val="03D07870"/>
    <w:rsid w:val="03E4B036"/>
    <w:rsid w:val="03F19A27"/>
    <w:rsid w:val="0403F9EB"/>
    <w:rsid w:val="0409EB22"/>
    <w:rsid w:val="04190D69"/>
    <w:rsid w:val="0420E7FD"/>
    <w:rsid w:val="0424F10B"/>
    <w:rsid w:val="04427571"/>
    <w:rsid w:val="04448618"/>
    <w:rsid w:val="044C5250"/>
    <w:rsid w:val="045A4695"/>
    <w:rsid w:val="04632C1B"/>
    <w:rsid w:val="046DC547"/>
    <w:rsid w:val="04715A6F"/>
    <w:rsid w:val="0471FF60"/>
    <w:rsid w:val="04776CC5"/>
    <w:rsid w:val="04A4A927"/>
    <w:rsid w:val="04B4D643"/>
    <w:rsid w:val="04C01E5E"/>
    <w:rsid w:val="04CC61FA"/>
    <w:rsid w:val="04D0EBB9"/>
    <w:rsid w:val="050BE335"/>
    <w:rsid w:val="051C09AA"/>
    <w:rsid w:val="0539D164"/>
    <w:rsid w:val="0539F00A"/>
    <w:rsid w:val="0544E995"/>
    <w:rsid w:val="05489B5E"/>
    <w:rsid w:val="054AE924"/>
    <w:rsid w:val="055AE692"/>
    <w:rsid w:val="056BC048"/>
    <w:rsid w:val="05823A07"/>
    <w:rsid w:val="0584C95C"/>
    <w:rsid w:val="0587A6D5"/>
    <w:rsid w:val="058825A2"/>
    <w:rsid w:val="05BF5B6E"/>
    <w:rsid w:val="05C35C2E"/>
    <w:rsid w:val="05C69AF7"/>
    <w:rsid w:val="05C89AA2"/>
    <w:rsid w:val="05D1CD72"/>
    <w:rsid w:val="05EE83E4"/>
    <w:rsid w:val="05FA8DEA"/>
    <w:rsid w:val="05FFA9C6"/>
    <w:rsid w:val="05FFCDFD"/>
    <w:rsid w:val="062B4673"/>
    <w:rsid w:val="062E1819"/>
    <w:rsid w:val="06308915"/>
    <w:rsid w:val="0634F890"/>
    <w:rsid w:val="0644C458"/>
    <w:rsid w:val="0660335C"/>
    <w:rsid w:val="06606FC9"/>
    <w:rsid w:val="0663596F"/>
    <w:rsid w:val="066B8A8C"/>
    <w:rsid w:val="066D018D"/>
    <w:rsid w:val="0683A4A2"/>
    <w:rsid w:val="0683ECBD"/>
    <w:rsid w:val="068DE6D0"/>
    <w:rsid w:val="06A35BE3"/>
    <w:rsid w:val="06A548BB"/>
    <w:rsid w:val="06A85154"/>
    <w:rsid w:val="06A855D6"/>
    <w:rsid w:val="06C33E88"/>
    <w:rsid w:val="06D9E46B"/>
    <w:rsid w:val="06E3830D"/>
    <w:rsid w:val="06EBE23D"/>
    <w:rsid w:val="06ECBE8A"/>
    <w:rsid w:val="06FFAA83"/>
    <w:rsid w:val="07044413"/>
    <w:rsid w:val="0709215A"/>
    <w:rsid w:val="07130141"/>
    <w:rsid w:val="07132CFF"/>
    <w:rsid w:val="071ACEEA"/>
    <w:rsid w:val="07205447"/>
    <w:rsid w:val="072D38C5"/>
    <w:rsid w:val="072DAAAC"/>
    <w:rsid w:val="072E1B21"/>
    <w:rsid w:val="07411729"/>
    <w:rsid w:val="07582DEA"/>
    <w:rsid w:val="075C7B00"/>
    <w:rsid w:val="07623DEE"/>
    <w:rsid w:val="076EEE03"/>
    <w:rsid w:val="0782AE54"/>
    <w:rsid w:val="078B53EC"/>
    <w:rsid w:val="078E33AE"/>
    <w:rsid w:val="0795C9E4"/>
    <w:rsid w:val="079979DC"/>
    <w:rsid w:val="079D478F"/>
    <w:rsid w:val="07A06AE2"/>
    <w:rsid w:val="07A42CC2"/>
    <w:rsid w:val="07ACB633"/>
    <w:rsid w:val="07B3EB16"/>
    <w:rsid w:val="07BA6587"/>
    <w:rsid w:val="07C158CE"/>
    <w:rsid w:val="07C3D6FE"/>
    <w:rsid w:val="07D1C4E6"/>
    <w:rsid w:val="07EC936F"/>
    <w:rsid w:val="07FA7CE6"/>
    <w:rsid w:val="07FD52C9"/>
    <w:rsid w:val="08067D32"/>
    <w:rsid w:val="08099BC0"/>
    <w:rsid w:val="08109C95"/>
    <w:rsid w:val="081699B9"/>
    <w:rsid w:val="0823D06E"/>
    <w:rsid w:val="0832C372"/>
    <w:rsid w:val="0833A1C4"/>
    <w:rsid w:val="084A8A6A"/>
    <w:rsid w:val="084F45D6"/>
    <w:rsid w:val="0867791A"/>
    <w:rsid w:val="086FAF71"/>
    <w:rsid w:val="087B167C"/>
    <w:rsid w:val="0888B5DF"/>
    <w:rsid w:val="08973E51"/>
    <w:rsid w:val="08A56819"/>
    <w:rsid w:val="08B10443"/>
    <w:rsid w:val="08B5125C"/>
    <w:rsid w:val="08BEFE81"/>
    <w:rsid w:val="08D2530C"/>
    <w:rsid w:val="08DF7423"/>
    <w:rsid w:val="08DF9138"/>
    <w:rsid w:val="08E05837"/>
    <w:rsid w:val="08ECF853"/>
    <w:rsid w:val="090947C2"/>
    <w:rsid w:val="090A565C"/>
    <w:rsid w:val="090B370D"/>
    <w:rsid w:val="09191E15"/>
    <w:rsid w:val="092A97C9"/>
    <w:rsid w:val="09303364"/>
    <w:rsid w:val="0931F0F1"/>
    <w:rsid w:val="093F901E"/>
    <w:rsid w:val="094BA758"/>
    <w:rsid w:val="095A0F61"/>
    <w:rsid w:val="095E56B5"/>
    <w:rsid w:val="096A1D33"/>
    <w:rsid w:val="096F5A5A"/>
    <w:rsid w:val="0989BE12"/>
    <w:rsid w:val="098A7905"/>
    <w:rsid w:val="0999261F"/>
    <w:rsid w:val="09A3BBA8"/>
    <w:rsid w:val="09C80332"/>
    <w:rsid w:val="09D31BF9"/>
    <w:rsid w:val="09EB3F36"/>
    <w:rsid w:val="09F5C593"/>
    <w:rsid w:val="0A030C03"/>
    <w:rsid w:val="0A17613F"/>
    <w:rsid w:val="0A1C7C2F"/>
    <w:rsid w:val="0A30566B"/>
    <w:rsid w:val="0A48B0C9"/>
    <w:rsid w:val="0A5E599B"/>
    <w:rsid w:val="0A629C03"/>
    <w:rsid w:val="0A70E5A1"/>
    <w:rsid w:val="0A726EAB"/>
    <w:rsid w:val="0A836641"/>
    <w:rsid w:val="0A8C1B57"/>
    <w:rsid w:val="0A9678AE"/>
    <w:rsid w:val="0AA887CC"/>
    <w:rsid w:val="0AC11F78"/>
    <w:rsid w:val="0AD21A22"/>
    <w:rsid w:val="0AEF91DD"/>
    <w:rsid w:val="0AF2D62F"/>
    <w:rsid w:val="0AFC60B4"/>
    <w:rsid w:val="0B12A929"/>
    <w:rsid w:val="0B13EE45"/>
    <w:rsid w:val="0B1CBCA4"/>
    <w:rsid w:val="0B2AFE37"/>
    <w:rsid w:val="0B4366E0"/>
    <w:rsid w:val="0B6360EF"/>
    <w:rsid w:val="0B690D8D"/>
    <w:rsid w:val="0B7E3A4E"/>
    <w:rsid w:val="0B842A79"/>
    <w:rsid w:val="0BA78D81"/>
    <w:rsid w:val="0BA949CC"/>
    <w:rsid w:val="0BAD58AE"/>
    <w:rsid w:val="0BB12ADA"/>
    <w:rsid w:val="0BB956ED"/>
    <w:rsid w:val="0BDA8828"/>
    <w:rsid w:val="0BF61648"/>
    <w:rsid w:val="0BF95DD8"/>
    <w:rsid w:val="0C042355"/>
    <w:rsid w:val="0C09F8D2"/>
    <w:rsid w:val="0C2E5A90"/>
    <w:rsid w:val="0C2F738F"/>
    <w:rsid w:val="0C3C9973"/>
    <w:rsid w:val="0C452D1C"/>
    <w:rsid w:val="0C4DCD6E"/>
    <w:rsid w:val="0C53E2A4"/>
    <w:rsid w:val="0C5B1651"/>
    <w:rsid w:val="0C6C15F5"/>
    <w:rsid w:val="0C6DCCFC"/>
    <w:rsid w:val="0C8265FE"/>
    <w:rsid w:val="0C89B8EC"/>
    <w:rsid w:val="0C93BEE0"/>
    <w:rsid w:val="0C95875D"/>
    <w:rsid w:val="0CA183AB"/>
    <w:rsid w:val="0CA3A417"/>
    <w:rsid w:val="0CA48E69"/>
    <w:rsid w:val="0CAB2458"/>
    <w:rsid w:val="0CABE5C4"/>
    <w:rsid w:val="0CAD218C"/>
    <w:rsid w:val="0CB60561"/>
    <w:rsid w:val="0CBD602D"/>
    <w:rsid w:val="0CCB440D"/>
    <w:rsid w:val="0CD6B166"/>
    <w:rsid w:val="0CDC29DB"/>
    <w:rsid w:val="0CF7B3FB"/>
    <w:rsid w:val="0D08B5F9"/>
    <w:rsid w:val="0D0BB704"/>
    <w:rsid w:val="0D38F7E4"/>
    <w:rsid w:val="0D4411EA"/>
    <w:rsid w:val="0D464B17"/>
    <w:rsid w:val="0D518DAC"/>
    <w:rsid w:val="0D5C24E2"/>
    <w:rsid w:val="0D6F02B9"/>
    <w:rsid w:val="0D7CA215"/>
    <w:rsid w:val="0D971F04"/>
    <w:rsid w:val="0D9EC32E"/>
    <w:rsid w:val="0DA53121"/>
    <w:rsid w:val="0DBE26F9"/>
    <w:rsid w:val="0DBFF29C"/>
    <w:rsid w:val="0DCB8217"/>
    <w:rsid w:val="0DEF2227"/>
    <w:rsid w:val="0DF72878"/>
    <w:rsid w:val="0E1B6B0C"/>
    <w:rsid w:val="0E1C4461"/>
    <w:rsid w:val="0E248493"/>
    <w:rsid w:val="0E3206AB"/>
    <w:rsid w:val="0E3A22F9"/>
    <w:rsid w:val="0E3E3F4B"/>
    <w:rsid w:val="0E4C6BE9"/>
    <w:rsid w:val="0E561457"/>
    <w:rsid w:val="0E597CEA"/>
    <w:rsid w:val="0E6D012F"/>
    <w:rsid w:val="0E7146AF"/>
    <w:rsid w:val="0E7D03E9"/>
    <w:rsid w:val="0EA16ECD"/>
    <w:rsid w:val="0EA80C80"/>
    <w:rsid w:val="0EAD2986"/>
    <w:rsid w:val="0EAD7971"/>
    <w:rsid w:val="0EBC338F"/>
    <w:rsid w:val="0EBE6871"/>
    <w:rsid w:val="0EBF44EC"/>
    <w:rsid w:val="0EC614D6"/>
    <w:rsid w:val="0EE3009D"/>
    <w:rsid w:val="0EEF4DFA"/>
    <w:rsid w:val="0EF05D1E"/>
    <w:rsid w:val="0EFBC49F"/>
    <w:rsid w:val="0EFC0DCE"/>
    <w:rsid w:val="0F215EAB"/>
    <w:rsid w:val="0F2B318E"/>
    <w:rsid w:val="0F2FF4FE"/>
    <w:rsid w:val="0F3438F2"/>
    <w:rsid w:val="0F35CA23"/>
    <w:rsid w:val="0F582F74"/>
    <w:rsid w:val="0F6EE161"/>
    <w:rsid w:val="0F799ABB"/>
    <w:rsid w:val="0F93A419"/>
    <w:rsid w:val="0F9456D9"/>
    <w:rsid w:val="0F9A4572"/>
    <w:rsid w:val="0FB10506"/>
    <w:rsid w:val="0FBC45DC"/>
    <w:rsid w:val="0FC8563D"/>
    <w:rsid w:val="0FCE0B9C"/>
    <w:rsid w:val="0FD005E1"/>
    <w:rsid w:val="0FD4F228"/>
    <w:rsid w:val="0FD6A2BE"/>
    <w:rsid w:val="0FE0C3EF"/>
    <w:rsid w:val="0FE1D594"/>
    <w:rsid w:val="0FF48288"/>
    <w:rsid w:val="1006D8AE"/>
    <w:rsid w:val="100F5223"/>
    <w:rsid w:val="10128771"/>
    <w:rsid w:val="10226A24"/>
    <w:rsid w:val="1026D573"/>
    <w:rsid w:val="102A769F"/>
    <w:rsid w:val="1037DC8E"/>
    <w:rsid w:val="10483DE6"/>
    <w:rsid w:val="104A63F8"/>
    <w:rsid w:val="104B62ED"/>
    <w:rsid w:val="104F1DAA"/>
    <w:rsid w:val="108526FA"/>
    <w:rsid w:val="1099D435"/>
    <w:rsid w:val="109D58F3"/>
    <w:rsid w:val="10AB7EB7"/>
    <w:rsid w:val="10B35DFC"/>
    <w:rsid w:val="10B93A29"/>
    <w:rsid w:val="10BE266B"/>
    <w:rsid w:val="10D6F5A2"/>
    <w:rsid w:val="10D8D000"/>
    <w:rsid w:val="10E5A208"/>
    <w:rsid w:val="10E7B30E"/>
    <w:rsid w:val="10E9A728"/>
    <w:rsid w:val="11024394"/>
    <w:rsid w:val="110355F9"/>
    <w:rsid w:val="1130B66B"/>
    <w:rsid w:val="113CDF7C"/>
    <w:rsid w:val="1153FDDB"/>
    <w:rsid w:val="11557C92"/>
    <w:rsid w:val="11563175"/>
    <w:rsid w:val="1158C5D9"/>
    <w:rsid w:val="1176C0C7"/>
    <w:rsid w:val="117C20DF"/>
    <w:rsid w:val="117F7EEC"/>
    <w:rsid w:val="11897657"/>
    <w:rsid w:val="118CAD29"/>
    <w:rsid w:val="11AAC590"/>
    <w:rsid w:val="11B0090A"/>
    <w:rsid w:val="11C6A08D"/>
    <w:rsid w:val="11CA3CCC"/>
    <w:rsid w:val="11CADA5C"/>
    <w:rsid w:val="11CBB0D8"/>
    <w:rsid w:val="11D8DFDB"/>
    <w:rsid w:val="11E4D428"/>
    <w:rsid w:val="11F64071"/>
    <w:rsid w:val="12046D2A"/>
    <w:rsid w:val="12070D4D"/>
    <w:rsid w:val="1209400B"/>
    <w:rsid w:val="120A4F2F"/>
    <w:rsid w:val="120FAD53"/>
    <w:rsid w:val="121E3AFD"/>
    <w:rsid w:val="1223147C"/>
    <w:rsid w:val="1239FFDA"/>
    <w:rsid w:val="125B4C2E"/>
    <w:rsid w:val="126C4D6A"/>
    <w:rsid w:val="1270C449"/>
    <w:rsid w:val="129363E2"/>
    <w:rsid w:val="1293C7B9"/>
    <w:rsid w:val="12960D67"/>
    <w:rsid w:val="1297A6FD"/>
    <w:rsid w:val="129FC463"/>
    <w:rsid w:val="12A3F5C0"/>
    <w:rsid w:val="12ABE2CD"/>
    <w:rsid w:val="12C9F920"/>
    <w:rsid w:val="12CDB1F6"/>
    <w:rsid w:val="12DFEEA1"/>
    <w:rsid w:val="12E081A5"/>
    <w:rsid w:val="12EB4529"/>
    <w:rsid w:val="12F28C0B"/>
    <w:rsid w:val="130C274F"/>
    <w:rsid w:val="130F5581"/>
    <w:rsid w:val="1320F928"/>
    <w:rsid w:val="1323A2F3"/>
    <w:rsid w:val="132B65D7"/>
    <w:rsid w:val="132F4366"/>
    <w:rsid w:val="133A424E"/>
    <w:rsid w:val="13434536"/>
    <w:rsid w:val="134B7A2B"/>
    <w:rsid w:val="135ADCE2"/>
    <w:rsid w:val="135ECB6B"/>
    <w:rsid w:val="1371CAE6"/>
    <w:rsid w:val="139BDE23"/>
    <w:rsid w:val="13A20907"/>
    <w:rsid w:val="13A6715F"/>
    <w:rsid w:val="13C7E2FF"/>
    <w:rsid w:val="13DD43A2"/>
    <w:rsid w:val="13E57F41"/>
    <w:rsid w:val="13F91869"/>
    <w:rsid w:val="13FB1309"/>
    <w:rsid w:val="13FFB8CC"/>
    <w:rsid w:val="1409BCFF"/>
    <w:rsid w:val="14152933"/>
    <w:rsid w:val="1416E04F"/>
    <w:rsid w:val="142E4061"/>
    <w:rsid w:val="142F4550"/>
    <w:rsid w:val="143EC26F"/>
    <w:rsid w:val="14521B7A"/>
    <w:rsid w:val="145C38A3"/>
    <w:rsid w:val="1464A855"/>
    <w:rsid w:val="146C4797"/>
    <w:rsid w:val="1474EC3E"/>
    <w:rsid w:val="1489E235"/>
    <w:rsid w:val="148F692A"/>
    <w:rsid w:val="149E8E48"/>
    <w:rsid w:val="14A54A6E"/>
    <w:rsid w:val="14BB655F"/>
    <w:rsid w:val="14C02D39"/>
    <w:rsid w:val="14C970E3"/>
    <w:rsid w:val="14D454E3"/>
    <w:rsid w:val="14E1C2BB"/>
    <w:rsid w:val="14E35760"/>
    <w:rsid w:val="14E440C6"/>
    <w:rsid w:val="14E8496B"/>
    <w:rsid w:val="14EEFC3C"/>
    <w:rsid w:val="1506866B"/>
    <w:rsid w:val="15245875"/>
    <w:rsid w:val="155EC9CF"/>
    <w:rsid w:val="15668138"/>
    <w:rsid w:val="156F4EFC"/>
    <w:rsid w:val="15770F84"/>
    <w:rsid w:val="158B5D2F"/>
    <w:rsid w:val="1596703D"/>
    <w:rsid w:val="15985B05"/>
    <w:rsid w:val="159A45AF"/>
    <w:rsid w:val="15B2D6EA"/>
    <w:rsid w:val="15BAA674"/>
    <w:rsid w:val="15BEDC53"/>
    <w:rsid w:val="15EA37D7"/>
    <w:rsid w:val="15EB7279"/>
    <w:rsid w:val="15F7D39F"/>
    <w:rsid w:val="15F82147"/>
    <w:rsid w:val="1600828A"/>
    <w:rsid w:val="160247CB"/>
    <w:rsid w:val="1605E5DE"/>
    <w:rsid w:val="1612B934"/>
    <w:rsid w:val="16159188"/>
    <w:rsid w:val="162D3C37"/>
    <w:rsid w:val="16421CDB"/>
    <w:rsid w:val="1651C84E"/>
    <w:rsid w:val="1656F32B"/>
    <w:rsid w:val="165F0822"/>
    <w:rsid w:val="167287D6"/>
    <w:rsid w:val="168BA184"/>
    <w:rsid w:val="1692728C"/>
    <w:rsid w:val="1694AF94"/>
    <w:rsid w:val="1694B544"/>
    <w:rsid w:val="169B90AD"/>
    <w:rsid w:val="16A6BFE9"/>
    <w:rsid w:val="16A95F31"/>
    <w:rsid w:val="16ACDD3E"/>
    <w:rsid w:val="16C1A42C"/>
    <w:rsid w:val="16C28C7D"/>
    <w:rsid w:val="16E023D1"/>
    <w:rsid w:val="16FC6B40"/>
    <w:rsid w:val="16FEE87E"/>
    <w:rsid w:val="17034146"/>
    <w:rsid w:val="172E63DF"/>
    <w:rsid w:val="1733411E"/>
    <w:rsid w:val="1736C671"/>
    <w:rsid w:val="173BA079"/>
    <w:rsid w:val="17451680"/>
    <w:rsid w:val="1750E17C"/>
    <w:rsid w:val="17561BEE"/>
    <w:rsid w:val="17579F47"/>
    <w:rsid w:val="1762E4D4"/>
    <w:rsid w:val="17773725"/>
    <w:rsid w:val="1783BEFF"/>
    <w:rsid w:val="17967AF5"/>
    <w:rsid w:val="17A77487"/>
    <w:rsid w:val="17AB470D"/>
    <w:rsid w:val="17CA4451"/>
    <w:rsid w:val="17CA6191"/>
    <w:rsid w:val="17DAEF42"/>
    <w:rsid w:val="17DC2CD2"/>
    <w:rsid w:val="17EB7CDC"/>
    <w:rsid w:val="1801EB45"/>
    <w:rsid w:val="18071B1D"/>
    <w:rsid w:val="1814901A"/>
    <w:rsid w:val="181D39BA"/>
    <w:rsid w:val="18369CC7"/>
    <w:rsid w:val="183948D8"/>
    <w:rsid w:val="183AB1C9"/>
    <w:rsid w:val="18431944"/>
    <w:rsid w:val="18457FA6"/>
    <w:rsid w:val="184C1B61"/>
    <w:rsid w:val="18599FEC"/>
    <w:rsid w:val="185CD28B"/>
    <w:rsid w:val="186A67EC"/>
    <w:rsid w:val="1872AFF8"/>
    <w:rsid w:val="1876CAAE"/>
    <w:rsid w:val="1879382A"/>
    <w:rsid w:val="188159BA"/>
    <w:rsid w:val="1890C1CD"/>
    <w:rsid w:val="1895E6F0"/>
    <w:rsid w:val="18A04CEE"/>
    <w:rsid w:val="18B76F17"/>
    <w:rsid w:val="18C117DF"/>
    <w:rsid w:val="18D12024"/>
    <w:rsid w:val="18D244A3"/>
    <w:rsid w:val="18DACC93"/>
    <w:rsid w:val="18DBDF50"/>
    <w:rsid w:val="18E53E4D"/>
    <w:rsid w:val="18E83A22"/>
    <w:rsid w:val="18E85F7F"/>
    <w:rsid w:val="18EB7844"/>
    <w:rsid w:val="1906629D"/>
    <w:rsid w:val="190C191B"/>
    <w:rsid w:val="19199657"/>
    <w:rsid w:val="191D1BA1"/>
    <w:rsid w:val="1939FA97"/>
    <w:rsid w:val="1955254A"/>
    <w:rsid w:val="1955BECF"/>
    <w:rsid w:val="1959A0A0"/>
    <w:rsid w:val="196B1E32"/>
    <w:rsid w:val="19782BD3"/>
    <w:rsid w:val="1984EBBC"/>
    <w:rsid w:val="19917B9D"/>
    <w:rsid w:val="19943E27"/>
    <w:rsid w:val="199A282B"/>
    <w:rsid w:val="199EFA74"/>
    <w:rsid w:val="19A452C7"/>
    <w:rsid w:val="19AD9AC1"/>
    <w:rsid w:val="19CDD110"/>
    <w:rsid w:val="19D5786F"/>
    <w:rsid w:val="19D6D112"/>
    <w:rsid w:val="19DA2187"/>
    <w:rsid w:val="19EF1410"/>
    <w:rsid w:val="19F3285F"/>
    <w:rsid w:val="19F565FF"/>
    <w:rsid w:val="1A03ECE8"/>
    <w:rsid w:val="1A08C023"/>
    <w:rsid w:val="1A2EF064"/>
    <w:rsid w:val="1A3A598A"/>
    <w:rsid w:val="1A46FD7B"/>
    <w:rsid w:val="1A48B923"/>
    <w:rsid w:val="1A4F0CFC"/>
    <w:rsid w:val="1A7520B5"/>
    <w:rsid w:val="1A79D215"/>
    <w:rsid w:val="1A852016"/>
    <w:rsid w:val="1A90316B"/>
    <w:rsid w:val="1A96572E"/>
    <w:rsid w:val="1A989816"/>
    <w:rsid w:val="1AA856DD"/>
    <w:rsid w:val="1AB52D42"/>
    <w:rsid w:val="1ACB66DF"/>
    <w:rsid w:val="1ACCD365"/>
    <w:rsid w:val="1ADDB73B"/>
    <w:rsid w:val="1AE6FBD6"/>
    <w:rsid w:val="1B0BB797"/>
    <w:rsid w:val="1B1197C6"/>
    <w:rsid w:val="1B1646ED"/>
    <w:rsid w:val="1B25043C"/>
    <w:rsid w:val="1B27A531"/>
    <w:rsid w:val="1B4E5D77"/>
    <w:rsid w:val="1B57FB6E"/>
    <w:rsid w:val="1B6570C1"/>
    <w:rsid w:val="1B681D82"/>
    <w:rsid w:val="1B98559F"/>
    <w:rsid w:val="1B9D96D9"/>
    <w:rsid w:val="1BA827C4"/>
    <w:rsid w:val="1BAA8394"/>
    <w:rsid w:val="1BB5CB67"/>
    <w:rsid w:val="1BB745B9"/>
    <w:rsid w:val="1BB7C622"/>
    <w:rsid w:val="1BBBA9D4"/>
    <w:rsid w:val="1BD357BD"/>
    <w:rsid w:val="1BD47BB9"/>
    <w:rsid w:val="1BF1E1DD"/>
    <w:rsid w:val="1BF3A66E"/>
    <w:rsid w:val="1C020E06"/>
    <w:rsid w:val="1C0CAB46"/>
    <w:rsid w:val="1C0CE8C3"/>
    <w:rsid w:val="1C315757"/>
    <w:rsid w:val="1C350296"/>
    <w:rsid w:val="1C36B2B5"/>
    <w:rsid w:val="1C50E38F"/>
    <w:rsid w:val="1C6D6F39"/>
    <w:rsid w:val="1C7D3AB8"/>
    <w:rsid w:val="1C88FED1"/>
    <w:rsid w:val="1C8C407D"/>
    <w:rsid w:val="1C905D78"/>
    <w:rsid w:val="1C93112D"/>
    <w:rsid w:val="1CA3771C"/>
    <w:rsid w:val="1CAA0562"/>
    <w:rsid w:val="1CB0FB09"/>
    <w:rsid w:val="1CB658E1"/>
    <w:rsid w:val="1CCF0C40"/>
    <w:rsid w:val="1CD71BB5"/>
    <w:rsid w:val="1CDAEDDC"/>
    <w:rsid w:val="1CE1A638"/>
    <w:rsid w:val="1CF966E4"/>
    <w:rsid w:val="1D09B356"/>
    <w:rsid w:val="1D0B6DDB"/>
    <w:rsid w:val="1D13F1FA"/>
    <w:rsid w:val="1D212580"/>
    <w:rsid w:val="1D253A78"/>
    <w:rsid w:val="1D2EB72C"/>
    <w:rsid w:val="1D33001B"/>
    <w:rsid w:val="1D39847E"/>
    <w:rsid w:val="1D42AF0D"/>
    <w:rsid w:val="1D523CF4"/>
    <w:rsid w:val="1D53E348"/>
    <w:rsid w:val="1D5B5348"/>
    <w:rsid w:val="1D63973C"/>
    <w:rsid w:val="1D731897"/>
    <w:rsid w:val="1DAD986F"/>
    <w:rsid w:val="1DAEF577"/>
    <w:rsid w:val="1DAF38C2"/>
    <w:rsid w:val="1DBF086C"/>
    <w:rsid w:val="1DC8C6CD"/>
    <w:rsid w:val="1DD338EC"/>
    <w:rsid w:val="1DD5089A"/>
    <w:rsid w:val="1DEA87FB"/>
    <w:rsid w:val="1DFD0D38"/>
    <w:rsid w:val="1E0392E2"/>
    <w:rsid w:val="1E11B0E3"/>
    <w:rsid w:val="1E18AEE2"/>
    <w:rsid w:val="1E31CF88"/>
    <w:rsid w:val="1E35B233"/>
    <w:rsid w:val="1E395F87"/>
    <w:rsid w:val="1E3C04FF"/>
    <w:rsid w:val="1E3CA913"/>
    <w:rsid w:val="1E4CF38A"/>
    <w:rsid w:val="1E514BB5"/>
    <w:rsid w:val="1E661DC5"/>
    <w:rsid w:val="1E74276E"/>
    <w:rsid w:val="1E84F189"/>
    <w:rsid w:val="1E871333"/>
    <w:rsid w:val="1E8FA075"/>
    <w:rsid w:val="1E9568DD"/>
    <w:rsid w:val="1E9EAA82"/>
    <w:rsid w:val="1ED13B18"/>
    <w:rsid w:val="1EE5CCB1"/>
    <w:rsid w:val="1EFEA74B"/>
    <w:rsid w:val="1F02F10D"/>
    <w:rsid w:val="1F0CCD39"/>
    <w:rsid w:val="1F2B90EA"/>
    <w:rsid w:val="1F2CE0AD"/>
    <w:rsid w:val="1F309CC1"/>
    <w:rsid w:val="1F42D395"/>
    <w:rsid w:val="1F49E22D"/>
    <w:rsid w:val="1F59F26B"/>
    <w:rsid w:val="1F75E60D"/>
    <w:rsid w:val="1F789822"/>
    <w:rsid w:val="1F80932E"/>
    <w:rsid w:val="1F9CE48A"/>
    <w:rsid w:val="1FB09FBD"/>
    <w:rsid w:val="1FB44A27"/>
    <w:rsid w:val="1FC31860"/>
    <w:rsid w:val="1FC4CF63"/>
    <w:rsid w:val="1FEB7469"/>
    <w:rsid w:val="1FF3D61D"/>
    <w:rsid w:val="200A9FDC"/>
    <w:rsid w:val="201A1079"/>
    <w:rsid w:val="202690BC"/>
    <w:rsid w:val="2036247D"/>
    <w:rsid w:val="2042B7F8"/>
    <w:rsid w:val="204F5490"/>
    <w:rsid w:val="2055DEB7"/>
    <w:rsid w:val="2094CD94"/>
    <w:rsid w:val="209632CE"/>
    <w:rsid w:val="209E1E53"/>
    <w:rsid w:val="20A94EE6"/>
    <w:rsid w:val="20BB682D"/>
    <w:rsid w:val="20BD2940"/>
    <w:rsid w:val="20C7395B"/>
    <w:rsid w:val="20DBB68A"/>
    <w:rsid w:val="20E72D43"/>
    <w:rsid w:val="20E92D33"/>
    <w:rsid w:val="20FB092C"/>
    <w:rsid w:val="20FC67CA"/>
    <w:rsid w:val="2104AD79"/>
    <w:rsid w:val="21154EE7"/>
    <w:rsid w:val="211CAF3A"/>
    <w:rsid w:val="212D8439"/>
    <w:rsid w:val="21353423"/>
    <w:rsid w:val="2138BE02"/>
    <w:rsid w:val="2142446D"/>
    <w:rsid w:val="2147FB43"/>
    <w:rsid w:val="214F5E71"/>
    <w:rsid w:val="215049D9"/>
    <w:rsid w:val="2159088F"/>
    <w:rsid w:val="2170D780"/>
    <w:rsid w:val="21725FEC"/>
    <w:rsid w:val="21738D15"/>
    <w:rsid w:val="2177296B"/>
    <w:rsid w:val="2179A0ED"/>
    <w:rsid w:val="2179F72F"/>
    <w:rsid w:val="2182A3EE"/>
    <w:rsid w:val="218973E9"/>
    <w:rsid w:val="219ED43A"/>
    <w:rsid w:val="21AA019C"/>
    <w:rsid w:val="21AF833A"/>
    <w:rsid w:val="21B53E87"/>
    <w:rsid w:val="21BC3BED"/>
    <w:rsid w:val="21BDBF32"/>
    <w:rsid w:val="21C8C63D"/>
    <w:rsid w:val="21C9FEC9"/>
    <w:rsid w:val="21D57B15"/>
    <w:rsid w:val="21D65B47"/>
    <w:rsid w:val="21E1B786"/>
    <w:rsid w:val="21EF06CB"/>
    <w:rsid w:val="21F17B28"/>
    <w:rsid w:val="22032459"/>
    <w:rsid w:val="222120E2"/>
    <w:rsid w:val="222BD513"/>
    <w:rsid w:val="2230BCB1"/>
    <w:rsid w:val="22661280"/>
    <w:rsid w:val="22753C6F"/>
    <w:rsid w:val="229E970B"/>
    <w:rsid w:val="22A4A73E"/>
    <w:rsid w:val="22AF7F93"/>
    <w:rsid w:val="22B2AEB0"/>
    <w:rsid w:val="22B98ED1"/>
    <w:rsid w:val="22DE08B2"/>
    <w:rsid w:val="22DEFECD"/>
    <w:rsid w:val="22E76877"/>
    <w:rsid w:val="22F8387F"/>
    <w:rsid w:val="2312C5B6"/>
    <w:rsid w:val="231B9811"/>
    <w:rsid w:val="231C6433"/>
    <w:rsid w:val="2326E436"/>
    <w:rsid w:val="23280B37"/>
    <w:rsid w:val="2343A61C"/>
    <w:rsid w:val="236AE417"/>
    <w:rsid w:val="236B1880"/>
    <w:rsid w:val="236B69FD"/>
    <w:rsid w:val="236B99FE"/>
    <w:rsid w:val="23746C54"/>
    <w:rsid w:val="238CF36D"/>
    <w:rsid w:val="239353F7"/>
    <w:rsid w:val="23A7D582"/>
    <w:rsid w:val="23ADCB51"/>
    <w:rsid w:val="23B82EF5"/>
    <w:rsid w:val="23B87419"/>
    <w:rsid w:val="23DFFF0C"/>
    <w:rsid w:val="23FC1FA9"/>
    <w:rsid w:val="2413F8CC"/>
    <w:rsid w:val="241ACDBC"/>
    <w:rsid w:val="24228D30"/>
    <w:rsid w:val="2429D63F"/>
    <w:rsid w:val="242ED314"/>
    <w:rsid w:val="24381314"/>
    <w:rsid w:val="243B3DAC"/>
    <w:rsid w:val="243C4304"/>
    <w:rsid w:val="2444BC37"/>
    <w:rsid w:val="244F8E59"/>
    <w:rsid w:val="2454369B"/>
    <w:rsid w:val="24645D28"/>
    <w:rsid w:val="246D5A88"/>
    <w:rsid w:val="246D7964"/>
    <w:rsid w:val="2474EB55"/>
    <w:rsid w:val="24784BCC"/>
    <w:rsid w:val="24920AFC"/>
    <w:rsid w:val="24AC6D7A"/>
    <w:rsid w:val="24B119CD"/>
    <w:rsid w:val="24B908FA"/>
    <w:rsid w:val="24BFBB74"/>
    <w:rsid w:val="24C60C53"/>
    <w:rsid w:val="24CC9E45"/>
    <w:rsid w:val="24F12B4C"/>
    <w:rsid w:val="2506CA2F"/>
    <w:rsid w:val="2521B796"/>
    <w:rsid w:val="2522F48F"/>
    <w:rsid w:val="252F2E11"/>
    <w:rsid w:val="2552CB6D"/>
    <w:rsid w:val="255640E3"/>
    <w:rsid w:val="25609AA6"/>
    <w:rsid w:val="25781D62"/>
    <w:rsid w:val="257F59F5"/>
    <w:rsid w:val="258071D3"/>
    <w:rsid w:val="2583CB38"/>
    <w:rsid w:val="25925C8C"/>
    <w:rsid w:val="25AF95C6"/>
    <w:rsid w:val="25AFDE1D"/>
    <w:rsid w:val="25BBFD7C"/>
    <w:rsid w:val="25C0F69E"/>
    <w:rsid w:val="25D08F1C"/>
    <w:rsid w:val="25D2EF7A"/>
    <w:rsid w:val="25E4EEB7"/>
    <w:rsid w:val="25EDD324"/>
    <w:rsid w:val="260035AF"/>
    <w:rsid w:val="2609B62F"/>
    <w:rsid w:val="260B2319"/>
    <w:rsid w:val="26197F6C"/>
    <w:rsid w:val="2631BAB6"/>
    <w:rsid w:val="26383F5D"/>
    <w:rsid w:val="26477693"/>
    <w:rsid w:val="2649B659"/>
    <w:rsid w:val="26506261"/>
    <w:rsid w:val="269A46DC"/>
    <w:rsid w:val="269A5F30"/>
    <w:rsid w:val="26BCCA24"/>
    <w:rsid w:val="26BDAFE1"/>
    <w:rsid w:val="26C2E104"/>
    <w:rsid w:val="26DABF81"/>
    <w:rsid w:val="26DD6DD3"/>
    <w:rsid w:val="26F51255"/>
    <w:rsid w:val="26FC5871"/>
    <w:rsid w:val="270F966C"/>
    <w:rsid w:val="271E775C"/>
    <w:rsid w:val="27212501"/>
    <w:rsid w:val="2735414C"/>
    <w:rsid w:val="2743A444"/>
    <w:rsid w:val="27505164"/>
    <w:rsid w:val="275F03B3"/>
    <w:rsid w:val="2763B85E"/>
    <w:rsid w:val="2767BD9B"/>
    <w:rsid w:val="27751F8B"/>
    <w:rsid w:val="279B0BC7"/>
    <w:rsid w:val="279B27C8"/>
    <w:rsid w:val="27A830FC"/>
    <w:rsid w:val="27C575BF"/>
    <w:rsid w:val="27C62374"/>
    <w:rsid w:val="27CB4AC7"/>
    <w:rsid w:val="27DD0DB4"/>
    <w:rsid w:val="27DF0DA4"/>
    <w:rsid w:val="27E5F769"/>
    <w:rsid w:val="27EF6B58"/>
    <w:rsid w:val="27F8E106"/>
    <w:rsid w:val="28032DFE"/>
    <w:rsid w:val="2812D5A8"/>
    <w:rsid w:val="28157E49"/>
    <w:rsid w:val="28218A3E"/>
    <w:rsid w:val="28224303"/>
    <w:rsid w:val="282B1CD2"/>
    <w:rsid w:val="2835639F"/>
    <w:rsid w:val="283ABA02"/>
    <w:rsid w:val="2843A9B2"/>
    <w:rsid w:val="285D0E3D"/>
    <w:rsid w:val="2879836C"/>
    <w:rsid w:val="2883C9CC"/>
    <w:rsid w:val="288467CB"/>
    <w:rsid w:val="288536B6"/>
    <w:rsid w:val="288EE0AD"/>
    <w:rsid w:val="288F61E3"/>
    <w:rsid w:val="2895259E"/>
    <w:rsid w:val="2895B264"/>
    <w:rsid w:val="28967D7F"/>
    <w:rsid w:val="28993FCB"/>
    <w:rsid w:val="289A7451"/>
    <w:rsid w:val="28A1C007"/>
    <w:rsid w:val="28A93F87"/>
    <w:rsid w:val="28BBF753"/>
    <w:rsid w:val="28BD9CD8"/>
    <w:rsid w:val="28C602E4"/>
    <w:rsid w:val="28D545AD"/>
    <w:rsid w:val="28DA3A9D"/>
    <w:rsid w:val="28EED22A"/>
    <w:rsid w:val="28FDFB0B"/>
    <w:rsid w:val="290A9553"/>
    <w:rsid w:val="291BF024"/>
    <w:rsid w:val="2927B640"/>
    <w:rsid w:val="293D7916"/>
    <w:rsid w:val="293E75E4"/>
    <w:rsid w:val="2942297F"/>
    <w:rsid w:val="2955DCAD"/>
    <w:rsid w:val="29562511"/>
    <w:rsid w:val="29741C51"/>
    <w:rsid w:val="297DBE7A"/>
    <w:rsid w:val="29B82143"/>
    <w:rsid w:val="29D46C1E"/>
    <w:rsid w:val="29DB0FF7"/>
    <w:rsid w:val="29EB1BEA"/>
    <w:rsid w:val="29F3D830"/>
    <w:rsid w:val="29FAB4E3"/>
    <w:rsid w:val="29FBDDC3"/>
    <w:rsid w:val="2A02DDF1"/>
    <w:rsid w:val="2A0DC89E"/>
    <w:rsid w:val="2A193AFB"/>
    <w:rsid w:val="2A1EF4E0"/>
    <w:rsid w:val="2A3375AB"/>
    <w:rsid w:val="2A3A9004"/>
    <w:rsid w:val="2A4056D2"/>
    <w:rsid w:val="2A42761F"/>
    <w:rsid w:val="2A635DCC"/>
    <w:rsid w:val="2A63D74B"/>
    <w:rsid w:val="2A75D868"/>
    <w:rsid w:val="2A76A6C7"/>
    <w:rsid w:val="2A77089E"/>
    <w:rsid w:val="2A8758F1"/>
    <w:rsid w:val="2A8C07DD"/>
    <w:rsid w:val="2A90A4F9"/>
    <w:rsid w:val="2A9771CB"/>
    <w:rsid w:val="2AC41D28"/>
    <w:rsid w:val="2AC96387"/>
    <w:rsid w:val="2ADA3E0A"/>
    <w:rsid w:val="2AE1A76B"/>
    <w:rsid w:val="2AE46013"/>
    <w:rsid w:val="2AE7805A"/>
    <w:rsid w:val="2AED3BD7"/>
    <w:rsid w:val="2AEEA108"/>
    <w:rsid w:val="2AF2891A"/>
    <w:rsid w:val="2AFBFE01"/>
    <w:rsid w:val="2AFC868F"/>
    <w:rsid w:val="2B025F48"/>
    <w:rsid w:val="2B02EFB0"/>
    <w:rsid w:val="2B0FB2E7"/>
    <w:rsid w:val="2B138E4A"/>
    <w:rsid w:val="2B15252B"/>
    <w:rsid w:val="2B16733F"/>
    <w:rsid w:val="2B1C78A5"/>
    <w:rsid w:val="2B37AC9C"/>
    <w:rsid w:val="2B409284"/>
    <w:rsid w:val="2B44FB58"/>
    <w:rsid w:val="2B470AA2"/>
    <w:rsid w:val="2B4E4C28"/>
    <w:rsid w:val="2B76BECC"/>
    <w:rsid w:val="2B7E2E23"/>
    <w:rsid w:val="2B8B02DD"/>
    <w:rsid w:val="2BA2C9D6"/>
    <w:rsid w:val="2BA464EC"/>
    <w:rsid w:val="2BAB7EA7"/>
    <w:rsid w:val="2BC4634E"/>
    <w:rsid w:val="2BD76E56"/>
    <w:rsid w:val="2BD8C414"/>
    <w:rsid w:val="2BDC8039"/>
    <w:rsid w:val="2BDCBE1B"/>
    <w:rsid w:val="2BDF47E3"/>
    <w:rsid w:val="2BFF25F4"/>
    <w:rsid w:val="2C000DBA"/>
    <w:rsid w:val="2C04693E"/>
    <w:rsid w:val="2C1118A9"/>
    <w:rsid w:val="2C1BAA31"/>
    <w:rsid w:val="2C20091F"/>
    <w:rsid w:val="2C2D0D4D"/>
    <w:rsid w:val="2C3A3C49"/>
    <w:rsid w:val="2C530A7E"/>
    <w:rsid w:val="2C5C9B8C"/>
    <w:rsid w:val="2C5FBCE4"/>
    <w:rsid w:val="2C70FEE1"/>
    <w:rsid w:val="2C7F6966"/>
    <w:rsid w:val="2C81AB91"/>
    <w:rsid w:val="2C92BEB8"/>
    <w:rsid w:val="2C98BF1D"/>
    <w:rsid w:val="2C9F4497"/>
    <w:rsid w:val="2CAE9F0F"/>
    <w:rsid w:val="2CAFB5AE"/>
    <w:rsid w:val="2CB172EE"/>
    <w:rsid w:val="2CB23FC2"/>
    <w:rsid w:val="2CBDCEC5"/>
    <w:rsid w:val="2CBFD1A3"/>
    <w:rsid w:val="2CC40AFB"/>
    <w:rsid w:val="2CC41577"/>
    <w:rsid w:val="2CC704CC"/>
    <w:rsid w:val="2CD1F395"/>
    <w:rsid w:val="2CD4E957"/>
    <w:rsid w:val="2CD53887"/>
    <w:rsid w:val="2CDF54CF"/>
    <w:rsid w:val="2D03F25D"/>
    <w:rsid w:val="2D1A0D64"/>
    <w:rsid w:val="2D37FF44"/>
    <w:rsid w:val="2D515B11"/>
    <w:rsid w:val="2D57AFF5"/>
    <w:rsid w:val="2D5840D3"/>
    <w:rsid w:val="2D64600E"/>
    <w:rsid w:val="2D6E75AA"/>
    <w:rsid w:val="2D7E3AB2"/>
    <w:rsid w:val="2D983721"/>
    <w:rsid w:val="2D9EAC59"/>
    <w:rsid w:val="2DB5ABF2"/>
    <w:rsid w:val="2DBDD52A"/>
    <w:rsid w:val="2DD37CB5"/>
    <w:rsid w:val="2DD8BA3A"/>
    <w:rsid w:val="2DDAD6A3"/>
    <w:rsid w:val="2E0B340B"/>
    <w:rsid w:val="2E0EDD72"/>
    <w:rsid w:val="2E11C6FC"/>
    <w:rsid w:val="2E1CEAE2"/>
    <w:rsid w:val="2E638CE8"/>
    <w:rsid w:val="2E711438"/>
    <w:rsid w:val="2E767712"/>
    <w:rsid w:val="2E7F0458"/>
    <w:rsid w:val="2E814022"/>
    <w:rsid w:val="2E8B558B"/>
    <w:rsid w:val="2E8EA1D7"/>
    <w:rsid w:val="2E962764"/>
    <w:rsid w:val="2EA14997"/>
    <w:rsid w:val="2EC9C554"/>
    <w:rsid w:val="2ECD45F8"/>
    <w:rsid w:val="2EF4D6A4"/>
    <w:rsid w:val="2F049013"/>
    <w:rsid w:val="2F141DE9"/>
    <w:rsid w:val="2F192023"/>
    <w:rsid w:val="2F348AAC"/>
    <w:rsid w:val="2F3E7FFD"/>
    <w:rsid w:val="2F4DFAF3"/>
    <w:rsid w:val="2F5F6312"/>
    <w:rsid w:val="2F7BA37D"/>
    <w:rsid w:val="2F827A93"/>
    <w:rsid w:val="2F8D9D37"/>
    <w:rsid w:val="2F96E1DA"/>
    <w:rsid w:val="2FA23050"/>
    <w:rsid w:val="2FA8FDA7"/>
    <w:rsid w:val="2FBD24BD"/>
    <w:rsid w:val="2FC04BC8"/>
    <w:rsid w:val="2FC132E8"/>
    <w:rsid w:val="2FCDCFC9"/>
    <w:rsid w:val="2FD59823"/>
    <w:rsid w:val="2FEC38F6"/>
    <w:rsid w:val="2FEF3273"/>
    <w:rsid w:val="2FF203B0"/>
    <w:rsid w:val="302333D2"/>
    <w:rsid w:val="303534A2"/>
    <w:rsid w:val="303D1C36"/>
    <w:rsid w:val="303EBCD1"/>
    <w:rsid w:val="304CD651"/>
    <w:rsid w:val="304FB482"/>
    <w:rsid w:val="305AC24F"/>
    <w:rsid w:val="305E8813"/>
    <w:rsid w:val="3069917B"/>
    <w:rsid w:val="307DAFA0"/>
    <w:rsid w:val="3084EABE"/>
    <w:rsid w:val="309CE1CB"/>
    <w:rsid w:val="30A3C85D"/>
    <w:rsid w:val="30A5F7C6"/>
    <w:rsid w:val="30B09C08"/>
    <w:rsid w:val="30D1691D"/>
    <w:rsid w:val="30DC0BDC"/>
    <w:rsid w:val="30E7F17C"/>
    <w:rsid w:val="30EF75B2"/>
    <w:rsid w:val="30FB7B73"/>
    <w:rsid w:val="31054259"/>
    <w:rsid w:val="3108BE82"/>
    <w:rsid w:val="310A0CE8"/>
    <w:rsid w:val="31168C6D"/>
    <w:rsid w:val="312915B6"/>
    <w:rsid w:val="31331964"/>
    <w:rsid w:val="31612F3E"/>
    <w:rsid w:val="316354C2"/>
    <w:rsid w:val="316405CB"/>
    <w:rsid w:val="316CFA03"/>
    <w:rsid w:val="3175B6F7"/>
    <w:rsid w:val="319F61ED"/>
    <w:rsid w:val="31BB145D"/>
    <w:rsid w:val="31C2EA13"/>
    <w:rsid w:val="31C44F4A"/>
    <w:rsid w:val="31C49AFA"/>
    <w:rsid w:val="31C604DA"/>
    <w:rsid w:val="31E9D28E"/>
    <w:rsid w:val="31EEB846"/>
    <w:rsid w:val="31F6F66A"/>
    <w:rsid w:val="3207BE58"/>
    <w:rsid w:val="321615CA"/>
    <w:rsid w:val="3228962F"/>
    <w:rsid w:val="322A6BDA"/>
    <w:rsid w:val="323E13F3"/>
    <w:rsid w:val="3262B91D"/>
    <w:rsid w:val="326719B8"/>
    <w:rsid w:val="32730361"/>
    <w:rsid w:val="327B06EE"/>
    <w:rsid w:val="3295D714"/>
    <w:rsid w:val="32A383D5"/>
    <w:rsid w:val="32B08AF0"/>
    <w:rsid w:val="32BEF1AB"/>
    <w:rsid w:val="32C034DE"/>
    <w:rsid w:val="32DBC7EA"/>
    <w:rsid w:val="32EFFBD6"/>
    <w:rsid w:val="32F13C9B"/>
    <w:rsid w:val="32F1B433"/>
    <w:rsid w:val="32F1BF6C"/>
    <w:rsid w:val="32F69A9F"/>
    <w:rsid w:val="32F912C5"/>
    <w:rsid w:val="33091799"/>
    <w:rsid w:val="331A7631"/>
    <w:rsid w:val="332B2C2E"/>
    <w:rsid w:val="334CAAAA"/>
    <w:rsid w:val="334CBE55"/>
    <w:rsid w:val="3366B14F"/>
    <w:rsid w:val="338DCADD"/>
    <w:rsid w:val="33AEE78D"/>
    <w:rsid w:val="33CE66D4"/>
    <w:rsid w:val="33CEACB5"/>
    <w:rsid w:val="33D5C3AA"/>
    <w:rsid w:val="33D8C024"/>
    <w:rsid w:val="340F8A37"/>
    <w:rsid w:val="341A8D35"/>
    <w:rsid w:val="3423A993"/>
    <w:rsid w:val="3428A5AD"/>
    <w:rsid w:val="343B2420"/>
    <w:rsid w:val="344D62AC"/>
    <w:rsid w:val="3462720F"/>
    <w:rsid w:val="346E929B"/>
    <w:rsid w:val="346FEF3F"/>
    <w:rsid w:val="34785525"/>
    <w:rsid w:val="3493435F"/>
    <w:rsid w:val="34A5C6E0"/>
    <w:rsid w:val="34F65DF3"/>
    <w:rsid w:val="35131C93"/>
    <w:rsid w:val="35198D1E"/>
    <w:rsid w:val="351A2C2E"/>
    <w:rsid w:val="35240AF5"/>
    <w:rsid w:val="35254F72"/>
    <w:rsid w:val="352B8250"/>
    <w:rsid w:val="3552ED9F"/>
    <w:rsid w:val="3554DBF8"/>
    <w:rsid w:val="35564447"/>
    <w:rsid w:val="3559603E"/>
    <w:rsid w:val="3570E05E"/>
    <w:rsid w:val="35878C8E"/>
    <w:rsid w:val="358818D9"/>
    <w:rsid w:val="35A2A9BE"/>
    <w:rsid w:val="35A9DA96"/>
    <w:rsid w:val="35B54BA1"/>
    <w:rsid w:val="35C43E04"/>
    <w:rsid w:val="35CB4B69"/>
    <w:rsid w:val="35CBADED"/>
    <w:rsid w:val="35CE46DB"/>
    <w:rsid w:val="35CF2322"/>
    <w:rsid w:val="35E8AFC7"/>
    <w:rsid w:val="35F023BF"/>
    <w:rsid w:val="35F2E7C1"/>
    <w:rsid w:val="35F727EF"/>
    <w:rsid w:val="360F3D29"/>
    <w:rsid w:val="36153821"/>
    <w:rsid w:val="361709F7"/>
    <w:rsid w:val="3622789F"/>
    <w:rsid w:val="3624A51C"/>
    <w:rsid w:val="362C6B29"/>
    <w:rsid w:val="36441085"/>
    <w:rsid w:val="364991AE"/>
    <w:rsid w:val="36555195"/>
    <w:rsid w:val="3662287C"/>
    <w:rsid w:val="36651DFD"/>
    <w:rsid w:val="366F3DEA"/>
    <w:rsid w:val="3679DAD2"/>
    <w:rsid w:val="367B7A43"/>
    <w:rsid w:val="367FE6BF"/>
    <w:rsid w:val="3696B899"/>
    <w:rsid w:val="3698B373"/>
    <w:rsid w:val="369C1B54"/>
    <w:rsid w:val="36A5AE82"/>
    <w:rsid w:val="36B7073A"/>
    <w:rsid w:val="36BD02DC"/>
    <w:rsid w:val="36C25CDE"/>
    <w:rsid w:val="36D60ACF"/>
    <w:rsid w:val="36D96382"/>
    <w:rsid w:val="3708B56E"/>
    <w:rsid w:val="37242B85"/>
    <w:rsid w:val="3729610C"/>
    <w:rsid w:val="372A7D1E"/>
    <w:rsid w:val="372C4812"/>
    <w:rsid w:val="373DA228"/>
    <w:rsid w:val="374295FA"/>
    <w:rsid w:val="374C0D1E"/>
    <w:rsid w:val="375F2CDB"/>
    <w:rsid w:val="37643596"/>
    <w:rsid w:val="37767C4E"/>
    <w:rsid w:val="37798B22"/>
    <w:rsid w:val="378359D2"/>
    <w:rsid w:val="378AD6CE"/>
    <w:rsid w:val="378B3C60"/>
    <w:rsid w:val="378B8F54"/>
    <w:rsid w:val="37950169"/>
    <w:rsid w:val="37A231CF"/>
    <w:rsid w:val="37AD7ED8"/>
    <w:rsid w:val="37C96B0A"/>
    <w:rsid w:val="37CC69C4"/>
    <w:rsid w:val="37D2CF79"/>
    <w:rsid w:val="37DE6183"/>
    <w:rsid w:val="37E126C4"/>
    <w:rsid w:val="37E79EA2"/>
    <w:rsid w:val="37F463B8"/>
    <w:rsid w:val="3802A4CE"/>
    <w:rsid w:val="381BA8B4"/>
    <w:rsid w:val="382722BC"/>
    <w:rsid w:val="382967F1"/>
    <w:rsid w:val="38327B47"/>
    <w:rsid w:val="385DA9CA"/>
    <w:rsid w:val="3870462A"/>
    <w:rsid w:val="3882518B"/>
    <w:rsid w:val="3887EB6A"/>
    <w:rsid w:val="388D9029"/>
    <w:rsid w:val="388F6EC1"/>
    <w:rsid w:val="3896F5EC"/>
    <w:rsid w:val="38999B2B"/>
    <w:rsid w:val="38A23CC1"/>
    <w:rsid w:val="38A55953"/>
    <w:rsid w:val="38AAE784"/>
    <w:rsid w:val="38C0E9B1"/>
    <w:rsid w:val="38D6FE6B"/>
    <w:rsid w:val="38DFC32F"/>
    <w:rsid w:val="38E578D5"/>
    <w:rsid w:val="38FAD565"/>
    <w:rsid w:val="38FBC2ED"/>
    <w:rsid w:val="391CBB95"/>
    <w:rsid w:val="39211E08"/>
    <w:rsid w:val="3922DEB8"/>
    <w:rsid w:val="3923426B"/>
    <w:rsid w:val="392BFCDD"/>
    <w:rsid w:val="3945C855"/>
    <w:rsid w:val="39473309"/>
    <w:rsid w:val="394A261F"/>
    <w:rsid w:val="3957BB61"/>
    <w:rsid w:val="396E2763"/>
    <w:rsid w:val="3970301F"/>
    <w:rsid w:val="39794747"/>
    <w:rsid w:val="397BBCE8"/>
    <w:rsid w:val="39817DAA"/>
    <w:rsid w:val="399091B5"/>
    <w:rsid w:val="399E8CDD"/>
    <w:rsid w:val="39A6734C"/>
    <w:rsid w:val="39AC6AC8"/>
    <w:rsid w:val="39B86873"/>
    <w:rsid w:val="39BC0415"/>
    <w:rsid w:val="39BE6CD0"/>
    <w:rsid w:val="3A03ADA4"/>
    <w:rsid w:val="3A09C05A"/>
    <w:rsid w:val="3A1F59DF"/>
    <w:rsid w:val="3A2A0785"/>
    <w:rsid w:val="3A364C5C"/>
    <w:rsid w:val="3A38385F"/>
    <w:rsid w:val="3A523E39"/>
    <w:rsid w:val="3A5B15FA"/>
    <w:rsid w:val="3A704358"/>
    <w:rsid w:val="3A738098"/>
    <w:rsid w:val="3A75D94E"/>
    <w:rsid w:val="3A75FB9B"/>
    <w:rsid w:val="3A89BFFB"/>
    <w:rsid w:val="3A8EE4A1"/>
    <w:rsid w:val="3A9506FC"/>
    <w:rsid w:val="3AAA9FCA"/>
    <w:rsid w:val="3AB70945"/>
    <w:rsid w:val="3AD9808C"/>
    <w:rsid w:val="3AE65EFF"/>
    <w:rsid w:val="3AE8DBDE"/>
    <w:rsid w:val="3AEB7A38"/>
    <w:rsid w:val="3AF4FCF2"/>
    <w:rsid w:val="3B026C32"/>
    <w:rsid w:val="3B0C0B21"/>
    <w:rsid w:val="3B1B7BFC"/>
    <w:rsid w:val="3B2210FD"/>
    <w:rsid w:val="3B28246B"/>
    <w:rsid w:val="3B2C6C7C"/>
    <w:rsid w:val="3B3841BD"/>
    <w:rsid w:val="3B42DDBC"/>
    <w:rsid w:val="3B4412CD"/>
    <w:rsid w:val="3B472CB0"/>
    <w:rsid w:val="3B52BDBC"/>
    <w:rsid w:val="3B547CD6"/>
    <w:rsid w:val="3B5FD2F6"/>
    <w:rsid w:val="3B621F23"/>
    <w:rsid w:val="3B6962C7"/>
    <w:rsid w:val="3B6F3D16"/>
    <w:rsid w:val="3B6FA03E"/>
    <w:rsid w:val="3B8DD001"/>
    <w:rsid w:val="3B919E05"/>
    <w:rsid w:val="3B938F7E"/>
    <w:rsid w:val="3BA92988"/>
    <w:rsid w:val="3BAB2B71"/>
    <w:rsid w:val="3BAC39D0"/>
    <w:rsid w:val="3BB0113F"/>
    <w:rsid w:val="3BC75C76"/>
    <w:rsid w:val="3BD95D9D"/>
    <w:rsid w:val="3BE22771"/>
    <w:rsid w:val="3BE5CDC9"/>
    <w:rsid w:val="3BEAE032"/>
    <w:rsid w:val="3BF3AEBF"/>
    <w:rsid w:val="3BF8688D"/>
    <w:rsid w:val="3C056385"/>
    <w:rsid w:val="3C2328CA"/>
    <w:rsid w:val="3C479794"/>
    <w:rsid w:val="3C4E7340"/>
    <w:rsid w:val="3C5293A1"/>
    <w:rsid w:val="3C560457"/>
    <w:rsid w:val="3C5A9FC4"/>
    <w:rsid w:val="3C5D8742"/>
    <w:rsid w:val="3C5FD377"/>
    <w:rsid w:val="3C658AB3"/>
    <w:rsid w:val="3C67AE94"/>
    <w:rsid w:val="3C916500"/>
    <w:rsid w:val="3C948130"/>
    <w:rsid w:val="3C9B8D5F"/>
    <w:rsid w:val="3CA1B3F2"/>
    <w:rsid w:val="3CB77FA3"/>
    <w:rsid w:val="3CB9053E"/>
    <w:rsid w:val="3CBADF3E"/>
    <w:rsid w:val="3CC88573"/>
    <w:rsid w:val="3CC9AC17"/>
    <w:rsid w:val="3CCDB5A0"/>
    <w:rsid w:val="3CEEDD92"/>
    <w:rsid w:val="3CFFD36F"/>
    <w:rsid w:val="3D0D23E7"/>
    <w:rsid w:val="3D12EC4E"/>
    <w:rsid w:val="3D203347"/>
    <w:rsid w:val="3D28E51F"/>
    <w:rsid w:val="3D2E010B"/>
    <w:rsid w:val="3D5B8EB2"/>
    <w:rsid w:val="3D5E06B5"/>
    <w:rsid w:val="3D74F665"/>
    <w:rsid w:val="3D76ECD0"/>
    <w:rsid w:val="3D92206D"/>
    <w:rsid w:val="3D9A27C2"/>
    <w:rsid w:val="3DAB3784"/>
    <w:rsid w:val="3DBEAC09"/>
    <w:rsid w:val="3DC8F6E0"/>
    <w:rsid w:val="3DC9447F"/>
    <w:rsid w:val="3DCB7E51"/>
    <w:rsid w:val="3DD31053"/>
    <w:rsid w:val="3DE70DEF"/>
    <w:rsid w:val="3DE8EED8"/>
    <w:rsid w:val="3DF55E96"/>
    <w:rsid w:val="3DF6332B"/>
    <w:rsid w:val="3E0153A6"/>
    <w:rsid w:val="3E07EE7E"/>
    <w:rsid w:val="3E1EC750"/>
    <w:rsid w:val="3E2241BC"/>
    <w:rsid w:val="3E286B85"/>
    <w:rsid w:val="3E2A3C71"/>
    <w:rsid w:val="3E2C1A36"/>
    <w:rsid w:val="3E3A76AC"/>
    <w:rsid w:val="3E60E973"/>
    <w:rsid w:val="3E6466CC"/>
    <w:rsid w:val="3E664F99"/>
    <w:rsid w:val="3E6C53C8"/>
    <w:rsid w:val="3E74437B"/>
    <w:rsid w:val="3E7A0E2A"/>
    <w:rsid w:val="3E84A467"/>
    <w:rsid w:val="3E9BA509"/>
    <w:rsid w:val="3EA8F3E1"/>
    <w:rsid w:val="3EA94098"/>
    <w:rsid w:val="3EB254D4"/>
    <w:rsid w:val="3EBBB01D"/>
    <w:rsid w:val="3EBCCC78"/>
    <w:rsid w:val="3EBE14BE"/>
    <w:rsid w:val="3EC6746B"/>
    <w:rsid w:val="3EC6816C"/>
    <w:rsid w:val="3EDDE1C5"/>
    <w:rsid w:val="3EE227E6"/>
    <w:rsid w:val="3EEA83AF"/>
    <w:rsid w:val="3EF430C1"/>
    <w:rsid w:val="3EFBDCCA"/>
    <w:rsid w:val="3F059A13"/>
    <w:rsid w:val="3F212915"/>
    <w:rsid w:val="3F3D5A47"/>
    <w:rsid w:val="3F43F1A2"/>
    <w:rsid w:val="3F46BEF2"/>
    <w:rsid w:val="3F551BFD"/>
    <w:rsid w:val="3F770A3D"/>
    <w:rsid w:val="3F7F3521"/>
    <w:rsid w:val="3F80B354"/>
    <w:rsid w:val="3F8960ED"/>
    <w:rsid w:val="3F8F8E31"/>
    <w:rsid w:val="3F9DC31C"/>
    <w:rsid w:val="3FB8CA75"/>
    <w:rsid w:val="3FB9796D"/>
    <w:rsid w:val="3FBDCED3"/>
    <w:rsid w:val="3FCA44B1"/>
    <w:rsid w:val="3FCD3FA0"/>
    <w:rsid w:val="3FDBFD03"/>
    <w:rsid w:val="3FDE31AF"/>
    <w:rsid w:val="3FF92D72"/>
    <w:rsid w:val="401255BD"/>
    <w:rsid w:val="4013B0E4"/>
    <w:rsid w:val="401D4D83"/>
    <w:rsid w:val="40241EE3"/>
    <w:rsid w:val="40263089"/>
    <w:rsid w:val="402A6F68"/>
    <w:rsid w:val="402AA966"/>
    <w:rsid w:val="4042BA4E"/>
    <w:rsid w:val="4042CAC4"/>
    <w:rsid w:val="404926A7"/>
    <w:rsid w:val="4057634F"/>
    <w:rsid w:val="4069A5A0"/>
    <w:rsid w:val="4086CDE1"/>
    <w:rsid w:val="4097D9DD"/>
    <w:rsid w:val="409D155F"/>
    <w:rsid w:val="40B43E1A"/>
    <w:rsid w:val="40BA5F94"/>
    <w:rsid w:val="40CA0D3D"/>
    <w:rsid w:val="40D37459"/>
    <w:rsid w:val="40D48C84"/>
    <w:rsid w:val="40D93E9C"/>
    <w:rsid w:val="40F5739D"/>
    <w:rsid w:val="40F8E689"/>
    <w:rsid w:val="4100397D"/>
    <w:rsid w:val="4115E4DA"/>
    <w:rsid w:val="4116F0A1"/>
    <w:rsid w:val="41182396"/>
    <w:rsid w:val="41185128"/>
    <w:rsid w:val="41262E44"/>
    <w:rsid w:val="4128145C"/>
    <w:rsid w:val="41572F28"/>
    <w:rsid w:val="418003F1"/>
    <w:rsid w:val="419637D2"/>
    <w:rsid w:val="4199C623"/>
    <w:rsid w:val="419D2751"/>
    <w:rsid w:val="419F225F"/>
    <w:rsid w:val="41A7B47A"/>
    <w:rsid w:val="41B0F317"/>
    <w:rsid w:val="41D9315A"/>
    <w:rsid w:val="41F0E1E1"/>
    <w:rsid w:val="41F49E8D"/>
    <w:rsid w:val="41FACFDC"/>
    <w:rsid w:val="420561E5"/>
    <w:rsid w:val="420675FC"/>
    <w:rsid w:val="4211B93B"/>
    <w:rsid w:val="4256A006"/>
    <w:rsid w:val="4266CF19"/>
    <w:rsid w:val="427BCEAE"/>
    <w:rsid w:val="428657E1"/>
    <w:rsid w:val="428C2A9F"/>
    <w:rsid w:val="42A06127"/>
    <w:rsid w:val="42B7575D"/>
    <w:rsid w:val="42BEF143"/>
    <w:rsid w:val="42CD4BC4"/>
    <w:rsid w:val="4303234E"/>
    <w:rsid w:val="430D8A80"/>
    <w:rsid w:val="4312120F"/>
    <w:rsid w:val="4319392B"/>
    <w:rsid w:val="4326BA93"/>
    <w:rsid w:val="432723C4"/>
    <w:rsid w:val="43296D3F"/>
    <w:rsid w:val="432BD969"/>
    <w:rsid w:val="432E4F24"/>
    <w:rsid w:val="433B0A4B"/>
    <w:rsid w:val="433D4BF4"/>
    <w:rsid w:val="433EF6DF"/>
    <w:rsid w:val="434E1666"/>
    <w:rsid w:val="436A4DFA"/>
    <w:rsid w:val="436FEA4B"/>
    <w:rsid w:val="4372317C"/>
    <w:rsid w:val="438CD9DD"/>
    <w:rsid w:val="43C69264"/>
    <w:rsid w:val="43C7A5BE"/>
    <w:rsid w:val="43C80BC4"/>
    <w:rsid w:val="43C930B7"/>
    <w:rsid w:val="43D8E819"/>
    <w:rsid w:val="43DA4725"/>
    <w:rsid w:val="441B9001"/>
    <w:rsid w:val="44212FBF"/>
    <w:rsid w:val="443E815A"/>
    <w:rsid w:val="446C8B83"/>
    <w:rsid w:val="446DDA80"/>
    <w:rsid w:val="446EB561"/>
    <w:rsid w:val="446F2857"/>
    <w:rsid w:val="448D053F"/>
    <w:rsid w:val="44977F4E"/>
    <w:rsid w:val="44987CE4"/>
    <w:rsid w:val="44A3CFD0"/>
    <w:rsid w:val="44D27002"/>
    <w:rsid w:val="44D3ADDF"/>
    <w:rsid w:val="44DC3C61"/>
    <w:rsid w:val="44E05382"/>
    <w:rsid w:val="44EF0FA9"/>
    <w:rsid w:val="44EF7549"/>
    <w:rsid w:val="44FA3BA8"/>
    <w:rsid w:val="450678E2"/>
    <w:rsid w:val="45084448"/>
    <w:rsid w:val="451E02A4"/>
    <w:rsid w:val="451FE1BB"/>
    <w:rsid w:val="4520546D"/>
    <w:rsid w:val="4521C330"/>
    <w:rsid w:val="452AAF59"/>
    <w:rsid w:val="454240DA"/>
    <w:rsid w:val="454BA516"/>
    <w:rsid w:val="456C81D0"/>
    <w:rsid w:val="457958BE"/>
    <w:rsid w:val="4582F379"/>
    <w:rsid w:val="458777AC"/>
    <w:rsid w:val="458B7C53"/>
    <w:rsid w:val="458DB4C5"/>
    <w:rsid w:val="459A6A38"/>
    <w:rsid w:val="45A83E24"/>
    <w:rsid w:val="45BE2B4E"/>
    <w:rsid w:val="45C2C053"/>
    <w:rsid w:val="45C6366B"/>
    <w:rsid w:val="45D25494"/>
    <w:rsid w:val="45D491E1"/>
    <w:rsid w:val="45D58183"/>
    <w:rsid w:val="45DE6423"/>
    <w:rsid w:val="45DFABFF"/>
    <w:rsid w:val="45F94DEC"/>
    <w:rsid w:val="460E0DA4"/>
    <w:rsid w:val="460F4B17"/>
    <w:rsid w:val="46223CBA"/>
    <w:rsid w:val="462825EB"/>
    <w:rsid w:val="462C4C18"/>
    <w:rsid w:val="463C28F1"/>
    <w:rsid w:val="463DA900"/>
    <w:rsid w:val="46494379"/>
    <w:rsid w:val="4651B651"/>
    <w:rsid w:val="465210E9"/>
    <w:rsid w:val="4653D0BF"/>
    <w:rsid w:val="465E45C6"/>
    <w:rsid w:val="4681FEA9"/>
    <w:rsid w:val="469C485E"/>
    <w:rsid w:val="46A679EC"/>
    <w:rsid w:val="46ADFC91"/>
    <w:rsid w:val="46B45C6E"/>
    <w:rsid w:val="46BD51D7"/>
    <w:rsid w:val="46C5C2CB"/>
    <w:rsid w:val="46CE63B2"/>
    <w:rsid w:val="46D311A7"/>
    <w:rsid w:val="47051D46"/>
    <w:rsid w:val="470FC787"/>
    <w:rsid w:val="470FC815"/>
    <w:rsid w:val="471AF3A2"/>
    <w:rsid w:val="473B2296"/>
    <w:rsid w:val="4749224B"/>
    <w:rsid w:val="474E0B1C"/>
    <w:rsid w:val="475414DD"/>
    <w:rsid w:val="475AE2EB"/>
    <w:rsid w:val="47746991"/>
    <w:rsid w:val="478E45CF"/>
    <w:rsid w:val="479326C5"/>
    <w:rsid w:val="47A0F0BF"/>
    <w:rsid w:val="47AAC0E5"/>
    <w:rsid w:val="47D2F67B"/>
    <w:rsid w:val="47E2B861"/>
    <w:rsid w:val="47F7C824"/>
    <w:rsid w:val="47FC48A8"/>
    <w:rsid w:val="4811F411"/>
    <w:rsid w:val="484880C4"/>
    <w:rsid w:val="48553F83"/>
    <w:rsid w:val="485BA6D7"/>
    <w:rsid w:val="485C8233"/>
    <w:rsid w:val="4866340F"/>
    <w:rsid w:val="4879AE3F"/>
    <w:rsid w:val="48817608"/>
    <w:rsid w:val="4897239A"/>
    <w:rsid w:val="48A457E4"/>
    <w:rsid w:val="48ABBA9D"/>
    <w:rsid w:val="48AD8A65"/>
    <w:rsid w:val="48B6F241"/>
    <w:rsid w:val="48BA26AC"/>
    <w:rsid w:val="48C556BD"/>
    <w:rsid w:val="48CF320F"/>
    <w:rsid w:val="48D2CF94"/>
    <w:rsid w:val="48D8A08C"/>
    <w:rsid w:val="48E43B9E"/>
    <w:rsid w:val="48F1820A"/>
    <w:rsid w:val="48F1F00D"/>
    <w:rsid w:val="48FC7359"/>
    <w:rsid w:val="4901401F"/>
    <w:rsid w:val="490FEB04"/>
    <w:rsid w:val="491279DD"/>
    <w:rsid w:val="491F08F7"/>
    <w:rsid w:val="491FAB83"/>
    <w:rsid w:val="4930B80F"/>
    <w:rsid w:val="493B826C"/>
    <w:rsid w:val="49514B3D"/>
    <w:rsid w:val="495733B6"/>
    <w:rsid w:val="495F466B"/>
    <w:rsid w:val="4961BED8"/>
    <w:rsid w:val="4968416E"/>
    <w:rsid w:val="496F51E9"/>
    <w:rsid w:val="496FDB61"/>
    <w:rsid w:val="49711E21"/>
    <w:rsid w:val="49741F89"/>
    <w:rsid w:val="49785F7B"/>
    <w:rsid w:val="49857EF2"/>
    <w:rsid w:val="4989A3E1"/>
    <w:rsid w:val="498B5019"/>
    <w:rsid w:val="49966604"/>
    <w:rsid w:val="499841A3"/>
    <w:rsid w:val="49B3B6AE"/>
    <w:rsid w:val="49B90C70"/>
    <w:rsid w:val="49BE9FE6"/>
    <w:rsid w:val="49C80507"/>
    <w:rsid w:val="49CB1D01"/>
    <w:rsid w:val="49CF4689"/>
    <w:rsid w:val="49F20F81"/>
    <w:rsid w:val="49FA766A"/>
    <w:rsid w:val="49FDE59B"/>
    <w:rsid w:val="4A061CFD"/>
    <w:rsid w:val="4A25D119"/>
    <w:rsid w:val="4A30015E"/>
    <w:rsid w:val="4A4A24E6"/>
    <w:rsid w:val="4A4AD11E"/>
    <w:rsid w:val="4A5192FB"/>
    <w:rsid w:val="4A5B5A1F"/>
    <w:rsid w:val="4A600635"/>
    <w:rsid w:val="4A6A13D2"/>
    <w:rsid w:val="4A6D57F5"/>
    <w:rsid w:val="4A80919A"/>
    <w:rsid w:val="4AA17D79"/>
    <w:rsid w:val="4AB6B952"/>
    <w:rsid w:val="4AB826E1"/>
    <w:rsid w:val="4AB84188"/>
    <w:rsid w:val="4ABBB86C"/>
    <w:rsid w:val="4ABE59C2"/>
    <w:rsid w:val="4ABF9188"/>
    <w:rsid w:val="4AC92FAA"/>
    <w:rsid w:val="4ADA3DFD"/>
    <w:rsid w:val="4AF49693"/>
    <w:rsid w:val="4AF69314"/>
    <w:rsid w:val="4AFF83AC"/>
    <w:rsid w:val="4B218CD3"/>
    <w:rsid w:val="4B29CB77"/>
    <w:rsid w:val="4B3F69A2"/>
    <w:rsid w:val="4B4C70A7"/>
    <w:rsid w:val="4B58D428"/>
    <w:rsid w:val="4B5FE5FA"/>
    <w:rsid w:val="4B653FDB"/>
    <w:rsid w:val="4B6FDF75"/>
    <w:rsid w:val="4B90EE63"/>
    <w:rsid w:val="4BA45728"/>
    <w:rsid w:val="4BA511B3"/>
    <w:rsid w:val="4BC5B5CB"/>
    <w:rsid w:val="4BC6FE94"/>
    <w:rsid w:val="4BD5C189"/>
    <w:rsid w:val="4C0667BB"/>
    <w:rsid w:val="4C0C1F94"/>
    <w:rsid w:val="4C14AD2F"/>
    <w:rsid w:val="4C1D0DED"/>
    <w:rsid w:val="4C1DDA86"/>
    <w:rsid w:val="4C2CC3FE"/>
    <w:rsid w:val="4C495728"/>
    <w:rsid w:val="4C497855"/>
    <w:rsid w:val="4C4A4227"/>
    <w:rsid w:val="4C51CEEC"/>
    <w:rsid w:val="4C5F83DF"/>
    <w:rsid w:val="4C6837F9"/>
    <w:rsid w:val="4C932FB7"/>
    <w:rsid w:val="4C9A6738"/>
    <w:rsid w:val="4CAA83A7"/>
    <w:rsid w:val="4CB60433"/>
    <w:rsid w:val="4CC3E0AB"/>
    <w:rsid w:val="4CC66674"/>
    <w:rsid w:val="4CCA6F0B"/>
    <w:rsid w:val="4D004CCC"/>
    <w:rsid w:val="4D0B1398"/>
    <w:rsid w:val="4D157A4D"/>
    <w:rsid w:val="4D31D53F"/>
    <w:rsid w:val="4D39D8CE"/>
    <w:rsid w:val="4D3B1D56"/>
    <w:rsid w:val="4D4426D6"/>
    <w:rsid w:val="4D4FD493"/>
    <w:rsid w:val="4D6B2569"/>
    <w:rsid w:val="4D6E56F2"/>
    <w:rsid w:val="4D8E73DD"/>
    <w:rsid w:val="4DAB81CE"/>
    <w:rsid w:val="4DB5FDD7"/>
    <w:rsid w:val="4DCE62B5"/>
    <w:rsid w:val="4DE20F68"/>
    <w:rsid w:val="4DE9392C"/>
    <w:rsid w:val="4DF5078B"/>
    <w:rsid w:val="4DFEA209"/>
    <w:rsid w:val="4E00287F"/>
    <w:rsid w:val="4E0130F3"/>
    <w:rsid w:val="4E06963E"/>
    <w:rsid w:val="4E0B94AD"/>
    <w:rsid w:val="4E1A2124"/>
    <w:rsid w:val="4E1B0CCA"/>
    <w:rsid w:val="4E1D44F4"/>
    <w:rsid w:val="4E3AAF3C"/>
    <w:rsid w:val="4E4DFDA7"/>
    <w:rsid w:val="4E512D62"/>
    <w:rsid w:val="4E663B63"/>
    <w:rsid w:val="4E67AE6F"/>
    <w:rsid w:val="4E971577"/>
    <w:rsid w:val="4E97807C"/>
    <w:rsid w:val="4E9C4643"/>
    <w:rsid w:val="4EE1CDBC"/>
    <w:rsid w:val="4EE27A0C"/>
    <w:rsid w:val="4EEF474E"/>
    <w:rsid w:val="4F0D49A6"/>
    <w:rsid w:val="4F1EC7D3"/>
    <w:rsid w:val="4F221632"/>
    <w:rsid w:val="4F2A7AD9"/>
    <w:rsid w:val="4F2E07B0"/>
    <w:rsid w:val="4F405859"/>
    <w:rsid w:val="4F442590"/>
    <w:rsid w:val="4F4C23DF"/>
    <w:rsid w:val="4F4E2DAB"/>
    <w:rsid w:val="4F56E9DE"/>
    <w:rsid w:val="4F5A7F42"/>
    <w:rsid w:val="4F616A4C"/>
    <w:rsid w:val="4F7912CC"/>
    <w:rsid w:val="4F7EC186"/>
    <w:rsid w:val="4F869523"/>
    <w:rsid w:val="4F982ACA"/>
    <w:rsid w:val="4F9EDDBF"/>
    <w:rsid w:val="4FACDA95"/>
    <w:rsid w:val="4FBEB88D"/>
    <w:rsid w:val="4FC2C9A9"/>
    <w:rsid w:val="4FC4F6AA"/>
    <w:rsid w:val="4FD48276"/>
    <w:rsid w:val="4FD60CA2"/>
    <w:rsid w:val="50007219"/>
    <w:rsid w:val="500B3ABB"/>
    <w:rsid w:val="50140D7E"/>
    <w:rsid w:val="5016B8E1"/>
    <w:rsid w:val="5016E570"/>
    <w:rsid w:val="501B7EE5"/>
    <w:rsid w:val="50267372"/>
    <w:rsid w:val="50466529"/>
    <w:rsid w:val="505660F4"/>
    <w:rsid w:val="506F70E9"/>
    <w:rsid w:val="508868E7"/>
    <w:rsid w:val="509AA30D"/>
    <w:rsid w:val="50CCDDAB"/>
    <w:rsid w:val="50CFD0CF"/>
    <w:rsid w:val="50EF38C9"/>
    <w:rsid w:val="51037DBF"/>
    <w:rsid w:val="51091504"/>
    <w:rsid w:val="510E3FAB"/>
    <w:rsid w:val="51153906"/>
    <w:rsid w:val="51354DC6"/>
    <w:rsid w:val="5143B5B1"/>
    <w:rsid w:val="5157D546"/>
    <w:rsid w:val="517002A9"/>
    <w:rsid w:val="51AEEFC7"/>
    <w:rsid w:val="51C1E2E7"/>
    <w:rsid w:val="51C2DBE8"/>
    <w:rsid w:val="51D45F46"/>
    <w:rsid w:val="51DB0D4A"/>
    <w:rsid w:val="51E50AA4"/>
    <w:rsid w:val="51EB59C4"/>
    <w:rsid w:val="51EF5A67"/>
    <w:rsid w:val="51F26212"/>
    <w:rsid w:val="5210F6F4"/>
    <w:rsid w:val="5216D90C"/>
    <w:rsid w:val="521CA038"/>
    <w:rsid w:val="5220F267"/>
    <w:rsid w:val="52252E0B"/>
    <w:rsid w:val="52523D7E"/>
    <w:rsid w:val="5269BC73"/>
    <w:rsid w:val="527D154D"/>
    <w:rsid w:val="5285D446"/>
    <w:rsid w:val="528A62B5"/>
    <w:rsid w:val="528DD82C"/>
    <w:rsid w:val="52AE70C2"/>
    <w:rsid w:val="52BBBF8C"/>
    <w:rsid w:val="52CAA9DB"/>
    <w:rsid w:val="52D27C13"/>
    <w:rsid w:val="52EB0734"/>
    <w:rsid w:val="52F377C6"/>
    <w:rsid w:val="52FF3871"/>
    <w:rsid w:val="532C4360"/>
    <w:rsid w:val="53309FCA"/>
    <w:rsid w:val="53369FBA"/>
    <w:rsid w:val="5337DC83"/>
    <w:rsid w:val="533D5C87"/>
    <w:rsid w:val="5347D79D"/>
    <w:rsid w:val="538D98FF"/>
    <w:rsid w:val="53ACFA5D"/>
    <w:rsid w:val="53B13535"/>
    <w:rsid w:val="53B83801"/>
    <w:rsid w:val="53B90F11"/>
    <w:rsid w:val="53BBC1F0"/>
    <w:rsid w:val="53C97F85"/>
    <w:rsid w:val="53D02DE1"/>
    <w:rsid w:val="53D4ED55"/>
    <w:rsid w:val="53DC380C"/>
    <w:rsid w:val="53E10F8F"/>
    <w:rsid w:val="53E247CA"/>
    <w:rsid w:val="53E2A205"/>
    <w:rsid w:val="53E8CBA4"/>
    <w:rsid w:val="53EF5DA2"/>
    <w:rsid w:val="5409BCA4"/>
    <w:rsid w:val="5411792E"/>
    <w:rsid w:val="54147990"/>
    <w:rsid w:val="54202903"/>
    <w:rsid w:val="544474CA"/>
    <w:rsid w:val="544C2455"/>
    <w:rsid w:val="5450C387"/>
    <w:rsid w:val="5456ACA2"/>
    <w:rsid w:val="54620AE1"/>
    <w:rsid w:val="546E49B3"/>
    <w:rsid w:val="54763E31"/>
    <w:rsid w:val="547784EC"/>
    <w:rsid w:val="547B923A"/>
    <w:rsid w:val="548283BC"/>
    <w:rsid w:val="54990601"/>
    <w:rsid w:val="54ABAEED"/>
    <w:rsid w:val="54AC69CA"/>
    <w:rsid w:val="54AF1EFA"/>
    <w:rsid w:val="54BA7E21"/>
    <w:rsid w:val="54BF61CA"/>
    <w:rsid w:val="54D0AE83"/>
    <w:rsid w:val="54F363EA"/>
    <w:rsid w:val="550606DF"/>
    <w:rsid w:val="55113513"/>
    <w:rsid w:val="5514F23D"/>
    <w:rsid w:val="55177861"/>
    <w:rsid w:val="551E6EED"/>
    <w:rsid w:val="55211F65"/>
    <w:rsid w:val="5524CF6A"/>
    <w:rsid w:val="552798F0"/>
    <w:rsid w:val="552D9116"/>
    <w:rsid w:val="55331175"/>
    <w:rsid w:val="554B3460"/>
    <w:rsid w:val="5558B59A"/>
    <w:rsid w:val="555AA744"/>
    <w:rsid w:val="55850DD4"/>
    <w:rsid w:val="55A48CC9"/>
    <w:rsid w:val="55AD491E"/>
    <w:rsid w:val="55D1D4C6"/>
    <w:rsid w:val="55DCC1CC"/>
    <w:rsid w:val="55DFF748"/>
    <w:rsid w:val="55E30C94"/>
    <w:rsid w:val="5629346A"/>
    <w:rsid w:val="56302EA4"/>
    <w:rsid w:val="563F4C68"/>
    <w:rsid w:val="564D3E4C"/>
    <w:rsid w:val="5658407A"/>
    <w:rsid w:val="565B982F"/>
    <w:rsid w:val="565BD54F"/>
    <w:rsid w:val="5665E24D"/>
    <w:rsid w:val="5670C5C6"/>
    <w:rsid w:val="56799827"/>
    <w:rsid w:val="568AFDC3"/>
    <w:rsid w:val="568EE9C4"/>
    <w:rsid w:val="569C75F3"/>
    <w:rsid w:val="569D38CC"/>
    <w:rsid w:val="56AF79C4"/>
    <w:rsid w:val="56B4E1DA"/>
    <w:rsid w:val="56C2FB14"/>
    <w:rsid w:val="56D39ABA"/>
    <w:rsid w:val="56D469F6"/>
    <w:rsid w:val="56E1F05C"/>
    <w:rsid w:val="56E497F2"/>
    <w:rsid w:val="56EBAD02"/>
    <w:rsid w:val="56F8CCFD"/>
    <w:rsid w:val="57050FCB"/>
    <w:rsid w:val="57052930"/>
    <w:rsid w:val="571DD014"/>
    <w:rsid w:val="57487C0D"/>
    <w:rsid w:val="575E2A44"/>
    <w:rsid w:val="575FB7E5"/>
    <w:rsid w:val="576AEFBF"/>
    <w:rsid w:val="576DDAB9"/>
    <w:rsid w:val="5774B6DF"/>
    <w:rsid w:val="5776E4A8"/>
    <w:rsid w:val="577F2B6A"/>
    <w:rsid w:val="57802397"/>
    <w:rsid w:val="5787F0E6"/>
    <w:rsid w:val="57965528"/>
    <w:rsid w:val="5798136B"/>
    <w:rsid w:val="57ADCC2C"/>
    <w:rsid w:val="57C3DA68"/>
    <w:rsid w:val="57D0C802"/>
    <w:rsid w:val="57DA2354"/>
    <w:rsid w:val="57E03CA0"/>
    <w:rsid w:val="57ED7736"/>
    <w:rsid w:val="57ED77DB"/>
    <w:rsid w:val="57F38621"/>
    <w:rsid w:val="5801D7B7"/>
    <w:rsid w:val="5818E069"/>
    <w:rsid w:val="58200B51"/>
    <w:rsid w:val="5823EA77"/>
    <w:rsid w:val="58349425"/>
    <w:rsid w:val="583718BD"/>
    <w:rsid w:val="58379992"/>
    <w:rsid w:val="583FD292"/>
    <w:rsid w:val="584E88CD"/>
    <w:rsid w:val="5851BAAD"/>
    <w:rsid w:val="58635F78"/>
    <w:rsid w:val="586581B4"/>
    <w:rsid w:val="586A9D8F"/>
    <w:rsid w:val="587B9830"/>
    <w:rsid w:val="587F367A"/>
    <w:rsid w:val="58975844"/>
    <w:rsid w:val="589B4DA4"/>
    <w:rsid w:val="58BDE8BD"/>
    <w:rsid w:val="58BED9AD"/>
    <w:rsid w:val="58C9019B"/>
    <w:rsid w:val="58CF3B87"/>
    <w:rsid w:val="58D06250"/>
    <w:rsid w:val="58D376CA"/>
    <w:rsid w:val="58EE8EC5"/>
    <w:rsid w:val="59253207"/>
    <w:rsid w:val="59261795"/>
    <w:rsid w:val="59286E17"/>
    <w:rsid w:val="592EC40D"/>
    <w:rsid w:val="59355A1B"/>
    <w:rsid w:val="593AD675"/>
    <w:rsid w:val="593DA9FE"/>
    <w:rsid w:val="59518583"/>
    <w:rsid w:val="595DD2F0"/>
    <w:rsid w:val="5976F7F5"/>
    <w:rsid w:val="59804B8E"/>
    <w:rsid w:val="59896646"/>
    <w:rsid w:val="598F7080"/>
    <w:rsid w:val="599D709B"/>
    <w:rsid w:val="59BBBEC6"/>
    <w:rsid w:val="59BC1671"/>
    <w:rsid w:val="59C3FB4C"/>
    <w:rsid w:val="59CBC290"/>
    <w:rsid w:val="59CE284D"/>
    <w:rsid w:val="59D56387"/>
    <w:rsid w:val="59DF6902"/>
    <w:rsid w:val="59EB98F5"/>
    <w:rsid w:val="59EC7926"/>
    <w:rsid w:val="5A018E0F"/>
    <w:rsid w:val="5A092B3C"/>
    <w:rsid w:val="5A1D2761"/>
    <w:rsid w:val="5A289D77"/>
    <w:rsid w:val="5A2B3434"/>
    <w:rsid w:val="5A2F396E"/>
    <w:rsid w:val="5A38CFE2"/>
    <w:rsid w:val="5A3E219F"/>
    <w:rsid w:val="5A4AC006"/>
    <w:rsid w:val="5A4BEE48"/>
    <w:rsid w:val="5A4E1796"/>
    <w:rsid w:val="5A50F8F8"/>
    <w:rsid w:val="5A5F36EE"/>
    <w:rsid w:val="5A68BC42"/>
    <w:rsid w:val="5A6C0FB6"/>
    <w:rsid w:val="5A6E1A93"/>
    <w:rsid w:val="5A7BFD99"/>
    <w:rsid w:val="5A7D3D0B"/>
    <w:rsid w:val="5A7F2ADE"/>
    <w:rsid w:val="5A9518EA"/>
    <w:rsid w:val="5AABF3B4"/>
    <w:rsid w:val="5AB09FDE"/>
    <w:rsid w:val="5AB471A0"/>
    <w:rsid w:val="5ABE0999"/>
    <w:rsid w:val="5AD17FC7"/>
    <w:rsid w:val="5AD24482"/>
    <w:rsid w:val="5AD45D93"/>
    <w:rsid w:val="5AD832E1"/>
    <w:rsid w:val="5AE16125"/>
    <w:rsid w:val="5AEBE633"/>
    <w:rsid w:val="5AEE561A"/>
    <w:rsid w:val="5AFCEE11"/>
    <w:rsid w:val="5B0CC50C"/>
    <w:rsid w:val="5B0D908F"/>
    <w:rsid w:val="5B115C31"/>
    <w:rsid w:val="5B15BE47"/>
    <w:rsid w:val="5B25D5A8"/>
    <w:rsid w:val="5B2D8B39"/>
    <w:rsid w:val="5B44CD06"/>
    <w:rsid w:val="5B4A5E81"/>
    <w:rsid w:val="5B512CA3"/>
    <w:rsid w:val="5B5F268B"/>
    <w:rsid w:val="5B835170"/>
    <w:rsid w:val="5B931ADA"/>
    <w:rsid w:val="5B95EFA8"/>
    <w:rsid w:val="5B97AC7F"/>
    <w:rsid w:val="5B9C38E1"/>
    <w:rsid w:val="5B9EBAC4"/>
    <w:rsid w:val="5BB9AD1A"/>
    <w:rsid w:val="5BC90970"/>
    <w:rsid w:val="5BCCF9C3"/>
    <w:rsid w:val="5BD1850C"/>
    <w:rsid w:val="5BD76188"/>
    <w:rsid w:val="5BD83E82"/>
    <w:rsid w:val="5BDD7F30"/>
    <w:rsid w:val="5BE982D2"/>
    <w:rsid w:val="5BE9F452"/>
    <w:rsid w:val="5C057EA4"/>
    <w:rsid w:val="5C0C6FD6"/>
    <w:rsid w:val="5C0F5205"/>
    <w:rsid w:val="5C148E38"/>
    <w:rsid w:val="5C2886C2"/>
    <w:rsid w:val="5C2F5D41"/>
    <w:rsid w:val="5C3D2E44"/>
    <w:rsid w:val="5C41201E"/>
    <w:rsid w:val="5C53E532"/>
    <w:rsid w:val="5C552BDA"/>
    <w:rsid w:val="5C73E8E7"/>
    <w:rsid w:val="5C7CDB6B"/>
    <w:rsid w:val="5CB3C8D5"/>
    <w:rsid w:val="5CB3E4F4"/>
    <w:rsid w:val="5CC9508F"/>
    <w:rsid w:val="5CCB9733"/>
    <w:rsid w:val="5CE94A8A"/>
    <w:rsid w:val="5CEAC637"/>
    <w:rsid w:val="5CEC9CDA"/>
    <w:rsid w:val="5D189750"/>
    <w:rsid w:val="5D234826"/>
    <w:rsid w:val="5D23C2DC"/>
    <w:rsid w:val="5D322D31"/>
    <w:rsid w:val="5D327429"/>
    <w:rsid w:val="5D5F1D23"/>
    <w:rsid w:val="5D729684"/>
    <w:rsid w:val="5D72C7F6"/>
    <w:rsid w:val="5D9DCE8C"/>
    <w:rsid w:val="5DA4F9E6"/>
    <w:rsid w:val="5DA829B8"/>
    <w:rsid w:val="5DAA7997"/>
    <w:rsid w:val="5DB2E1CB"/>
    <w:rsid w:val="5DBBD707"/>
    <w:rsid w:val="5DD132F0"/>
    <w:rsid w:val="5DD1B40D"/>
    <w:rsid w:val="5DD4477D"/>
    <w:rsid w:val="5DD5527A"/>
    <w:rsid w:val="5DD79056"/>
    <w:rsid w:val="5DDDA1BB"/>
    <w:rsid w:val="5DE3874C"/>
    <w:rsid w:val="5DEE42BD"/>
    <w:rsid w:val="5DF77DF6"/>
    <w:rsid w:val="5E289BF0"/>
    <w:rsid w:val="5E2FCCEE"/>
    <w:rsid w:val="5E3C7F38"/>
    <w:rsid w:val="5E42BBD1"/>
    <w:rsid w:val="5E4D465B"/>
    <w:rsid w:val="5E4E5DA5"/>
    <w:rsid w:val="5E516565"/>
    <w:rsid w:val="5E571232"/>
    <w:rsid w:val="5E589B92"/>
    <w:rsid w:val="5E5BA5F1"/>
    <w:rsid w:val="5E620089"/>
    <w:rsid w:val="5E64D6F9"/>
    <w:rsid w:val="5E6ED5BF"/>
    <w:rsid w:val="5E70F451"/>
    <w:rsid w:val="5E7A4F15"/>
    <w:rsid w:val="5E8C04BE"/>
    <w:rsid w:val="5E8F4236"/>
    <w:rsid w:val="5E9137FF"/>
    <w:rsid w:val="5E9D80EC"/>
    <w:rsid w:val="5ED15327"/>
    <w:rsid w:val="5ED3BF87"/>
    <w:rsid w:val="5ED6026F"/>
    <w:rsid w:val="5EDE24EC"/>
    <w:rsid w:val="5EE18A7F"/>
    <w:rsid w:val="5EEBB723"/>
    <w:rsid w:val="5F14EF82"/>
    <w:rsid w:val="5F1937F7"/>
    <w:rsid w:val="5F2838D9"/>
    <w:rsid w:val="5F475560"/>
    <w:rsid w:val="5F4DFECD"/>
    <w:rsid w:val="5F51E2EE"/>
    <w:rsid w:val="5F58BC95"/>
    <w:rsid w:val="5F71DE99"/>
    <w:rsid w:val="5F862B30"/>
    <w:rsid w:val="5FA05652"/>
    <w:rsid w:val="5FA998BE"/>
    <w:rsid w:val="5FACD5F7"/>
    <w:rsid w:val="5FAF7A41"/>
    <w:rsid w:val="5FB40A21"/>
    <w:rsid w:val="5FB810D0"/>
    <w:rsid w:val="5FF093CB"/>
    <w:rsid w:val="5FF71698"/>
    <w:rsid w:val="5FFDCE7A"/>
    <w:rsid w:val="60063F8C"/>
    <w:rsid w:val="600C6989"/>
    <w:rsid w:val="603BFBB7"/>
    <w:rsid w:val="603CC0E0"/>
    <w:rsid w:val="605397A3"/>
    <w:rsid w:val="607001A8"/>
    <w:rsid w:val="6078C16F"/>
    <w:rsid w:val="607B7485"/>
    <w:rsid w:val="607EAA8F"/>
    <w:rsid w:val="609E610D"/>
    <w:rsid w:val="60AA7ADE"/>
    <w:rsid w:val="60ABA0F5"/>
    <w:rsid w:val="60CD4429"/>
    <w:rsid w:val="60CD97B9"/>
    <w:rsid w:val="60F3116D"/>
    <w:rsid w:val="610A20D3"/>
    <w:rsid w:val="61197037"/>
    <w:rsid w:val="6133AEC1"/>
    <w:rsid w:val="61398022"/>
    <w:rsid w:val="613DD11D"/>
    <w:rsid w:val="614D628E"/>
    <w:rsid w:val="61561AD0"/>
    <w:rsid w:val="6157DB2B"/>
    <w:rsid w:val="61587DE9"/>
    <w:rsid w:val="61647474"/>
    <w:rsid w:val="6173A0F3"/>
    <w:rsid w:val="61A9E60B"/>
    <w:rsid w:val="61CB6F97"/>
    <w:rsid w:val="61E00CA8"/>
    <w:rsid w:val="61E6E5DA"/>
    <w:rsid w:val="62008805"/>
    <w:rsid w:val="6208E2D1"/>
    <w:rsid w:val="62100168"/>
    <w:rsid w:val="62235055"/>
    <w:rsid w:val="62292C19"/>
    <w:rsid w:val="622C361B"/>
    <w:rsid w:val="623EB5A4"/>
    <w:rsid w:val="624F38EE"/>
    <w:rsid w:val="625DEE49"/>
    <w:rsid w:val="6268365E"/>
    <w:rsid w:val="6281B9D2"/>
    <w:rsid w:val="6288EA17"/>
    <w:rsid w:val="62AB49E0"/>
    <w:rsid w:val="62B06DD5"/>
    <w:rsid w:val="62C72967"/>
    <w:rsid w:val="62CBF22D"/>
    <w:rsid w:val="62EC8EF8"/>
    <w:rsid w:val="62EEA968"/>
    <w:rsid w:val="6303D854"/>
    <w:rsid w:val="6309F138"/>
    <w:rsid w:val="630BF791"/>
    <w:rsid w:val="6319EAA8"/>
    <w:rsid w:val="6324BF97"/>
    <w:rsid w:val="63380992"/>
    <w:rsid w:val="635118D9"/>
    <w:rsid w:val="6352F14E"/>
    <w:rsid w:val="638E33B9"/>
    <w:rsid w:val="6391082D"/>
    <w:rsid w:val="63B3F9AF"/>
    <w:rsid w:val="63B86FF2"/>
    <w:rsid w:val="63DF7755"/>
    <w:rsid w:val="63E7B9C4"/>
    <w:rsid w:val="63E85E66"/>
    <w:rsid w:val="63F56C68"/>
    <w:rsid w:val="63FF877D"/>
    <w:rsid w:val="6406E766"/>
    <w:rsid w:val="6417332E"/>
    <w:rsid w:val="6419A895"/>
    <w:rsid w:val="641C972B"/>
    <w:rsid w:val="642D4EB7"/>
    <w:rsid w:val="643592F2"/>
    <w:rsid w:val="643E812A"/>
    <w:rsid w:val="6446AD30"/>
    <w:rsid w:val="6468A1CC"/>
    <w:rsid w:val="64870C84"/>
    <w:rsid w:val="648CF6F4"/>
    <w:rsid w:val="648D262E"/>
    <w:rsid w:val="648D32A8"/>
    <w:rsid w:val="64AC3240"/>
    <w:rsid w:val="64B3ECCE"/>
    <w:rsid w:val="64C2E5BD"/>
    <w:rsid w:val="64CABFE3"/>
    <w:rsid w:val="64D46C0B"/>
    <w:rsid w:val="64DE0180"/>
    <w:rsid w:val="64EE7921"/>
    <w:rsid w:val="64F8714A"/>
    <w:rsid w:val="650A67E2"/>
    <w:rsid w:val="6518A140"/>
    <w:rsid w:val="65230D30"/>
    <w:rsid w:val="65272CB0"/>
    <w:rsid w:val="65313155"/>
    <w:rsid w:val="65442AEB"/>
    <w:rsid w:val="65446A87"/>
    <w:rsid w:val="65513F9A"/>
    <w:rsid w:val="6552D187"/>
    <w:rsid w:val="65629897"/>
    <w:rsid w:val="6583BF75"/>
    <w:rsid w:val="65896A10"/>
    <w:rsid w:val="658A9B8C"/>
    <w:rsid w:val="65A32F1C"/>
    <w:rsid w:val="65AA5C45"/>
    <w:rsid w:val="65B3A0AB"/>
    <w:rsid w:val="65C1A8F8"/>
    <w:rsid w:val="65CDDEE9"/>
    <w:rsid w:val="65D99DB1"/>
    <w:rsid w:val="65DE0528"/>
    <w:rsid w:val="65E10B27"/>
    <w:rsid w:val="65E6BE29"/>
    <w:rsid w:val="65ED9328"/>
    <w:rsid w:val="65FFABDE"/>
    <w:rsid w:val="6605B836"/>
    <w:rsid w:val="6619053F"/>
    <w:rsid w:val="6636B082"/>
    <w:rsid w:val="663A9CBC"/>
    <w:rsid w:val="663C07C0"/>
    <w:rsid w:val="6643F94C"/>
    <w:rsid w:val="66499EB1"/>
    <w:rsid w:val="664C50E0"/>
    <w:rsid w:val="665A5004"/>
    <w:rsid w:val="665ECFC2"/>
    <w:rsid w:val="6666E402"/>
    <w:rsid w:val="666905C4"/>
    <w:rsid w:val="66726882"/>
    <w:rsid w:val="6677440F"/>
    <w:rsid w:val="6682DC85"/>
    <w:rsid w:val="6690551C"/>
    <w:rsid w:val="66964129"/>
    <w:rsid w:val="6697352C"/>
    <w:rsid w:val="66A1AFB9"/>
    <w:rsid w:val="66A6A151"/>
    <w:rsid w:val="66B2DF8E"/>
    <w:rsid w:val="66BE6058"/>
    <w:rsid w:val="66C2D235"/>
    <w:rsid w:val="66CFA57B"/>
    <w:rsid w:val="66D98D8E"/>
    <w:rsid w:val="66EA54E9"/>
    <w:rsid w:val="66F7277B"/>
    <w:rsid w:val="66FA47FB"/>
    <w:rsid w:val="6700CE4C"/>
    <w:rsid w:val="6705488D"/>
    <w:rsid w:val="670BAE04"/>
    <w:rsid w:val="6710D9A4"/>
    <w:rsid w:val="6711C422"/>
    <w:rsid w:val="671E404C"/>
    <w:rsid w:val="6723D5C7"/>
    <w:rsid w:val="67303DE0"/>
    <w:rsid w:val="67334DDC"/>
    <w:rsid w:val="6738DBFB"/>
    <w:rsid w:val="673A97BD"/>
    <w:rsid w:val="675668AE"/>
    <w:rsid w:val="6756B756"/>
    <w:rsid w:val="675E1FF1"/>
    <w:rsid w:val="67723ACF"/>
    <w:rsid w:val="678479D2"/>
    <w:rsid w:val="678AB026"/>
    <w:rsid w:val="678B25CB"/>
    <w:rsid w:val="679353BC"/>
    <w:rsid w:val="6793AD62"/>
    <w:rsid w:val="679FB344"/>
    <w:rsid w:val="67A1B1E8"/>
    <w:rsid w:val="67A7F10E"/>
    <w:rsid w:val="67B0D087"/>
    <w:rsid w:val="67C0CD98"/>
    <w:rsid w:val="67C12520"/>
    <w:rsid w:val="67C30D62"/>
    <w:rsid w:val="67CD05D2"/>
    <w:rsid w:val="67CEF619"/>
    <w:rsid w:val="67D45DB9"/>
    <w:rsid w:val="67DA74BA"/>
    <w:rsid w:val="67F9970F"/>
    <w:rsid w:val="67F9E2FE"/>
    <w:rsid w:val="6816EDFB"/>
    <w:rsid w:val="681D6A21"/>
    <w:rsid w:val="681F51A4"/>
    <w:rsid w:val="6825F6D7"/>
    <w:rsid w:val="68286878"/>
    <w:rsid w:val="68518419"/>
    <w:rsid w:val="6855AB3B"/>
    <w:rsid w:val="6860AFC6"/>
    <w:rsid w:val="686B988C"/>
    <w:rsid w:val="68774437"/>
    <w:rsid w:val="687938F3"/>
    <w:rsid w:val="68814B27"/>
    <w:rsid w:val="689555BC"/>
    <w:rsid w:val="68BEBB8A"/>
    <w:rsid w:val="68C94EA1"/>
    <w:rsid w:val="68D3392B"/>
    <w:rsid w:val="68E957EF"/>
    <w:rsid w:val="68EA1CAD"/>
    <w:rsid w:val="6901F266"/>
    <w:rsid w:val="692A098B"/>
    <w:rsid w:val="6942EE13"/>
    <w:rsid w:val="6943DB42"/>
    <w:rsid w:val="6952E6A7"/>
    <w:rsid w:val="69557DE5"/>
    <w:rsid w:val="6981EAB1"/>
    <w:rsid w:val="6981F324"/>
    <w:rsid w:val="69841385"/>
    <w:rsid w:val="6984E4AF"/>
    <w:rsid w:val="698C330B"/>
    <w:rsid w:val="6992752D"/>
    <w:rsid w:val="69A27EDD"/>
    <w:rsid w:val="69ADE035"/>
    <w:rsid w:val="69B51348"/>
    <w:rsid w:val="69C43A4E"/>
    <w:rsid w:val="69CCC032"/>
    <w:rsid w:val="69CFF200"/>
    <w:rsid w:val="69D3F07F"/>
    <w:rsid w:val="69E04E87"/>
    <w:rsid w:val="69E9A9B1"/>
    <w:rsid w:val="6A159A77"/>
    <w:rsid w:val="6A1911AB"/>
    <w:rsid w:val="6A199F10"/>
    <w:rsid w:val="6A259599"/>
    <w:rsid w:val="6A2D377D"/>
    <w:rsid w:val="6A35E502"/>
    <w:rsid w:val="6A4A4AB9"/>
    <w:rsid w:val="6A4A6D97"/>
    <w:rsid w:val="6A56CFFD"/>
    <w:rsid w:val="6A5E6092"/>
    <w:rsid w:val="6A601595"/>
    <w:rsid w:val="6A6349E7"/>
    <w:rsid w:val="6A6564E1"/>
    <w:rsid w:val="6A69F50B"/>
    <w:rsid w:val="6A6C4B25"/>
    <w:rsid w:val="6A6FF11E"/>
    <w:rsid w:val="6A9336DB"/>
    <w:rsid w:val="6A9D50C6"/>
    <w:rsid w:val="6A9E617F"/>
    <w:rsid w:val="6AA7B995"/>
    <w:rsid w:val="6AC25F60"/>
    <w:rsid w:val="6AC36F9E"/>
    <w:rsid w:val="6AD15C68"/>
    <w:rsid w:val="6AD247DA"/>
    <w:rsid w:val="6ADE4F89"/>
    <w:rsid w:val="6AF1C49D"/>
    <w:rsid w:val="6AF78FDB"/>
    <w:rsid w:val="6B132F1F"/>
    <w:rsid w:val="6B13996F"/>
    <w:rsid w:val="6B172EE8"/>
    <w:rsid w:val="6B1E11D3"/>
    <w:rsid w:val="6B308043"/>
    <w:rsid w:val="6B33251E"/>
    <w:rsid w:val="6B390E4B"/>
    <w:rsid w:val="6B3B82E4"/>
    <w:rsid w:val="6B3EB4A6"/>
    <w:rsid w:val="6B3F3D4F"/>
    <w:rsid w:val="6B43868A"/>
    <w:rsid w:val="6B4B9975"/>
    <w:rsid w:val="6B6582F5"/>
    <w:rsid w:val="6B67BEEE"/>
    <w:rsid w:val="6B707EC1"/>
    <w:rsid w:val="6B7EC2BF"/>
    <w:rsid w:val="6B7FA7BA"/>
    <w:rsid w:val="6B82C4B9"/>
    <w:rsid w:val="6B887039"/>
    <w:rsid w:val="6BA4799D"/>
    <w:rsid w:val="6BA5E29D"/>
    <w:rsid w:val="6BB00AE5"/>
    <w:rsid w:val="6BC37CB8"/>
    <w:rsid w:val="6BCF2200"/>
    <w:rsid w:val="6BD7D09D"/>
    <w:rsid w:val="6BF1EB08"/>
    <w:rsid w:val="6C09C56D"/>
    <w:rsid w:val="6C0A3EB0"/>
    <w:rsid w:val="6C11E56F"/>
    <w:rsid w:val="6C1A0876"/>
    <w:rsid w:val="6C329BC5"/>
    <w:rsid w:val="6C5A28F7"/>
    <w:rsid w:val="6C69B5A0"/>
    <w:rsid w:val="6C71BB67"/>
    <w:rsid w:val="6C776701"/>
    <w:rsid w:val="6C7C2B89"/>
    <w:rsid w:val="6C8F8151"/>
    <w:rsid w:val="6C932C37"/>
    <w:rsid w:val="6C9E7A38"/>
    <w:rsid w:val="6CB7C6F6"/>
    <w:rsid w:val="6CB7CE15"/>
    <w:rsid w:val="6CB881FA"/>
    <w:rsid w:val="6CBACFE6"/>
    <w:rsid w:val="6CC07F31"/>
    <w:rsid w:val="6CC9FA04"/>
    <w:rsid w:val="6CD7FEA8"/>
    <w:rsid w:val="6CDD3870"/>
    <w:rsid w:val="6CE2D75B"/>
    <w:rsid w:val="6CE74DFF"/>
    <w:rsid w:val="6CEB4B7E"/>
    <w:rsid w:val="6CF087D2"/>
    <w:rsid w:val="6CF4B00F"/>
    <w:rsid w:val="6CFD6250"/>
    <w:rsid w:val="6D1CC7FE"/>
    <w:rsid w:val="6D2B4752"/>
    <w:rsid w:val="6D466311"/>
    <w:rsid w:val="6D4A17B7"/>
    <w:rsid w:val="6D4F85DA"/>
    <w:rsid w:val="6D7FDD9D"/>
    <w:rsid w:val="6D8B8CB4"/>
    <w:rsid w:val="6D915180"/>
    <w:rsid w:val="6DB1B664"/>
    <w:rsid w:val="6DB921CC"/>
    <w:rsid w:val="6DC72863"/>
    <w:rsid w:val="6DD2AFFC"/>
    <w:rsid w:val="6DD4F084"/>
    <w:rsid w:val="6DDE54E3"/>
    <w:rsid w:val="6DE481DC"/>
    <w:rsid w:val="6DE5BA72"/>
    <w:rsid w:val="6DF4238A"/>
    <w:rsid w:val="6E2308F6"/>
    <w:rsid w:val="6E33AF9C"/>
    <w:rsid w:val="6E3C7217"/>
    <w:rsid w:val="6E3F1A75"/>
    <w:rsid w:val="6E3F37A8"/>
    <w:rsid w:val="6E44E647"/>
    <w:rsid w:val="6E5E65A2"/>
    <w:rsid w:val="6E68B3F7"/>
    <w:rsid w:val="6E85F11A"/>
    <w:rsid w:val="6E86CC44"/>
    <w:rsid w:val="6E9C3B10"/>
    <w:rsid w:val="6EA23AFF"/>
    <w:rsid w:val="6EAD2AC9"/>
    <w:rsid w:val="6EB029D9"/>
    <w:rsid w:val="6EBCC43A"/>
    <w:rsid w:val="6EBF9799"/>
    <w:rsid w:val="6EC1D409"/>
    <w:rsid w:val="6ECBBCE1"/>
    <w:rsid w:val="6ECD4BD2"/>
    <w:rsid w:val="6ECDE217"/>
    <w:rsid w:val="6EDA86BF"/>
    <w:rsid w:val="6EE9DC3D"/>
    <w:rsid w:val="6EEDABB0"/>
    <w:rsid w:val="6EF3C338"/>
    <w:rsid w:val="6EFCD673"/>
    <w:rsid w:val="6F09A332"/>
    <w:rsid w:val="6F0A6D4D"/>
    <w:rsid w:val="6F0CD893"/>
    <w:rsid w:val="6F14B2A3"/>
    <w:rsid w:val="6F1E5F62"/>
    <w:rsid w:val="6F2717A1"/>
    <w:rsid w:val="6F4208F7"/>
    <w:rsid w:val="6F539D89"/>
    <w:rsid w:val="6F5476D6"/>
    <w:rsid w:val="6F6CE57F"/>
    <w:rsid w:val="6F81A3AB"/>
    <w:rsid w:val="6F85EE82"/>
    <w:rsid w:val="6F8FA078"/>
    <w:rsid w:val="6F9896C4"/>
    <w:rsid w:val="6FA9656D"/>
    <w:rsid w:val="6FA97A42"/>
    <w:rsid w:val="6FAB7787"/>
    <w:rsid w:val="6FBC2EE6"/>
    <w:rsid w:val="6FDEEAD4"/>
    <w:rsid w:val="6FE84E8E"/>
    <w:rsid w:val="7022C151"/>
    <w:rsid w:val="702C7BEA"/>
    <w:rsid w:val="70351053"/>
    <w:rsid w:val="704378FF"/>
    <w:rsid w:val="70510A9F"/>
    <w:rsid w:val="705BCDBE"/>
    <w:rsid w:val="7086D547"/>
    <w:rsid w:val="70A9AEC0"/>
    <w:rsid w:val="70B79B4D"/>
    <w:rsid w:val="70CB1DD8"/>
    <w:rsid w:val="70E50008"/>
    <w:rsid w:val="70F83D92"/>
    <w:rsid w:val="70F87387"/>
    <w:rsid w:val="71111C91"/>
    <w:rsid w:val="711651A2"/>
    <w:rsid w:val="711A17CF"/>
    <w:rsid w:val="712170AA"/>
    <w:rsid w:val="7122B008"/>
    <w:rsid w:val="713664C6"/>
    <w:rsid w:val="71419B35"/>
    <w:rsid w:val="71461B0E"/>
    <w:rsid w:val="7158A523"/>
    <w:rsid w:val="716D2411"/>
    <w:rsid w:val="7172B86C"/>
    <w:rsid w:val="717925A7"/>
    <w:rsid w:val="71931185"/>
    <w:rsid w:val="71D0667B"/>
    <w:rsid w:val="71D4F811"/>
    <w:rsid w:val="71E157F6"/>
    <w:rsid w:val="71E40906"/>
    <w:rsid w:val="71E5712C"/>
    <w:rsid w:val="72028E5F"/>
    <w:rsid w:val="7203910F"/>
    <w:rsid w:val="720F239F"/>
    <w:rsid w:val="72126C78"/>
    <w:rsid w:val="72130317"/>
    <w:rsid w:val="7224C6F0"/>
    <w:rsid w:val="72285D82"/>
    <w:rsid w:val="722DE2B6"/>
    <w:rsid w:val="7241A5D4"/>
    <w:rsid w:val="7247BADB"/>
    <w:rsid w:val="724A2C55"/>
    <w:rsid w:val="728B1DF0"/>
    <w:rsid w:val="72C7C970"/>
    <w:rsid w:val="72CC4DB9"/>
    <w:rsid w:val="72DBC798"/>
    <w:rsid w:val="72DC94F2"/>
    <w:rsid w:val="72E7A605"/>
    <w:rsid w:val="72ED789C"/>
    <w:rsid w:val="72EF70C4"/>
    <w:rsid w:val="72F3A1F3"/>
    <w:rsid w:val="72FBB5EF"/>
    <w:rsid w:val="730DABD7"/>
    <w:rsid w:val="731012F6"/>
    <w:rsid w:val="73186B5E"/>
    <w:rsid w:val="73245D03"/>
    <w:rsid w:val="732764FB"/>
    <w:rsid w:val="7332EF56"/>
    <w:rsid w:val="7338555E"/>
    <w:rsid w:val="733E2D00"/>
    <w:rsid w:val="73546B43"/>
    <w:rsid w:val="735F852E"/>
    <w:rsid w:val="7360EDBB"/>
    <w:rsid w:val="7361B929"/>
    <w:rsid w:val="73662B5D"/>
    <w:rsid w:val="7373F788"/>
    <w:rsid w:val="737ECFB1"/>
    <w:rsid w:val="738E14A0"/>
    <w:rsid w:val="73ABE897"/>
    <w:rsid w:val="73AE93DF"/>
    <w:rsid w:val="73B3C7B9"/>
    <w:rsid w:val="73C49C24"/>
    <w:rsid w:val="73CCC32B"/>
    <w:rsid w:val="73D7A661"/>
    <w:rsid w:val="73F360FF"/>
    <w:rsid w:val="73FF86D7"/>
    <w:rsid w:val="740A149E"/>
    <w:rsid w:val="7425643D"/>
    <w:rsid w:val="744B7694"/>
    <w:rsid w:val="745DB63E"/>
    <w:rsid w:val="74715905"/>
    <w:rsid w:val="747B83CF"/>
    <w:rsid w:val="747BB97F"/>
    <w:rsid w:val="747E3369"/>
    <w:rsid w:val="74A6D289"/>
    <w:rsid w:val="74AFA137"/>
    <w:rsid w:val="74B88437"/>
    <w:rsid w:val="74CCC403"/>
    <w:rsid w:val="74CEC85A"/>
    <w:rsid w:val="74DB703F"/>
    <w:rsid w:val="74E4EE49"/>
    <w:rsid w:val="74EEE266"/>
    <w:rsid w:val="74F7ADA6"/>
    <w:rsid w:val="74FC5CD8"/>
    <w:rsid w:val="74FFEC90"/>
    <w:rsid w:val="750B0BD7"/>
    <w:rsid w:val="752A6DFC"/>
    <w:rsid w:val="7537401E"/>
    <w:rsid w:val="75375EE0"/>
    <w:rsid w:val="7538F3C6"/>
    <w:rsid w:val="753B5DA9"/>
    <w:rsid w:val="754C13BB"/>
    <w:rsid w:val="754F639D"/>
    <w:rsid w:val="756CD0EA"/>
    <w:rsid w:val="75711360"/>
    <w:rsid w:val="7576A54E"/>
    <w:rsid w:val="7590F740"/>
    <w:rsid w:val="75968445"/>
    <w:rsid w:val="759D202B"/>
    <w:rsid w:val="75AE203F"/>
    <w:rsid w:val="75BE23A4"/>
    <w:rsid w:val="75C857C9"/>
    <w:rsid w:val="75CA5846"/>
    <w:rsid w:val="75DB5C8E"/>
    <w:rsid w:val="75DC615A"/>
    <w:rsid w:val="75DC7DDB"/>
    <w:rsid w:val="75DF6FC4"/>
    <w:rsid w:val="75E1AFF5"/>
    <w:rsid w:val="75E9B86E"/>
    <w:rsid w:val="75F472E6"/>
    <w:rsid w:val="76178CE3"/>
    <w:rsid w:val="76289176"/>
    <w:rsid w:val="762BEDB6"/>
    <w:rsid w:val="762CD977"/>
    <w:rsid w:val="762FECB0"/>
    <w:rsid w:val="762FFB4E"/>
    <w:rsid w:val="763B48AF"/>
    <w:rsid w:val="765419C4"/>
    <w:rsid w:val="765C8B36"/>
    <w:rsid w:val="766106DD"/>
    <w:rsid w:val="7669202D"/>
    <w:rsid w:val="76B776D2"/>
    <w:rsid w:val="76C779DF"/>
    <w:rsid w:val="76D455C1"/>
    <w:rsid w:val="76E53831"/>
    <w:rsid w:val="76F58677"/>
    <w:rsid w:val="76FAB522"/>
    <w:rsid w:val="7701AEE0"/>
    <w:rsid w:val="7709A079"/>
    <w:rsid w:val="7724737F"/>
    <w:rsid w:val="7731EC43"/>
    <w:rsid w:val="773458D2"/>
    <w:rsid w:val="7737C807"/>
    <w:rsid w:val="7739F73A"/>
    <w:rsid w:val="775D1F5A"/>
    <w:rsid w:val="7760A12E"/>
    <w:rsid w:val="777689DE"/>
    <w:rsid w:val="777726CF"/>
    <w:rsid w:val="77817CBB"/>
    <w:rsid w:val="778F34EA"/>
    <w:rsid w:val="779377C2"/>
    <w:rsid w:val="77965058"/>
    <w:rsid w:val="77A5A267"/>
    <w:rsid w:val="77B00620"/>
    <w:rsid w:val="77C8358B"/>
    <w:rsid w:val="77CDDC39"/>
    <w:rsid w:val="77D4C73C"/>
    <w:rsid w:val="77EAC5AC"/>
    <w:rsid w:val="77EC613F"/>
    <w:rsid w:val="77EEED39"/>
    <w:rsid w:val="77F17B6B"/>
    <w:rsid w:val="77F3F827"/>
    <w:rsid w:val="77FA7870"/>
    <w:rsid w:val="7814F888"/>
    <w:rsid w:val="782E4AC4"/>
    <w:rsid w:val="78316664"/>
    <w:rsid w:val="7839BD4D"/>
    <w:rsid w:val="78453B5A"/>
    <w:rsid w:val="78494D52"/>
    <w:rsid w:val="784ACBBE"/>
    <w:rsid w:val="784FF9B4"/>
    <w:rsid w:val="786B5DB5"/>
    <w:rsid w:val="78704044"/>
    <w:rsid w:val="788A148E"/>
    <w:rsid w:val="788D5058"/>
    <w:rsid w:val="788E7DD1"/>
    <w:rsid w:val="788E90B6"/>
    <w:rsid w:val="78BEA888"/>
    <w:rsid w:val="78BF7398"/>
    <w:rsid w:val="78DC69D6"/>
    <w:rsid w:val="78DDEFF0"/>
    <w:rsid w:val="78F6E42C"/>
    <w:rsid w:val="78F7F7A8"/>
    <w:rsid w:val="791BDBF4"/>
    <w:rsid w:val="794FF81D"/>
    <w:rsid w:val="795485B2"/>
    <w:rsid w:val="795ED65B"/>
    <w:rsid w:val="7976D5B9"/>
    <w:rsid w:val="7980C356"/>
    <w:rsid w:val="798573EF"/>
    <w:rsid w:val="79A331A6"/>
    <w:rsid w:val="79A50926"/>
    <w:rsid w:val="79AC24F5"/>
    <w:rsid w:val="79BAC605"/>
    <w:rsid w:val="79D9CB46"/>
    <w:rsid w:val="79E38DF8"/>
    <w:rsid w:val="79EBF9BB"/>
    <w:rsid w:val="79F10EBF"/>
    <w:rsid w:val="79FEA1BE"/>
    <w:rsid w:val="7A015F4D"/>
    <w:rsid w:val="7A1DE463"/>
    <w:rsid w:val="7A254FBE"/>
    <w:rsid w:val="7A2E6C0A"/>
    <w:rsid w:val="7A2F4F20"/>
    <w:rsid w:val="7A3BEA7E"/>
    <w:rsid w:val="7A50A079"/>
    <w:rsid w:val="7A53C670"/>
    <w:rsid w:val="7A53E681"/>
    <w:rsid w:val="7A5CB6B2"/>
    <w:rsid w:val="7A7229C2"/>
    <w:rsid w:val="7A7F179B"/>
    <w:rsid w:val="7A810D58"/>
    <w:rsid w:val="7AA13C88"/>
    <w:rsid w:val="7AA39840"/>
    <w:rsid w:val="7AA6B372"/>
    <w:rsid w:val="7AAA71BC"/>
    <w:rsid w:val="7AB13B42"/>
    <w:rsid w:val="7AB3C34B"/>
    <w:rsid w:val="7ABEC126"/>
    <w:rsid w:val="7AC25B57"/>
    <w:rsid w:val="7ACB19D1"/>
    <w:rsid w:val="7ADD3691"/>
    <w:rsid w:val="7ADDF719"/>
    <w:rsid w:val="7AE5593A"/>
    <w:rsid w:val="7AF8525F"/>
    <w:rsid w:val="7AFCC46B"/>
    <w:rsid w:val="7B00E0F9"/>
    <w:rsid w:val="7B0B34FB"/>
    <w:rsid w:val="7B0BCD4C"/>
    <w:rsid w:val="7B1D6A22"/>
    <w:rsid w:val="7B3EF2DC"/>
    <w:rsid w:val="7B49E396"/>
    <w:rsid w:val="7B4BAF0C"/>
    <w:rsid w:val="7B5FD27B"/>
    <w:rsid w:val="7B5FDED2"/>
    <w:rsid w:val="7B6450A1"/>
    <w:rsid w:val="7B753BAE"/>
    <w:rsid w:val="7B825BA8"/>
    <w:rsid w:val="7B8AA85E"/>
    <w:rsid w:val="7BA67DC4"/>
    <w:rsid w:val="7BACF92D"/>
    <w:rsid w:val="7BAD790F"/>
    <w:rsid w:val="7BAED071"/>
    <w:rsid w:val="7BB4A2B3"/>
    <w:rsid w:val="7BCD154B"/>
    <w:rsid w:val="7BD1CAA8"/>
    <w:rsid w:val="7BDAFB91"/>
    <w:rsid w:val="7BDD0C50"/>
    <w:rsid w:val="7BDDBC2E"/>
    <w:rsid w:val="7BEF8F3A"/>
    <w:rsid w:val="7BF77D34"/>
    <w:rsid w:val="7C091551"/>
    <w:rsid w:val="7C0C746C"/>
    <w:rsid w:val="7C10B884"/>
    <w:rsid w:val="7C261552"/>
    <w:rsid w:val="7C3205A2"/>
    <w:rsid w:val="7C3AA3B7"/>
    <w:rsid w:val="7C3DAB53"/>
    <w:rsid w:val="7C3E8720"/>
    <w:rsid w:val="7C405476"/>
    <w:rsid w:val="7C49785D"/>
    <w:rsid w:val="7C4CC5C9"/>
    <w:rsid w:val="7C4CD299"/>
    <w:rsid w:val="7C6BCB15"/>
    <w:rsid w:val="7C6FD610"/>
    <w:rsid w:val="7C978C9B"/>
    <w:rsid w:val="7CA5D3AE"/>
    <w:rsid w:val="7CAF594A"/>
    <w:rsid w:val="7CBD8261"/>
    <w:rsid w:val="7CC5F0B9"/>
    <w:rsid w:val="7CD10667"/>
    <w:rsid w:val="7CD2AC3D"/>
    <w:rsid w:val="7CDA4F2C"/>
    <w:rsid w:val="7CDF3CA5"/>
    <w:rsid w:val="7CE6B30E"/>
    <w:rsid w:val="7CF3A0AF"/>
    <w:rsid w:val="7CF3DBEE"/>
    <w:rsid w:val="7D09786C"/>
    <w:rsid w:val="7D11264B"/>
    <w:rsid w:val="7D420514"/>
    <w:rsid w:val="7D58F0C0"/>
    <w:rsid w:val="7D755288"/>
    <w:rsid w:val="7D7EED0C"/>
    <w:rsid w:val="7D83635E"/>
    <w:rsid w:val="7D8D3D2D"/>
    <w:rsid w:val="7D8D993F"/>
    <w:rsid w:val="7D9AD455"/>
    <w:rsid w:val="7D9D3290"/>
    <w:rsid w:val="7DBF29BF"/>
    <w:rsid w:val="7DEB667A"/>
    <w:rsid w:val="7DF14328"/>
    <w:rsid w:val="7DF2D50F"/>
    <w:rsid w:val="7E0B7E70"/>
    <w:rsid w:val="7E100593"/>
    <w:rsid w:val="7E15D5B6"/>
    <w:rsid w:val="7E1DFDE9"/>
    <w:rsid w:val="7E23B049"/>
    <w:rsid w:val="7E36CAC1"/>
    <w:rsid w:val="7E444AA6"/>
    <w:rsid w:val="7E493D34"/>
    <w:rsid w:val="7E68073D"/>
    <w:rsid w:val="7E6BCFBE"/>
    <w:rsid w:val="7E7BC313"/>
    <w:rsid w:val="7E8F15A6"/>
    <w:rsid w:val="7E960239"/>
    <w:rsid w:val="7E9ED532"/>
    <w:rsid w:val="7EACBFF7"/>
    <w:rsid w:val="7EC3155C"/>
    <w:rsid w:val="7EC5C7FB"/>
    <w:rsid w:val="7ECEA875"/>
    <w:rsid w:val="7ED45969"/>
    <w:rsid w:val="7EF8C8CC"/>
    <w:rsid w:val="7F06CF38"/>
    <w:rsid w:val="7F09D858"/>
    <w:rsid w:val="7F1993EB"/>
    <w:rsid w:val="7F1AA5E7"/>
    <w:rsid w:val="7F1AF31C"/>
    <w:rsid w:val="7F2B0BFF"/>
    <w:rsid w:val="7F308A00"/>
    <w:rsid w:val="7F357964"/>
    <w:rsid w:val="7F53ED44"/>
    <w:rsid w:val="7F566020"/>
    <w:rsid w:val="7F571EA0"/>
    <w:rsid w:val="7F5F8B67"/>
    <w:rsid w:val="7F6C80C5"/>
    <w:rsid w:val="7F798E13"/>
    <w:rsid w:val="7F85BEB0"/>
    <w:rsid w:val="7FA10651"/>
    <w:rsid w:val="7FAA31E4"/>
    <w:rsid w:val="7FAC0FD1"/>
    <w:rsid w:val="7FB0DD91"/>
    <w:rsid w:val="7FB52823"/>
    <w:rsid w:val="7FC0BCCB"/>
    <w:rsid w:val="7FC95343"/>
    <w:rsid w:val="7FD3C3EB"/>
    <w:rsid w:val="7FD474D8"/>
    <w:rsid w:val="7FD79FF4"/>
    <w:rsid w:val="7FDED806"/>
    <w:rsid w:val="7FF21A29"/>
    <w:rsid w:val="7FFA2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D0CD1D8"/>
  <w15:docId w15:val="{C29120B0-3FB4-4C9F-B067-4516BF24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SimSu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79" w:lineRule="auto"/>
    </w:pPr>
    <w:rPr>
      <w:rFonts w:asciiTheme="minorHAnsi" w:hAnsiTheme="minorHAnsi" w:eastAsiaTheme="minorEastAsia" w:cstheme="minorBidi"/>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eastAsia="Times New Roman" w:cs="Times New Roman"/>
      <w:lang w:val="en-IN" w:eastAsia="en-I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paragraph" w:styleId="TOC5">
    <w:name w:val="toc 5"/>
    <w:basedOn w:val="Normal"/>
    <w:next w:val="Normal"/>
    <w:autoRedefine/>
    <w:uiPriority w:val="39"/>
    <w:unhideWhenUsed/>
    <w:pPr>
      <w:spacing w:after="100"/>
      <w:ind w:left="880"/>
    </w:pPr>
  </w:style>
  <w:style w:type="paragraph" w:styleId="TOC6">
    <w:name w:val="toc 6"/>
    <w:basedOn w:val="Normal"/>
    <w:next w:val="Normal"/>
    <w:autoRedefine/>
    <w:uiPriority w:val="39"/>
    <w:unhideWhenUsed/>
    <w:qFormat/>
    <w:pPr>
      <w:spacing w:after="100" w:line="278" w:lineRule="auto"/>
      <w:ind w:left="1200"/>
    </w:pPr>
    <w:rPr>
      <w:kern w:val="2"/>
      <w:lang w:val="en-IN" w:eastAsia="en-IN"/>
      <w14:ligatures w14:val="standardContextual"/>
    </w:rPr>
  </w:style>
  <w:style w:type="paragraph" w:styleId="TOC7">
    <w:name w:val="toc 7"/>
    <w:basedOn w:val="Normal"/>
    <w:next w:val="Normal"/>
    <w:autoRedefine/>
    <w:uiPriority w:val="39"/>
    <w:unhideWhenUsed/>
    <w:qFormat/>
    <w:pPr>
      <w:spacing w:after="100" w:line="278" w:lineRule="auto"/>
      <w:ind w:left="1440"/>
    </w:pPr>
    <w:rPr>
      <w:kern w:val="2"/>
      <w:lang w:val="en-IN" w:eastAsia="en-IN"/>
      <w14:ligatures w14:val="standardContextual"/>
    </w:rPr>
  </w:style>
  <w:style w:type="paragraph" w:styleId="TOC8">
    <w:name w:val="toc 8"/>
    <w:basedOn w:val="Normal"/>
    <w:next w:val="Normal"/>
    <w:autoRedefine/>
    <w:uiPriority w:val="39"/>
    <w:unhideWhenUsed/>
    <w:qFormat/>
    <w:pPr>
      <w:spacing w:after="100" w:line="278" w:lineRule="auto"/>
      <w:ind w:left="1680"/>
    </w:pPr>
    <w:rPr>
      <w:kern w:val="2"/>
      <w:lang w:val="en-IN" w:eastAsia="en-IN"/>
      <w14:ligatures w14:val="standardContextual"/>
    </w:rPr>
  </w:style>
  <w:style w:type="paragraph" w:styleId="TOC9">
    <w:name w:val="toc 9"/>
    <w:basedOn w:val="Normal"/>
    <w:next w:val="Normal"/>
    <w:autoRedefine/>
    <w:uiPriority w:val="39"/>
    <w:unhideWhenUsed/>
    <w:qFormat/>
    <w:pPr>
      <w:spacing w:after="100" w:line="278" w:lineRule="auto"/>
      <w:ind w:left="1920"/>
    </w:pPr>
    <w:rPr>
      <w:kern w:val="2"/>
      <w:lang w:val="en-IN" w:eastAsia="en-IN"/>
      <w14:ligatures w14:val="standardContextual"/>
    </w:rPr>
  </w:style>
  <w:style w:type="character" w:styleId="Heading1Char" w:customStyle="1">
    <w:name w:val="Heading 1 Char"/>
    <w:basedOn w:val="DefaultParagraphFont"/>
    <w:link w:val="Heading1"/>
    <w:uiPriority w:val="9"/>
    <w:qFormat/>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qFormat/>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qFormat/>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qFormat/>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qFormat/>
    <w:rPr>
      <w:rFonts w:eastAsiaTheme="majorEastAsia" w:cstheme="majorBidi"/>
      <w:color w:val="0F4761" w:themeColor="accent1" w:themeShade="BF"/>
    </w:rPr>
  </w:style>
  <w:style w:type="character" w:styleId="Heading6Char" w:customStyle="1">
    <w:name w:val="Heading 6 Char"/>
    <w:basedOn w:val="DefaultParagraphFont"/>
    <w:link w:val="Heading6"/>
    <w:uiPriority w:val="9"/>
    <w:qFormat/>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qFormat/>
    <w:rPr>
      <w:rFonts w:eastAsiaTheme="majorEastAsia" w:cstheme="majorBidi"/>
      <w:color w:val="595959" w:themeColor="text1" w:themeTint="A6"/>
    </w:rPr>
  </w:style>
  <w:style w:type="character" w:styleId="Heading8Char" w:customStyle="1">
    <w:name w:val="Heading 8 Char"/>
    <w:basedOn w:val="DefaultParagraphFont"/>
    <w:link w:val="Heading8"/>
    <w:uiPriority w:val="9"/>
    <w:qFormat/>
    <w:rPr>
      <w:rFonts w:eastAsiaTheme="majorEastAsia" w:cstheme="majorBidi"/>
      <w:i/>
      <w:iCs/>
      <w:color w:val="262626" w:themeColor="text1" w:themeTint="D9"/>
    </w:rPr>
  </w:style>
  <w:style w:type="character" w:styleId="Heading9Char" w:customStyle="1">
    <w:name w:val="Heading 9 Char"/>
    <w:basedOn w:val="DefaultParagraphFont"/>
    <w:link w:val="Heading9"/>
    <w:uiPriority w:val="9"/>
    <w:qFormat/>
    <w:rPr>
      <w:rFonts w:eastAsiaTheme="majorEastAsia" w:cstheme="majorBidi"/>
      <w:color w:val="262626" w:themeColor="text1" w:themeTint="D9"/>
    </w:rPr>
  </w:style>
  <w:style w:type="character" w:styleId="TitleChar" w:customStyle="1">
    <w:name w:val="Title Char"/>
    <w:basedOn w:val="DefaultParagraphFont"/>
    <w:link w:val="Title"/>
    <w:uiPriority w:val="10"/>
    <w:qFormat/>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1" w:customStyle="1">
    <w:name w:val="Intense Emphasis1"/>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1" w:customStyle="1">
    <w:name w:val="Intense Reference1"/>
    <w:basedOn w:val="DefaultParagraphFont"/>
    <w:uiPriority w:val="32"/>
    <w:qFormat/>
    <w:rPr>
      <w:b/>
      <w:bCs/>
      <w:smallCaps/>
      <w:color w:val="0F4761" w:themeColor="accent1" w:themeShade="BF"/>
      <w:spacing w:val="5"/>
    </w:rPr>
  </w:style>
  <w:style w:type="paragraph" w:styleId="BodyA" w:customStyle="1">
    <w:name w:val="Body A"/>
    <w:basedOn w:val="Normal"/>
    <w:uiPriority w:val="1"/>
    <w:qFormat/>
    <w:pPr>
      <w:spacing w:line="100" w:lineRule="atLeast"/>
    </w:pPr>
    <w:rPr>
      <w:rFonts w:ascii="Helvetica" w:hAnsi="Helvetica" w:eastAsia="ヒラギノ角ゴ Pro W3"/>
      <w:color w:val="000000" w:themeColor="text1"/>
      <w:lang w:eastAsia="ar-SA"/>
    </w:r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qFormat/>
  </w:style>
  <w:style w:type="character" w:styleId="FooterChar" w:customStyle="1">
    <w:name w:val="Footer Char"/>
    <w:basedOn w:val="DefaultParagraphFont"/>
    <w:link w:val="Footer"/>
    <w:uiPriority w:val="99"/>
    <w:qFormat/>
  </w:style>
  <w:style w:type="character" w:styleId="normaltextrun" w:customStyle="1">
    <w:name w:val="normaltextrun"/>
    <w:basedOn w:val="DefaultParagraphFont"/>
    <w:qFormat/>
  </w:style>
  <w:style w:type="character" w:styleId="eop" w:customStyle="1">
    <w:name w:val="eop"/>
    <w:basedOn w:val="DefaultParagraphFont"/>
    <w:qFormat/>
  </w:style>
  <w:style w:type="paragraph" w:styleId="paragraph" w:customStyle="1">
    <w:name w:val="paragraph"/>
    <w:basedOn w:val="Normal"/>
    <w:qFormat/>
    <w:pPr>
      <w:spacing w:before="100" w:beforeAutospacing="1" w:after="100" w:afterAutospacing="1" w:line="240" w:lineRule="auto"/>
    </w:pPr>
    <w:rPr>
      <w:rFonts w:ascii="Times New Roman" w:hAnsi="Times New Roman" w:eastAsia="Times New Roman" w:cs="Times New Roman"/>
      <w:lang w:val="en-IN" w:eastAsia="en-IN"/>
    </w:rPr>
  </w:style>
  <w:style w:type="character" w:styleId="UnresolvedMention1" w:customStyle="1">
    <w:name w:val="Unresolved Mention1"/>
    <w:basedOn w:val="DefaultParagraphFont"/>
    <w:uiPriority w:val="99"/>
    <w:semiHidden/>
    <w:unhideWhenUsed/>
    <w:qFormat/>
    <w:rPr>
      <w:color w:val="605E5C"/>
      <w:shd w:val="clear" w:color="auto" w:fill="E1DFDD"/>
    </w:rPr>
  </w:style>
  <w:style w:type="character" w:styleId="CommentReference">
    <w:name w:val="annotation reference"/>
    <w:basedOn w:val="DefaultParagraphFont"/>
    <w:uiPriority w:val="99"/>
    <w:semiHidden/>
    <w:unhideWhenUsed/>
    <w:rsid w:val="00663A08"/>
    <w:rPr>
      <w:sz w:val="16"/>
      <w:szCs w:val="16"/>
    </w:rPr>
  </w:style>
  <w:style w:type="paragraph" w:styleId="CommentText">
    <w:name w:val="annotation text"/>
    <w:basedOn w:val="Normal"/>
    <w:link w:val="CommentTextChar"/>
    <w:uiPriority w:val="99"/>
    <w:unhideWhenUsed/>
    <w:rsid w:val="00663A08"/>
    <w:pPr>
      <w:spacing w:line="240" w:lineRule="auto"/>
    </w:pPr>
    <w:rPr>
      <w:sz w:val="20"/>
      <w:szCs w:val="20"/>
    </w:rPr>
  </w:style>
  <w:style w:type="character" w:styleId="CommentTextChar" w:customStyle="1">
    <w:name w:val="Comment Text Char"/>
    <w:basedOn w:val="DefaultParagraphFont"/>
    <w:link w:val="CommentText"/>
    <w:uiPriority w:val="99"/>
    <w:rsid w:val="00663A08"/>
    <w:rPr>
      <w:rFonts w:asciiTheme="minorHAnsi" w:hAnsiTheme="minorHAnsi" w:eastAsiaTheme="minorEastAsia" w:cstheme="minorBidi"/>
      <w:lang w:val="en-US" w:eastAsia="ja-JP"/>
    </w:rPr>
  </w:style>
  <w:style w:type="paragraph" w:styleId="CommentSubject">
    <w:name w:val="annotation subject"/>
    <w:basedOn w:val="CommentText"/>
    <w:next w:val="CommentText"/>
    <w:link w:val="CommentSubjectChar"/>
    <w:uiPriority w:val="99"/>
    <w:semiHidden/>
    <w:unhideWhenUsed/>
    <w:rsid w:val="00663A08"/>
    <w:rPr>
      <w:b/>
      <w:bCs/>
    </w:rPr>
  </w:style>
  <w:style w:type="character" w:styleId="CommentSubjectChar" w:customStyle="1">
    <w:name w:val="Comment Subject Char"/>
    <w:basedOn w:val="CommentTextChar"/>
    <w:link w:val="CommentSubject"/>
    <w:uiPriority w:val="99"/>
    <w:semiHidden/>
    <w:rsid w:val="00663A08"/>
    <w:rPr>
      <w:rFonts w:asciiTheme="minorHAnsi" w:hAnsiTheme="minorHAnsi" w:eastAsiaTheme="minorEastAsia" w:cstheme="minorBidi"/>
      <w:b/>
      <w:bCs/>
      <w:lang w:val="en-US" w:eastAsia="ja-JP"/>
    </w:rPr>
  </w:style>
  <w:style w:type="paragraph" w:styleId="BalloonText">
    <w:name w:val="Balloon Text"/>
    <w:basedOn w:val="Normal"/>
    <w:link w:val="BalloonTextChar"/>
    <w:uiPriority w:val="99"/>
    <w:semiHidden/>
    <w:unhideWhenUsed/>
    <w:rsid w:val="0067312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7312F"/>
    <w:rPr>
      <w:rFonts w:ascii="Segoe UI" w:hAnsi="Segoe UI" w:cs="Segoe UI" w:eastAsiaTheme="minorEastAsia"/>
      <w:sz w:val="18"/>
      <w:szCs w:val="18"/>
      <w:lang w:val="en-US" w:eastAsia="ja-JP"/>
    </w:rPr>
  </w:style>
  <w:style w:type="character" w:styleId="FollowedHyperlink">
    <w:name w:val="FollowedHyperlink"/>
    <w:basedOn w:val="DefaultParagraphFont"/>
    <w:uiPriority w:val="99"/>
    <w:semiHidden/>
    <w:unhideWhenUsed/>
    <w:rsid w:val="0001027C"/>
    <w:rPr>
      <w:color w:val="954F72"/>
      <w:u w:val="single"/>
    </w:rPr>
  </w:style>
  <w:style w:type="character" w:styleId="Strong">
    <w:name w:val="Strong"/>
    <w:basedOn w:val="DefaultParagraphFont"/>
    <w:uiPriority w:val="22"/>
    <w:qFormat/>
    <w:rsid w:val="000773CD"/>
    <w:rPr>
      <w:b/>
      <w:bCs/>
    </w:rPr>
  </w:style>
  <w:style w:type="character" w:styleId="UnresolvedMention2" w:customStyle="1">
    <w:name w:val="Unresolved Mention2"/>
    <w:basedOn w:val="DefaultParagraphFont"/>
    <w:uiPriority w:val="99"/>
    <w:semiHidden/>
    <w:unhideWhenUsed/>
    <w:rsid w:val="00E63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3515">
      <w:bodyDiv w:val="1"/>
      <w:marLeft w:val="0"/>
      <w:marRight w:val="0"/>
      <w:marTop w:val="0"/>
      <w:marBottom w:val="0"/>
      <w:divBdr>
        <w:top w:val="none" w:sz="0" w:space="0" w:color="auto"/>
        <w:left w:val="none" w:sz="0" w:space="0" w:color="auto"/>
        <w:bottom w:val="none" w:sz="0" w:space="0" w:color="auto"/>
        <w:right w:val="none" w:sz="0" w:space="0" w:color="auto"/>
      </w:divBdr>
    </w:div>
    <w:div w:id="490947369">
      <w:bodyDiv w:val="1"/>
      <w:marLeft w:val="0"/>
      <w:marRight w:val="0"/>
      <w:marTop w:val="0"/>
      <w:marBottom w:val="0"/>
      <w:divBdr>
        <w:top w:val="none" w:sz="0" w:space="0" w:color="auto"/>
        <w:left w:val="none" w:sz="0" w:space="0" w:color="auto"/>
        <w:bottom w:val="none" w:sz="0" w:space="0" w:color="auto"/>
        <w:right w:val="none" w:sz="0" w:space="0" w:color="auto"/>
      </w:divBdr>
    </w:div>
    <w:div w:id="569462793">
      <w:bodyDiv w:val="1"/>
      <w:marLeft w:val="0"/>
      <w:marRight w:val="0"/>
      <w:marTop w:val="0"/>
      <w:marBottom w:val="0"/>
      <w:divBdr>
        <w:top w:val="none" w:sz="0" w:space="0" w:color="auto"/>
        <w:left w:val="none" w:sz="0" w:space="0" w:color="auto"/>
        <w:bottom w:val="none" w:sz="0" w:space="0" w:color="auto"/>
        <w:right w:val="none" w:sz="0" w:space="0" w:color="auto"/>
      </w:divBdr>
    </w:div>
    <w:div w:id="594751836">
      <w:bodyDiv w:val="1"/>
      <w:marLeft w:val="0"/>
      <w:marRight w:val="0"/>
      <w:marTop w:val="0"/>
      <w:marBottom w:val="0"/>
      <w:divBdr>
        <w:top w:val="none" w:sz="0" w:space="0" w:color="auto"/>
        <w:left w:val="none" w:sz="0" w:space="0" w:color="auto"/>
        <w:bottom w:val="none" w:sz="0" w:space="0" w:color="auto"/>
        <w:right w:val="none" w:sz="0" w:space="0" w:color="auto"/>
      </w:divBdr>
      <w:divsChild>
        <w:div w:id="1305116110">
          <w:marLeft w:val="0"/>
          <w:marRight w:val="0"/>
          <w:marTop w:val="0"/>
          <w:marBottom w:val="0"/>
          <w:divBdr>
            <w:top w:val="none" w:sz="0" w:space="0" w:color="auto"/>
            <w:left w:val="none" w:sz="0" w:space="0" w:color="auto"/>
            <w:bottom w:val="none" w:sz="0" w:space="0" w:color="auto"/>
            <w:right w:val="none" w:sz="0" w:space="0" w:color="auto"/>
          </w:divBdr>
          <w:divsChild>
            <w:div w:id="1974434720">
              <w:marLeft w:val="0"/>
              <w:marRight w:val="0"/>
              <w:marTop w:val="0"/>
              <w:marBottom w:val="0"/>
              <w:divBdr>
                <w:top w:val="none" w:sz="0" w:space="0" w:color="auto"/>
                <w:left w:val="none" w:sz="0" w:space="0" w:color="auto"/>
                <w:bottom w:val="none" w:sz="0" w:space="0" w:color="auto"/>
                <w:right w:val="none" w:sz="0" w:space="0" w:color="auto"/>
              </w:divBdr>
            </w:div>
          </w:divsChild>
        </w:div>
        <w:div w:id="195042707">
          <w:marLeft w:val="0"/>
          <w:marRight w:val="0"/>
          <w:marTop w:val="0"/>
          <w:marBottom w:val="0"/>
          <w:divBdr>
            <w:top w:val="none" w:sz="0" w:space="0" w:color="auto"/>
            <w:left w:val="none" w:sz="0" w:space="0" w:color="auto"/>
            <w:bottom w:val="none" w:sz="0" w:space="0" w:color="auto"/>
            <w:right w:val="none" w:sz="0" w:space="0" w:color="auto"/>
          </w:divBdr>
          <w:divsChild>
            <w:div w:id="1692680550">
              <w:marLeft w:val="0"/>
              <w:marRight w:val="0"/>
              <w:marTop w:val="0"/>
              <w:marBottom w:val="0"/>
              <w:divBdr>
                <w:top w:val="none" w:sz="0" w:space="0" w:color="auto"/>
                <w:left w:val="none" w:sz="0" w:space="0" w:color="auto"/>
                <w:bottom w:val="none" w:sz="0" w:space="0" w:color="auto"/>
                <w:right w:val="none" w:sz="0" w:space="0" w:color="auto"/>
              </w:divBdr>
            </w:div>
          </w:divsChild>
        </w:div>
        <w:div w:id="1966696164">
          <w:marLeft w:val="0"/>
          <w:marRight w:val="0"/>
          <w:marTop w:val="0"/>
          <w:marBottom w:val="0"/>
          <w:divBdr>
            <w:top w:val="none" w:sz="0" w:space="0" w:color="auto"/>
            <w:left w:val="none" w:sz="0" w:space="0" w:color="auto"/>
            <w:bottom w:val="none" w:sz="0" w:space="0" w:color="auto"/>
            <w:right w:val="none" w:sz="0" w:space="0" w:color="auto"/>
          </w:divBdr>
          <w:divsChild>
            <w:div w:id="542139148">
              <w:marLeft w:val="0"/>
              <w:marRight w:val="0"/>
              <w:marTop w:val="0"/>
              <w:marBottom w:val="0"/>
              <w:divBdr>
                <w:top w:val="none" w:sz="0" w:space="0" w:color="auto"/>
                <w:left w:val="none" w:sz="0" w:space="0" w:color="auto"/>
                <w:bottom w:val="none" w:sz="0" w:space="0" w:color="auto"/>
                <w:right w:val="none" w:sz="0" w:space="0" w:color="auto"/>
              </w:divBdr>
            </w:div>
          </w:divsChild>
        </w:div>
        <w:div w:id="1087381498">
          <w:marLeft w:val="0"/>
          <w:marRight w:val="0"/>
          <w:marTop w:val="0"/>
          <w:marBottom w:val="0"/>
          <w:divBdr>
            <w:top w:val="none" w:sz="0" w:space="0" w:color="auto"/>
            <w:left w:val="none" w:sz="0" w:space="0" w:color="auto"/>
            <w:bottom w:val="none" w:sz="0" w:space="0" w:color="auto"/>
            <w:right w:val="none" w:sz="0" w:space="0" w:color="auto"/>
          </w:divBdr>
          <w:divsChild>
            <w:div w:id="1432822094">
              <w:marLeft w:val="0"/>
              <w:marRight w:val="0"/>
              <w:marTop w:val="0"/>
              <w:marBottom w:val="0"/>
              <w:divBdr>
                <w:top w:val="none" w:sz="0" w:space="0" w:color="auto"/>
                <w:left w:val="none" w:sz="0" w:space="0" w:color="auto"/>
                <w:bottom w:val="none" w:sz="0" w:space="0" w:color="auto"/>
                <w:right w:val="none" w:sz="0" w:space="0" w:color="auto"/>
              </w:divBdr>
            </w:div>
          </w:divsChild>
        </w:div>
        <w:div w:id="684595813">
          <w:marLeft w:val="0"/>
          <w:marRight w:val="0"/>
          <w:marTop w:val="0"/>
          <w:marBottom w:val="0"/>
          <w:divBdr>
            <w:top w:val="none" w:sz="0" w:space="0" w:color="auto"/>
            <w:left w:val="none" w:sz="0" w:space="0" w:color="auto"/>
            <w:bottom w:val="none" w:sz="0" w:space="0" w:color="auto"/>
            <w:right w:val="none" w:sz="0" w:space="0" w:color="auto"/>
          </w:divBdr>
          <w:divsChild>
            <w:div w:id="1215778382">
              <w:marLeft w:val="0"/>
              <w:marRight w:val="0"/>
              <w:marTop w:val="0"/>
              <w:marBottom w:val="0"/>
              <w:divBdr>
                <w:top w:val="none" w:sz="0" w:space="0" w:color="auto"/>
                <w:left w:val="none" w:sz="0" w:space="0" w:color="auto"/>
                <w:bottom w:val="none" w:sz="0" w:space="0" w:color="auto"/>
                <w:right w:val="none" w:sz="0" w:space="0" w:color="auto"/>
              </w:divBdr>
            </w:div>
          </w:divsChild>
        </w:div>
        <w:div w:id="10498056">
          <w:marLeft w:val="0"/>
          <w:marRight w:val="0"/>
          <w:marTop w:val="0"/>
          <w:marBottom w:val="0"/>
          <w:divBdr>
            <w:top w:val="none" w:sz="0" w:space="0" w:color="auto"/>
            <w:left w:val="none" w:sz="0" w:space="0" w:color="auto"/>
            <w:bottom w:val="none" w:sz="0" w:space="0" w:color="auto"/>
            <w:right w:val="none" w:sz="0" w:space="0" w:color="auto"/>
          </w:divBdr>
          <w:divsChild>
            <w:div w:id="701321201">
              <w:marLeft w:val="0"/>
              <w:marRight w:val="0"/>
              <w:marTop w:val="0"/>
              <w:marBottom w:val="0"/>
              <w:divBdr>
                <w:top w:val="none" w:sz="0" w:space="0" w:color="auto"/>
                <w:left w:val="none" w:sz="0" w:space="0" w:color="auto"/>
                <w:bottom w:val="none" w:sz="0" w:space="0" w:color="auto"/>
                <w:right w:val="none" w:sz="0" w:space="0" w:color="auto"/>
              </w:divBdr>
            </w:div>
          </w:divsChild>
        </w:div>
        <w:div w:id="1612543574">
          <w:marLeft w:val="0"/>
          <w:marRight w:val="0"/>
          <w:marTop w:val="0"/>
          <w:marBottom w:val="0"/>
          <w:divBdr>
            <w:top w:val="none" w:sz="0" w:space="0" w:color="auto"/>
            <w:left w:val="none" w:sz="0" w:space="0" w:color="auto"/>
            <w:bottom w:val="none" w:sz="0" w:space="0" w:color="auto"/>
            <w:right w:val="none" w:sz="0" w:space="0" w:color="auto"/>
          </w:divBdr>
          <w:divsChild>
            <w:div w:id="780614316">
              <w:marLeft w:val="0"/>
              <w:marRight w:val="0"/>
              <w:marTop w:val="0"/>
              <w:marBottom w:val="0"/>
              <w:divBdr>
                <w:top w:val="none" w:sz="0" w:space="0" w:color="auto"/>
                <w:left w:val="none" w:sz="0" w:space="0" w:color="auto"/>
                <w:bottom w:val="none" w:sz="0" w:space="0" w:color="auto"/>
                <w:right w:val="none" w:sz="0" w:space="0" w:color="auto"/>
              </w:divBdr>
            </w:div>
          </w:divsChild>
        </w:div>
        <w:div w:id="566886646">
          <w:marLeft w:val="0"/>
          <w:marRight w:val="0"/>
          <w:marTop w:val="0"/>
          <w:marBottom w:val="0"/>
          <w:divBdr>
            <w:top w:val="none" w:sz="0" w:space="0" w:color="auto"/>
            <w:left w:val="none" w:sz="0" w:space="0" w:color="auto"/>
            <w:bottom w:val="none" w:sz="0" w:space="0" w:color="auto"/>
            <w:right w:val="none" w:sz="0" w:space="0" w:color="auto"/>
          </w:divBdr>
          <w:divsChild>
            <w:div w:id="2037927335">
              <w:marLeft w:val="0"/>
              <w:marRight w:val="0"/>
              <w:marTop w:val="0"/>
              <w:marBottom w:val="0"/>
              <w:divBdr>
                <w:top w:val="none" w:sz="0" w:space="0" w:color="auto"/>
                <w:left w:val="none" w:sz="0" w:space="0" w:color="auto"/>
                <w:bottom w:val="none" w:sz="0" w:space="0" w:color="auto"/>
                <w:right w:val="none" w:sz="0" w:space="0" w:color="auto"/>
              </w:divBdr>
            </w:div>
          </w:divsChild>
        </w:div>
        <w:div w:id="318193460">
          <w:marLeft w:val="0"/>
          <w:marRight w:val="0"/>
          <w:marTop w:val="0"/>
          <w:marBottom w:val="0"/>
          <w:divBdr>
            <w:top w:val="none" w:sz="0" w:space="0" w:color="auto"/>
            <w:left w:val="none" w:sz="0" w:space="0" w:color="auto"/>
            <w:bottom w:val="none" w:sz="0" w:space="0" w:color="auto"/>
            <w:right w:val="none" w:sz="0" w:space="0" w:color="auto"/>
          </w:divBdr>
          <w:divsChild>
            <w:div w:id="1996373517">
              <w:marLeft w:val="0"/>
              <w:marRight w:val="0"/>
              <w:marTop w:val="0"/>
              <w:marBottom w:val="0"/>
              <w:divBdr>
                <w:top w:val="none" w:sz="0" w:space="0" w:color="auto"/>
                <w:left w:val="none" w:sz="0" w:space="0" w:color="auto"/>
                <w:bottom w:val="none" w:sz="0" w:space="0" w:color="auto"/>
                <w:right w:val="none" w:sz="0" w:space="0" w:color="auto"/>
              </w:divBdr>
            </w:div>
          </w:divsChild>
        </w:div>
        <w:div w:id="2108696655">
          <w:marLeft w:val="0"/>
          <w:marRight w:val="0"/>
          <w:marTop w:val="0"/>
          <w:marBottom w:val="0"/>
          <w:divBdr>
            <w:top w:val="none" w:sz="0" w:space="0" w:color="auto"/>
            <w:left w:val="none" w:sz="0" w:space="0" w:color="auto"/>
            <w:bottom w:val="none" w:sz="0" w:space="0" w:color="auto"/>
            <w:right w:val="none" w:sz="0" w:space="0" w:color="auto"/>
          </w:divBdr>
          <w:divsChild>
            <w:div w:id="1310670405">
              <w:marLeft w:val="0"/>
              <w:marRight w:val="0"/>
              <w:marTop w:val="0"/>
              <w:marBottom w:val="0"/>
              <w:divBdr>
                <w:top w:val="none" w:sz="0" w:space="0" w:color="auto"/>
                <w:left w:val="none" w:sz="0" w:space="0" w:color="auto"/>
                <w:bottom w:val="none" w:sz="0" w:space="0" w:color="auto"/>
                <w:right w:val="none" w:sz="0" w:space="0" w:color="auto"/>
              </w:divBdr>
            </w:div>
          </w:divsChild>
        </w:div>
        <w:div w:id="747965516">
          <w:marLeft w:val="0"/>
          <w:marRight w:val="0"/>
          <w:marTop w:val="0"/>
          <w:marBottom w:val="0"/>
          <w:divBdr>
            <w:top w:val="none" w:sz="0" w:space="0" w:color="auto"/>
            <w:left w:val="none" w:sz="0" w:space="0" w:color="auto"/>
            <w:bottom w:val="none" w:sz="0" w:space="0" w:color="auto"/>
            <w:right w:val="none" w:sz="0" w:space="0" w:color="auto"/>
          </w:divBdr>
          <w:divsChild>
            <w:div w:id="2055304094">
              <w:marLeft w:val="0"/>
              <w:marRight w:val="0"/>
              <w:marTop w:val="0"/>
              <w:marBottom w:val="0"/>
              <w:divBdr>
                <w:top w:val="none" w:sz="0" w:space="0" w:color="auto"/>
                <w:left w:val="none" w:sz="0" w:space="0" w:color="auto"/>
                <w:bottom w:val="none" w:sz="0" w:space="0" w:color="auto"/>
                <w:right w:val="none" w:sz="0" w:space="0" w:color="auto"/>
              </w:divBdr>
            </w:div>
          </w:divsChild>
        </w:div>
        <w:div w:id="2000502765">
          <w:marLeft w:val="0"/>
          <w:marRight w:val="0"/>
          <w:marTop w:val="0"/>
          <w:marBottom w:val="0"/>
          <w:divBdr>
            <w:top w:val="none" w:sz="0" w:space="0" w:color="auto"/>
            <w:left w:val="none" w:sz="0" w:space="0" w:color="auto"/>
            <w:bottom w:val="none" w:sz="0" w:space="0" w:color="auto"/>
            <w:right w:val="none" w:sz="0" w:space="0" w:color="auto"/>
          </w:divBdr>
          <w:divsChild>
            <w:div w:id="1295864871">
              <w:marLeft w:val="0"/>
              <w:marRight w:val="0"/>
              <w:marTop w:val="0"/>
              <w:marBottom w:val="0"/>
              <w:divBdr>
                <w:top w:val="none" w:sz="0" w:space="0" w:color="auto"/>
                <w:left w:val="none" w:sz="0" w:space="0" w:color="auto"/>
                <w:bottom w:val="none" w:sz="0" w:space="0" w:color="auto"/>
                <w:right w:val="none" w:sz="0" w:space="0" w:color="auto"/>
              </w:divBdr>
            </w:div>
          </w:divsChild>
        </w:div>
        <w:div w:id="1779373569">
          <w:marLeft w:val="0"/>
          <w:marRight w:val="0"/>
          <w:marTop w:val="0"/>
          <w:marBottom w:val="0"/>
          <w:divBdr>
            <w:top w:val="none" w:sz="0" w:space="0" w:color="auto"/>
            <w:left w:val="none" w:sz="0" w:space="0" w:color="auto"/>
            <w:bottom w:val="none" w:sz="0" w:space="0" w:color="auto"/>
            <w:right w:val="none" w:sz="0" w:space="0" w:color="auto"/>
          </w:divBdr>
          <w:divsChild>
            <w:div w:id="2004160185">
              <w:marLeft w:val="0"/>
              <w:marRight w:val="0"/>
              <w:marTop w:val="0"/>
              <w:marBottom w:val="0"/>
              <w:divBdr>
                <w:top w:val="none" w:sz="0" w:space="0" w:color="auto"/>
                <w:left w:val="none" w:sz="0" w:space="0" w:color="auto"/>
                <w:bottom w:val="none" w:sz="0" w:space="0" w:color="auto"/>
                <w:right w:val="none" w:sz="0" w:space="0" w:color="auto"/>
              </w:divBdr>
            </w:div>
          </w:divsChild>
        </w:div>
        <w:div w:id="1778213978">
          <w:marLeft w:val="0"/>
          <w:marRight w:val="0"/>
          <w:marTop w:val="0"/>
          <w:marBottom w:val="0"/>
          <w:divBdr>
            <w:top w:val="none" w:sz="0" w:space="0" w:color="auto"/>
            <w:left w:val="none" w:sz="0" w:space="0" w:color="auto"/>
            <w:bottom w:val="none" w:sz="0" w:space="0" w:color="auto"/>
            <w:right w:val="none" w:sz="0" w:space="0" w:color="auto"/>
          </w:divBdr>
          <w:divsChild>
            <w:div w:id="1097018274">
              <w:marLeft w:val="0"/>
              <w:marRight w:val="0"/>
              <w:marTop w:val="0"/>
              <w:marBottom w:val="0"/>
              <w:divBdr>
                <w:top w:val="none" w:sz="0" w:space="0" w:color="auto"/>
                <w:left w:val="none" w:sz="0" w:space="0" w:color="auto"/>
                <w:bottom w:val="none" w:sz="0" w:space="0" w:color="auto"/>
                <w:right w:val="none" w:sz="0" w:space="0" w:color="auto"/>
              </w:divBdr>
            </w:div>
          </w:divsChild>
        </w:div>
        <w:div w:id="1382173259">
          <w:marLeft w:val="0"/>
          <w:marRight w:val="0"/>
          <w:marTop w:val="0"/>
          <w:marBottom w:val="0"/>
          <w:divBdr>
            <w:top w:val="none" w:sz="0" w:space="0" w:color="auto"/>
            <w:left w:val="none" w:sz="0" w:space="0" w:color="auto"/>
            <w:bottom w:val="none" w:sz="0" w:space="0" w:color="auto"/>
            <w:right w:val="none" w:sz="0" w:space="0" w:color="auto"/>
          </w:divBdr>
          <w:divsChild>
            <w:div w:id="1919824208">
              <w:marLeft w:val="0"/>
              <w:marRight w:val="0"/>
              <w:marTop w:val="0"/>
              <w:marBottom w:val="0"/>
              <w:divBdr>
                <w:top w:val="none" w:sz="0" w:space="0" w:color="auto"/>
                <w:left w:val="none" w:sz="0" w:space="0" w:color="auto"/>
                <w:bottom w:val="none" w:sz="0" w:space="0" w:color="auto"/>
                <w:right w:val="none" w:sz="0" w:space="0" w:color="auto"/>
              </w:divBdr>
            </w:div>
          </w:divsChild>
        </w:div>
        <w:div w:id="1856071973">
          <w:marLeft w:val="0"/>
          <w:marRight w:val="0"/>
          <w:marTop w:val="0"/>
          <w:marBottom w:val="0"/>
          <w:divBdr>
            <w:top w:val="none" w:sz="0" w:space="0" w:color="auto"/>
            <w:left w:val="none" w:sz="0" w:space="0" w:color="auto"/>
            <w:bottom w:val="none" w:sz="0" w:space="0" w:color="auto"/>
            <w:right w:val="none" w:sz="0" w:space="0" w:color="auto"/>
          </w:divBdr>
          <w:divsChild>
            <w:div w:id="1201361185">
              <w:marLeft w:val="0"/>
              <w:marRight w:val="0"/>
              <w:marTop w:val="0"/>
              <w:marBottom w:val="0"/>
              <w:divBdr>
                <w:top w:val="none" w:sz="0" w:space="0" w:color="auto"/>
                <w:left w:val="none" w:sz="0" w:space="0" w:color="auto"/>
                <w:bottom w:val="none" w:sz="0" w:space="0" w:color="auto"/>
                <w:right w:val="none" w:sz="0" w:space="0" w:color="auto"/>
              </w:divBdr>
            </w:div>
          </w:divsChild>
        </w:div>
        <w:div w:id="264728837">
          <w:marLeft w:val="0"/>
          <w:marRight w:val="0"/>
          <w:marTop w:val="0"/>
          <w:marBottom w:val="0"/>
          <w:divBdr>
            <w:top w:val="none" w:sz="0" w:space="0" w:color="auto"/>
            <w:left w:val="none" w:sz="0" w:space="0" w:color="auto"/>
            <w:bottom w:val="none" w:sz="0" w:space="0" w:color="auto"/>
            <w:right w:val="none" w:sz="0" w:space="0" w:color="auto"/>
          </w:divBdr>
          <w:divsChild>
            <w:div w:id="14231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831">
      <w:bodyDiv w:val="1"/>
      <w:marLeft w:val="0"/>
      <w:marRight w:val="0"/>
      <w:marTop w:val="0"/>
      <w:marBottom w:val="0"/>
      <w:divBdr>
        <w:top w:val="none" w:sz="0" w:space="0" w:color="auto"/>
        <w:left w:val="none" w:sz="0" w:space="0" w:color="auto"/>
        <w:bottom w:val="none" w:sz="0" w:space="0" w:color="auto"/>
        <w:right w:val="none" w:sz="0" w:space="0" w:color="auto"/>
      </w:divBdr>
    </w:div>
    <w:div w:id="731390238">
      <w:bodyDiv w:val="1"/>
      <w:marLeft w:val="0"/>
      <w:marRight w:val="0"/>
      <w:marTop w:val="0"/>
      <w:marBottom w:val="0"/>
      <w:divBdr>
        <w:top w:val="none" w:sz="0" w:space="0" w:color="auto"/>
        <w:left w:val="none" w:sz="0" w:space="0" w:color="auto"/>
        <w:bottom w:val="none" w:sz="0" w:space="0" w:color="auto"/>
        <w:right w:val="none" w:sz="0" w:space="0" w:color="auto"/>
      </w:divBdr>
    </w:div>
    <w:div w:id="740520618">
      <w:bodyDiv w:val="1"/>
      <w:marLeft w:val="0"/>
      <w:marRight w:val="0"/>
      <w:marTop w:val="0"/>
      <w:marBottom w:val="0"/>
      <w:divBdr>
        <w:top w:val="none" w:sz="0" w:space="0" w:color="auto"/>
        <w:left w:val="none" w:sz="0" w:space="0" w:color="auto"/>
        <w:bottom w:val="none" w:sz="0" w:space="0" w:color="auto"/>
        <w:right w:val="none" w:sz="0" w:space="0" w:color="auto"/>
      </w:divBdr>
    </w:div>
    <w:div w:id="947126651">
      <w:bodyDiv w:val="1"/>
      <w:marLeft w:val="0"/>
      <w:marRight w:val="0"/>
      <w:marTop w:val="0"/>
      <w:marBottom w:val="0"/>
      <w:divBdr>
        <w:top w:val="none" w:sz="0" w:space="0" w:color="auto"/>
        <w:left w:val="none" w:sz="0" w:space="0" w:color="auto"/>
        <w:bottom w:val="none" w:sz="0" w:space="0" w:color="auto"/>
        <w:right w:val="none" w:sz="0" w:space="0" w:color="auto"/>
      </w:divBdr>
    </w:div>
    <w:div w:id="1189759261">
      <w:bodyDiv w:val="1"/>
      <w:marLeft w:val="0"/>
      <w:marRight w:val="0"/>
      <w:marTop w:val="0"/>
      <w:marBottom w:val="0"/>
      <w:divBdr>
        <w:top w:val="none" w:sz="0" w:space="0" w:color="auto"/>
        <w:left w:val="none" w:sz="0" w:space="0" w:color="auto"/>
        <w:bottom w:val="none" w:sz="0" w:space="0" w:color="auto"/>
        <w:right w:val="none" w:sz="0" w:space="0" w:color="auto"/>
      </w:divBdr>
      <w:divsChild>
        <w:div w:id="693503974">
          <w:marLeft w:val="0"/>
          <w:marRight w:val="0"/>
          <w:marTop w:val="0"/>
          <w:marBottom w:val="0"/>
          <w:divBdr>
            <w:top w:val="none" w:sz="0" w:space="0" w:color="auto"/>
            <w:left w:val="none" w:sz="0" w:space="0" w:color="auto"/>
            <w:bottom w:val="none" w:sz="0" w:space="0" w:color="auto"/>
            <w:right w:val="none" w:sz="0" w:space="0" w:color="auto"/>
          </w:divBdr>
          <w:divsChild>
            <w:div w:id="327752737">
              <w:marLeft w:val="0"/>
              <w:marRight w:val="0"/>
              <w:marTop w:val="0"/>
              <w:marBottom w:val="0"/>
              <w:divBdr>
                <w:top w:val="none" w:sz="0" w:space="0" w:color="auto"/>
                <w:left w:val="none" w:sz="0" w:space="0" w:color="auto"/>
                <w:bottom w:val="none" w:sz="0" w:space="0" w:color="auto"/>
                <w:right w:val="none" w:sz="0" w:space="0" w:color="auto"/>
              </w:divBdr>
            </w:div>
          </w:divsChild>
        </w:div>
        <w:div w:id="1580947846">
          <w:marLeft w:val="0"/>
          <w:marRight w:val="0"/>
          <w:marTop w:val="0"/>
          <w:marBottom w:val="0"/>
          <w:divBdr>
            <w:top w:val="none" w:sz="0" w:space="0" w:color="auto"/>
            <w:left w:val="none" w:sz="0" w:space="0" w:color="auto"/>
            <w:bottom w:val="none" w:sz="0" w:space="0" w:color="auto"/>
            <w:right w:val="none" w:sz="0" w:space="0" w:color="auto"/>
          </w:divBdr>
          <w:divsChild>
            <w:div w:id="475531754">
              <w:marLeft w:val="0"/>
              <w:marRight w:val="0"/>
              <w:marTop w:val="0"/>
              <w:marBottom w:val="0"/>
              <w:divBdr>
                <w:top w:val="none" w:sz="0" w:space="0" w:color="auto"/>
                <w:left w:val="none" w:sz="0" w:space="0" w:color="auto"/>
                <w:bottom w:val="none" w:sz="0" w:space="0" w:color="auto"/>
                <w:right w:val="none" w:sz="0" w:space="0" w:color="auto"/>
              </w:divBdr>
            </w:div>
          </w:divsChild>
        </w:div>
        <w:div w:id="1238859237">
          <w:marLeft w:val="0"/>
          <w:marRight w:val="0"/>
          <w:marTop w:val="0"/>
          <w:marBottom w:val="0"/>
          <w:divBdr>
            <w:top w:val="none" w:sz="0" w:space="0" w:color="auto"/>
            <w:left w:val="none" w:sz="0" w:space="0" w:color="auto"/>
            <w:bottom w:val="none" w:sz="0" w:space="0" w:color="auto"/>
            <w:right w:val="none" w:sz="0" w:space="0" w:color="auto"/>
          </w:divBdr>
          <w:divsChild>
            <w:div w:id="69158225">
              <w:marLeft w:val="0"/>
              <w:marRight w:val="0"/>
              <w:marTop w:val="0"/>
              <w:marBottom w:val="0"/>
              <w:divBdr>
                <w:top w:val="none" w:sz="0" w:space="0" w:color="auto"/>
                <w:left w:val="none" w:sz="0" w:space="0" w:color="auto"/>
                <w:bottom w:val="none" w:sz="0" w:space="0" w:color="auto"/>
                <w:right w:val="none" w:sz="0" w:space="0" w:color="auto"/>
              </w:divBdr>
            </w:div>
          </w:divsChild>
        </w:div>
        <w:div w:id="1128086776">
          <w:marLeft w:val="0"/>
          <w:marRight w:val="0"/>
          <w:marTop w:val="0"/>
          <w:marBottom w:val="0"/>
          <w:divBdr>
            <w:top w:val="none" w:sz="0" w:space="0" w:color="auto"/>
            <w:left w:val="none" w:sz="0" w:space="0" w:color="auto"/>
            <w:bottom w:val="none" w:sz="0" w:space="0" w:color="auto"/>
            <w:right w:val="none" w:sz="0" w:space="0" w:color="auto"/>
          </w:divBdr>
          <w:divsChild>
            <w:div w:id="1446996637">
              <w:marLeft w:val="0"/>
              <w:marRight w:val="0"/>
              <w:marTop w:val="0"/>
              <w:marBottom w:val="0"/>
              <w:divBdr>
                <w:top w:val="none" w:sz="0" w:space="0" w:color="auto"/>
                <w:left w:val="none" w:sz="0" w:space="0" w:color="auto"/>
                <w:bottom w:val="none" w:sz="0" w:space="0" w:color="auto"/>
                <w:right w:val="none" w:sz="0" w:space="0" w:color="auto"/>
              </w:divBdr>
            </w:div>
          </w:divsChild>
        </w:div>
        <w:div w:id="496727366">
          <w:marLeft w:val="0"/>
          <w:marRight w:val="0"/>
          <w:marTop w:val="0"/>
          <w:marBottom w:val="0"/>
          <w:divBdr>
            <w:top w:val="none" w:sz="0" w:space="0" w:color="auto"/>
            <w:left w:val="none" w:sz="0" w:space="0" w:color="auto"/>
            <w:bottom w:val="none" w:sz="0" w:space="0" w:color="auto"/>
            <w:right w:val="none" w:sz="0" w:space="0" w:color="auto"/>
          </w:divBdr>
          <w:divsChild>
            <w:div w:id="565266011">
              <w:marLeft w:val="0"/>
              <w:marRight w:val="0"/>
              <w:marTop w:val="0"/>
              <w:marBottom w:val="0"/>
              <w:divBdr>
                <w:top w:val="none" w:sz="0" w:space="0" w:color="auto"/>
                <w:left w:val="none" w:sz="0" w:space="0" w:color="auto"/>
                <w:bottom w:val="none" w:sz="0" w:space="0" w:color="auto"/>
                <w:right w:val="none" w:sz="0" w:space="0" w:color="auto"/>
              </w:divBdr>
            </w:div>
          </w:divsChild>
        </w:div>
        <w:div w:id="1023894816">
          <w:marLeft w:val="0"/>
          <w:marRight w:val="0"/>
          <w:marTop w:val="0"/>
          <w:marBottom w:val="0"/>
          <w:divBdr>
            <w:top w:val="none" w:sz="0" w:space="0" w:color="auto"/>
            <w:left w:val="none" w:sz="0" w:space="0" w:color="auto"/>
            <w:bottom w:val="none" w:sz="0" w:space="0" w:color="auto"/>
            <w:right w:val="none" w:sz="0" w:space="0" w:color="auto"/>
          </w:divBdr>
          <w:divsChild>
            <w:div w:id="477382532">
              <w:marLeft w:val="0"/>
              <w:marRight w:val="0"/>
              <w:marTop w:val="0"/>
              <w:marBottom w:val="0"/>
              <w:divBdr>
                <w:top w:val="none" w:sz="0" w:space="0" w:color="auto"/>
                <w:left w:val="none" w:sz="0" w:space="0" w:color="auto"/>
                <w:bottom w:val="none" w:sz="0" w:space="0" w:color="auto"/>
                <w:right w:val="none" w:sz="0" w:space="0" w:color="auto"/>
              </w:divBdr>
            </w:div>
          </w:divsChild>
        </w:div>
        <w:div w:id="931016341">
          <w:marLeft w:val="0"/>
          <w:marRight w:val="0"/>
          <w:marTop w:val="0"/>
          <w:marBottom w:val="0"/>
          <w:divBdr>
            <w:top w:val="none" w:sz="0" w:space="0" w:color="auto"/>
            <w:left w:val="none" w:sz="0" w:space="0" w:color="auto"/>
            <w:bottom w:val="none" w:sz="0" w:space="0" w:color="auto"/>
            <w:right w:val="none" w:sz="0" w:space="0" w:color="auto"/>
          </w:divBdr>
          <w:divsChild>
            <w:div w:id="806553542">
              <w:marLeft w:val="0"/>
              <w:marRight w:val="0"/>
              <w:marTop w:val="0"/>
              <w:marBottom w:val="0"/>
              <w:divBdr>
                <w:top w:val="none" w:sz="0" w:space="0" w:color="auto"/>
                <w:left w:val="none" w:sz="0" w:space="0" w:color="auto"/>
                <w:bottom w:val="none" w:sz="0" w:space="0" w:color="auto"/>
                <w:right w:val="none" w:sz="0" w:space="0" w:color="auto"/>
              </w:divBdr>
            </w:div>
          </w:divsChild>
        </w:div>
        <w:div w:id="814100965">
          <w:marLeft w:val="0"/>
          <w:marRight w:val="0"/>
          <w:marTop w:val="0"/>
          <w:marBottom w:val="0"/>
          <w:divBdr>
            <w:top w:val="none" w:sz="0" w:space="0" w:color="auto"/>
            <w:left w:val="none" w:sz="0" w:space="0" w:color="auto"/>
            <w:bottom w:val="none" w:sz="0" w:space="0" w:color="auto"/>
            <w:right w:val="none" w:sz="0" w:space="0" w:color="auto"/>
          </w:divBdr>
          <w:divsChild>
            <w:div w:id="461924847">
              <w:marLeft w:val="0"/>
              <w:marRight w:val="0"/>
              <w:marTop w:val="0"/>
              <w:marBottom w:val="0"/>
              <w:divBdr>
                <w:top w:val="none" w:sz="0" w:space="0" w:color="auto"/>
                <w:left w:val="none" w:sz="0" w:space="0" w:color="auto"/>
                <w:bottom w:val="none" w:sz="0" w:space="0" w:color="auto"/>
                <w:right w:val="none" w:sz="0" w:space="0" w:color="auto"/>
              </w:divBdr>
            </w:div>
          </w:divsChild>
        </w:div>
        <w:div w:id="1521354720">
          <w:marLeft w:val="0"/>
          <w:marRight w:val="0"/>
          <w:marTop w:val="0"/>
          <w:marBottom w:val="0"/>
          <w:divBdr>
            <w:top w:val="none" w:sz="0" w:space="0" w:color="auto"/>
            <w:left w:val="none" w:sz="0" w:space="0" w:color="auto"/>
            <w:bottom w:val="none" w:sz="0" w:space="0" w:color="auto"/>
            <w:right w:val="none" w:sz="0" w:space="0" w:color="auto"/>
          </w:divBdr>
          <w:divsChild>
            <w:div w:id="900216074">
              <w:marLeft w:val="0"/>
              <w:marRight w:val="0"/>
              <w:marTop w:val="0"/>
              <w:marBottom w:val="0"/>
              <w:divBdr>
                <w:top w:val="none" w:sz="0" w:space="0" w:color="auto"/>
                <w:left w:val="none" w:sz="0" w:space="0" w:color="auto"/>
                <w:bottom w:val="none" w:sz="0" w:space="0" w:color="auto"/>
                <w:right w:val="none" w:sz="0" w:space="0" w:color="auto"/>
              </w:divBdr>
            </w:div>
          </w:divsChild>
        </w:div>
        <w:div w:id="2142065435">
          <w:marLeft w:val="0"/>
          <w:marRight w:val="0"/>
          <w:marTop w:val="0"/>
          <w:marBottom w:val="0"/>
          <w:divBdr>
            <w:top w:val="none" w:sz="0" w:space="0" w:color="auto"/>
            <w:left w:val="none" w:sz="0" w:space="0" w:color="auto"/>
            <w:bottom w:val="none" w:sz="0" w:space="0" w:color="auto"/>
            <w:right w:val="none" w:sz="0" w:space="0" w:color="auto"/>
          </w:divBdr>
          <w:divsChild>
            <w:div w:id="953291006">
              <w:marLeft w:val="0"/>
              <w:marRight w:val="0"/>
              <w:marTop w:val="0"/>
              <w:marBottom w:val="0"/>
              <w:divBdr>
                <w:top w:val="none" w:sz="0" w:space="0" w:color="auto"/>
                <w:left w:val="none" w:sz="0" w:space="0" w:color="auto"/>
                <w:bottom w:val="none" w:sz="0" w:space="0" w:color="auto"/>
                <w:right w:val="none" w:sz="0" w:space="0" w:color="auto"/>
              </w:divBdr>
            </w:div>
          </w:divsChild>
        </w:div>
        <w:div w:id="686710045">
          <w:marLeft w:val="0"/>
          <w:marRight w:val="0"/>
          <w:marTop w:val="0"/>
          <w:marBottom w:val="0"/>
          <w:divBdr>
            <w:top w:val="none" w:sz="0" w:space="0" w:color="auto"/>
            <w:left w:val="none" w:sz="0" w:space="0" w:color="auto"/>
            <w:bottom w:val="none" w:sz="0" w:space="0" w:color="auto"/>
            <w:right w:val="none" w:sz="0" w:space="0" w:color="auto"/>
          </w:divBdr>
          <w:divsChild>
            <w:div w:id="1415737643">
              <w:marLeft w:val="0"/>
              <w:marRight w:val="0"/>
              <w:marTop w:val="0"/>
              <w:marBottom w:val="0"/>
              <w:divBdr>
                <w:top w:val="none" w:sz="0" w:space="0" w:color="auto"/>
                <w:left w:val="none" w:sz="0" w:space="0" w:color="auto"/>
                <w:bottom w:val="none" w:sz="0" w:space="0" w:color="auto"/>
                <w:right w:val="none" w:sz="0" w:space="0" w:color="auto"/>
              </w:divBdr>
            </w:div>
          </w:divsChild>
        </w:div>
        <w:div w:id="1153453704">
          <w:marLeft w:val="0"/>
          <w:marRight w:val="0"/>
          <w:marTop w:val="0"/>
          <w:marBottom w:val="0"/>
          <w:divBdr>
            <w:top w:val="none" w:sz="0" w:space="0" w:color="auto"/>
            <w:left w:val="none" w:sz="0" w:space="0" w:color="auto"/>
            <w:bottom w:val="none" w:sz="0" w:space="0" w:color="auto"/>
            <w:right w:val="none" w:sz="0" w:space="0" w:color="auto"/>
          </w:divBdr>
          <w:divsChild>
            <w:div w:id="1449853333">
              <w:marLeft w:val="0"/>
              <w:marRight w:val="0"/>
              <w:marTop w:val="0"/>
              <w:marBottom w:val="0"/>
              <w:divBdr>
                <w:top w:val="none" w:sz="0" w:space="0" w:color="auto"/>
                <w:left w:val="none" w:sz="0" w:space="0" w:color="auto"/>
                <w:bottom w:val="none" w:sz="0" w:space="0" w:color="auto"/>
                <w:right w:val="none" w:sz="0" w:space="0" w:color="auto"/>
              </w:divBdr>
            </w:div>
          </w:divsChild>
        </w:div>
        <w:div w:id="270938806">
          <w:marLeft w:val="0"/>
          <w:marRight w:val="0"/>
          <w:marTop w:val="0"/>
          <w:marBottom w:val="0"/>
          <w:divBdr>
            <w:top w:val="none" w:sz="0" w:space="0" w:color="auto"/>
            <w:left w:val="none" w:sz="0" w:space="0" w:color="auto"/>
            <w:bottom w:val="none" w:sz="0" w:space="0" w:color="auto"/>
            <w:right w:val="none" w:sz="0" w:space="0" w:color="auto"/>
          </w:divBdr>
          <w:divsChild>
            <w:div w:id="1533689157">
              <w:marLeft w:val="0"/>
              <w:marRight w:val="0"/>
              <w:marTop w:val="0"/>
              <w:marBottom w:val="0"/>
              <w:divBdr>
                <w:top w:val="none" w:sz="0" w:space="0" w:color="auto"/>
                <w:left w:val="none" w:sz="0" w:space="0" w:color="auto"/>
                <w:bottom w:val="none" w:sz="0" w:space="0" w:color="auto"/>
                <w:right w:val="none" w:sz="0" w:space="0" w:color="auto"/>
              </w:divBdr>
            </w:div>
          </w:divsChild>
        </w:div>
        <w:div w:id="439182969">
          <w:marLeft w:val="0"/>
          <w:marRight w:val="0"/>
          <w:marTop w:val="0"/>
          <w:marBottom w:val="0"/>
          <w:divBdr>
            <w:top w:val="none" w:sz="0" w:space="0" w:color="auto"/>
            <w:left w:val="none" w:sz="0" w:space="0" w:color="auto"/>
            <w:bottom w:val="none" w:sz="0" w:space="0" w:color="auto"/>
            <w:right w:val="none" w:sz="0" w:space="0" w:color="auto"/>
          </w:divBdr>
          <w:divsChild>
            <w:div w:id="170947039">
              <w:marLeft w:val="0"/>
              <w:marRight w:val="0"/>
              <w:marTop w:val="0"/>
              <w:marBottom w:val="0"/>
              <w:divBdr>
                <w:top w:val="none" w:sz="0" w:space="0" w:color="auto"/>
                <w:left w:val="none" w:sz="0" w:space="0" w:color="auto"/>
                <w:bottom w:val="none" w:sz="0" w:space="0" w:color="auto"/>
                <w:right w:val="none" w:sz="0" w:space="0" w:color="auto"/>
              </w:divBdr>
            </w:div>
          </w:divsChild>
        </w:div>
        <w:div w:id="1440953760">
          <w:marLeft w:val="0"/>
          <w:marRight w:val="0"/>
          <w:marTop w:val="0"/>
          <w:marBottom w:val="0"/>
          <w:divBdr>
            <w:top w:val="none" w:sz="0" w:space="0" w:color="auto"/>
            <w:left w:val="none" w:sz="0" w:space="0" w:color="auto"/>
            <w:bottom w:val="none" w:sz="0" w:space="0" w:color="auto"/>
            <w:right w:val="none" w:sz="0" w:space="0" w:color="auto"/>
          </w:divBdr>
          <w:divsChild>
            <w:div w:id="1649361670">
              <w:marLeft w:val="0"/>
              <w:marRight w:val="0"/>
              <w:marTop w:val="0"/>
              <w:marBottom w:val="0"/>
              <w:divBdr>
                <w:top w:val="none" w:sz="0" w:space="0" w:color="auto"/>
                <w:left w:val="none" w:sz="0" w:space="0" w:color="auto"/>
                <w:bottom w:val="none" w:sz="0" w:space="0" w:color="auto"/>
                <w:right w:val="none" w:sz="0" w:space="0" w:color="auto"/>
              </w:divBdr>
            </w:div>
          </w:divsChild>
        </w:div>
        <w:div w:id="1078138355">
          <w:marLeft w:val="0"/>
          <w:marRight w:val="0"/>
          <w:marTop w:val="0"/>
          <w:marBottom w:val="0"/>
          <w:divBdr>
            <w:top w:val="none" w:sz="0" w:space="0" w:color="auto"/>
            <w:left w:val="none" w:sz="0" w:space="0" w:color="auto"/>
            <w:bottom w:val="none" w:sz="0" w:space="0" w:color="auto"/>
            <w:right w:val="none" w:sz="0" w:space="0" w:color="auto"/>
          </w:divBdr>
          <w:divsChild>
            <w:div w:id="1410735578">
              <w:marLeft w:val="0"/>
              <w:marRight w:val="0"/>
              <w:marTop w:val="0"/>
              <w:marBottom w:val="0"/>
              <w:divBdr>
                <w:top w:val="none" w:sz="0" w:space="0" w:color="auto"/>
                <w:left w:val="none" w:sz="0" w:space="0" w:color="auto"/>
                <w:bottom w:val="none" w:sz="0" w:space="0" w:color="auto"/>
                <w:right w:val="none" w:sz="0" w:space="0" w:color="auto"/>
              </w:divBdr>
            </w:div>
          </w:divsChild>
        </w:div>
        <w:div w:id="1481533220">
          <w:marLeft w:val="0"/>
          <w:marRight w:val="0"/>
          <w:marTop w:val="0"/>
          <w:marBottom w:val="0"/>
          <w:divBdr>
            <w:top w:val="none" w:sz="0" w:space="0" w:color="auto"/>
            <w:left w:val="none" w:sz="0" w:space="0" w:color="auto"/>
            <w:bottom w:val="none" w:sz="0" w:space="0" w:color="auto"/>
            <w:right w:val="none" w:sz="0" w:space="0" w:color="auto"/>
          </w:divBdr>
          <w:divsChild>
            <w:div w:id="6245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1885">
      <w:bodyDiv w:val="1"/>
      <w:marLeft w:val="0"/>
      <w:marRight w:val="0"/>
      <w:marTop w:val="0"/>
      <w:marBottom w:val="0"/>
      <w:divBdr>
        <w:top w:val="none" w:sz="0" w:space="0" w:color="auto"/>
        <w:left w:val="none" w:sz="0" w:space="0" w:color="auto"/>
        <w:bottom w:val="none" w:sz="0" w:space="0" w:color="auto"/>
        <w:right w:val="none" w:sz="0" w:space="0" w:color="auto"/>
      </w:divBdr>
    </w:div>
    <w:div w:id="1365642527">
      <w:bodyDiv w:val="1"/>
      <w:marLeft w:val="0"/>
      <w:marRight w:val="0"/>
      <w:marTop w:val="0"/>
      <w:marBottom w:val="0"/>
      <w:divBdr>
        <w:top w:val="none" w:sz="0" w:space="0" w:color="auto"/>
        <w:left w:val="none" w:sz="0" w:space="0" w:color="auto"/>
        <w:bottom w:val="none" w:sz="0" w:space="0" w:color="auto"/>
        <w:right w:val="none" w:sz="0" w:space="0" w:color="auto"/>
      </w:divBdr>
    </w:div>
    <w:div w:id="1928883141">
      <w:bodyDiv w:val="1"/>
      <w:marLeft w:val="0"/>
      <w:marRight w:val="0"/>
      <w:marTop w:val="0"/>
      <w:marBottom w:val="0"/>
      <w:divBdr>
        <w:top w:val="none" w:sz="0" w:space="0" w:color="auto"/>
        <w:left w:val="none" w:sz="0" w:space="0" w:color="auto"/>
        <w:bottom w:val="none" w:sz="0" w:space="0" w:color="auto"/>
        <w:right w:val="none" w:sz="0" w:space="0" w:color="auto"/>
      </w:divBdr>
    </w:div>
    <w:div w:id="2021352581">
      <w:bodyDiv w:val="1"/>
      <w:marLeft w:val="0"/>
      <w:marRight w:val="0"/>
      <w:marTop w:val="0"/>
      <w:marBottom w:val="0"/>
      <w:divBdr>
        <w:top w:val="none" w:sz="0" w:space="0" w:color="auto"/>
        <w:left w:val="none" w:sz="0" w:space="0" w:color="auto"/>
        <w:bottom w:val="none" w:sz="0" w:space="0" w:color="auto"/>
        <w:right w:val="none" w:sz="0" w:space="0" w:color="auto"/>
      </w:divBdr>
    </w:div>
    <w:div w:id="2037727781">
      <w:bodyDiv w:val="1"/>
      <w:marLeft w:val="0"/>
      <w:marRight w:val="0"/>
      <w:marTop w:val="0"/>
      <w:marBottom w:val="0"/>
      <w:divBdr>
        <w:top w:val="none" w:sz="0" w:space="0" w:color="auto"/>
        <w:left w:val="none" w:sz="0" w:space="0" w:color="auto"/>
        <w:bottom w:val="none" w:sz="0" w:space="0" w:color="auto"/>
        <w:right w:val="none" w:sz="0" w:space="0" w:color="auto"/>
      </w:divBdr>
    </w:div>
    <w:div w:id="2044937864">
      <w:bodyDiv w:val="1"/>
      <w:marLeft w:val="0"/>
      <w:marRight w:val="0"/>
      <w:marTop w:val="0"/>
      <w:marBottom w:val="0"/>
      <w:divBdr>
        <w:top w:val="none" w:sz="0" w:space="0" w:color="auto"/>
        <w:left w:val="none" w:sz="0" w:space="0" w:color="auto"/>
        <w:bottom w:val="none" w:sz="0" w:space="0" w:color="auto"/>
        <w:right w:val="none" w:sz="0" w:space="0" w:color="auto"/>
      </w:divBdr>
    </w:div>
    <w:div w:id="2089841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sbionline.sharepoint.com/:u:/s/EPAY_VKG/EZ6962eMjE1FlHpHgPwW9Y8BbrfvSHf0QRjjFwO0yxdfAA?e=gUCLGq" TargetMode="External"/><Relationship Id="rId1" Type="http://schemas.openxmlformats.org/officeDocument/2006/relationships/hyperlink" Target="https://sbionline.sharepoint.com/:u:/s/EPAY_VKG/EedzgfgarwZEj_pE7NSyVmMBKcSv_2-Z73TXF9wSyBb2dQ?e=Id4zWz" TargetMode="External"/></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1/relationships/commentsExtended" Target="commentsExtended.xml" Id="rId13" /><Relationship Type="http://schemas.openxmlformats.org/officeDocument/2006/relationships/image" Target="media/image6.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oleObject" Target="embeddings/oleObject1.bin"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emf" Id="rId24" /><Relationship Type="http://schemas.microsoft.com/office/2016/09/relationships/commentsIds" Target="commentsIds.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7.png" Id="rId19" /><Relationship Type="http://schemas.microsoft.com/office/2018/08/relationships/commentsExtensible" Target="commentsExtensi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sbionline.sharepoint.com/:u:/s/EPAY_VKG/EedzgfgarwZEj_pE7NSyVmMBKcSv_2-Z73TXF9wSyBb2dQ?e=Id4zWz" TargetMode="External" Id="rId22"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hyperlink" Target="https://www.figma.com/proto/87u5s50rTAUq1wEGDiBf9Y/PaymentLatestScreen?node-id=435-2043&amp;t=hSyEv2o1vm54GJmr-0&amp;scaling=contain&amp;content-scaling=fixed&amp;page-id=0%3A1" TargetMode="External" Id="R9ca9dfe7bc1f421a" /><Relationship Type="http://schemas.openxmlformats.org/officeDocument/2006/relationships/image" Target="/media/imageb.png" Id="Rc18051795b96458c" /><Relationship Type="http://schemas.openxmlformats.org/officeDocument/2006/relationships/image" Target="/media/imagea.png" Id="Re0a039ef7d3c4bd1" /><Relationship Type="http://schemas.openxmlformats.org/officeDocument/2006/relationships/image" Target="/media/imagec.png" Id="R694ca8d3a7994a5d"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6D82A25642AF478BDF072A2CE050AE" ma:contentTypeVersion="11" ma:contentTypeDescription="Create a new document." ma:contentTypeScope="" ma:versionID="7a921aad3cac231fae22cc20e257087f">
  <xsd:schema xmlns:xsd="http://www.w3.org/2001/XMLSchema" xmlns:xs="http://www.w3.org/2001/XMLSchema" xmlns:p="http://schemas.microsoft.com/office/2006/metadata/properties" xmlns:ns2="b29f0dc9-d539-4476-b3d9-ed5104ae653e" xmlns:ns3="f3ce5b6e-39a6-46f1-9c63-dab0005f9e10" targetNamespace="http://schemas.microsoft.com/office/2006/metadata/properties" ma:root="true" ma:fieldsID="536ae1f14316d2bf742dd917564b45b9" ns2:_="" ns3:_="">
    <xsd:import namespace="b29f0dc9-d539-4476-b3d9-ed5104ae653e"/>
    <xsd:import namespace="f3ce5b6e-39a6-46f1-9c63-dab0005f9e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0dc9-d539-4476-b3d9-ed5104ae6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7521ac5-d0ea-4ec0-b9f5-40ce4f7253a6"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e5b6e-39a6-46f1-9c63-dab0005f9e1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40d5fa9-4cf3-4416-9334-8f2bc715d83e}" ma:internalName="TaxCatchAll" ma:showField="CatchAllData" ma:web="f3ce5b6e-39a6-46f1-9c63-dab0005f9e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29f0dc9-d539-4476-b3d9-ed5104ae653e">
      <Terms xmlns="http://schemas.microsoft.com/office/infopath/2007/PartnerControls"/>
    </lcf76f155ced4ddcb4097134ff3c332f>
    <TaxCatchAll xmlns="f3ce5b6e-39a6-46f1-9c63-dab0005f9e1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8306-DF71-4EF4-B258-F9F2D208E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f0dc9-d539-4476-b3d9-ed5104ae653e"/>
    <ds:schemaRef ds:uri="f3ce5b6e-39a6-46f1-9c63-dab0005f9e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3DF70C-D900-46A9-B3EA-C4D8EDB01E23}">
  <ds:schemaRefs>
    <ds:schemaRef ds:uri="http://schemas.openxmlformats.org/package/2006/metadata/core-properties"/>
    <ds:schemaRef ds:uri="http://schemas.microsoft.com/office/2006/documentManagement/types"/>
    <ds:schemaRef ds:uri="http://schemas.microsoft.com/office/2006/metadata/properties"/>
    <ds:schemaRef ds:uri="http://purl.org/dc/dcmitype/"/>
    <ds:schemaRef ds:uri="b29f0dc9-d539-4476-b3d9-ed5104ae653e"/>
    <ds:schemaRef ds:uri="http://purl.org/dc/elements/1.1/"/>
    <ds:schemaRef ds:uri="http://purl.org/dc/terms/"/>
    <ds:schemaRef ds:uri="http://schemas.microsoft.com/office/infopath/2007/PartnerControls"/>
    <ds:schemaRef ds:uri="f3ce5b6e-39a6-46f1-9c63-dab0005f9e10"/>
    <ds:schemaRef ds:uri="http://www.w3.org/XML/1998/namespace"/>
  </ds:schemaRefs>
</ds:datastoreItem>
</file>

<file path=customXml/itemProps3.xml><?xml version="1.0" encoding="utf-8"?>
<ds:datastoreItem xmlns:ds="http://schemas.openxmlformats.org/officeDocument/2006/customXml" ds:itemID="{386C433B-3791-44D5-B091-7499752B8805}">
  <ds:schemaRefs>
    <ds:schemaRef ds:uri="http://schemas.microsoft.com/sharepoint/v3/contenttype/forms"/>
  </ds:schemaRefs>
</ds:datastoreItem>
</file>

<file path=customXml/itemProps4.xml><?xml version="1.0" encoding="utf-8"?>
<ds:datastoreItem xmlns:ds="http://schemas.openxmlformats.org/officeDocument/2006/customXml" ds:itemID="{893EF446-C7EB-4F6D-9CFE-A9DDD9E3298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SBI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Ranu Jain</dc:creator>
  <lastModifiedBy>Guest User</lastModifiedBy>
  <revision>86</revision>
  <dcterms:created xsi:type="dcterms:W3CDTF">2024-09-21T11:31:00.0000000Z</dcterms:created>
  <dcterms:modified xsi:type="dcterms:W3CDTF">2025-01-30T10:03:58.6369784Z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0x010100B56D82A25642AF478BDF072A2CE050AE</vt:lpwstr>
  </property>
  <property fmtid="{D5CDD505-2E9C-101B-9397-08002B2CF9AE}" pid="4" name="GrammarlyDocumentId">
    <vt:lpwstr>f1be178e3e4f6dc63bc64da9c12a5f1faf9c97ec595695843a8ad0664850ef4b</vt:lpwstr>
  </property>
  <property fmtid="{D5CDD505-2E9C-101B-9397-08002B2CF9AE}" pid="5" name="KSOProductBuildVer">
    <vt:lpwstr>1033-12.2.0.17153</vt:lpwstr>
  </property>
  <property fmtid="{D5CDD505-2E9C-101B-9397-08002B2CF9AE}" pid="6" name="ICV">
    <vt:lpwstr>6AB95656ED0B44C793791591627B5DAC_12</vt:lpwstr>
  </property>
  <property fmtid="{D5CDD505-2E9C-101B-9397-08002B2CF9AE}" pid="7" name="MSIP_Label_bc6703f8-5589-4fe8-93f4-df2b0f49dfa9_Enabled">
    <vt:lpwstr>true</vt:lpwstr>
  </property>
  <property fmtid="{D5CDD505-2E9C-101B-9397-08002B2CF9AE}" pid="8" name="MSIP_Label_bc6703f8-5589-4fe8-93f4-df2b0f49dfa9_SetDate">
    <vt:lpwstr>2024-08-22T11:27:59Z</vt:lpwstr>
  </property>
  <property fmtid="{D5CDD505-2E9C-101B-9397-08002B2CF9AE}" pid="9" name="MSIP_Label_bc6703f8-5589-4fe8-93f4-df2b0f49dfa9_Method">
    <vt:lpwstr>Privileged</vt:lpwstr>
  </property>
  <property fmtid="{D5CDD505-2E9C-101B-9397-08002B2CF9AE}" pid="10" name="MSIP_Label_bc6703f8-5589-4fe8-93f4-df2b0f49dfa9_Name">
    <vt:lpwstr>Internal - No protection</vt:lpwstr>
  </property>
  <property fmtid="{D5CDD505-2E9C-101B-9397-08002B2CF9AE}" pid="11" name="MSIP_Label_bc6703f8-5589-4fe8-93f4-df2b0f49dfa9_SiteId">
    <vt:lpwstr>fbdb2235-7f50-4509-b407-c58325ec27a8</vt:lpwstr>
  </property>
  <property fmtid="{D5CDD505-2E9C-101B-9397-08002B2CF9AE}" pid="12" name="MSIP_Label_bc6703f8-5589-4fe8-93f4-df2b0f49dfa9_ActionId">
    <vt:lpwstr>5dbaa0e0-a570-48c9-b4de-cde69ee6874a</vt:lpwstr>
  </property>
  <property fmtid="{D5CDD505-2E9C-101B-9397-08002B2CF9AE}" pid="13" name="MSIP_Label_bc6703f8-5589-4fe8-93f4-df2b0f49dfa9_ContentBits">
    <vt:lpwstr>0</vt:lpwstr>
  </property>
</Properties>
</file>