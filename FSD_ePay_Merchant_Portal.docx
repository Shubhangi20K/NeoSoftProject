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E403D6" w:rsidP="65DF739C" w:rsidRDefault="00287800" w14:paraId="6E22C668" w14:textId="77777777">
      <w:pPr>
        <w:jc w:val="center"/>
        <w:rPr>
          <w:rFonts w:asciiTheme="majorHAnsi" w:hAnsiTheme="majorHAnsi" w:eastAsiaTheme="majorEastAsia" w:cstheme="majorBidi"/>
        </w:rPr>
      </w:pPr>
      <w:r>
        <w:rPr>
          <w:rFonts w:ascii="Calibri" w:hAnsi="Calibri" w:cs="Calibri"/>
          <w:rPrChange w:author="Neeraj Durgapal" w:date="2024-08-28T03:49:00Z" w:id="0">
            <w:rPr/>
          </w:rPrChange>
        </w:rPr>
        <w:br/>
      </w:r>
    </w:p>
    <w:p w:rsidR="00E403D6" w:rsidP="65DF739C" w:rsidRDefault="00E403D6" w14:paraId="5F451314" w14:textId="77777777">
      <w:pPr>
        <w:jc w:val="center"/>
        <w:rPr>
          <w:rFonts w:asciiTheme="majorHAnsi" w:hAnsiTheme="majorHAnsi" w:eastAsiaTheme="majorEastAsia" w:cstheme="majorBidi"/>
        </w:rPr>
      </w:pPr>
    </w:p>
    <w:p w:rsidR="00E403D6" w:rsidP="65DF739C" w:rsidRDefault="00E403D6" w14:paraId="261CB038" w14:textId="77777777">
      <w:pPr>
        <w:jc w:val="center"/>
        <w:rPr>
          <w:rFonts w:asciiTheme="majorHAnsi" w:hAnsiTheme="majorHAnsi" w:eastAsiaTheme="majorEastAsia" w:cstheme="majorBidi"/>
        </w:rPr>
      </w:pPr>
    </w:p>
    <w:p w:rsidR="00E403D6" w:rsidP="65DF739C" w:rsidRDefault="00E403D6" w14:paraId="4ACC8271" w14:textId="77777777">
      <w:pPr>
        <w:jc w:val="center"/>
        <w:rPr>
          <w:rFonts w:asciiTheme="majorHAnsi" w:hAnsiTheme="majorHAnsi" w:eastAsiaTheme="majorEastAsia" w:cstheme="majorBidi"/>
        </w:rPr>
      </w:pPr>
    </w:p>
    <w:p w:rsidR="00E403D6" w:rsidP="65DF739C" w:rsidRDefault="00E403D6" w14:paraId="1C162221" w14:textId="77777777">
      <w:pPr>
        <w:jc w:val="center"/>
        <w:rPr>
          <w:rFonts w:asciiTheme="majorHAnsi" w:hAnsiTheme="majorHAnsi" w:eastAsiaTheme="majorEastAsia" w:cstheme="majorBidi"/>
        </w:rPr>
      </w:pPr>
    </w:p>
    <w:p w:rsidR="00E403D6" w:rsidP="65DF739C" w:rsidRDefault="00E403D6" w14:paraId="63BA3647" w14:textId="77777777">
      <w:pPr>
        <w:jc w:val="center"/>
        <w:rPr>
          <w:rFonts w:asciiTheme="majorHAnsi" w:hAnsiTheme="majorHAnsi" w:eastAsiaTheme="majorEastAsia" w:cstheme="majorBidi"/>
        </w:rPr>
      </w:pPr>
    </w:p>
    <w:p w:rsidR="00E403D6" w:rsidP="65DF739C" w:rsidRDefault="00E403D6" w14:paraId="476D17CB" w14:textId="77777777">
      <w:pPr>
        <w:jc w:val="center"/>
        <w:rPr>
          <w:rFonts w:asciiTheme="majorHAnsi" w:hAnsiTheme="majorHAnsi" w:eastAsiaTheme="majorEastAsia" w:cstheme="majorBidi"/>
        </w:rPr>
      </w:pPr>
    </w:p>
    <w:p w:rsidR="00E403D6" w:rsidP="65DF739C" w:rsidRDefault="00E403D6" w14:paraId="24A31AE6" w14:textId="77777777">
      <w:pPr>
        <w:jc w:val="center"/>
        <w:rPr>
          <w:rFonts w:asciiTheme="majorHAnsi" w:hAnsiTheme="majorHAnsi" w:eastAsiaTheme="majorEastAsia" w:cstheme="majorBidi"/>
        </w:rPr>
      </w:pPr>
    </w:p>
    <w:p w:rsidRPr="00E403D6" w:rsidR="00E403D6" w:rsidRDefault="00287800" w14:paraId="2C078E63" w14:textId="77777777">
      <w:pPr>
        <w:jc w:val="center"/>
        <w:rPr>
          <w:rFonts w:ascii="Calibri" w:hAnsi="Calibri" w:cs="Calibri" w:eastAsiaTheme="majorEastAsia"/>
          <w:rPrChange w:author="Neeraj Durgapal" w:date="2024-08-28T03:49:00Z" w:id="1">
            <w:rPr>
              <w:rFonts w:asciiTheme="majorHAnsi" w:hAnsiTheme="majorHAnsi" w:eastAsiaTheme="majorEastAsia" w:cstheme="majorBidi"/>
            </w:rPr>
          </w:rPrChange>
        </w:rPr>
      </w:pPr>
      <w:r>
        <w:rPr>
          <w:rFonts w:ascii="Calibri" w:hAnsi="Calibri" w:cs="Calibri"/>
          <w:noProof/>
          <w:lang w:val="en-IN" w:eastAsia="en-IN"/>
          <w:rPrChange w:author="Neeraj Durgapal" w:date="2024-08-28T03:49:00Z" w:id="2">
            <w:rPr>
              <w:noProof/>
              <w:lang w:val="en-IN" w:eastAsia="en-IN"/>
            </w:rPr>
          </w:rPrChange>
        </w:rPr>
        <w:drawing>
          <wp:inline distT="0" distB="0" distL="0" distR="0" wp14:anchorId="79DD3FD1" wp14:editId="07777777">
            <wp:extent cx="2743200" cy="590550"/>
            <wp:effectExtent l="0" t="0" r="0" b="0"/>
            <wp:docPr id="1370341877" name="Picture 137034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41877" name="Picture 137034187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3200" cy="590550"/>
                    </a:xfrm>
                    <a:prstGeom prst="rect">
                      <a:avLst/>
                    </a:prstGeom>
                  </pic:spPr>
                </pic:pic>
              </a:graphicData>
            </a:graphic>
          </wp:inline>
        </w:drawing>
      </w:r>
    </w:p>
    <w:p w:rsidRPr="00E403D6" w:rsidR="00E403D6" w:rsidRDefault="00E403D6" w14:paraId="3978A089" w14:textId="77777777">
      <w:pPr>
        <w:spacing w:line="259" w:lineRule="auto"/>
        <w:jc w:val="both"/>
        <w:rPr>
          <w:rFonts w:ascii="Calibri" w:hAnsi="Calibri" w:cs="Calibri" w:eastAsiaTheme="majorEastAsia"/>
          <w:color w:val="000000" w:themeColor="text1"/>
          <w:rPrChange w:author="Neeraj Durgapal" w:date="2024-08-28T03:49:00Z" w:id="3">
            <w:rPr>
              <w:rFonts w:asciiTheme="majorHAnsi" w:hAnsiTheme="majorHAnsi" w:eastAsiaTheme="majorEastAsia" w:cstheme="majorBidi"/>
              <w:color w:val="000000" w:themeColor="text1"/>
            </w:rPr>
          </w:rPrChange>
        </w:rPr>
      </w:pPr>
    </w:p>
    <w:p w:rsidRPr="00E403D6" w:rsidR="00E403D6" w:rsidRDefault="00287800" w14:paraId="42599BA8" w14:textId="77777777">
      <w:pPr>
        <w:pBdr>
          <w:top w:val="single" w:color="5B9BD5" w:sz="6" w:space="6"/>
          <w:bottom w:val="single" w:color="5B9BD5" w:sz="6" w:space="6"/>
        </w:pBdr>
        <w:spacing w:after="240"/>
        <w:jc w:val="center"/>
        <w:rPr>
          <w:rFonts w:ascii="Calibri" w:hAnsi="Calibri" w:cs="Calibri" w:eastAsiaTheme="majorEastAsia"/>
          <w:caps/>
          <w:color w:val="000000" w:themeColor="text1"/>
          <w:rPrChange w:author="Neeraj Durgapal" w:date="2024-08-28T03:49:00Z" w:id="4">
            <w:rPr>
              <w:rFonts w:asciiTheme="majorHAnsi" w:hAnsiTheme="majorHAnsi" w:eastAsiaTheme="majorEastAsia" w:cstheme="majorBidi"/>
              <w:caps/>
              <w:color w:val="000000" w:themeColor="text1"/>
            </w:rPr>
          </w:rPrChange>
        </w:rPr>
      </w:pPr>
      <w:r>
        <w:rPr>
          <w:rFonts w:ascii="Calibri" w:hAnsi="Calibri" w:cs="Calibri" w:eastAsiaTheme="majorEastAsia"/>
          <w:caps/>
          <w:color w:val="000000" w:themeColor="text1"/>
          <w:rPrChange w:author="Neeraj Durgapal" w:date="2024-08-28T03:49:00Z" w:id="5">
            <w:rPr>
              <w:rFonts w:asciiTheme="majorHAnsi" w:hAnsiTheme="majorHAnsi" w:eastAsiaTheme="majorEastAsia" w:cstheme="majorBidi"/>
              <w:caps/>
              <w:color w:val="000000" w:themeColor="text1"/>
            </w:rPr>
          </w:rPrChange>
        </w:rPr>
        <w:t xml:space="preserve"> Functional design Of E-PAY MERCHANT PORTAL</w:t>
      </w:r>
    </w:p>
    <w:p w:rsidRPr="00E403D6" w:rsidR="00E403D6" w:rsidRDefault="00287800" w14:paraId="531178C0" w14:textId="77777777">
      <w:pPr>
        <w:spacing w:line="259" w:lineRule="auto"/>
        <w:jc w:val="center"/>
        <w:rPr>
          <w:rFonts w:ascii="Calibri" w:hAnsi="Calibri" w:cs="Calibri" w:eastAsiaTheme="majorEastAsia"/>
          <w:color w:val="000000" w:themeColor="text1"/>
          <w:rPrChange w:author="Neeraj Durgapal" w:date="2024-08-28T03:49:00Z" w:id="6">
            <w:rPr>
              <w:rFonts w:asciiTheme="majorHAnsi" w:hAnsiTheme="majorHAnsi" w:eastAsiaTheme="majorEastAsia" w:cstheme="majorBidi"/>
              <w:color w:val="000000" w:themeColor="text1"/>
            </w:rPr>
          </w:rPrChange>
        </w:rPr>
      </w:pPr>
      <w:r>
        <w:rPr>
          <w:rFonts w:ascii="Calibri" w:hAnsi="Calibri" w:cs="Calibri" w:eastAsiaTheme="majorEastAsia"/>
          <w:color w:val="000000" w:themeColor="text1"/>
          <w:rPrChange w:author="Neeraj Durgapal" w:date="2024-08-28T03:49:00Z" w:id="7">
            <w:rPr>
              <w:rFonts w:asciiTheme="majorHAnsi" w:hAnsiTheme="majorHAnsi" w:eastAsiaTheme="majorEastAsia" w:cstheme="majorBidi"/>
              <w:color w:val="000000" w:themeColor="text1"/>
            </w:rPr>
          </w:rPrChange>
        </w:rPr>
        <w:t>August 2024</w:t>
      </w:r>
    </w:p>
    <w:p w:rsidRPr="00E403D6" w:rsidR="00E403D6" w:rsidRDefault="00E403D6" w14:paraId="4B8EC8E4" w14:textId="77777777">
      <w:pPr>
        <w:jc w:val="center"/>
        <w:rPr>
          <w:rFonts w:ascii="Calibri" w:hAnsi="Calibri" w:cs="Calibri" w:eastAsiaTheme="majorEastAsia"/>
          <w:rPrChange w:author="Neeraj Durgapal" w:date="2024-08-28T03:49:00Z" w:id="8">
            <w:rPr>
              <w:rFonts w:asciiTheme="majorHAnsi" w:hAnsiTheme="majorHAnsi" w:eastAsiaTheme="majorEastAsia" w:cstheme="majorBidi"/>
            </w:rPr>
          </w:rPrChange>
        </w:rPr>
      </w:pPr>
    </w:p>
    <w:p w:rsidRPr="00E403D6" w:rsidR="00E403D6" w:rsidRDefault="00E403D6" w14:paraId="46F1B17C" w14:textId="77777777">
      <w:pPr>
        <w:jc w:val="center"/>
        <w:rPr>
          <w:rFonts w:ascii="Calibri" w:hAnsi="Calibri" w:cs="Calibri" w:eastAsiaTheme="majorEastAsia"/>
          <w:rPrChange w:author="Neeraj Durgapal" w:date="2024-08-28T03:49:00Z" w:id="9">
            <w:rPr>
              <w:rFonts w:asciiTheme="majorHAnsi" w:hAnsiTheme="majorHAnsi" w:eastAsiaTheme="majorEastAsia" w:cstheme="majorBidi"/>
            </w:rPr>
          </w:rPrChange>
        </w:rPr>
      </w:pPr>
    </w:p>
    <w:p w:rsidRPr="00E403D6" w:rsidR="00E403D6" w:rsidRDefault="00E403D6" w14:paraId="7FCA073B" w14:textId="77777777">
      <w:pPr>
        <w:jc w:val="center"/>
        <w:rPr>
          <w:rFonts w:ascii="Calibri" w:hAnsi="Calibri" w:cs="Calibri" w:eastAsiaTheme="majorEastAsia"/>
          <w:rPrChange w:author="Neeraj Durgapal" w:date="2024-08-28T03:49:00Z" w:id="10">
            <w:rPr>
              <w:rFonts w:asciiTheme="majorHAnsi" w:hAnsiTheme="majorHAnsi" w:eastAsiaTheme="majorEastAsia" w:cstheme="majorBidi"/>
            </w:rPr>
          </w:rPrChange>
        </w:rPr>
      </w:pPr>
    </w:p>
    <w:p w:rsidRPr="00E403D6" w:rsidR="00E403D6" w:rsidRDefault="00E403D6" w14:paraId="40B85B1F" w14:textId="77777777">
      <w:pPr>
        <w:jc w:val="center"/>
        <w:rPr>
          <w:rFonts w:ascii="Calibri" w:hAnsi="Calibri" w:cs="Calibri" w:eastAsiaTheme="majorEastAsia"/>
          <w:rPrChange w:author="Neeraj Durgapal" w:date="2024-08-28T03:49:00Z" w:id="11">
            <w:rPr>
              <w:rFonts w:asciiTheme="majorHAnsi" w:hAnsiTheme="majorHAnsi" w:eastAsiaTheme="majorEastAsia" w:cstheme="majorBidi"/>
            </w:rPr>
          </w:rPrChange>
        </w:rPr>
      </w:pPr>
    </w:p>
    <w:p w:rsidRPr="00E403D6" w:rsidR="00E403D6" w:rsidRDefault="00E403D6" w14:paraId="7CBB793D" w14:textId="77777777">
      <w:pPr>
        <w:jc w:val="center"/>
        <w:rPr>
          <w:rFonts w:ascii="Calibri" w:hAnsi="Calibri" w:cs="Calibri" w:eastAsiaTheme="majorEastAsia"/>
          <w:rPrChange w:author="Neeraj Durgapal" w:date="2024-08-28T03:49:00Z" w:id="12">
            <w:rPr>
              <w:rFonts w:asciiTheme="majorHAnsi" w:hAnsiTheme="majorHAnsi" w:eastAsiaTheme="majorEastAsia" w:cstheme="majorBidi"/>
            </w:rPr>
          </w:rPrChange>
        </w:rPr>
      </w:pPr>
    </w:p>
    <w:p w:rsidRPr="00E403D6" w:rsidR="00E403D6" w:rsidRDefault="00E403D6" w14:paraId="51C6867D" w14:textId="77777777">
      <w:pPr>
        <w:jc w:val="center"/>
        <w:rPr>
          <w:rFonts w:ascii="Calibri" w:hAnsi="Calibri" w:cs="Calibri" w:eastAsiaTheme="majorEastAsia"/>
          <w:rPrChange w:author="Neeraj Durgapal" w:date="2024-08-28T03:49:00Z" w:id="13">
            <w:rPr>
              <w:rFonts w:asciiTheme="majorHAnsi" w:hAnsiTheme="majorHAnsi" w:eastAsiaTheme="majorEastAsia" w:cstheme="majorBidi"/>
            </w:rPr>
          </w:rPrChange>
        </w:rPr>
      </w:pPr>
    </w:p>
    <w:p w:rsidRPr="00E403D6" w:rsidR="00E403D6" w:rsidRDefault="00E403D6" w14:paraId="6D3A7D97" w14:textId="77777777">
      <w:pPr>
        <w:jc w:val="center"/>
        <w:rPr>
          <w:rFonts w:ascii="Calibri" w:hAnsi="Calibri" w:cs="Calibri" w:eastAsiaTheme="majorEastAsia"/>
          <w:rPrChange w:author="Neeraj Durgapal" w:date="2024-08-28T03:49:00Z" w:id="14">
            <w:rPr>
              <w:rFonts w:asciiTheme="majorHAnsi" w:hAnsiTheme="majorHAnsi" w:eastAsiaTheme="majorEastAsia" w:cstheme="majorBidi"/>
            </w:rPr>
          </w:rPrChange>
        </w:rPr>
      </w:pPr>
    </w:p>
    <w:p w:rsidRPr="00E403D6" w:rsidR="00E403D6" w:rsidRDefault="00E403D6" w14:paraId="323BBC92" w14:textId="77777777">
      <w:pPr>
        <w:jc w:val="center"/>
        <w:rPr>
          <w:rFonts w:ascii="Calibri" w:hAnsi="Calibri" w:cs="Calibri" w:eastAsiaTheme="majorEastAsia"/>
          <w:rPrChange w:author="Neeraj Durgapal" w:date="2024-08-28T03:49:00Z" w:id="15">
            <w:rPr>
              <w:rFonts w:asciiTheme="majorHAnsi" w:hAnsiTheme="majorHAnsi" w:eastAsiaTheme="majorEastAsia" w:cstheme="majorBidi"/>
            </w:rPr>
          </w:rPrChange>
        </w:rPr>
      </w:pPr>
    </w:p>
    <w:p w:rsidRPr="00E403D6" w:rsidR="00E403D6" w:rsidRDefault="00E403D6" w14:paraId="51EB81C1" w14:textId="77777777">
      <w:pPr>
        <w:jc w:val="center"/>
        <w:rPr>
          <w:rFonts w:ascii="Calibri" w:hAnsi="Calibri" w:cs="Calibri" w:eastAsiaTheme="majorEastAsia"/>
          <w:rPrChange w:author="Neeraj Durgapal" w:date="2024-08-28T03:49:00Z" w:id="16">
            <w:rPr>
              <w:rFonts w:asciiTheme="majorHAnsi" w:hAnsiTheme="majorHAnsi" w:eastAsiaTheme="majorEastAsia" w:cstheme="majorBidi"/>
            </w:rPr>
          </w:rPrChange>
        </w:rPr>
      </w:pPr>
    </w:p>
    <w:p w:rsidRPr="00E403D6" w:rsidR="00E403D6" w:rsidRDefault="00E403D6" w14:paraId="3863E1E6" w14:textId="77777777">
      <w:pPr>
        <w:jc w:val="center"/>
        <w:rPr>
          <w:rFonts w:ascii="Calibri" w:hAnsi="Calibri" w:cs="Calibri" w:eastAsiaTheme="majorEastAsia"/>
          <w:rPrChange w:author="Neeraj Durgapal" w:date="2024-08-28T03:49:00Z" w:id="17">
            <w:rPr>
              <w:rFonts w:asciiTheme="majorHAnsi" w:hAnsiTheme="majorHAnsi" w:eastAsiaTheme="majorEastAsia" w:cstheme="majorBidi"/>
            </w:rPr>
          </w:rPrChange>
        </w:rPr>
      </w:pPr>
    </w:p>
    <w:p w:rsidRPr="00E403D6" w:rsidR="00E403D6" w:rsidRDefault="00E403D6" w14:paraId="6A7E1A30" w14:textId="77777777">
      <w:pPr>
        <w:jc w:val="center"/>
        <w:rPr>
          <w:rFonts w:ascii="Calibri" w:hAnsi="Calibri" w:cs="Calibri" w:eastAsiaTheme="majorEastAsia"/>
          <w:rPrChange w:author="Neeraj Durgapal" w:date="2024-08-28T03:49:00Z" w:id="18">
            <w:rPr>
              <w:rFonts w:asciiTheme="majorHAnsi" w:hAnsiTheme="majorHAnsi" w:eastAsiaTheme="majorEastAsia" w:cstheme="majorBidi"/>
            </w:rPr>
          </w:rPrChange>
        </w:rPr>
      </w:pPr>
    </w:p>
    <w:p w:rsidRPr="00E403D6" w:rsidR="00E403D6" w:rsidRDefault="00E403D6" w14:paraId="50D7DC60" w14:textId="77777777">
      <w:pPr>
        <w:jc w:val="center"/>
        <w:rPr>
          <w:rFonts w:ascii="Calibri" w:hAnsi="Calibri" w:cs="Calibri" w:eastAsiaTheme="majorEastAsia"/>
          <w:rPrChange w:author="Neeraj Durgapal" w:date="2024-08-28T03:49:00Z" w:id="19">
            <w:rPr>
              <w:rFonts w:asciiTheme="majorHAnsi" w:hAnsiTheme="majorHAnsi" w:eastAsiaTheme="majorEastAsia" w:cstheme="majorBidi"/>
            </w:rPr>
          </w:rPrChange>
        </w:rPr>
      </w:pPr>
    </w:p>
    <w:p w:rsidRPr="00E403D6" w:rsidR="00E403D6" w:rsidRDefault="00E403D6" w14:paraId="042179DC" w14:textId="77777777">
      <w:pPr>
        <w:jc w:val="center"/>
        <w:rPr>
          <w:rFonts w:ascii="Calibri" w:hAnsi="Calibri" w:cs="Calibri" w:eastAsiaTheme="majorEastAsia"/>
          <w:rPrChange w:author="Neeraj Durgapal" w:date="2024-08-28T03:49:00Z" w:id="20">
            <w:rPr>
              <w:rFonts w:asciiTheme="majorHAnsi" w:hAnsiTheme="majorHAnsi" w:eastAsiaTheme="majorEastAsia" w:cstheme="majorBidi"/>
            </w:rPr>
          </w:rPrChange>
        </w:rPr>
      </w:pPr>
    </w:p>
    <w:tbl>
      <w:tblPr>
        <w:tblW w:w="9360" w:type="dxa"/>
        <w:tbl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insideH w:val="single" w:color="153D63" w:themeColor="text2" w:themeTint="E6" w:sz="12" w:space="0"/>
          <w:insideV w:val="single" w:color="153D63" w:themeColor="text2" w:themeTint="E6" w:sz="12" w:space="0"/>
        </w:tblBorders>
        <w:tblLayout w:type="fixed"/>
        <w:tblLook w:val="04A0" w:firstRow="1" w:lastRow="0" w:firstColumn="1" w:lastColumn="0" w:noHBand="0" w:noVBand="1"/>
      </w:tblPr>
      <w:tblGrid>
        <w:gridCol w:w="3795"/>
        <w:gridCol w:w="5565"/>
      </w:tblGrid>
      <w:tr w:rsidR="00E403D6" w14:paraId="02F18EEF" w14:textId="77777777">
        <w:trPr>
          <w:trHeight w:val="405"/>
        </w:trPr>
        <w:tc>
          <w:tcPr>
            <w:tcW w:w="9360" w:type="dxa"/>
            <w:gridSpan w:val="2"/>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shd w:val="clear" w:color="auto" w:fill="1E8BCD"/>
          </w:tcPr>
          <w:p w:rsidRPr="00E403D6" w:rsidR="00E403D6" w:rsidRDefault="00287800" w14:paraId="47C0D0A4" w14:textId="77777777">
            <w:pPr>
              <w:spacing w:before="54" w:after="0"/>
              <w:ind w:left="55"/>
              <w:rPr>
                <w:rFonts w:ascii="Calibri" w:hAnsi="Calibri" w:cs="Calibri" w:eastAsiaTheme="majorEastAsia"/>
                <w:b/>
                <w:bCs/>
                <w:color w:val="FFFFFF" w:themeColor="background1"/>
                <w:rPrChange w:author="Neeraj Durgapal" w:date="2024-08-28T03:49:00Z" w:id="21">
                  <w:rPr>
                    <w:rFonts w:asciiTheme="majorHAnsi" w:hAnsiTheme="majorHAnsi" w:eastAsiaTheme="majorEastAsia" w:cstheme="majorBidi"/>
                    <w:b/>
                    <w:bCs/>
                    <w:color w:val="FFFFFF" w:themeColor="background1"/>
                  </w:rPr>
                </w:rPrChange>
              </w:rPr>
            </w:pPr>
            <w:r>
              <w:rPr>
                <w:rFonts w:ascii="Calibri" w:hAnsi="Calibri" w:cs="Calibri" w:eastAsiaTheme="majorEastAsia"/>
                <w:b/>
                <w:bCs/>
                <w:color w:val="FFFFFF" w:themeColor="background1"/>
                <w:rPrChange w:author="Neeraj Durgapal" w:date="2024-08-28T03:49:00Z" w:id="22">
                  <w:rPr>
                    <w:rFonts w:asciiTheme="majorHAnsi" w:hAnsiTheme="majorHAnsi" w:eastAsiaTheme="majorEastAsia" w:cstheme="majorBidi"/>
                    <w:b/>
                    <w:bCs/>
                    <w:color w:val="FFFFFF" w:themeColor="background1"/>
                  </w:rPr>
                </w:rPrChange>
              </w:rPr>
              <w:t>Document Control Sheet</w:t>
            </w:r>
          </w:p>
        </w:tc>
      </w:tr>
      <w:tr w:rsidR="00E403D6" w14:paraId="78E46C5D"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6F80737D" w14:textId="77777777">
            <w:pPr>
              <w:spacing w:before="54" w:after="0"/>
              <w:ind w:left="55"/>
              <w:rPr>
                <w:rFonts w:ascii="Calibri" w:hAnsi="Calibri" w:cs="Calibri" w:eastAsiaTheme="majorEastAsia"/>
                <w:b/>
                <w:bCs/>
                <w:color w:val="000000" w:themeColor="text1"/>
                <w:rPrChange w:author="Neeraj Durgapal" w:date="2024-08-28T03:49:00Z" w:id="23">
                  <w:rPr>
                    <w:rFonts w:asciiTheme="majorHAnsi" w:hAnsiTheme="majorHAnsi" w:eastAsiaTheme="majorEastAsia" w:cstheme="majorBidi"/>
                    <w:b/>
                    <w:bCs/>
                    <w:color w:val="000000" w:themeColor="text1"/>
                  </w:rPr>
                </w:rPrChange>
              </w:rPr>
            </w:pPr>
            <w:r>
              <w:rPr>
                <w:rFonts w:ascii="Calibri" w:hAnsi="Calibri" w:cs="Calibri" w:eastAsiaTheme="majorEastAsia"/>
                <w:b/>
                <w:bCs/>
                <w:color w:val="000000" w:themeColor="text1"/>
                <w:rPrChange w:author="Neeraj Durgapal" w:date="2024-08-28T03:49:00Z" w:id="24">
                  <w:rPr>
                    <w:rFonts w:asciiTheme="majorHAnsi" w:hAnsiTheme="majorHAnsi" w:eastAsiaTheme="majorEastAsia" w:cstheme="majorBidi"/>
                    <w:b/>
                    <w:bCs/>
                    <w:color w:val="000000" w:themeColor="text1"/>
                  </w:rPr>
                </w:rPrChange>
              </w:rPr>
              <w:t>Current Version</w:t>
            </w:r>
          </w:p>
        </w:tc>
        <w:tc>
          <w:tcPr>
            <w:tcW w:w="5565" w:type="dxa"/>
            <w:tcBorders>
              <w:top w:val="nil"/>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00A888EA" w14:textId="77777777">
            <w:pPr>
              <w:spacing w:before="54" w:after="0"/>
              <w:ind w:left="52"/>
              <w:rPr>
                <w:rFonts w:ascii="Calibri" w:hAnsi="Calibri" w:cs="Calibri" w:eastAsiaTheme="majorEastAsia"/>
                <w:color w:val="000000" w:themeColor="text1"/>
                <w:rPrChange w:author="Neeraj Durgapal" w:date="2024-08-28T03:49:00Z" w:id="25">
                  <w:rPr>
                    <w:rFonts w:asciiTheme="majorHAnsi" w:hAnsiTheme="majorHAnsi" w:eastAsiaTheme="majorEastAsia" w:cstheme="majorBidi"/>
                    <w:color w:val="000000" w:themeColor="text1"/>
                  </w:rPr>
                </w:rPrChange>
              </w:rPr>
            </w:pPr>
            <w:del w:author="ANIL KISHIN MANSUKHANI" w:date="2024-08-28T11:07:00Z" w:id="26">
              <w:r>
                <w:rPr>
                  <w:rFonts w:ascii="Calibri" w:hAnsi="Calibri" w:cs="Calibri" w:eastAsiaTheme="majorEastAsia"/>
                  <w:color w:val="000000" w:themeColor="text1"/>
                  <w:rPrChange w:author="Neeraj Durgapal" w:date="2024-08-28T03:49:00Z" w:id="27">
                    <w:rPr>
                      <w:rFonts w:asciiTheme="majorHAnsi" w:hAnsiTheme="majorHAnsi" w:eastAsiaTheme="majorEastAsia" w:cstheme="majorBidi"/>
                      <w:color w:val="000000" w:themeColor="text1"/>
                    </w:rPr>
                  </w:rPrChange>
                </w:rPr>
                <w:delText>0.1</w:delText>
              </w:r>
            </w:del>
            <w:ins w:author="ANIL KISHIN MANSUKHANI" w:date="2024-08-28T11:07:00Z" w:id="28">
              <w:r>
                <w:rPr>
                  <w:rFonts w:ascii="Calibri" w:hAnsi="Calibri" w:cs="Calibri" w:eastAsiaTheme="majorEastAsia"/>
                  <w:color w:val="000000" w:themeColor="text1"/>
                </w:rPr>
                <w:t>1.1</w:t>
              </w:r>
            </w:ins>
          </w:p>
        </w:tc>
      </w:tr>
      <w:tr w:rsidR="00E403D6" w14:paraId="56C05A59"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1C7703DB" w14:textId="77777777">
            <w:pPr>
              <w:spacing w:before="54" w:after="0"/>
              <w:ind w:left="55"/>
              <w:rPr>
                <w:rFonts w:ascii="Calibri" w:hAnsi="Calibri" w:cs="Calibri" w:eastAsiaTheme="majorEastAsia"/>
                <w:b/>
                <w:bCs/>
                <w:color w:val="000000" w:themeColor="text1"/>
                <w:rPrChange w:author="Neeraj Durgapal" w:date="2024-08-28T03:49:00Z" w:id="29">
                  <w:rPr>
                    <w:rFonts w:asciiTheme="majorHAnsi" w:hAnsiTheme="majorHAnsi" w:eastAsiaTheme="majorEastAsia" w:cstheme="majorBidi"/>
                    <w:b/>
                    <w:bCs/>
                    <w:color w:val="000000" w:themeColor="text1"/>
                  </w:rPr>
                </w:rPrChange>
              </w:rPr>
            </w:pPr>
            <w:r>
              <w:rPr>
                <w:rFonts w:ascii="Calibri" w:hAnsi="Calibri" w:cs="Calibri" w:eastAsiaTheme="majorEastAsia"/>
                <w:b/>
                <w:bCs/>
                <w:color w:val="000000" w:themeColor="text1"/>
                <w:rPrChange w:author="Neeraj Durgapal" w:date="2024-08-28T03:49:00Z" w:id="30">
                  <w:rPr>
                    <w:rFonts w:asciiTheme="majorHAnsi" w:hAnsiTheme="majorHAnsi" w:eastAsiaTheme="majorEastAsia" w:cstheme="majorBidi"/>
                    <w:b/>
                    <w:bCs/>
                    <w:color w:val="000000" w:themeColor="text1"/>
                  </w:rPr>
                </w:rPrChange>
              </w:rPr>
              <w:t>Project Code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60024A67" w14:textId="77777777">
            <w:pPr>
              <w:spacing w:before="54" w:after="0"/>
              <w:ind w:left="52"/>
              <w:rPr>
                <w:rFonts w:ascii="Calibri" w:hAnsi="Calibri" w:cs="Calibri" w:eastAsiaTheme="majorEastAsia"/>
                <w:color w:val="000000" w:themeColor="text1"/>
                <w:rPrChange w:author="Neeraj Durgapal" w:date="2024-08-28T03:49:00Z" w:id="31">
                  <w:rPr>
                    <w:rFonts w:asciiTheme="majorHAnsi" w:hAnsiTheme="majorHAnsi" w:eastAsiaTheme="majorEastAsia" w:cstheme="majorBidi"/>
                    <w:color w:val="000000" w:themeColor="text1"/>
                  </w:rPr>
                </w:rPrChange>
              </w:rPr>
            </w:pPr>
            <w:ins w:author="ANIL KISHIN MANSUKHANI" w:date="2024-08-28T11:07:00Z" w:id="32">
              <w:r>
                <w:rPr>
                  <w:rFonts w:ascii="Calibri" w:hAnsi="Calibri" w:cs="Calibri" w:eastAsiaTheme="majorEastAsia"/>
                  <w:color w:val="000000" w:themeColor="text1"/>
                </w:rPr>
                <w:t>CE</w:t>
              </w:r>
            </w:ins>
            <w:del w:author="ANIL KISHIN MANSUKHANI" w:date="2024-08-28T11:07:00Z" w:id="33">
              <w:r>
                <w:rPr>
                  <w:rFonts w:ascii="Calibri" w:hAnsi="Calibri" w:cs="Calibri" w:eastAsiaTheme="majorEastAsia"/>
                  <w:color w:val="000000" w:themeColor="text1"/>
                  <w:rPrChange w:author="Neeraj Durgapal" w:date="2024-08-28T03:49:00Z" w:id="34">
                    <w:rPr>
                      <w:rFonts w:asciiTheme="majorHAnsi" w:hAnsiTheme="majorHAnsi" w:eastAsiaTheme="majorEastAsia" w:cstheme="majorBidi"/>
                      <w:color w:val="000000" w:themeColor="text1"/>
                    </w:rPr>
                  </w:rPrChange>
                </w:rPr>
                <w:delText>NS</w:delText>
              </w:r>
            </w:del>
            <w:r>
              <w:rPr>
                <w:rFonts w:ascii="Calibri" w:hAnsi="Calibri" w:cs="Calibri" w:eastAsiaTheme="majorEastAsia"/>
                <w:color w:val="000000" w:themeColor="text1"/>
                <w:rPrChange w:author="Neeraj Durgapal" w:date="2024-08-28T03:49:00Z" w:id="35">
                  <w:rPr>
                    <w:rFonts w:asciiTheme="majorHAnsi" w:hAnsiTheme="majorHAnsi" w:eastAsiaTheme="majorEastAsia" w:cstheme="majorBidi"/>
                    <w:color w:val="000000" w:themeColor="text1"/>
                  </w:rPr>
                </w:rPrChange>
              </w:rPr>
              <w:t>_SBI_04_08_2024</w:t>
            </w:r>
          </w:p>
        </w:tc>
      </w:tr>
      <w:tr w:rsidR="00E403D6" w14:paraId="0DFABE48"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6984AB4D" w14:textId="77777777">
            <w:pPr>
              <w:spacing w:before="54" w:after="0"/>
              <w:ind w:left="55"/>
              <w:rPr>
                <w:rFonts w:ascii="Calibri" w:hAnsi="Calibri" w:cs="Calibri" w:eastAsiaTheme="majorEastAsia"/>
                <w:b/>
                <w:bCs/>
                <w:color w:val="000000" w:themeColor="text1"/>
                <w:rPrChange w:author="Neeraj Durgapal" w:date="2024-08-28T03:49:00Z" w:id="36">
                  <w:rPr>
                    <w:rFonts w:asciiTheme="majorHAnsi" w:hAnsiTheme="majorHAnsi" w:eastAsiaTheme="majorEastAsia" w:cstheme="majorBidi"/>
                    <w:b/>
                    <w:bCs/>
                    <w:color w:val="000000" w:themeColor="text1"/>
                  </w:rPr>
                </w:rPrChange>
              </w:rPr>
            </w:pPr>
            <w:r>
              <w:rPr>
                <w:rFonts w:ascii="Calibri" w:hAnsi="Calibri" w:cs="Calibri" w:eastAsiaTheme="majorEastAsia"/>
                <w:b/>
                <w:bCs/>
                <w:color w:val="000000" w:themeColor="text1"/>
                <w:rPrChange w:author="Neeraj Durgapal" w:date="2024-08-28T03:49:00Z" w:id="37">
                  <w:rPr>
                    <w:rFonts w:asciiTheme="majorHAnsi" w:hAnsiTheme="majorHAnsi" w:eastAsiaTheme="majorEastAsia" w:cstheme="majorBidi"/>
                    <w:b/>
                    <w:bCs/>
                    <w:color w:val="000000" w:themeColor="text1"/>
                  </w:rPr>
                </w:rPrChange>
              </w:rPr>
              <w:t>Project Name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0F3C01E6" w14:textId="77777777">
            <w:pPr>
              <w:spacing w:before="54" w:after="0"/>
              <w:ind w:left="52"/>
              <w:rPr>
                <w:rFonts w:ascii="Calibri" w:hAnsi="Calibri" w:cs="Calibri" w:eastAsiaTheme="majorEastAsia"/>
                <w:color w:val="000000" w:themeColor="text1"/>
                <w:rPrChange w:author="Neeraj Durgapal" w:date="2024-08-28T03:49:00Z" w:id="38">
                  <w:rPr>
                    <w:rFonts w:asciiTheme="majorHAnsi" w:hAnsiTheme="majorHAnsi" w:eastAsiaTheme="majorEastAsia" w:cstheme="majorBidi"/>
                    <w:color w:val="000000" w:themeColor="text1"/>
                  </w:rPr>
                </w:rPrChange>
              </w:rPr>
            </w:pPr>
            <w:r>
              <w:rPr>
                <w:rFonts w:ascii="Calibri" w:hAnsi="Calibri" w:cs="Calibri" w:eastAsiaTheme="majorEastAsia"/>
                <w:color w:val="000000" w:themeColor="text1"/>
                <w:rPrChange w:author="Neeraj Durgapal" w:date="2024-08-28T03:49:00Z" w:id="39">
                  <w:rPr>
                    <w:rFonts w:asciiTheme="majorHAnsi" w:hAnsiTheme="majorHAnsi" w:eastAsiaTheme="majorEastAsia" w:cstheme="majorBidi"/>
                    <w:color w:val="000000" w:themeColor="text1"/>
                  </w:rPr>
                </w:rPrChange>
              </w:rPr>
              <w:t>SBI ePay Implementation</w:t>
            </w:r>
          </w:p>
        </w:tc>
      </w:tr>
      <w:tr w:rsidR="00E403D6" w14:paraId="23EE04F2"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0118E9C5" w14:textId="77777777">
            <w:pPr>
              <w:spacing w:before="54" w:after="0"/>
              <w:ind w:left="55"/>
              <w:rPr>
                <w:rFonts w:ascii="Calibri" w:hAnsi="Calibri" w:cs="Calibri" w:eastAsiaTheme="majorEastAsia"/>
                <w:b/>
                <w:bCs/>
                <w:color w:val="000000" w:themeColor="text1"/>
                <w:rPrChange w:author="Neeraj Durgapal" w:date="2024-08-28T03:49:00Z" w:id="40">
                  <w:rPr>
                    <w:rFonts w:asciiTheme="majorHAnsi" w:hAnsiTheme="majorHAnsi" w:eastAsiaTheme="majorEastAsia" w:cstheme="majorBidi"/>
                    <w:b/>
                    <w:bCs/>
                    <w:color w:val="000000" w:themeColor="text1"/>
                  </w:rPr>
                </w:rPrChange>
              </w:rPr>
            </w:pPr>
            <w:r>
              <w:rPr>
                <w:rFonts w:ascii="Calibri" w:hAnsi="Calibri" w:cs="Calibri" w:eastAsiaTheme="majorEastAsia"/>
                <w:b/>
                <w:bCs/>
                <w:color w:val="000000" w:themeColor="text1"/>
                <w:rPrChange w:author="Neeraj Durgapal" w:date="2024-08-28T03:49:00Z" w:id="41">
                  <w:rPr>
                    <w:rFonts w:asciiTheme="majorHAnsi" w:hAnsiTheme="majorHAnsi" w:eastAsiaTheme="majorEastAsia" w:cstheme="majorBidi"/>
                    <w:b/>
                    <w:bCs/>
                    <w:color w:val="000000" w:themeColor="text1"/>
                  </w:rPr>
                </w:rPrChange>
              </w:rPr>
              <w:t>Document Type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5DBEB54C" w14:textId="77777777">
            <w:pPr>
              <w:spacing w:before="54" w:after="0"/>
              <w:ind w:left="52"/>
              <w:rPr>
                <w:rFonts w:ascii="Calibri" w:hAnsi="Calibri" w:cs="Calibri" w:eastAsiaTheme="majorEastAsia"/>
                <w:color w:val="000000" w:themeColor="text1"/>
                <w:rPrChange w:author="Neeraj Durgapal" w:date="2024-08-28T03:49:00Z" w:id="42">
                  <w:rPr>
                    <w:rFonts w:asciiTheme="majorHAnsi" w:hAnsiTheme="majorHAnsi" w:eastAsiaTheme="majorEastAsia" w:cstheme="majorBidi"/>
                    <w:color w:val="000000" w:themeColor="text1"/>
                  </w:rPr>
                </w:rPrChange>
              </w:rPr>
            </w:pPr>
            <w:r>
              <w:rPr>
                <w:rFonts w:ascii="Calibri" w:hAnsi="Calibri" w:cs="Calibri" w:eastAsiaTheme="majorEastAsia"/>
                <w:color w:val="000000" w:themeColor="text1"/>
                <w:rPrChange w:author="Neeraj Durgapal" w:date="2024-08-28T03:49:00Z" w:id="43">
                  <w:rPr>
                    <w:rFonts w:asciiTheme="majorHAnsi" w:hAnsiTheme="majorHAnsi" w:eastAsiaTheme="majorEastAsia" w:cstheme="majorBidi"/>
                    <w:color w:val="000000" w:themeColor="text1"/>
                  </w:rPr>
                </w:rPrChange>
              </w:rPr>
              <w:t>ePay Merchant Portal</w:t>
            </w:r>
          </w:p>
        </w:tc>
      </w:tr>
      <w:tr w:rsidR="00E403D6" w14:paraId="36A37232"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7CC8B0FD" w14:textId="77777777">
            <w:pPr>
              <w:spacing w:before="54" w:after="0"/>
              <w:ind w:left="55"/>
              <w:rPr>
                <w:rFonts w:ascii="Calibri" w:hAnsi="Calibri" w:cs="Calibri" w:eastAsiaTheme="majorEastAsia"/>
                <w:b/>
                <w:bCs/>
                <w:color w:val="000000" w:themeColor="text1"/>
                <w:rPrChange w:author="Neeraj Durgapal" w:date="2024-08-28T03:49:00Z" w:id="44">
                  <w:rPr>
                    <w:rFonts w:asciiTheme="majorHAnsi" w:hAnsiTheme="majorHAnsi" w:eastAsiaTheme="majorEastAsia" w:cstheme="majorBidi"/>
                    <w:b/>
                    <w:bCs/>
                    <w:color w:val="000000" w:themeColor="text1"/>
                  </w:rPr>
                </w:rPrChange>
              </w:rPr>
            </w:pPr>
            <w:r>
              <w:rPr>
                <w:rFonts w:ascii="Calibri" w:hAnsi="Calibri" w:cs="Calibri" w:eastAsiaTheme="majorEastAsia"/>
                <w:b/>
                <w:bCs/>
                <w:color w:val="000000" w:themeColor="text1"/>
                <w:rPrChange w:author="Neeraj Durgapal" w:date="2024-08-28T03:49:00Z" w:id="45">
                  <w:rPr>
                    <w:rFonts w:asciiTheme="majorHAnsi" w:hAnsiTheme="majorHAnsi" w:eastAsiaTheme="majorEastAsia" w:cstheme="majorBidi"/>
                    <w:b/>
                    <w:bCs/>
                    <w:color w:val="000000" w:themeColor="text1"/>
                  </w:rPr>
                </w:rPrChange>
              </w:rPr>
              <w:t>Author</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62D4D854" w14:textId="77777777">
            <w:pPr>
              <w:spacing w:before="54" w:after="0"/>
              <w:rPr>
                <w:rFonts w:ascii="Calibri" w:hAnsi="Calibri" w:cs="Calibri" w:eastAsiaTheme="majorEastAsia"/>
                <w:color w:val="000000" w:themeColor="text1"/>
                <w:rPrChange w:author="Neeraj Durgapal" w:date="2024-08-28T03:49:00Z" w:id="46">
                  <w:rPr>
                    <w:rFonts w:asciiTheme="majorHAnsi" w:hAnsiTheme="majorHAnsi" w:eastAsiaTheme="majorEastAsia" w:cstheme="majorBidi"/>
                    <w:color w:val="000000" w:themeColor="text1"/>
                  </w:rPr>
                </w:rPrChange>
              </w:rPr>
            </w:pPr>
            <w:r>
              <w:rPr>
                <w:rFonts w:ascii="Calibri" w:hAnsi="Calibri" w:cs="Calibri" w:eastAsiaTheme="majorEastAsia"/>
                <w:color w:val="000000" w:themeColor="text1"/>
                <w:rPrChange w:author="Neeraj Durgapal" w:date="2024-08-28T03:49:00Z" w:id="47">
                  <w:rPr>
                    <w:rFonts w:asciiTheme="majorHAnsi" w:hAnsiTheme="majorHAnsi" w:eastAsiaTheme="majorEastAsia" w:cstheme="majorBidi"/>
                    <w:color w:val="000000" w:themeColor="text1"/>
                  </w:rPr>
                </w:rPrChange>
              </w:rPr>
              <w:t xml:space="preserve"> Sagar</w:t>
            </w:r>
          </w:p>
        </w:tc>
      </w:tr>
      <w:tr w:rsidR="00E403D6" w14:paraId="0393BA2E"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5A2D8608" w14:textId="77777777">
            <w:pPr>
              <w:spacing w:before="55" w:after="0"/>
              <w:rPr>
                <w:rFonts w:ascii="Calibri" w:hAnsi="Calibri" w:cs="Calibri" w:eastAsiaTheme="majorEastAsia"/>
                <w:b/>
                <w:bCs/>
                <w:color w:val="000000" w:themeColor="text1"/>
                <w:rPrChange w:author="Neeraj Durgapal" w:date="2024-08-28T03:49:00Z" w:id="48">
                  <w:rPr>
                    <w:rFonts w:asciiTheme="majorHAnsi" w:hAnsiTheme="majorHAnsi" w:eastAsiaTheme="majorEastAsia" w:cstheme="majorBidi"/>
                    <w:b/>
                    <w:bCs/>
                    <w:color w:val="000000" w:themeColor="text1"/>
                  </w:rPr>
                </w:rPrChange>
              </w:rPr>
            </w:pPr>
            <w:r>
              <w:rPr>
                <w:rFonts w:ascii="Calibri" w:hAnsi="Calibri" w:cs="Calibri" w:eastAsiaTheme="majorEastAsia"/>
                <w:b/>
                <w:bCs/>
                <w:color w:val="000000" w:themeColor="text1"/>
                <w:rPrChange w:author="Neeraj Durgapal" w:date="2024-08-28T03:49:00Z" w:id="49">
                  <w:rPr>
                    <w:rFonts w:asciiTheme="majorHAnsi" w:hAnsiTheme="majorHAnsi" w:eastAsiaTheme="majorEastAsia" w:cstheme="majorBidi"/>
                    <w:b/>
                    <w:bCs/>
                    <w:color w:val="000000" w:themeColor="text1"/>
                  </w:rPr>
                </w:rPrChange>
              </w:rPr>
              <w:t xml:space="preserve"> Reviewed By</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10D5E575" w14:textId="77777777">
            <w:pPr>
              <w:spacing w:before="55" w:after="0"/>
              <w:ind w:left="52"/>
              <w:rPr>
                <w:rFonts w:ascii="Calibri" w:hAnsi="Calibri" w:cs="Calibri" w:eastAsiaTheme="majorEastAsia"/>
                <w:color w:val="000000" w:themeColor="text1"/>
                <w:rPrChange w:author="Neeraj Durgapal" w:date="2024-08-28T03:49:00Z" w:id="50">
                  <w:rPr>
                    <w:rFonts w:asciiTheme="majorHAnsi" w:hAnsiTheme="majorHAnsi" w:eastAsiaTheme="majorEastAsia" w:cstheme="majorBidi"/>
                    <w:color w:val="000000" w:themeColor="text1"/>
                  </w:rPr>
                </w:rPrChange>
              </w:rPr>
            </w:pPr>
            <w:r>
              <w:rPr>
                <w:rFonts w:ascii="Calibri" w:hAnsi="Calibri" w:cs="Calibri" w:eastAsiaTheme="majorEastAsia"/>
                <w:color w:val="000000" w:themeColor="text1"/>
                <w:rPrChange w:author="Neeraj Durgapal" w:date="2024-08-28T03:49:00Z" w:id="51">
                  <w:rPr>
                    <w:rFonts w:asciiTheme="majorHAnsi" w:hAnsiTheme="majorHAnsi" w:eastAsiaTheme="majorEastAsia" w:cstheme="majorBidi"/>
                    <w:color w:val="000000" w:themeColor="text1"/>
                  </w:rPr>
                </w:rPrChange>
              </w:rPr>
              <w:t>Neeraj Durgapal</w:t>
            </w:r>
          </w:p>
        </w:tc>
      </w:tr>
      <w:tr w:rsidR="00E403D6" w14:paraId="6CB1C5A1"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7AF8D9DC" w14:textId="77777777">
            <w:pPr>
              <w:spacing w:before="54" w:after="0"/>
              <w:ind w:left="55"/>
              <w:rPr>
                <w:rFonts w:ascii="Calibri" w:hAnsi="Calibri" w:cs="Calibri" w:eastAsiaTheme="majorEastAsia"/>
                <w:b/>
                <w:bCs/>
                <w:color w:val="000000" w:themeColor="text1"/>
                <w:rPrChange w:author="Neeraj Durgapal" w:date="2024-08-28T03:49:00Z" w:id="52">
                  <w:rPr>
                    <w:rFonts w:asciiTheme="majorHAnsi" w:hAnsiTheme="majorHAnsi" w:eastAsiaTheme="majorEastAsia" w:cstheme="majorBidi"/>
                    <w:b/>
                    <w:bCs/>
                    <w:color w:val="000000" w:themeColor="text1"/>
                  </w:rPr>
                </w:rPrChange>
              </w:rPr>
            </w:pPr>
            <w:r>
              <w:rPr>
                <w:rFonts w:ascii="Calibri" w:hAnsi="Calibri" w:cs="Calibri" w:eastAsiaTheme="majorEastAsia"/>
                <w:b/>
                <w:bCs/>
                <w:color w:val="000000" w:themeColor="text1"/>
                <w:rPrChange w:author="Neeraj Durgapal" w:date="2024-08-28T03:49:00Z" w:id="53">
                  <w:rPr>
                    <w:rFonts w:asciiTheme="majorHAnsi" w:hAnsiTheme="majorHAnsi" w:eastAsiaTheme="majorEastAsia" w:cstheme="majorBidi"/>
                    <w:b/>
                    <w:bCs/>
                    <w:color w:val="000000" w:themeColor="text1"/>
                  </w:rPr>
                </w:rPrChange>
              </w:rPr>
              <w:t>Frequency of Document Review</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64951D55" w14:textId="77777777">
            <w:pPr>
              <w:spacing w:before="54" w:after="0"/>
              <w:ind w:left="52"/>
              <w:rPr>
                <w:rFonts w:ascii="Calibri" w:hAnsi="Calibri" w:cs="Calibri" w:eastAsiaTheme="majorEastAsia"/>
                <w:color w:val="000000" w:themeColor="text1"/>
                <w:rPrChange w:author="Neeraj Durgapal" w:date="2024-08-28T03:49:00Z" w:id="54">
                  <w:rPr>
                    <w:rFonts w:asciiTheme="majorHAnsi" w:hAnsiTheme="majorHAnsi" w:eastAsiaTheme="majorEastAsia" w:cstheme="majorBidi"/>
                    <w:color w:val="000000" w:themeColor="text1"/>
                  </w:rPr>
                </w:rPrChange>
              </w:rPr>
            </w:pPr>
            <w:r>
              <w:rPr>
                <w:rFonts w:ascii="Calibri" w:hAnsi="Calibri" w:cs="Calibri" w:eastAsiaTheme="majorEastAsia"/>
                <w:color w:val="000000" w:themeColor="text1"/>
                <w:rPrChange w:author="Neeraj Durgapal" w:date="2024-08-28T03:49:00Z" w:id="55">
                  <w:rPr>
                    <w:rFonts w:asciiTheme="majorHAnsi" w:hAnsiTheme="majorHAnsi" w:eastAsiaTheme="majorEastAsia" w:cstheme="majorBidi"/>
                    <w:color w:val="000000" w:themeColor="text1"/>
                  </w:rPr>
                </w:rPrChange>
              </w:rPr>
              <w:t>Next Revision of Standard Documents</w:t>
            </w:r>
          </w:p>
        </w:tc>
      </w:tr>
      <w:tr w:rsidR="00E403D6" w14:paraId="41A29A26"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5E92FE00" w14:textId="77777777">
            <w:pPr>
              <w:spacing w:before="54" w:after="0"/>
              <w:ind w:left="55"/>
              <w:rPr>
                <w:rFonts w:ascii="Calibri" w:hAnsi="Calibri" w:cs="Calibri" w:eastAsiaTheme="majorEastAsia"/>
                <w:b/>
                <w:bCs/>
                <w:color w:val="000000" w:themeColor="text1"/>
                <w:rPrChange w:author="Neeraj Durgapal" w:date="2024-08-28T03:49:00Z" w:id="56">
                  <w:rPr>
                    <w:rFonts w:asciiTheme="majorHAnsi" w:hAnsiTheme="majorHAnsi" w:eastAsiaTheme="majorEastAsia" w:cstheme="majorBidi"/>
                    <w:b/>
                    <w:bCs/>
                    <w:color w:val="000000" w:themeColor="text1"/>
                  </w:rPr>
                </w:rPrChange>
              </w:rPr>
            </w:pPr>
            <w:r>
              <w:rPr>
                <w:rFonts w:ascii="Calibri" w:hAnsi="Calibri" w:cs="Calibri" w:eastAsiaTheme="majorEastAsia"/>
                <w:b/>
                <w:bCs/>
                <w:color w:val="000000" w:themeColor="text1"/>
                <w:rPrChange w:author="Neeraj Durgapal" w:date="2024-08-28T03:49:00Z" w:id="57">
                  <w:rPr>
                    <w:rFonts w:asciiTheme="majorHAnsi" w:hAnsiTheme="majorHAnsi" w:eastAsiaTheme="majorEastAsia" w:cstheme="majorBidi"/>
                    <w:b/>
                    <w:bCs/>
                    <w:color w:val="000000" w:themeColor="text1"/>
                  </w:rPr>
                </w:rPrChange>
              </w:rPr>
              <w:t>Document Creation Date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7F06D9A6" w14:textId="77777777">
            <w:pPr>
              <w:spacing w:before="54" w:after="0"/>
              <w:ind w:left="52"/>
              <w:rPr>
                <w:rFonts w:ascii="Calibri" w:hAnsi="Calibri" w:cs="Calibri" w:eastAsiaTheme="majorEastAsia"/>
                <w:color w:val="000000" w:themeColor="text1"/>
                <w:rPrChange w:author="Neeraj Durgapal" w:date="2024-08-28T03:49:00Z" w:id="58">
                  <w:rPr>
                    <w:rFonts w:asciiTheme="majorHAnsi" w:hAnsiTheme="majorHAnsi" w:eastAsiaTheme="majorEastAsia" w:cstheme="majorBidi"/>
                    <w:color w:val="000000" w:themeColor="text1"/>
                  </w:rPr>
                </w:rPrChange>
              </w:rPr>
            </w:pPr>
            <w:del w:author="ANIL KISHIN MANSUKHANI" w:date="2024-08-28T11:07:00Z" w:id="59">
              <w:r>
                <w:rPr>
                  <w:rFonts w:ascii="Calibri" w:hAnsi="Calibri" w:cs="Calibri" w:eastAsiaTheme="majorEastAsia"/>
                  <w:color w:val="000000" w:themeColor="text1"/>
                  <w:rPrChange w:author="Neeraj Durgapal" w:date="2024-08-28T03:49:00Z" w:id="60">
                    <w:rPr>
                      <w:rFonts w:asciiTheme="majorHAnsi" w:hAnsiTheme="majorHAnsi" w:eastAsiaTheme="majorEastAsia" w:cstheme="majorBidi"/>
                      <w:color w:val="000000" w:themeColor="text1"/>
                    </w:rPr>
                  </w:rPrChange>
                </w:rPr>
                <w:delText>19</w:delText>
              </w:r>
            </w:del>
            <w:ins w:author="ANIL KISHIN MANSUKHANI" w:date="2024-08-28T11:07:00Z" w:id="61">
              <w:r>
                <w:rPr>
                  <w:rFonts w:ascii="Calibri" w:hAnsi="Calibri" w:cs="Calibri" w:eastAsiaTheme="majorEastAsia"/>
                  <w:color w:val="000000" w:themeColor="text1"/>
                </w:rPr>
                <w:t>21</w:t>
              </w:r>
            </w:ins>
            <w:r>
              <w:rPr>
                <w:rFonts w:ascii="Calibri" w:hAnsi="Calibri" w:cs="Calibri" w:eastAsiaTheme="majorEastAsia"/>
                <w:color w:val="000000" w:themeColor="text1"/>
                <w:rPrChange w:author="Neeraj Durgapal" w:date="2024-08-28T03:49:00Z" w:id="62">
                  <w:rPr>
                    <w:rFonts w:asciiTheme="majorHAnsi" w:hAnsiTheme="majorHAnsi" w:eastAsiaTheme="majorEastAsia" w:cstheme="majorBidi"/>
                    <w:color w:val="000000" w:themeColor="text1"/>
                  </w:rPr>
                </w:rPrChange>
              </w:rPr>
              <w:t>-08-2024</w:t>
            </w:r>
          </w:p>
        </w:tc>
      </w:tr>
      <w:tr w:rsidR="00E403D6" w14:paraId="7285EABF" w14:textId="77777777">
        <w:trPr>
          <w:trHeight w:val="405"/>
        </w:trPr>
        <w:tc>
          <w:tcPr>
            <w:tcW w:w="379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0A4B6CB2" w14:textId="77777777">
            <w:pPr>
              <w:spacing w:before="54" w:after="0"/>
              <w:ind w:left="55"/>
              <w:rPr>
                <w:rFonts w:ascii="Calibri" w:hAnsi="Calibri" w:cs="Calibri" w:eastAsiaTheme="majorEastAsia"/>
                <w:b/>
                <w:bCs/>
                <w:color w:val="000000" w:themeColor="text1"/>
                <w:rPrChange w:author="Neeraj Durgapal" w:date="2024-08-28T03:49:00Z" w:id="63">
                  <w:rPr>
                    <w:rFonts w:asciiTheme="majorHAnsi" w:hAnsiTheme="majorHAnsi" w:eastAsiaTheme="majorEastAsia" w:cstheme="majorBidi"/>
                    <w:b/>
                    <w:bCs/>
                    <w:color w:val="000000" w:themeColor="text1"/>
                  </w:rPr>
                </w:rPrChange>
              </w:rPr>
            </w:pPr>
            <w:r>
              <w:rPr>
                <w:rFonts w:ascii="Calibri" w:hAnsi="Calibri" w:cs="Calibri" w:eastAsiaTheme="majorEastAsia"/>
                <w:b/>
                <w:bCs/>
                <w:color w:val="000000" w:themeColor="text1"/>
                <w:rPrChange w:author="Neeraj Durgapal" w:date="2024-08-28T03:49:00Z" w:id="64">
                  <w:rPr>
                    <w:rFonts w:asciiTheme="majorHAnsi" w:hAnsiTheme="majorHAnsi" w:eastAsiaTheme="majorEastAsia" w:cstheme="majorBidi"/>
                    <w:b/>
                    <w:bCs/>
                    <w:color w:val="000000" w:themeColor="text1"/>
                  </w:rPr>
                </w:rPrChange>
              </w:rPr>
              <w:t>Last Updated Date</w:t>
            </w:r>
          </w:p>
        </w:tc>
        <w:tc>
          <w:tcPr>
            <w:tcW w:w="5565"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Pr="00E403D6" w:rsidR="00E403D6" w:rsidRDefault="00287800" w14:paraId="5D36E6FB" w14:textId="77777777">
            <w:pPr>
              <w:spacing w:before="54" w:after="0"/>
              <w:ind w:left="52"/>
              <w:rPr>
                <w:rFonts w:ascii="Calibri" w:hAnsi="Calibri" w:cs="Calibri" w:eastAsiaTheme="majorEastAsia"/>
                <w:color w:val="000000" w:themeColor="text1"/>
                <w:rPrChange w:author="Neeraj Durgapal" w:date="2024-08-28T03:49:00Z" w:id="65">
                  <w:rPr>
                    <w:rFonts w:asciiTheme="majorHAnsi" w:hAnsiTheme="majorHAnsi" w:eastAsiaTheme="majorEastAsia" w:cstheme="majorBidi"/>
                    <w:color w:val="000000" w:themeColor="text1"/>
                  </w:rPr>
                </w:rPrChange>
              </w:rPr>
            </w:pPr>
            <w:del w:author="ANIL KISHIN MANSUKHANI" w:date="2024-08-28T11:07:00Z" w:id="66">
              <w:r>
                <w:rPr>
                  <w:rFonts w:ascii="Calibri" w:hAnsi="Calibri" w:cs="Calibri" w:eastAsiaTheme="majorEastAsia"/>
                  <w:color w:val="000000" w:themeColor="text1"/>
                  <w:rPrChange w:author="Neeraj Durgapal" w:date="2024-08-28T03:49:00Z" w:id="67">
                    <w:rPr>
                      <w:rFonts w:asciiTheme="majorHAnsi" w:hAnsiTheme="majorHAnsi" w:eastAsiaTheme="majorEastAsia" w:cstheme="majorBidi"/>
                      <w:color w:val="000000" w:themeColor="text1"/>
                    </w:rPr>
                  </w:rPrChange>
                </w:rPr>
                <w:delText>19</w:delText>
              </w:r>
            </w:del>
            <w:ins w:author="ANIL KISHIN MANSUKHANI" w:date="2024-08-28T11:07:00Z" w:id="68">
              <w:r>
                <w:rPr>
                  <w:rFonts w:ascii="Calibri" w:hAnsi="Calibri" w:cs="Calibri" w:eastAsiaTheme="majorEastAsia"/>
                  <w:color w:val="000000" w:themeColor="text1"/>
                </w:rPr>
                <w:t>26</w:t>
              </w:r>
            </w:ins>
            <w:r>
              <w:rPr>
                <w:rFonts w:ascii="Calibri" w:hAnsi="Calibri" w:cs="Calibri" w:eastAsiaTheme="majorEastAsia"/>
                <w:color w:val="000000" w:themeColor="text1"/>
                <w:rPrChange w:author="Neeraj Durgapal" w:date="2024-08-28T03:49:00Z" w:id="69">
                  <w:rPr>
                    <w:rFonts w:asciiTheme="majorHAnsi" w:hAnsiTheme="majorHAnsi" w:eastAsiaTheme="majorEastAsia" w:cstheme="majorBidi"/>
                    <w:color w:val="000000" w:themeColor="text1"/>
                  </w:rPr>
                </w:rPrChange>
              </w:rPr>
              <w:t>-08-2024</w:t>
            </w:r>
          </w:p>
        </w:tc>
      </w:tr>
    </w:tbl>
    <w:p w:rsidRPr="00E403D6" w:rsidR="00E403D6" w:rsidRDefault="00E403D6" w14:paraId="5F4EA542" w14:textId="77777777">
      <w:pPr>
        <w:jc w:val="center"/>
        <w:rPr>
          <w:rFonts w:ascii="Calibri" w:hAnsi="Calibri" w:cs="Calibri" w:eastAsiaTheme="majorEastAsia"/>
          <w:rPrChange w:author="Neeraj Durgapal" w:date="2024-08-28T03:49:00Z" w:id="70">
            <w:rPr>
              <w:rFonts w:asciiTheme="majorHAnsi" w:hAnsiTheme="majorHAnsi" w:eastAsiaTheme="majorEastAsia" w:cstheme="majorBidi"/>
            </w:rPr>
          </w:rPrChange>
        </w:rPr>
      </w:pPr>
    </w:p>
    <w:tbl>
      <w:tblPr>
        <w:tblW w:w="9360" w:type="dxa"/>
        <w:tbl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insideH w:val="single" w:color="153D63" w:themeColor="text2" w:themeTint="E6" w:sz="12" w:space="0"/>
          <w:insideV w:val="single" w:color="153D63" w:themeColor="text2" w:themeTint="E6" w:sz="12" w:space="0"/>
        </w:tblBorders>
        <w:tblLayout w:type="fixed"/>
        <w:tblLook w:val="04A0" w:firstRow="1" w:lastRow="0" w:firstColumn="1" w:lastColumn="0" w:noHBand="0" w:noVBand="1"/>
      </w:tblPr>
      <w:tblGrid>
        <w:gridCol w:w="1221"/>
        <w:gridCol w:w="1650"/>
        <w:gridCol w:w="1740"/>
        <w:gridCol w:w="4749"/>
      </w:tblGrid>
      <w:tr w:rsidR="00E403D6" w14:paraId="3054A071" w14:textId="77777777">
        <w:trPr>
          <w:trHeight w:val="390"/>
          <w:ins w:author="ANIL KISHIN MANSUKHANI" w:date="2024-08-28T11:07:00Z" w:id="71"/>
        </w:trPr>
        <w:tc>
          <w:tcPr>
            <w:tcW w:w="9360" w:type="dxa"/>
            <w:gridSpan w:val="4"/>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shd w:val="clear" w:color="auto" w:fill="1E8BCD"/>
          </w:tcPr>
          <w:p w:rsidR="00E403D6" w:rsidRDefault="00287800" w14:paraId="3234D824" w14:textId="77777777">
            <w:pPr>
              <w:spacing w:before="54" w:after="0"/>
              <w:ind w:left="55"/>
              <w:rPr>
                <w:ins w:author="ANIL KISHIN MANSUKHANI" w:date="2024-08-28T11:07:00Z" w:id="72"/>
                <w:rFonts w:asciiTheme="majorHAnsi" w:hAnsiTheme="majorHAnsi" w:eastAsiaTheme="majorEastAsia" w:cstheme="majorBidi"/>
                <w:b/>
                <w:bCs/>
                <w:color w:val="FFFFFF" w:themeColor="background1"/>
              </w:rPr>
            </w:pPr>
            <w:ins w:author="ANIL KISHIN MANSUKHANI" w:date="2024-08-28T11:07:00Z" w:id="73">
              <w:r>
                <w:rPr>
                  <w:rFonts w:asciiTheme="majorHAnsi" w:hAnsiTheme="majorHAnsi" w:eastAsiaTheme="majorEastAsia" w:cstheme="majorBidi"/>
                  <w:b/>
                  <w:bCs/>
                  <w:color w:val="FFFFFF" w:themeColor="background1"/>
                </w:rPr>
                <w:t>Revision History</w:t>
              </w:r>
            </w:ins>
          </w:p>
        </w:tc>
      </w:tr>
      <w:tr w:rsidR="00E403D6" w14:paraId="790178A1" w14:textId="77777777">
        <w:trPr>
          <w:trHeight w:val="405"/>
          <w:ins w:author="ANIL KISHIN MANSUKHANI" w:date="2024-08-28T11:07:00Z" w:id="74"/>
        </w:trPr>
        <w:tc>
          <w:tcPr>
            <w:tcW w:w="1221"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shd w:val="clear" w:color="auto" w:fill="DDDDDD"/>
          </w:tcPr>
          <w:p w:rsidR="00E403D6" w:rsidRDefault="00287800" w14:paraId="399BCDD7" w14:textId="77777777">
            <w:pPr>
              <w:spacing w:before="59" w:after="0"/>
              <w:ind w:left="8"/>
              <w:jc w:val="center"/>
              <w:rPr>
                <w:ins w:author="ANIL KISHIN MANSUKHANI" w:date="2024-08-28T11:07:00Z" w:id="75"/>
                <w:rFonts w:asciiTheme="majorHAnsi" w:hAnsiTheme="majorHAnsi" w:eastAsiaTheme="majorEastAsia" w:cstheme="majorBidi"/>
                <w:b/>
                <w:bCs/>
                <w:color w:val="000000" w:themeColor="text1"/>
              </w:rPr>
            </w:pPr>
            <w:ins w:author="ANIL KISHIN MANSUKHANI" w:date="2024-08-28T11:07:00Z" w:id="76">
              <w:r>
                <w:rPr>
                  <w:rFonts w:asciiTheme="majorHAnsi" w:hAnsiTheme="majorHAnsi" w:eastAsiaTheme="majorEastAsia" w:cstheme="majorBidi"/>
                  <w:b/>
                  <w:bCs/>
                  <w:color w:val="000000" w:themeColor="text1"/>
                </w:rPr>
                <w:t>Version</w:t>
              </w:r>
            </w:ins>
          </w:p>
        </w:tc>
        <w:tc>
          <w:tcPr>
            <w:tcW w:w="1650"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shd w:val="clear" w:color="auto" w:fill="DDDDDD"/>
          </w:tcPr>
          <w:p w:rsidR="00E403D6" w:rsidRDefault="00287800" w14:paraId="29349330" w14:textId="77777777">
            <w:pPr>
              <w:spacing w:before="59" w:after="0"/>
              <w:ind w:left="4" w:right="1"/>
              <w:jc w:val="center"/>
              <w:rPr>
                <w:ins w:author="ANIL KISHIN MANSUKHANI" w:date="2024-08-28T11:07:00Z" w:id="77"/>
                <w:rFonts w:asciiTheme="majorHAnsi" w:hAnsiTheme="majorHAnsi" w:eastAsiaTheme="majorEastAsia" w:cstheme="majorBidi"/>
                <w:b/>
                <w:bCs/>
                <w:color w:val="000000" w:themeColor="text1"/>
              </w:rPr>
            </w:pPr>
            <w:ins w:author="ANIL KISHIN MANSUKHANI" w:date="2024-08-28T11:07:00Z" w:id="78">
              <w:r>
                <w:rPr>
                  <w:rFonts w:asciiTheme="majorHAnsi" w:hAnsiTheme="majorHAnsi" w:eastAsiaTheme="majorEastAsia" w:cstheme="majorBidi"/>
                  <w:b/>
                  <w:bCs/>
                  <w:color w:val="000000" w:themeColor="text1"/>
                </w:rPr>
                <w:t>Date</w:t>
              </w:r>
            </w:ins>
          </w:p>
        </w:tc>
        <w:tc>
          <w:tcPr>
            <w:tcW w:w="1740"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shd w:val="clear" w:color="auto" w:fill="DDDDDD"/>
          </w:tcPr>
          <w:p w:rsidR="00E403D6" w:rsidRDefault="00287800" w14:paraId="60FF695C" w14:textId="77777777">
            <w:pPr>
              <w:spacing w:before="59" w:after="0"/>
              <w:ind w:left="13" w:right="5"/>
              <w:jc w:val="center"/>
              <w:rPr>
                <w:ins w:author="ANIL KISHIN MANSUKHANI" w:date="2024-08-28T11:07:00Z" w:id="79"/>
                <w:rFonts w:asciiTheme="majorHAnsi" w:hAnsiTheme="majorHAnsi" w:eastAsiaTheme="majorEastAsia" w:cstheme="majorBidi"/>
                <w:b/>
                <w:bCs/>
                <w:color w:val="000000" w:themeColor="text1"/>
              </w:rPr>
            </w:pPr>
            <w:ins w:author="ANIL KISHIN MANSUKHANI" w:date="2024-08-28T11:07:00Z" w:id="80">
              <w:r>
                <w:rPr>
                  <w:rFonts w:asciiTheme="majorHAnsi" w:hAnsiTheme="majorHAnsi" w:eastAsiaTheme="majorEastAsia" w:cstheme="majorBidi"/>
                  <w:b/>
                  <w:bCs/>
                  <w:color w:val="000000" w:themeColor="text1"/>
                </w:rPr>
                <w:t>Name</w:t>
              </w:r>
            </w:ins>
          </w:p>
        </w:tc>
        <w:tc>
          <w:tcPr>
            <w:tcW w:w="4749"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shd w:val="clear" w:color="auto" w:fill="DDDDDD"/>
          </w:tcPr>
          <w:p w:rsidR="00E403D6" w:rsidRDefault="00287800" w14:paraId="4179CEDB" w14:textId="77777777">
            <w:pPr>
              <w:spacing w:before="59" w:after="0"/>
              <w:ind w:left="11" w:right="1"/>
              <w:jc w:val="center"/>
              <w:rPr>
                <w:ins w:author="ANIL KISHIN MANSUKHANI" w:date="2024-08-28T11:07:00Z" w:id="81"/>
                <w:rFonts w:asciiTheme="majorHAnsi" w:hAnsiTheme="majorHAnsi" w:eastAsiaTheme="majorEastAsia" w:cstheme="majorBidi"/>
                <w:b/>
                <w:bCs/>
                <w:color w:val="000000" w:themeColor="text1"/>
              </w:rPr>
            </w:pPr>
            <w:ins w:author="ANIL KISHIN MANSUKHANI" w:date="2024-08-28T11:07:00Z" w:id="82">
              <w:r>
                <w:rPr>
                  <w:rFonts w:asciiTheme="majorHAnsi" w:hAnsiTheme="majorHAnsi" w:eastAsiaTheme="majorEastAsia" w:cstheme="majorBidi"/>
                  <w:b/>
                  <w:bCs/>
                  <w:color w:val="000000" w:themeColor="text1"/>
                </w:rPr>
                <w:t>Comments</w:t>
              </w:r>
            </w:ins>
          </w:p>
        </w:tc>
      </w:tr>
      <w:tr w:rsidR="00E403D6" w14:paraId="44AB6495" w14:textId="77777777">
        <w:trPr>
          <w:trHeight w:val="405"/>
          <w:ins w:author="ANIL KISHIN MANSUKHANI" w:date="2024-08-28T11:07:00Z" w:id="83"/>
        </w:trPr>
        <w:tc>
          <w:tcPr>
            <w:tcW w:w="1221"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00E403D6" w:rsidRDefault="00287800" w14:paraId="487DA6DC" w14:textId="77777777">
            <w:pPr>
              <w:spacing w:before="49" w:after="0"/>
              <w:ind w:left="8" w:right="2"/>
              <w:jc w:val="center"/>
              <w:rPr>
                <w:ins w:author="ANIL KISHIN MANSUKHANI" w:date="2024-08-28T11:07:00Z" w:id="84"/>
                <w:rFonts w:asciiTheme="majorHAnsi" w:hAnsiTheme="majorHAnsi" w:eastAsiaTheme="majorEastAsia" w:cstheme="majorBidi"/>
                <w:color w:val="000000" w:themeColor="text1"/>
              </w:rPr>
            </w:pPr>
            <w:ins w:author="ANIL KISHIN MANSUKHANI" w:date="2024-08-28T11:07:00Z" w:id="85">
              <w:r>
                <w:rPr>
                  <w:rFonts w:asciiTheme="majorHAnsi" w:hAnsiTheme="majorHAnsi" w:eastAsiaTheme="majorEastAsia" w:cstheme="majorBidi"/>
                  <w:color w:val="000000" w:themeColor="text1"/>
                </w:rPr>
                <w:t>1.0</w:t>
              </w:r>
            </w:ins>
          </w:p>
        </w:tc>
        <w:tc>
          <w:tcPr>
            <w:tcW w:w="1650"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00E403D6" w:rsidRDefault="00287800" w14:paraId="17770ED4" w14:textId="77777777">
            <w:pPr>
              <w:spacing w:before="49" w:after="0"/>
              <w:ind w:left="4"/>
              <w:jc w:val="center"/>
              <w:rPr>
                <w:ins w:author="ANIL KISHIN MANSUKHANI" w:date="2024-08-28T11:07:00Z" w:id="86"/>
                <w:rFonts w:asciiTheme="majorHAnsi" w:hAnsiTheme="majorHAnsi" w:eastAsiaTheme="majorEastAsia" w:cstheme="majorBidi"/>
                <w:color w:val="000000" w:themeColor="text1"/>
              </w:rPr>
            </w:pPr>
            <w:ins w:author="ANIL KISHIN MANSUKHANI" w:date="2024-08-28T11:07:00Z" w:id="87">
              <w:r>
                <w:rPr>
                  <w:rFonts w:asciiTheme="majorHAnsi" w:hAnsiTheme="majorHAnsi" w:eastAsiaTheme="majorEastAsia" w:cstheme="majorBidi"/>
                  <w:color w:val="000000" w:themeColor="text1"/>
                </w:rPr>
                <w:t>21-08-2024</w:t>
              </w:r>
            </w:ins>
          </w:p>
        </w:tc>
        <w:tc>
          <w:tcPr>
            <w:tcW w:w="1740"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00E403D6" w:rsidRDefault="00287800" w14:paraId="4D80AABD" w14:textId="77777777">
            <w:pPr>
              <w:spacing w:before="49" w:after="0"/>
              <w:ind w:left="13"/>
              <w:rPr>
                <w:ins w:author="ANIL KISHIN MANSUKHANI" w:date="2024-08-28T11:07:00Z" w:id="88"/>
                <w:rFonts w:asciiTheme="majorHAnsi" w:hAnsiTheme="majorHAnsi" w:eastAsiaTheme="majorEastAsia" w:cstheme="majorBidi"/>
                <w:color w:val="000000" w:themeColor="text1"/>
              </w:rPr>
            </w:pPr>
            <w:ins w:author="ANIL KISHIN MANSUKHANI" w:date="2024-08-28T11:07:00Z" w:id="89">
              <w:r>
                <w:rPr>
                  <w:rFonts w:asciiTheme="majorHAnsi" w:hAnsiTheme="majorHAnsi" w:eastAsiaTheme="majorEastAsia" w:cstheme="majorBidi"/>
                  <w:color w:val="000000" w:themeColor="text1"/>
                </w:rPr>
                <w:t>Sagar T</w:t>
              </w:r>
            </w:ins>
          </w:p>
        </w:tc>
        <w:tc>
          <w:tcPr>
            <w:tcW w:w="4749"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00E403D6" w:rsidRDefault="00287800" w14:paraId="5C22F8B0" w14:textId="77777777">
            <w:pPr>
              <w:spacing w:before="49" w:after="0"/>
              <w:ind w:left="11"/>
              <w:jc w:val="center"/>
              <w:rPr>
                <w:ins w:author="ANIL KISHIN MANSUKHANI" w:date="2024-08-28T11:07:00Z" w:id="90"/>
                <w:rFonts w:asciiTheme="majorHAnsi" w:hAnsiTheme="majorHAnsi" w:eastAsiaTheme="majorEastAsia" w:cstheme="majorBidi"/>
                <w:color w:val="000000" w:themeColor="text1"/>
              </w:rPr>
            </w:pPr>
            <w:ins w:author="ANIL KISHIN MANSUKHANI" w:date="2024-08-28T11:07:00Z" w:id="91">
              <w:r>
                <w:rPr>
                  <w:rFonts w:asciiTheme="majorHAnsi" w:hAnsiTheme="majorHAnsi" w:eastAsiaTheme="majorEastAsia" w:cstheme="majorBidi"/>
                  <w:color w:val="000000" w:themeColor="text1"/>
                </w:rPr>
                <w:t>Draft Version</w:t>
              </w:r>
            </w:ins>
          </w:p>
        </w:tc>
      </w:tr>
      <w:tr w:rsidR="00E403D6" w14:paraId="588A67E7" w14:textId="77777777">
        <w:trPr>
          <w:trHeight w:val="300"/>
          <w:ins w:author="ANIL KISHIN MANSUKHANI" w:date="2024-08-28T11:07:00Z" w:id="92"/>
        </w:trPr>
        <w:tc>
          <w:tcPr>
            <w:tcW w:w="1221"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00E403D6" w:rsidRDefault="00287800" w14:paraId="7E3E9080" w14:textId="77777777">
            <w:pPr>
              <w:jc w:val="center"/>
              <w:rPr>
                <w:ins w:author="ANIL KISHIN MANSUKHANI" w:date="2024-08-28T11:07:00Z" w:id="93"/>
                <w:rFonts w:asciiTheme="majorHAnsi" w:hAnsiTheme="majorHAnsi" w:eastAsiaTheme="majorEastAsia" w:cstheme="majorBidi"/>
                <w:color w:val="000000" w:themeColor="text1"/>
              </w:rPr>
            </w:pPr>
            <w:ins w:author="ANIL KISHIN MANSUKHANI" w:date="2024-08-28T11:07:00Z" w:id="94">
              <w:r>
                <w:rPr>
                  <w:rFonts w:asciiTheme="majorHAnsi" w:hAnsiTheme="majorHAnsi" w:eastAsiaTheme="majorEastAsia" w:cstheme="majorBidi"/>
                  <w:color w:val="000000" w:themeColor="text1"/>
                </w:rPr>
                <w:t>1.1</w:t>
              </w:r>
            </w:ins>
          </w:p>
        </w:tc>
        <w:tc>
          <w:tcPr>
            <w:tcW w:w="1650"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00E403D6" w:rsidRDefault="00287800" w14:paraId="413A7FAD" w14:textId="77777777">
            <w:pPr>
              <w:spacing w:before="49" w:after="0"/>
              <w:ind w:left="4"/>
              <w:jc w:val="center"/>
              <w:rPr>
                <w:ins w:author="ANIL KISHIN MANSUKHANI" w:date="2024-08-28T11:07:00Z" w:id="95"/>
                <w:rFonts w:asciiTheme="majorHAnsi" w:hAnsiTheme="majorHAnsi" w:eastAsiaTheme="majorEastAsia" w:cstheme="majorBidi"/>
                <w:color w:val="000000" w:themeColor="text1"/>
              </w:rPr>
            </w:pPr>
            <w:ins w:author="ANIL KISHIN MANSUKHANI" w:date="2024-08-28T11:07:00Z" w:id="96">
              <w:r>
                <w:rPr>
                  <w:rFonts w:asciiTheme="majorHAnsi" w:hAnsiTheme="majorHAnsi" w:eastAsiaTheme="majorEastAsia" w:cstheme="majorBidi"/>
                  <w:color w:val="000000" w:themeColor="text1"/>
                </w:rPr>
                <w:t>26-08-2024</w:t>
              </w:r>
            </w:ins>
          </w:p>
        </w:tc>
        <w:tc>
          <w:tcPr>
            <w:tcW w:w="1740"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00E403D6" w:rsidRDefault="00287800" w14:paraId="7C40EF61" w14:textId="77777777">
            <w:pPr>
              <w:spacing w:before="49" w:after="0"/>
              <w:ind w:left="13"/>
              <w:rPr>
                <w:ins w:author="ANIL KISHIN MANSUKHANI" w:date="2024-08-28T11:07:00Z" w:id="97"/>
                <w:rFonts w:asciiTheme="majorHAnsi" w:hAnsiTheme="majorHAnsi" w:eastAsiaTheme="majorEastAsia" w:cstheme="majorBidi"/>
                <w:color w:val="000000" w:themeColor="text1"/>
              </w:rPr>
            </w:pPr>
            <w:ins w:author="ANIL KISHIN MANSUKHANI" w:date="2024-08-28T11:07:00Z" w:id="98">
              <w:r>
                <w:rPr>
                  <w:rFonts w:asciiTheme="majorHAnsi" w:hAnsiTheme="majorHAnsi" w:eastAsiaTheme="majorEastAsia" w:cstheme="majorBidi"/>
                  <w:color w:val="000000" w:themeColor="text1"/>
                </w:rPr>
                <w:t>Sagar T</w:t>
              </w:r>
            </w:ins>
          </w:p>
        </w:tc>
        <w:tc>
          <w:tcPr>
            <w:tcW w:w="4749" w:type="dxa"/>
            <w:tcBorders>
              <w:top w:val="single" w:color="153D63" w:themeColor="text2" w:themeTint="E6" w:sz="12" w:space="0"/>
              <w:left w:val="single" w:color="153D63" w:themeColor="text2" w:themeTint="E6" w:sz="12" w:space="0"/>
              <w:bottom w:val="single" w:color="153D63" w:themeColor="text2" w:themeTint="E6" w:sz="12" w:space="0"/>
              <w:right w:val="single" w:color="153D63" w:themeColor="text2" w:themeTint="E6" w:sz="12" w:space="0"/>
            </w:tcBorders>
          </w:tcPr>
          <w:p w:rsidR="00E403D6" w:rsidRDefault="00287800" w14:paraId="622C4CC7" w14:textId="77777777">
            <w:pPr>
              <w:spacing w:before="49" w:after="0"/>
              <w:ind w:left="11"/>
              <w:jc w:val="center"/>
              <w:rPr>
                <w:ins w:author="ANIL KISHIN MANSUKHANI" w:date="2024-08-28T11:07:00Z" w:id="99"/>
              </w:rPr>
            </w:pPr>
            <w:ins w:author="ANIL KISHIN MANSUKHANI" w:date="2024-08-28T11:07:00Z" w:id="100">
              <w:r>
                <w:rPr>
                  <w:rFonts w:asciiTheme="majorHAnsi" w:hAnsiTheme="majorHAnsi" w:eastAsiaTheme="majorEastAsia" w:cstheme="majorBidi"/>
                  <w:color w:val="000000" w:themeColor="text1"/>
                </w:rPr>
                <w:t>Addressed Review Comments</w:t>
              </w:r>
            </w:ins>
          </w:p>
        </w:tc>
      </w:tr>
    </w:tbl>
    <w:p w:rsidRPr="00E403D6" w:rsidR="00E403D6" w:rsidRDefault="00E403D6" w14:paraId="78A1F04D" w14:textId="77777777">
      <w:pPr>
        <w:rPr>
          <w:rFonts w:ascii="Calibri" w:hAnsi="Calibri" w:cs="Calibri" w:eastAsiaTheme="majorEastAsia"/>
          <w:rPrChange w:author="Neeraj Durgapal" w:date="2024-08-28T03:49:00Z" w:id="101">
            <w:rPr>
              <w:rFonts w:asciiTheme="majorHAnsi" w:hAnsiTheme="majorHAnsi" w:eastAsiaTheme="majorEastAsia" w:cstheme="majorBidi"/>
            </w:rPr>
          </w:rPrChange>
        </w:rPr>
      </w:pPr>
    </w:p>
    <w:p w:rsidRPr="00E403D6" w:rsidR="00E403D6" w:rsidRDefault="00E403D6" w14:paraId="794B53C4" w14:textId="77777777">
      <w:pPr>
        <w:rPr>
          <w:rFonts w:ascii="Calibri" w:hAnsi="Calibri" w:cs="Calibri" w:eastAsiaTheme="majorEastAsia"/>
          <w:rPrChange w:author="Neeraj Durgapal" w:date="2024-08-28T03:49:00Z" w:id="102">
            <w:rPr>
              <w:rFonts w:asciiTheme="majorHAnsi" w:hAnsiTheme="majorHAnsi" w:eastAsiaTheme="majorEastAsia" w:cstheme="majorBidi"/>
            </w:rPr>
          </w:rPrChange>
        </w:rPr>
      </w:pPr>
    </w:p>
    <w:p w:rsidRPr="00E403D6" w:rsidR="00E403D6" w:rsidRDefault="00E403D6" w14:paraId="59D98E1F" w14:textId="77777777">
      <w:pPr>
        <w:rPr>
          <w:rFonts w:ascii="Calibri" w:hAnsi="Calibri" w:cs="Calibri" w:eastAsiaTheme="majorEastAsia"/>
          <w:rPrChange w:author="Neeraj Durgapal" w:date="2024-08-28T03:49:00Z" w:id="103">
            <w:rPr>
              <w:rFonts w:asciiTheme="majorHAnsi" w:hAnsiTheme="majorHAnsi" w:eastAsiaTheme="majorEastAsia" w:cstheme="majorBidi"/>
            </w:rPr>
          </w:rPrChange>
        </w:rPr>
      </w:pPr>
    </w:p>
    <w:p w:rsidRPr="00E403D6" w:rsidR="00E403D6" w:rsidRDefault="00E403D6" w14:paraId="0A2E2849" w14:textId="77777777">
      <w:pPr>
        <w:rPr>
          <w:rFonts w:ascii="Calibri" w:hAnsi="Calibri" w:cs="Calibri" w:eastAsiaTheme="majorEastAsia"/>
          <w:rPrChange w:author="Neeraj Durgapal" w:date="2024-08-28T03:49:00Z" w:id="104">
            <w:rPr>
              <w:rFonts w:asciiTheme="majorHAnsi" w:hAnsiTheme="majorHAnsi" w:eastAsiaTheme="majorEastAsia" w:cstheme="majorBidi"/>
            </w:rPr>
          </w:rPrChange>
        </w:rPr>
      </w:pPr>
    </w:p>
    <w:p w:rsidRPr="00E403D6" w:rsidR="00E403D6" w:rsidRDefault="00287800" w14:paraId="75FE50BB" w14:textId="77777777">
      <w:pPr>
        <w:rPr>
          <w:rFonts w:ascii="Calibri" w:hAnsi="Calibri" w:cs="Calibri" w:eastAsiaTheme="majorEastAsia"/>
          <w:rPrChange w:author="Neeraj Durgapal" w:date="2024-08-28T03:49:00Z" w:id="105">
            <w:rPr>
              <w:rFonts w:asciiTheme="majorHAnsi" w:hAnsiTheme="majorHAnsi" w:eastAsiaTheme="majorEastAsia" w:cstheme="majorBidi"/>
            </w:rPr>
          </w:rPrChange>
        </w:rPr>
      </w:pPr>
      <w:r>
        <w:rPr>
          <w:rFonts w:ascii="Calibri" w:hAnsi="Calibri" w:cs="Calibri" w:eastAsiaTheme="majorEastAsia"/>
          <w:rPrChange w:author="Neeraj Durgapal" w:date="2024-08-28T03:49:00Z" w:id="106">
            <w:rPr>
              <w:rFonts w:asciiTheme="majorHAnsi" w:hAnsiTheme="majorHAnsi" w:eastAsiaTheme="majorEastAsia" w:cstheme="majorBidi"/>
            </w:rPr>
          </w:rPrChange>
        </w:rPr>
        <w:br w:type="page"/>
      </w:r>
    </w:p>
    <w:sdt>
      <w:sdtPr>
        <w:rPr>
          <w:rFonts w:ascii="Calibri" w:hAnsi="Calibri" w:cs="Calibri"/>
        </w:rPr>
        <w:id w:val="509417672"/>
        <w:docPartObj>
          <w:docPartGallery w:val="Table of Contents"/>
          <w:docPartUnique/>
        </w:docPartObj>
      </w:sdtPr>
      <w:sdtContent>
        <w:p w:rsidRPr="00E403D6" w:rsidR="00E403D6" w:rsidRDefault="00287800" w14:paraId="732D528E" w14:textId="77777777">
          <w:pPr>
            <w:pStyle w:val="TOC1"/>
            <w:tabs>
              <w:tab w:val="right" w:leader="dot" w:pos="9350"/>
            </w:tabs>
            <w:rPr>
              <w:rFonts w:ascii="Calibri" w:hAnsi="Calibri" w:cs="Calibri"/>
              <w:b/>
              <w:rPrChange w:author="Neeraj Durgapal" w:date="2024-08-28T03:49:00Z" w:id="107">
                <w:rPr>
                  <w:b/>
                </w:rPr>
              </w:rPrChange>
            </w:rPr>
          </w:pPr>
          <w:r>
            <w:rPr>
              <w:rFonts w:ascii="Calibri" w:hAnsi="Calibri" w:cs="Calibri"/>
              <w:b/>
              <w:rPrChange w:author="Neeraj Durgapal" w:date="2024-08-28T03:49:00Z" w:id="108">
                <w:rPr>
                  <w:b/>
                </w:rPr>
              </w:rPrChange>
            </w:rPr>
            <w:t>Table of Content</w:t>
          </w:r>
        </w:p>
        <w:p w:rsidRPr="00E403D6" w:rsidR="00E403D6" w:rsidRDefault="00E403D6" w14:paraId="034688CE" w14:textId="77777777">
          <w:pPr/>
        </w:p>
        <w:p w:rsidRPr="00E403D6" w:rsidR="00E403D6" w:rsidRDefault="00287800" w14:paraId="2AAB6F6E" w14:textId="77777777">
          <w:pPr>
            <w:pStyle w:val="TOC1"/>
            <w:tabs>
              <w:tab w:val="right" w:leader="dot" w:pos="9350"/>
            </w:tabs>
            <w:rPr>
              <w:ins w:author="Shubhankar Ghosh" w:date="2024-08-27T14:45:00Z" w:id="110"/>
              <w:rFonts w:ascii="Calibri" w:hAnsi="Calibri" w:cs="Calibri"/>
              <w:lang w:val="en-IN" w:eastAsia="en-IN" w:bidi="mr-IN"/>
              <w:rPrChange w:author="Neeraj Durgapal" w:date="2024-08-28T03:49:00Z" w:id="111">
                <w:rPr>
                  <w:ins w:author="Shubhankar Ghosh" w:date="2024-08-27T14:45:00Z" w:id="112"/>
                  <w:rFonts w:cs="Mangal"/>
                  <w:sz w:val="22"/>
                  <w:szCs w:val="20"/>
                  <w:lang w:val="en-IN" w:eastAsia="en-IN" w:bidi="mr-IN"/>
                </w:rPr>
              </w:rPrChange>
            </w:rPr>
          </w:pPr>
          <w:r>
            <w:rPr>
              <w:rFonts w:ascii="Calibri" w:hAnsi="Calibri" w:cs="Calibri"/>
              <w:rPrChange w:author="Neeraj Durgapal" w:date="2024-08-28T03:49:00Z" w:id="113">
                <w:rPr/>
              </w:rPrChange>
            </w:rPr>
            <w:fldChar w:fldCharType="begin"/>
          </w:r>
          <w:r>
            <w:rPr>
              <w:rFonts w:ascii="Calibri" w:hAnsi="Calibri" w:cs="Calibri"/>
              <w:rPrChange w:author="Neeraj Durgapal" w:date="2024-08-28T03:49:00Z" w:id="114">
                <w:rPr/>
              </w:rPrChange>
            </w:rPr>
            <w:instrText>TOC \o "1-9" \z \u \h</w:instrText>
          </w:r>
          <w:r>
            <w:rPr>
              <w:rFonts w:ascii="Calibri" w:hAnsi="Calibri" w:cs="Calibri"/>
              <w:rPrChange w:author="Neeraj Durgapal" w:date="2024-08-28T03:49:00Z" w:id="115">
                <w:rPr/>
              </w:rPrChange>
            </w:rPr>
            <w:fldChar w:fldCharType="separate"/>
          </w:r>
          <w:ins w:author="Shubhankar Ghosh" w:date="2024-08-27T14:45:00Z" w:id="116">
            <w:r>
              <w:rPr>
                <w:rStyle w:val="Hyperlink"/>
                <w:rFonts w:ascii="Calibri" w:hAnsi="Calibri" w:cs="Calibri"/>
                <w:rPrChange w:author="Neeraj Durgapal" w:date="2024-08-28T03:49:00Z" w:id="117">
                  <w:rPr>
                    <w:rStyle w:val="Hyperlink"/>
                  </w:rPr>
                </w:rPrChange>
              </w:rPr>
              <w:fldChar w:fldCharType="begin"/>
            </w:r>
            <w:r>
              <w:rPr>
                <w:rStyle w:val="Hyperlink"/>
                <w:rFonts w:ascii="Calibri" w:hAnsi="Calibri" w:cs="Calibri"/>
                <w:rPrChange w:author="Neeraj Durgapal" w:date="2024-08-28T03:49:00Z" w:id="118">
                  <w:rPr>
                    <w:rStyle w:val="Hyperlink"/>
                  </w:rPr>
                </w:rPrChange>
              </w:rPr>
              <w:instrText xml:space="preserve"> </w:instrText>
            </w:r>
            <w:r>
              <w:rPr>
                <w:rFonts w:ascii="Calibri" w:hAnsi="Calibri" w:cs="Calibri"/>
                <w:rPrChange w:author="Neeraj Durgapal" w:date="2024-08-28T03:49:00Z" w:id="119">
                  <w:rPr/>
                </w:rPrChange>
              </w:rPr>
              <w:instrText>HYPERLINK \l "_Toc175662369"</w:instrText>
            </w:r>
            <w:r>
              <w:rPr>
                <w:rStyle w:val="Hyperlink"/>
                <w:rFonts w:ascii="Calibri" w:hAnsi="Calibri" w:cs="Calibri"/>
                <w:rPrChange w:author="Neeraj Durgapal" w:date="2024-08-28T03:49:00Z" w:id="120">
                  <w:rPr>
                    <w:rStyle w:val="Hyperlink"/>
                  </w:rPr>
                </w:rPrChange>
              </w:rPr>
              <w:instrText xml:space="preserve"> </w:instrText>
            </w:r>
            <w:r>
              <w:rPr>
                <w:rStyle w:val="Hyperlink"/>
                <w:rFonts w:ascii="Calibri" w:hAnsi="Calibri" w:cs="Calibri"/>
                <w:rPrChange w:author="Neeraj Durgapal" w:date="2024-08-28T03:49:00Z" w:id="121">
                  <w:rPr>
                    <w:rStyle w:val="Hyperlink"/>
                  </w:rPr>
                </w:rPrChange>
              </w:rPr>
              <w:fldChar w:fldCharType="separate"/>
            </w:r>
            <w:r>
              <w:rPr>
                <w:rStyle w:val="Hyperlink"/>
                <w:rFonts w:ascii="Calibri" w:hAnsi="Calibri" w:cs="Calibri"/>
              </w:rPr>
              <w:t>Document Purpose</w:t>
            </w:r>
            <w:r>
              <w:rPr>
                <w:rFonts w:ascii="Calibri" w:hAnsi="Calibri" w:cs="Calibri"/>
                <w:rPrChange w:author="Neeraj Durgapal" w:date="2024-08-28T03:49:00Z" w:id="122">
                  <w:rPr/>
                </w:rPrChange>
              </w:rPr>
              <w:tab/>
            </w:r>
            <w:r>
              <w:rPr>
                <w:rFonts w:ascii="Calibri" w:hAnsi="Calibri" w:cs="Calibri"/>
                <w:rPrChange w:author="Neeraj Durgapal" w:date="2024-08-28T03:49:00Z" w:id="123">
                  <w:rPr/>
                </w:rPrChange>
              </w:rPr>
              <w:fldChar w:fldCharType="begin"/>
            </w:r>
            <w:r>
              <w:rPr>
                <w:rFonts w:ascii="Calibri" w:hAnsi="Calibri" w:cs="Calibri"/>
                <w:rPrChange w:author="Neeraj Durgapal" w:date="2024-08-28T03:49:00Z" w:id="124">
                  <w:rPr/>
                </w:rPrChange>
              </w:rPr>
              <w:instrText xml:space="preserve"> PAGEREF _Toc175662369 \h </w:instrText>
            </w:r>
          </w:ins>
          <w:r>
            <w:rPr>
              <w:rFonts w:ascii="Calibri" w:hAnsi="Calibri" w:cs="Calibri"/>
              <w:rPrChange w:author="Neeraj Durgapal" w:date="2024-08-28T03:49:00Z" w:id="125">
                <w:rPr>
                  <w:rFonts w:ascii="Calibri" w:hAnsi="Calibri" w:cs="Calibri"/>
                </w:rPr>
              </w:rPrChange>
            </w:rPr>
          </w:r>
          <w:ins w:author="Shubhankar Ghosh" w:date="2024-08-27T14:45:00Z" w:id="126">
            <w:r>
              <w:rPr>
                <w:rFonts w:ascii="Calibri" w:hAnsi="Calibri" w:cs="Calibri"/>
                <w:rPrChange w:author="Neeraj Durgapal" w:date="2024-08-28T03:49:00Z" w:id="127">
                  <w:rPr/>
                </w:rPrChange>
              </w:rPr>
              <w:fldChar w:fldCharType="separate"/>
            </w:r>
            <w:r>
              <w:rPr>
                <w:rFonts w:ascii="Calibri" w:hAnsi="Calibri" w:cs="Calibri"/>
                <w:rPrChange w:author="Neeraj Durgapal" w:date="2024-08-28T03:49:00Z" w:id="128">
                  <w:rPr/>
                </w:rPrChange>
              </w:rPr>
              <w:t>9</w:t>
            </w:r>
            <w:r>
              <w:rPr>
                <w:rFonts w:ascii="Calibri" w:hAnsi="Calibri" w:cs="Calibri"/>
                <w:rPrChange w:author="Neeraj Durgapal" w:date="2024-08-28T03:49:00Z" w:id="129">
                  <w:rPr/>
                </w:rPrChange>
              </w:rPr>
              <w:fldChar w:fldCharType="end"/>
            </w:r>
            <w:r>
              <w:rPr>
                <w:rStyle w:val="Hyperlink"/>
                <w:rFonts w:ascii="Calibri" w:hAnsi="Calibri" w:cs="Calibri"/>
                <w:rPrChange w:author="Neeraj Durgapal" w:date="2024-08-28T03:49:00Z" w:id="130">
                  <w:rPr>
                    <w:rStyle w:val="Hyperlink"/>
                  </w:rPr>
                </w:rPrChange>
              </w:rPr>
              <w:fldChar w:fldCharType="end"/>
            </w:r>
          </w:ins>
        </w:p>
        <w:p w:rsidRPr="00E403D6" w:rsidR="00E403D6" w:rsidRDefault="00287800" w14:paraId="0DDEA894" w14:textId="77777777">
          <w:pPr>
            <w:pStyle w:val="TOC1"/>
            <w:tabs>
              <w:tab w:val="right" w:leader="dot" w:pos="9350"/>
            </w:tabs>
            <w:rPr>
              <w:ins w:author="Shubhankar Ghosh" w:date="2024-08-27T14:45:00Z" w:id="131"/>
              <w:rFonts w:ascii="Calibri" w:hAnsi="Calibri" w:cs="Calibri"/>
              <w:lang w:val="en-IN" w:eastAsia="en-IN" w:bidi="mr-IN"/>
              <w:rPrChange w:author="Neeraj Durgapal" w:date="2024-08-28T03:49:00Z" w:id="132">
                <w:rPr>
                  <w:ins w:author="Shubhankar Ghosh" w:date="2024-08-27T14:45:00Z" w:id="133"/>
                  <w:rFonts w:cs="Mangal"/>
                  <w:sz w:val="22"/>
                  <w:szCs w:val="20"/>
                  <w:lang w:val="en-IN" w:eastAsia="en-IN" w:bidi="mr-IN"/>
                </w:rPr>
              </w:rPrChange>
            </w:rPr>
          </w:pPr>
          <w:ins w:author="Shubhankar Ghosh" w:date="2024-08-27T14:45:00Z" w:id="134">
            <w:r>
              <w:rPr>
                <w:rStyle w:val="Hyperlink"/>
                <w:rFonts w:ascii="Calibri" w:hAnsi="Calibri" w:cs="Calibri"/>
                <w:rPrChange w:author="Neeraj Durgapal" w:date="2024-08-28T03:49:00Z" w:id="135">
                  <w:rPr>
                    <w:rStyle w:val="Hyperlink"/>
                  </w:rPr>
                </w:rPrChange>
              </w:rPr>
              <w:fldChar w:fldCharType="begin"/>
            </w:r>
            <w:r>
              <w:rPr>
                <w:rStyle w:val="Hyperlink"/>
                <w:rFonts w:ascii="Calibri" w:hAnsi="Calibri" w:cs="Calibri"/>
                <w:rPrChange w:author="Neeraj Durgapal" w:date="2024-08-28T03:49:00Z" w:id="136">
                  <w:rPr>
                    <w:rStyle w:val="Hyperlink"/>
                  </w:rPr>
                </w:rPrChange>
              </w:rPr>
              <w:instrText xml:space="preserve"> </w:instrText>
            </w:r>
            <w:r>
              <w:rPr>
                <w:rFonts w:ascii="Calibri" w:hAnsi="Calibri" w:cs="Calibri"/>
                <w:rPrChange w:author="Neeraj Durgapal" w:date="2024-08-28T03:49:00Z" w:id="137">
                  <w:rPr/>
                </w:rPrChange>
              </w:rPr>
              <w:instrText>HYPERLINK \l "_Toc175662370"</w:instrText>
            </w:r>
            <w:r>
              <w:rPr>
                <w:rStyle w:val="Hyperlink"/>
                <w:rFonts w:ascii="Calibri" w:hAnsi="Calibri" w:cs="Calibri"/>
                <w:rPrChange w:author="Neeraj Durgapal" w:date="2024-08-28T03:49:00Z" w:id="138">
                  <w:rPr>
                    <w:rStyle w:val="Hyperlink"/>
                  </w:rPr>
                </w:rPrChange>
              </w:rPr>
              <w:instrText xml:space="preserve"> </w:instrText>
            </w:r>
            <w:r>
              <w:rPr>
                <w:rStyle w:val="Hyperlink"/>
                <w:rFonts w:ascii="Calibri" w:hAnsi="Calibri" w:cs="Calibri"/>
                <w:rPrChange w:author="Neeraj Durgapal" w:date="2024-08-28T03:49:00Z" w:id="139">
                  <w:rPr>
                    <w:rStyle w:val="Hyperlink"/>
                  </w:rPr>
                </w:rPrChange>
              </w:rPr>
              <w:fldChar w:fldCharType="separate"/>
            </w:r>
            <w:r>
              <w:rPr>
                <w:rStyle w:val="Hyperlink"/>
                <w:rFonts w:ascii="Calibri" w:hAnsi="Calibri" w:cs="Calibri"/>
              </w:rPr>
              <w:t>Scope</w:t>
            </w:r>
            <w:r>
              <w:rPr>
                <w:rFonts w:ascii="Calibri" w:hAnsi="Calibri" w:cs="Calibri"/>
                <w:rPrChange w:author="Neeraj Durgapal" w:date="2024-08-28T03:49:00Z" w:id="140">
                  <w:rPr/>
                </w:rPrChange>
              </w:rPr>
              <w:tab/>
            </w:r>
            <w:r>
              <w:rPr>
                <w:rFonts w:ascii="Calibri" w:hAnsi="Calibri" w:cs="Calibri"/>
                <w:rPrChange w:author="Neeraj Durgapal" w:date="2024-08-28T03:49:00Z" w:id="141">
                  <w:rPr/>
                </w:rPrChange>
              </w:rPr>
              <w:fldChar w:fldCharType="begin"/>
            </w:r>
            <w:r>
              <w:rPr>
                <w:rFonts w:ascii="Calibri" w:hAnsi="Calibri" w:cs="Calibri"/>
                <w:rPrChange w:author="Neeraj Durgapal" w:date="2024-08-28T03:49:00Z" w:id="142">
                  <w:rPr/>
                </w:rPrChange>
              </w:rPr>
              <w:instrText xml:space="preserve"> PAGEREF _Toc175662370 \h </w:instrText>
            </w:r>
          </w:ins>
          <w:r>
            <w:rPr>
              <w:rFonts w:ascii="Calibri" w:hAnsi="Calibri" w:cs="Calibri"/>
              <w:rPrChange w:author="Neeraj Durgapal" w:date="2024-08-28T03:49:00Z" w:id="143">
                <w:rPr>
                  <w:rFonts w:ascii="Calibri" w:hAnsi="Calibri" w:cs="Calibri"/>
                </w:rPr>
              </w:rPrChange>
            </w:rPr>
          </w:r>
          <w:ins w:author="Shubhankar Ghosh" w:date="2024-08-27T14:45:00Z" w:id="144">
            <w:r>
              <w:rPr>
                <w:rFonts w:ascii="Calibri" w:hAnsi="Calibri" w:cs="Calibri"/>
                <w:rPrChange w:author="Neeraj Durgapal" w:date="2024-08-28T03:49:00Z" w:id="145">
                  <w:rPr/>
                </w:rPrChange>
              </w:rPr>
              <w:fldChar w:fldCharType="separate"/>
            </w:r>
            <w:r>
              <w:rPr>
                <w:rFonts w:ascii="Calibri" w:hAnsi="Calibri" w:cs="Calibri"/>
                <w:rPrChange w:author="Neeraj Durgapal" w:date="2024-08-28T03:49:00Z" w:id="146">
                  <w:rPr/>
                </w:rPrChange>
              </w:rPr>
              <w:t>9</w:t>
            </w:r>
            <w:r>
              <w:rPr>
                <w:rFonts w:ascii="Calibri" w:hAnsi="Calibri" w:cs="Calibri"/>
                <w:rPrChange w:author="Neeraj Durgapal" w:date="2024-08-28T03:49:00Z" w:id="147">
                  <w:rPr/>
                </w:rPrChange>
              </w:rPr>
              <w:fldChar w:fldCharType="end"/>
            </w:r>
            <w:r>
              <w:rPr>
                <w:rStyle w:val="Hyperlink"/>
                <w:rFonts w:ascii="Calibri" w:hAnsi="Calibri" w:cs="Calibri"/>
                <w:rPrChange w:author="Neeraj Durgapal" w:date="2024-08-28T03:49:00Z" w:id="148">
                  <w:rPr>
                    <w:rStyle w:val="Hyperlink"/>
                  </w:rPr>
                </w:rPrChange>
              </w:rPr>
              <w:fldChar w:fldCharType="end"/>
            </w:r>
          </w:ins>
        </w:p>
        <w:p w:rsidRPr="00E403D6" w:rsidR="00E403D6" w:rsidRDefault="00287800" w14:paraId="31F5F289" w14:textId="77777777">
          <w:pPr>
            <w:pStyle w:val="TOC2"/>
            <w:tabs>
              <w:tab w:val="left" w:pos="660"/>
              <w:tab w:val="right" w:leader="dot" w:pos="9350"/>
            </w:tabs>
            <w:rPr>
              <w:ins w:author="Shubhankar Ghosh" w:date="2024-08-27T14:45:00Z" w:id="149"/>
              <w:rFonts w:ascii="Calibri" w:hAnsi="Calibri" w:cs="Calibri"/>
              <w:lang w:val="en-IN" w:eastAsia="en-IN" w:bidi="mr-IN"/>
              <w:rPrChange w:author="Neeraj Durgapal" w:date="2024-08-28T03:49:00Z" w:id="150">
                <w:rPr>
                  <w:ins w:author="Shubhankar Ghosh" w:date="2024-08-27T14:45:00Z" w:id="151"/>
                  <w:rFonts w:cs="Mangal"/>
                  <w:sz w:val="22"/>
                  <w:szCs w:val="20"/>
                  <w:lang w:val="en-IN" w:eastAsia="en-IN" w:bidi="mr-IN"/>
                </w:rPr>
              </w:rPrChange>
            </w:rPr>
          </w:pPr>
          <w:ins w:author="Shubhankar Ghosh" w:date="2024-08-27T14:45:00Z" w:id="152">
            <w:r>
              <w:rPr>
                <w:rStyle w:val="Hyperlink"/>
                <w:rFonts w:ascii="Calibri" w:hAnsi="Calibri" w:cs="Calibri"/>
                <w:rPrChange w:author="Neeraj Durgapal" w:date="2024-08-28T03:49:00Z" w:id="153">
                  <w:rPr>
                    <w:rStyle w:val="Hyperlink"/>
                  </w:rPr>
                </w:rPrChange>
              </w:rPr>
              <w:fldChar w:fldCharType="begin"/>
            </w:r>
            <w:r>
              <w:rPr>
                <w:rStyle w:val="Hyperlink"/>
                <w:rFonts w:ascii="Calibri" w:hAnsi="Calibri" w:cs="Calibri"/>
                <w:rPrChange w:author="Neeraj Durgapal" w:date="2024-08-28T03:49:00Z" w:id="154">
                  <w:rPr>
                    <w:rStyle w:val="Hyperlink"/>
                  </w:rPr>
                </w:rPrChange>
              </w:rPr>
              <w:instrText xml:space="preserve"> </w:instrText>
            </w:r>
            <w:r>
              <w:rPr>
                <w:rFonts w:ascii="Calibri" w:hAnsi="Calibri" w:cs="Calibri"/>
                <w:rPrChange w:author="Neeraj Durgapal" w:date="2024-08-28T03:49:00Z" w:id="155">
                  <w:rPr/>
                </w:rPrChange>
              </w:rPr>
              <w:instrText>HYPERLINK \l "_Toc175662371"</w:instrText>
            </w:r>
            <w:r>
              <w:rPr>
                <w:rStyle w:val="Hyperlink"/>
                <w:rFonts w:ascii="Calibri" w:hAnsi="Calibri" w:cs="Calibri"/>
                <w:rPrChange w:author="Neeraj Durgapal" w:date="2024-08-28T03:49:00Z" w:id="156">
                  <w:rPr>
                    <w:rStyle w:val="Hyperlink"/>
                  </w:rPr>
                </w:rPrChange>
              </w:rPr>
              <w:instrText xml:space="preserve"> </w:instrText>
            </w:r>
            <w:r>
              <w:rPr>
                <w:rStyle w:val="Hyperlink"/>
                <w:rFonts w:ascii="Calibri" w:hAnsi="Calibri" w:cs="Calibri"/>
                <w:rPrChange w:author="Neeraj Durgapal" w:date="2024-08-28T03:49:00Z" w:id="157">
                  <w:rPr>
                    <w:rStyle w:val="Hyperlink"/>
                  </w:rPr>
                </w:rPrChange>
              </w:rPr>
              <w:fldChar w:fldCharType="separate"/>
            </w:r>
            <w:r>
              <w:rPr>
                <w:rStyle w:val="Hyperlink"/>
                <w:rFonts w:ascii="Calibri" w:hAnsi="Calibri" w:cs="Calibri"/>
              </w:rPr>
              <w:t>1.</w:t>
            </w:r>
            <w:r>
              <w:rPr>
                <w:rFonts w:ascii="Calibri" w:hAnsi="Calibri" w:cs="Calibri"/>
                <w:lang w:val="en-IN" w:eastAsia="en-IN" w:bidi="mr-IN"/>
                <w:rPrChange w:author="Neeraj Durgapal" w:date="2024-08-28T03:49:00Z" w:id="158">
                  <w:rPr>
                    <w:rFonts w:cs="Mangal"/>
                    <w:sz w:val="22"/>
                    <w:szCs w:val="20"/>
                    <w:lang w:val="en-IN" w:eastAsia="en-IN" w:bidi="mr-IN"/>
                  </w:rPr>
                </w:rPrChange>
              </w:rPr>
              <w:tab/>
            </w:r>
            <w:r>
              <w:rPr>
                <w:rStyle w:val="Hyperlink"/>
                <w:rFonts w:ascii="Calibri" w:hAnsi="Calibri" w:cs="Calibri"/>
              </w:rPr>
              <w:t>Merchant Service</w:t>
            </w:r>
            <w:r>
              <w:rPr>
                <w:rFonts w:ascii="Calibri" w:hAnsi="Calibri" w:cs="Calibri"/>
                <w:rPrChange w:author="Neeraj Durgapal" w:date="2024-08-28T03:49:00Z" w:id="159">
                  <w:rPr/>
                </w:rPrChange>
              </w:rPr>
              <w:tab/>
            </w:r>
            <w:r>
              <w:rPr>
                <w:rFonts w:ascii="Calibri" w:hAnsi="Calibri" w:cs="Calibri"/>
                <w:rPrChange w:author="Neeraj Durgapal" w:date="2024-08-28T03:49:00Z" w:id="160">
                  <w:rPr/>
                </w:rPrChange>
              </w:rPr>
              <w:fldChar w:fldCharType="begin"/>
            </w:r>
            <w:r>
              <w:rPr>
                <w:rFonts w:ascii="Calibri" w:hAnsi="Calibri" w:cs="Calibri"/>
                <w:rPrChange w:author="Neeraj Durgapal" w:date="2024-08-28T03:49:00Z" w:id="161">
                  <w:rPr/>
                </w:rPrChange>
              </w:rPr>
              <w:instrText xml:space="preserve"> PAGEREF _Toc175662371 \h </w:instrText>
            </w:r>
          </w:ins>
          <w:r>
            <w:rPr>
              <w:rFonts w:ascii="Calibri" w:hAnsi="Calibri" w:cs="Calibri"/>
              <w:rPrChange w:author="Neeraj Durgapal" w:date="2024-08-28T03:49:00Z" w:id="162">
                <w:rPr>
                  <w:rFonts w:ascii="Calibri" w:hAnsi="Calibri" w:cs="Calibri"/>
                </w:rPr>
              </w:rPrChange>
            </w:rPr>
          </w:r>
          <w:ins w:author="Shubhankar Ghosh" w:date="2024-08-27T14:45:00Z" w:id="163">
            <w:r>
              <w:rPr>
                <w:rFonts w:ascii="Calibri" w:hAnsi="Calibri" w:cs="Calibri"/>
                <w:rPrChange w:author="Neeraj Durgapal" w:date="2024-08-28T03:49:00Z" w:id="164">
                  <w:rPr/>
                </w:rPrChange>
              </w:rPr>
              <w:fldChar w:fldCharType="separate"/>
            </w:r>
            <w:r>
              <w:rPr>
                <w:rFonts w:ascii="Calibri" w:hAnsi="Calibri" w:cs="Calibri"/>
                <w:rPrChange w:author="Neeraj Durgapal" w:date="2024-08-28T03:49:00Z" w:id="165">
                  <w:rPr/>
                </w:rPrChange>
              </w:rPr>
              <w:t>9</w:t>
            </w:r>
            <w:r>
              <w:rPr>
                <w:rFonts w:ascii="Calibri" w:hAnsi="Calibri" w:cs="Calibri"/>
                <w:rPrChange w:author="Neeraj Durgapal" w:date="2024-08-28T03:49:00Z" w:id="166">
                  <w:rPr/>
                </w:rPrChange>
              </w:rPr>
              <w:fldChar w:fldCharType="end"/>
            </w:r>
            <w:r>
              <w:rPr>
                <w:rStyle w:val="Hyperlink"/>
                <w:rFonts w:ascii="Calibri" w:hAnsi="Calibri" w:cs="Calibri"/>
                <w:rPrChange w:author="Neeraj Durgapal" w:date="2024-08-28T03:49:00Z" w:id="167">
                  <w:rPr>
                    <w:rStyle w:val="Hyperlink"/>
                  </w:rPr>
                </w:rPrChange>
              </w:rPr>
              <w:fldChar w:fldCharType="end"/>
            </w:r>
          </w:ins>
        </w:p>
        <w:p w:rsidRPr="00E403D6" w:rsidR="00E403D6" w:rsidRDefault="00287800" w14:paraId="43663129" w14:textId="77777777">
          <w:pPr>
            <w:pStyle w:val="TOC2"/>
            <w:tabs>
              <w:tab w:val="left" w:pos="660"/>
              <w:tab w:val="right" w:leader="dot" w:pos="9350"/>
            </w:tabs>
            <w:rPr>
              <w:ins w:author="Shubhankar Ghosh" w:date="2024-08-27T14:45:00Z" w:id="168"/>
              <w:rFonts w:ascii="Calibri" w:hAnsi="Calibri" w:cs="Calibri"/>
              <w:lang w:val="en-IN" w:eastAsia="en-IN" w:bidi="mr-IN"/>
              <w:rPrChange w:author="Neeraj Durgapal" w:date="2024-08-28T03:49:00Z" w:id="169">
                <w:rPr>
                  <w:ins w:author="Shubhankar Ghosh" w:date="2024-08-27T14:45:00Z" w:id="170"/>
                  <w:rFonts w:cs="Mangal"/>
                  <w:sz w:val="22"/>
                  <w:szCs w:val="20"/>
                  <w:lang w:val="en-IN" w:eastAsia="en-IN" w:bidi="mr-IN"/>
                </w:rPr>
              </w:rPrChange>
            </w:rPr>
          </w:pPr>
          <w:ins w:author="Shubhankar Ghosh" w:date="2024-08-27T14:45:00Z" w:id="171">
            <w:r>
              <w:rPr>
                <w:rStyle w:val="Hyperlink"/>
                <w:rFonts w:ascii="Calibri" w:hAnsi="Calibri" w:cs="Calibri"/>
                <w:rPrChange w:author="Neeraj Durgapal" w:date="2024-08-28T03:49:00Z" w:id="172">
                  <w:rPr>
                    <w:rStyle w:val="Hyperlink"/>
                  </w:rPr>
                </w:rPrChange>
              </w:rPr>
              <w:fldChar w:fldCharType="begin"/>
            </w:r>
            <w:r>
              <w:rPr>
                <w:rStyle w:val="Hyperlink"/>
                <w:rFonts w:ascii="Calibri" w:hAnsi="Calibri" w:cs="Calibri"/>
                <w:rPrChange w:author="Neeraj Durgapal" w:date="2024-08-28T03:49:00Z" w:id="173">
                  <w:rPr>
                    <w:rStyle w:val="Hyperlink"/>
                  </w:rPr>
                </w:rPrChange>
              </w:rPr>
              <w:instrText xml:space="preserve"> </w:instrText>
            </w:r>
            <w:r>
              <w:rPr>
                <w:rFonts w:ascii="Calibri" w:hAnsi="Calibri" w:cs="Calibri"/>
                <w:rPrChange w:author="Neeraj Durgapal" w:date="2024-08-28T03:49:00Z" w:id="174">
                  <w:rPr/>
                </w:rPrChange>
              </w:rPr>
              <w:instrText>HYPERLINK \l "_Toc175662372"</w:instrText>
            </w:r>
            <w:r>
              <w:rPr>
                <w:rStyle w:val="Hyperlink"/>
                <w:rFonts w:ascii="Calibri" w:hAnsi="Calibri" w:cs="Calibri"/>
                <w:rPrChange w:author="Neeraj Durgapal" w:date="2024-08-28T03:49:00Z" w:id="175">
                  <w:rPr>
                    <w:rStyle w:val="Hyperlink"/>
                  </w:rPr>
                </w:rPrChange>
              </w:rPr>
              <w:instrText xml:space="preserve"> </w:instrText>
            </w:r>
            <w:r>
              <w:rPr>
                <w:rStyle w:val="Hyperlink"/>
                <w:rFonts w:ascii="Calibri" w:hAnsi="Calibri" w:cs="Calibri"/>
                <w:rPrChange w:author="Neeraj Durgapal" w:date="2024-08-28T03:49:00Z" w:id="176">
                  <w:rPr>
                    <w:rStyle w:val="Hyperlink"/>
                  </w:rPr>
                </w:rPrChange>
              </w:rPr>
              <w:fldChar w:fldCharType="separate"/>
            </w:r>
            <w:r>
              <w:rPr>
                <w:rStyle w:val="Hyperlink"/>
                <w:rFonts w:ascii="Calibri" w:hAnsi="Calibri" w:cs="Calibri"/>
              </w:rPr>
              <w:t>2.</w:t>
            </w:r>
            <w:r>
              <w:rPr>
                <w:rFonts w:ascii="Calibri" w:hAnsi="Calibri" w:cs="Calibri"/>
                <w:lang w:val="en-IN" w:eastAsia="en-IN" w:bidi="mr-IN"/>
                <w:rPrChange w:author="Neeraj Durgapal" w:date="2024-08-28T03:49:00Z" w:id="177">
                  <w:rPr>
                    <w:rFonts w:cs="Mangal"/>
                    <w:sz w:val="22"/>
                    <w:szCs w:val="20"/>
                    <w:lang w:val="en-IN" w:eastAsia="en-IN" w:bidi="mr-IN"/>
                  </w:rPr>
                </w:rPrChange>
              </w:rPr>
              <w:tab/>
            </w:r>
            <w:r>
              <w:rPr>
                <w:rStyle w:val="Hyperlink"/>
                <w:rFonts w:ascii="Calibri" w:hAnsi="Calibri" w:cs="Calibri"/>
              </w:rPr>
              <w:t>Reporting</w:t>
            </w:r>
            <w:r>
              <w:rPr>
                <w:rFonts w:ascii="Calibri" w:hAnsi="Calibri" w:cs="Calibri"/>
                <w:rPrChange w:author="Neeraj Durgapal" w:date="2024-08-28T03:49:00Z" w:id="178">
                  <w:rPr/>
                </w:rPrChange>
              </w:rPr>
              <w:tab/>
            </w:r>
            <w:r>
              <w:rPr>
                <w:rFonts w:ascii="Calibri" w:hAnsi="Calibri" w:cs="Calibri"/>
                <w:rPrChange w:author="Neeraj Durgapal" w:date="2024-08-28T03:49:00Z" w:id="179">
                  <w:rPr/>
                </w:rPrChange>
              </w:rPr>
              <w:fldChar w:fldCharType="begin"/>
            </w:r>
            <w:r>
              <w:rPr>
                <w:rFonts w:ascii="Calibri" w:hAnsi="Calibri" w:cs="Calibri"/>
                <w:rPrChange w:author="Neeraj Durgapal" w:date="2024-08-28T03:49:00Z" w:id="180">
                  <w:rPr/>
                </w:rPrChange>
              </w:rPr>
              <w:instrText xml:space="preserve"> PAGEREF _Toc175662372 \h </w:instrText>
            </w:r>
          </w:ins>
          <w:r>
            <w:rPr>
              <w:rFonts w:ascii="Calibri" w:hAnsi="Calibri" w:cs="Calibri"/>
              <w:rPrChange w:author="Neeraj Durgapal" w:date="2024-08-28T03:49:00Z" w:id="181">
                <w:rPr>
                  <w:rFonts w:ascii="Calibri" w:hAnsi="Calibri" w:cs="Calibri"/>
                </w:rPr>
              </w:rPrChange>
            </w:rPr>
          </w:r>
          <w:ins w:author="Shubhankar Ghosh" w:date="2024-08-27T14:45:00Z" w:id="182">
            <w:r>
              <w:rPr>
                <w:rFonts w:ascii="Calibri" w:hAnsi="Calibri" w:cs="Calibri"/>
                <w:rPrChange w:author="Neeraj Durgapal" w:date="2024-08-28T03:49:00Z" w:id="183">
                  <w:rPr/>
                </w:rPrChange>
              </w:rPr>
              <w:fldChar w:fldCharType="separate"/>
            </w:r>
            <w:r>
              <w:rPr>
                <w:rFonts w:ascii="Calibri" w:hAnsi="Calibri" w:cs="Calibri"/>
                <w:rPrChange w:author="Neeraj Durgapal" w:date="2024-08-28T03:49:00Z" w:id="184">
                  <w:rPr/>
                </w:rPrChange>
              </w:rPr>
              <w:t>9</w:t>
            </w:r>
            <w:r>
              <w:rPr>
                <w:rFonts w:ascii="Calibri" w:hAnsi="Calibri" w:cs="Calibri"/>
                <w:rPrChange w:author="Neeraj Durgapal" w:date="2024-08-28T03:49:00Z" w:id="185">
                  <w:rPr/>
                </w:rPrChange>
              </w:rPr>
              <w:fldChar w:fldCharType="end"/>
            </w:r>
            <w:r>
              <w:rPr>
                <w:rStyle w:val="Hyperlink"/>
                <w:rFonts w:ascii="Calibri" w:hAnsi="Calibri" w:cs="Calibri"/>
                <w:rPrChange w:author="Neeraj Durgapal" w:date="2024-08-28T03:49:00Z" w:id="186">
                  <w:rPr>
                    <w:rStyle w:val="Hyperlink"/>
                  </w:rPr>
                </w:rPrChange>
              </w:rPr>
              <w:fldChar w:fldCharType="end"/>
            </w:r>
          </w:ins>
        </w:p>
        <w:p w:rsidRPr="00E403D6" w:rsidR="00E403D6" w:rsidRDefault="00287800" w14:paraId="4278BEFF" w14:textId="77777777">
          <w:pPr>
            <w:pStyle w:val="TOC2"/>
            <w:tabs>
              <w:tab w:val="right" w:leader="dot" w:pos="9350"/>
            </w:tabs>
            <w:rPr>
              <w:ins w:author="Shubhankar Ghosh" w:date="2024-08-27T14:45:00Z" w:id="187"/>
              <w:rFonts w:ascii="Calibri" w:hAnsi="Calibri" w:cs="Calibri"/>
              <w:lang w:val="en-IN" w:eastAsia="en-IN" w:bidi="mr-IN"/>
              <w:rPrChange w:author="Neeraj Durgapal" w:date="2024-08-28T03:49:00Z" w:id="188">
                <w:rPr>
                  <w:ins w:author="Shubhankar Ghosh" w:date="2024-08-27T14:45:00Z" w:id="189"/>
                  <w:rFonts w:cs="Mangal"/>
                  <w:sz w:val="22"/>
                  <w:szCs w:val="20"/>
                  <w:lang w:val="en-IN" w:eastAsia="en-IN" w:bidi="mr-IN"/>
                </w:rPr>
              </w:rPrChange>
            </w:rPr>
          </w:pPr>
          <w:ins w:author="Shubhankar Ghosh" w:date="2024-08-27T14:45:00Z" w:id="190">
            <w:r>
              <w:rPr>
                <w:rStyle w:val="Hyperlink"/>
                <w:rFonts w:ascii="Calibri" w:hAnsi="Calibri" w:cs="Calibri"/>
                <w:rPrChange w:author="Neeraj Durgapal" w:date="2024-08-28T03:49:00Z" w:id="191">
                  <w:rPr>
                    <w:rStyle w:val="Hyperlink"/>
                  </w:rPr>
                </w:rPrChange>
              </w:rPr>
              <w:fldChar w:fldCharType="begin"/>
            </w:r>
            <w:r>
              <w:rPr>
                <w:rStyle w:val="Hyperlink"/>
                <w:rFonts w:ascii="Calibri" w:hAnsi="Calibri" w:cs="Calibri"/>
                <w:rPrChange w:author="Neeraj Durgapal" w:date="2024-08-28T03:49:00Z" w:id="192">
                  <w:rPr>
                    <w:rStyle w:val="Hyperlink"/>
                  </w:rPr>
                </w:rPrChange>
              </w:rPr>
              <w:instrText xml:space="preserve"> </w:instrText>
            </w:r>
            <w:r>
              <w:rPr>
                <w:rFonts w:ascii="Calibri" w:hAnsi="Calibri" w:cs="Calibri"/>
                <w:rPrChange w:author="Neeraj Durgapal" w:date="2024-08-28T03:49:00Z" w:id="193">
                  <w:rPr/>
                </w:rPrChange>
              </w:rPr>
              <w:instrText>HYPERLINK \l "_Toc175662373"</w:instrText>
            </w:r>
            <w:r>
              <w:rPr>
                <w:rStyle w:val="Hyperlink"/>
                <w:rFonts w:ascii="Calibri" w:hAnsi="Calibri" w:cs="Calibri"/>
                <w:rPrChange w:author="Neeraj Durgapal" w:date="2024-08-28T03:49:00Z" w:id="194">
                  <w:rPr>
                    <w:rStyle w:val="Hyperlink"/>
                  </w:rPr>
                </w:rPrChange>
              </w:rPr>
              <w:instrText xml:space="preserve"> </w:instrText>
            </w:r>
            <w:r>
              <w:rPr>
                <w:rStyle w:val="Hyperlink"/>
                <w:rFonts w:ascii="Calibri" w:hAnsi="Calibri" w:cs="Calibri"/>
                <w:rPrChange w:author="Neeraj Durgapal" w:date="2024-08-28T03:49:00Z" w:id="195">
                  <w:rPr>
                    <w:rStyle w:val="Hyperlink"/>
                  </w:rPr>
                </w:rPrChange>
              </w:rPr>
              <w:fldChar w:fldCharType="separate"/>
            </w:r>
            <w:r>
              <w:rPr>
                <w:rStyle w:val="Hyperlink"/>
                <w:rFonts w:ascii="Calibri" w:hAnsi="Calibri" w:cs="Calibri"/>
              </w:rPr>
              <w:t>Business Requirement Mapping</w:t>
            </w:r>
            <w:r>
              <w:rPr>
                <w:rFonts w:ascii="Calibri" w:hAnsi="Calibri" w:cs="Calibri"/>
                <w:rPrChange w:author="Neeraj Durgapal" w:date="2024-08-28T03:49:00Z" w:id="196">
                  <w:rPr/>
                </w:rPrChange>
              </w:rPr>
              <w:tab/>
            </w:r>
            <w:r>
              <w:rPr>
                <w:rFonts w:ascii="Calibri" w:hAnsi="Calibri" w:cs="Calibri"/>
                <w:rPrChange w:author="Neeraj Durgapal" w:date="2024-08-28T03:49:00Z" w:id="197">
                  <w:rPr/>
                </w:rPrChange>
              </w:rPr>
              <w:fldChar w:fldCharType="begin"/>
            </w:r>
            <w:r>
              <w:rPr>
                <w:rFonts w:ascii="Calibri" w:hAnsi="Calibri" w:cs="Calibri"/>
                <w:rPrChange w:author="Neeraj Durgapal" w:date="2024-08-28T03:49:00Z" w:id="198">
                  <w:rPr/>
                </w:rPrChange>
              </w:rPr>
              <w:instrText xml:space="preserve"> PAGEREF _Toc175662373 \h </w:instrText>
            </w:r>
          </w:ins>
          <w:r>
            <w:rPr>
              <w:rFonts w:ascii="Calibri" w:hAnsi="Calibri" w:cs="Calibri"/>
              <w:rPrChange w:author="Neeraj Durgapal" w:date="2024-08-28T03:49:00Z" w:id="199">
                <w:rPr>
                  <w:rFonts w:ascii="Calibri" w:hAnsi="Calibri" w:cs="Calibri"/>
                </w:rPr>
              </w:rPrChange>
            </w:rPr>
          </w:r>
          <w:ins w:author="Shubhankar Ghosh" w:date="2024-08-27T14:45:00Z" w:id="200">
            <w:r>
              <w:rPr>
                <w:rFonts w:ascii="Calibri" w:hAnsi="Calibri" w:cs="Calibri"/>
                <w:rPrChange w:author="Neeraj Durgapal" w:date="2024-08-28T03:49:00Z" w:id="201">
                  <w:rPr/>
                </w:rPrChange>
              </w:rPr>
              <w:fldChar w:fldCharType="separate"/>
            </w:r>
            <w:r>
              <w:rPr>
                <w:rFonts w:ascii="Calibri" w:hAnsi="Calibri" w:cs="Calibri"/>
                <w:rPrChange w:author="Neeraj Durgapal" w:date="2024-08-28T03:49:00Z" w:id="202">
                  <w:rPr/>
                </w:rPrChange>
              </w:rPr>
              <w:t>10</w:t>
            </w:r>
            <w:r>
              <w:rPr>
                <w:rFonts w:ascii="Calibri" w:hAnsi="Calibri" w:cs="Calibri"/>
                <w:rPrChange w:author="Neeraj Durgapal" w:date="2024-08-28T03:49:00Z" w:id="203">
                  <w:rPr/>
                </w:rPrChange>
              </w:rPr>
              <w:fldChar w:fldCharType="end"/>
            </w:r>
            <w:r>
              <w:rPr>
                <w:rStyle w:val="Hyperlink"/>
                <w:rFonts w:ascii="Calibri" w:hAnsi="Calibri" w:cs="Calibri"/>
                <w:rPrChange w:author="Neeraj Durgapal" w:date="2024-08-28T03:49:00Z" w:id="204">
                  <w:rPr>
                    <w:rStyle w:val="Hyperlink"/>
                  </w:rPr>
                </w:rPrChange>
              </w:rPr>
              <w:fldChar w:fldCharType="end"/>
            </w:r>
          </w:ins>
        </w:p>
        <w:p w:rsidRPr="00E403D6" w:rsidR="00E403D6" w:rsidRDefault="00287800" w14:paraId="2D4412F5" w14:textId="77777777">
          <w:pPr>
            <w:pStyle w:val="TOC2"/>
            <w:tabs>
              <w:tab w:val="right" w:leader="dot" w:pos="9350"/>
            </w:tabs>
            <w:rPr>
              <w:ins w:author="Shubhankar Ghosh" w:date="2024-08-27T14:45:00Z" w:id="205"/>
              <w:rFonts w:ascii="Calibri" w:hAnsi="Calibri" w:cs="Calibri"/>
              <w:lang w:val="en-IN" w:eastAsia="en-IN" w:bidi="mr-IN"/>
              <w:rPrChange w:author="Neeraj Durgapal" w:date="2024-08-28T03:49:00Z" w:id="206">
                <w:rPr>
                  <w:ins w:author="Shubhankar Ghosh" w:date="2024-08-27T14:45:00Z" w:id="207"/>
                  <w:rFonts w:cs="Mangal"/>
                  <w:sz w:val="22"/>
                  <w:szCs w:val="20"/>
                  <w:lang w:val="en-IN" w:eastAsia="en-IN" w:bidi="mr-IN"/>
                </w:rPr>
              </w:rPrChange>
            </w:rPr>
          </w:pPr>
          <w:ins w:author="Shubhankar Ghosh" w:date="2024-08-27T14:45:00Z" w:id="208">
            <w:r>
              <w:rPr>
                <w:rStyle w:val="Hyperlink"/>
                <w:rFonts w:ascii="Calibri" w:hAnsi="Calibri" w:cs="Calibri"/>
                <w:rPrChange w:author="Neeraj Durgapal" w:date="2024-08-28T03:49:00Z" w:id="209">
                  <w:rPr>
                    <w:rStyle w:val="Hyperlink"/>
                  </w:rPr>
                </w:rPrChange>
              </w:rPr>
              <w:fldChar w:fldCharType="begin"/>
            </w:r>
            <w:r>
              <w:rPr>
                <w:rStyle w:val="Hyperlink"/>
                <w:rFonts w:ascii="Calibri" w:hAnsi="Calibri" w:cs="Calibri"/>
                <w:rPrChange w:author="Neeraj Durgapal" w:date="2024-08-28T03:49:00Z" w:id="210">
                  <w:rPr>
                    <w:rStyle w:val="Hyperlink"/>
                  </w:rPr>
                </w:rPrChange>
              </w:rPr>
              <w:instrText xml:space="preserve"> </w:instrText>
            </w:r>
            <w:r>
              <w:rPr>
                <w:rFonts w:ascii="Calibri" w:hAnsi="Calibri" w:cs="Calibri"/>
                <w:rPrChange w:author="Neeraj Durgapal" w:date="2024-08-28T03:49:00Z" w:id="211">
                  <w:rPr/>
                </w:rPrChange>
              </w:rPr>
              <w:instrText>HYPERLINK \l "_Toc175662374"</w:instrText>
            </w:r>
            <w:r>
              <w:rPr>
                <w:rStyle w:val="Hyperlink"/>
                <w:rFonts w:ascii="Calibri" w:hAnsi="Calibri" w:cs="Calibri"/>
                <w:rPrChange w:author="Neeraj Durgapal" w:date="2024-08-28T03:49:00Z" w:id="212">
                  <w:rPr>
                    <w:rStyle w:val="Hyperlink"/>
                  </w:rPr>
                </w:rPrChange>
              </w:rPr>
              <w:instrText xml:space="preserve"> </w:instrText>
            </w:r>
            <w:r>
              <w:rPr>
                <w:rStyle w:val="Hyperlink"/>
                <w:rFonts w:ascii="Calibri" w:hAnsi="Calibri" w:cs="Calibri"/>
                <w:rPrChange w:author="Neeraj Durgapal" w:date="2024-08-28T03:49:00Z" w:id="213">
                  <w:rPr>
                    <w:rStyle w:val="Hyperlink"/>
                  </w:rPr>
                </w:rPrChange>
              </w:rPr>
              <w:fldChar w:fldCharType="separate"/>
            </w:r>
            <w:r>
              <w:rPr>
                <w:rStyle w:val="Hyperlink"/>
                <w:rFonts w:ascii="Calibri" w:hAnsi="Calibri" w:cs="Calibri"/>
              </w:rPr>
              <w:t>Actors</w:t>
            </w:r>
            <w:r>
              <w:rPr>
                <w:rFonts w:ascii="Calibri" w:hAnsi="Calibri" w:cs="Calibri"/>
                <w:rPrChange w:author="Neeraj Durgapal" w:date="2024-08-28T03:49:00Z" w:id="214">
                  <w:rPr/>
                </w:rPrChange>
              </w:rPr>
              <w:tab/>
            </w:r>
            <w:r>
              <w:rPr>
                <w:rFonts w:ascii="Calibri" w:hAnsi="Calibri" w:cs="Calibri"/>
                <w:rPrChange w:author="Neeraj Durgapal" w:date="2024-08-28T03:49:00Z" w:id="215">
                  <w:rPr/>
                </w:rPrChange>
              </w:rPr>
              <w:fldChar w:fldCharType="begin"/>
            </w:r>
            <w:r>
              <w:rPr>
                <w:rFonts w:ascii="Calibri" w:hAnsi="Calibri" w:cs="Calibri"/>
                <w:rPrChange w:author="Neeraj Durgapal" w:date="2024-08-28T03:49:00Z" w:id="216">
                  <w:rPr/>
                </w:rPrChange>
              </w:rPr>
              <w:instrText xml:space="preserve"> PAGEREF _Toc175662374 \h </w:instrText>
            </w:r>
          </w:ins>
          <w:r>
            <w:rPr>
              <w:rFonts w:ascii="Calibri" w:hAnsi="Calibri" w:cs="Calibri"/>
              <w:rPrChange w:author="Neeraj Durgapal" w:date="2024-08-28T03:49:00Z" w:id="217">
                <w:rPr>
                  <w:rFonts w:ascii="Calibri" w:hAnsi="Calibri" w:cs="Calibri"/>
                </w:rPr>
              </w:rPrChange>
            </w:rPr>
          </w:r>
          <w:ins w:author="Shubhankar Ghosh" w:date="2024-08-27T14:45:00Z" w:id="218">
            <w:r>
              <w:rPr>
                <w:rFonts w:ascii="Calibri" w:hAnsi="Calibri" w:cs="Calibri"/>
                <w:rPrChange w:author="Neeraj Durgapal" w:date="2024-08-28T03:49:00Z" w:id="219">
                  <w:rPr/>
                </w:rPrChange>
              </w:rPr>
              <w:fldChar w:fldCharType="separate"/>
            </w:r>
            <w:r>
              <w:rPr>
                <w:rFonts w:ascii="Calibri" w:hAnsi="Calibri" w:cs="Calibri"/>
                <w:rPrChange w:author="Neeraj Durgapal" w:date="2024-08-28T03:49:00Z" w:id="220">
                  <w:rPr/>
                </w:rPrChange>
              </w:rPr>
              <w:t>10</w:t>
            </w:r>
            <w:r>
              <w:rPr>
                <w:rFonts w:ascii="Calibri" w:hAnsi="Calibri" w:cs="Calibri"/>
                <w:rPrChange w:author="Neeraj Durgapal" w:date="2024-08-28T03:49:00Z" w:id="221">
                  <w:rPr/>
                </w:rPrChange>
              </w:rPr>
              <w:fldChar w:fldCharType="end"/>
            </w:r>
            <w:r>
              <w:rPr>
                <w:rStyle w:val="Hyperlink"/>
                <w:rFonts w:ascii="Calibri" w:hAnsi="Calibri" w:cs="Calibri"/>
                <w:rPrChange w:author="Neeraj Durgapal" w:date="2024-08-28T03:49:00Z" w:id="222">
                  <w:rPr>
                    <w:rStyle w:val="Hyperlink"/>
                  </w:rPr>
                </w:rPrChange>
              </w:rPr>
              <w:fldChar w:fldCharType="end"/>
            </w:r>
          </w:ins>
        </w:p>
        <w:p w:rsidRPr="00E403D6" w:rsidR="00E403D6" w:rsidRDefault="00287800" w14:paraId="2797FE13" w14:textId="77777777">
          <w:pPr>
            <w:pStyle w:val="TOC2"/>
            <w:tabs>
              <w:tab w:val="right" w:leader="dot" w:pos="9350"/>
            </w:tabs>
            <w:rPr>
              <w:ins w:author="Shubhankar Ghosh" w:date="2024-08-27T14:45:00Z" w:id="223"/>
              <w:rFonts w:ascii="Calibri" w:hAnsi="Calibri" w:cs="Calibri"/>
              <w:lang w:val="en-IN" w:eastAsia="en-IN" w:bidi="mr-IN"/>
              <w:rPrChange w:author="Neeraj Durgapal" w:date="2024-08-28T03:49:00Z" w:id="224">
                <w:rPr>
                  <w:ins w:author="Shubhankar Ghosh" w:date="2024-08-27T14:45:00Z" w:id="225"/>
                  <w:rFonts w:cs="Mangal"/>
                  <w:sz w:val="22"/>
                  <w:szCs w:val="20"/>
                  <w:lang w:val="en-IN" w:eastAsia="en-IN" w:bidi="mr-IN"/>
                </w:rPr>
              </w:rPrChange>
            </w:rPr>
          </w:pPr>
          <w:ins w:author="Shubhankar Ghosh" w:date="2024-08-27T14:45:00Z" w:id="226">
            <w:r>
              <w:rPr>
                <w:rStyle w:val="Hyperlink"/>
                <w:rFonts w:ascii="Calibri" w:hAnsi="Calibri" w:cs="Calibri"/>
                <w:rPrChange w:author="Neeraj Durgapal" w:date="2024-08-28T03:49:00Z" w:id="227">
                  <w:rPr>
                    <w:rStyle w:val="Hyperlink"/>
                  </w:rPr>
                </w:rPrChange>
              </w:rPr>
              <w:fldChar w:fldCharType="begin"/>
            </w:r>
            <w:r>
              <w:rPr>
                <w:rStyle w:val="Hyperlink"/>
                <w:rFonts w:ascii="Calibri" w:hAnsi="Calibri" w:cs="Calibri"/>
                <w:rPrChange w:author="Neeraj Durgapal" w:date="2024-08-28T03:49:00Z" w:id="228">
                  <w:rPr>
                    <w:rStyle w:val="Hyperlink"/>
                  </w:rPr>
                </w:rPrChange>
              </w:rPr>
              <w:instrText xml:space="preserve"> </w:instrText>
            </w:r>
            <w:r>
              <w:rPr>
                <w:rFonts w:ascii="Calibri" w:hAnsi="Calibri" w:cs="Calibri"/>
                <w:rPrChange w:author="Neeraj Durgapal" w:date="2024-08-28T03:49:00Z" w:id="229">
                  <w:rPr/>
                </w:rPrChange>
              </w:rPr>
              <w:instrText>HYPERLINK \l "_Toc175662375"</w:instrText>
            </w:r>
            <w:r>
              <w:rPr>
                <w:rStyle w:val="Hyperlink"/>
                <w:rFonts w:ascii="Calibri" w:hAnsi="Calibri" w:cs="Calibri"/>
                <w:rPrChange w:author="Neeraj Durgapal" w:date="2024-08-28T03:49:00Z" w:id="230">
                  <w:rPr>
                    <w:rStyle w:val="Hyperlink"/>
                  </w:rPr>
                </w:rPrChange>
              </w:rPr>
              <w:instrText xml:space="preserve"> </w:instrText>
            </w:r>
            <w:r>
              <w:rPr>
                <w:rStyle w:val="Hyperlink"/>
                <w:rFonts w:ascii="Calibri" w:hAnsi="Calibri" w:cs="Calibri"/>
                <w:rPrChange w:author="Neeraj Durgapal" w:date="2024-08-28T03:49:00Z" w:id="231">
                  <w:rPr>
                    <w:rStyle w:val="Hyperlink"/>
                  </w:rPr>
                </w:rPrChange>
              </w:rPr>
              <w:fldChar w:fldCharType="separate"/>
            </w:r>
            <w:r>
              <w:rPr>
                <w:rStyle w:val="Hyperlink"/>
                <w:rFonts w:ascii="Calibri" w:hAnsi="Calibri" w:cs="Calibri"/>
              </w:rPr>
              <w:t>Functions</w:t>
            </w:r>
            <w:r>
              <w:rPr>
                <w:rFonts w:ascii="Calibri" w:hAnsi="Calibri" w:cs="Calibri"/>
                <w:rPrChange w:author="Neeraj Durgapal" w:date="2024-08-28T03:49:00Z" w:id="232">
                  <w:rPr/>
                </w:rPrChange>
              </w:rPr>
              <w:tab/>
            </w:r>
            <w:r>
              <w:rPr>
                <w:rFonts w:ascii="Calibri" w:hAnsi="Calibri" w:cs="Calibri"/>
                <w:rPrChange w:author="Neeraj Durgapal" w:date="2024-08-28T03:49:00Z" w:id="233">
                  <w:rPr/>
                </w:rPrChange>
              </w:rPr>
              <w:fldChar w:fldCharType="begin"/>
            </w:r>
            <w:r>
              <w:rPr>
                <w:rFonts w:ascii="Calibri" w:hAnsi="Calibri" w:cs="Calibri"/>
                <w:rPrChange w:author="Neeraj Durgapal" w:date="2024-08-28T03:49:00Z" w:id="234">
                  <w:rPr/>
                </w:rPrChange>
              </w:rPr>
              <w:instrText xml:space="preserve"> PAGEREF _Toc175662375 \h </w:instrText>
            </w:r>
          </w:ins>
          <w:r>
            <w:rPr>
              <w:rFonts w:ascii="Calibri" w:hAnsi="Calibri" w:cs="Calibri"/>
              <w:rPrChange w:author="Neeraj Durgapal" w:date="2024-08-28T03:49:00Z" w:id="235">
                <w:rPr>
                  <w:rFonts w:ascii="Calibri" w:hAnsi="Calibri" w:cs="Calibri"/>
                </w:rPr>
              </w:rPrChange>
            </w:rPr>
          </w:r>
          <w:ins w:author="Shubhankar Ghosh" w:date="2024-08-27T14:45:00Z" w:id="236">
            <w:r>
              <w:rPr>
                <w:rFonts w:ascii="Calibri" w:hAnsi="Calibri" w:cs="Calibri"/>
                <w:rPrChange w:author="Neeraj Durgapal" w:date="2024-08-28T03:49:00Z" w:id="237">
                  <w:rPr/>
                </w:rPrChange>
              </w:rPr>
              <w:fldChar w:fldCharType="separate"/>
            </w:r>
            <w:r>
              <w:rPr>
                <w:rFonts w:ascii="Calibri" w:hAnsi="Calibri" w:cs="Calibri"/>
                <w:rPrChange w:author="Neeraj Durgapal" w:date="2024-08-28T03:49:00Z" w:id="238">
                  <w:rPr/>
                </w:rPrChange>
              </w:rPr>
              <w:t>10</w:t>
            </w:r>
            <w:r>
              <w:rPr>
                <w:rFonts w:ascii="Calibri" w:hAnsi="Calibri" w:cs="Calibri"/>
                <w:rPrChange w:author="Neeraj Durgapal" w:date="2024-08-28T03:49:00Z" w:id="239">
                  <w:rPr/>
                </w:rPrChange>
              </w:rPr>
              <w:fldChar w:fldCharType="end"/>
            </w:r>
            <w:r>
              <w:rPr>
                <w:rStyle w:val="Hyperlink"/>
                <w:rFonts w:ascii="Calibri" w:hAnsi="Calibri" w:cs="Calibri"/>
                <w:rPrChange w:author="Neeraj Durgapal" w:date="2024-08-28T03:49:00Z" w:id="240">
                  <w:rPr>
                    <w:rStyle w:val="Hyperlink"/>
                  </w:rPr>
                </w:rPrChange>
              </w:rPr>
              <w:fldChar w:fldCharType="end"/>
            </w:r>
          </w:ins>
        </w:p>
        <w:p w:rsidRPr="00E403D6" w:rsidR="00E403D6" w:rsidRDefault="00287800" w14:paraId="0CFAD3CE" w14:textId="77777777">
          <w:pPr>
            <w:pStyle w:val="TOC1"/>
            <w:tabs>
              <w:tab w:val="right" w:leader="dot" w:pos="9350"/>
            </w:tabs>
            <w:rPr>
              <w:ins w:author="Shubhankar Ghosh" w:date="2024-08-27T14:45:00Z" w:id="241"/>
              <w:rFonts w:ascii="Calibri" w:hAnsi="Calibri" w:cs="Calibri"/>
              <w:lang w:val="en-IN" w:eastAsia="en-IN" w:bidi="mr-IN"/>
              <w:rPrChange w:author="Neeraj Durgapal" w:date="2024-08-28T03:49:00Z" w:id="242">
                <w:rPr>
                  <w:ins w:author="Shubhankar Ghosh" w:date="2024-08-27T14:45:00Z" w:id="243"/>
                  <w:rFonts w:cs="Mangal"/>
                  <w:sz w:val="22"/>
                  <w:szCs w:val="20"/>
                  <w:lang w:val="en-IN" w:eastAsia="en-IN" w:bidi="mr-IN"/>
                </w:rPr>
              </w:rPrChange>
            </w:rPr>
          </w:pPr>
          <w:ins w:author="Shubhankar Ghosh" w:date="2024-08-27T14:45:00Z" w:id="244">
            <w:r>
              <w:rPr>
                <w:rStyle w:val="Hyperlink"/>
                <w:rFonts w:ascii="Calibri" w:hAnsi="Calibri" w:cs="Calibri"/>
                <w:rPrChange w:author="Neeraj Durgapal" w:date="2024-08-28T03:49:00Z" w:id="245">
                  <w:rPr>
                    <w:rStyle w:val="Hyperlink"/>
                  </w:rPr>
                </w:rPrChange>
              </w:rPr>
              <w:fldChar w:fldCharType="begin"/>
            </w:r>
            <w:r>
              <w:rPr>
                <w:rStyle w:val="Hyperlink"/>
                <w:rFonts w:ascii="Calibri" w:hAnsi="Calibri" w:cs="Calibri"/>
                <w:rPrChange w:author="Neeraj Durgapal" w:date="2024-08-28T03:49:00Z" w:id="246">
                  <w:rPr>
                    <w:rStyle w:val="Hyperlink"/>
                  </w:rPr>
                </w:rPrChange>
              </w:rPr>
              <w:instrText xml:space="preserve"> </w:instrText>
            </w:r>
            <w:r>
              <w:rPr>
                <w:rFonts w:ascii="Calibri" w:hAnsi="Calibri" w:cs="Calibri"/>
                <w:rPrChange w:author="Neeraj Durgapal" w:date="2024-08-28T03:49:00Z" w:id="247">
                  <w:rPr/>
                </w:rPrChange>
              </w:rPr>
              <w:instrText>HYPERLINK \l "_Toc175662376"</w:instrText>
            </w:r>
            <w:r>
              <w:rPr>
                <w:rStyle w:val="Hyperlink"/>
                <w:rFonts w:ascii="Calibri" w:hAnsi="Calibri" w:cs="Calibri"/>
                <w:rPrChange w:author="Neeraj Durgapal" w:date="2024-08-28T03:49:00Z" w:id="248">
                  <w:rPr>
                    <w:rStyle w:val="Hyperlink"/>
                  </w:rPr>
                </w:rPrChange>
              </w:rPr>
              <w:instrText xml:space="preserve"> </w:instrText>
            </w:r>
            <w:r>
              <w:rPr>
                <w:rStyle w:val="Hyperlink"/>
                <w:rFonts w:ascii="Calibri" w:hAnsi="Calibri" w:cs="Calibri"/>
                <w:rPrChange w:author="Neeraj Durgapal" w:date="2024-08-28T03:49:00Z" w:id="249">
                  <w:rPr>
                    <w:rStyle w:val="Hyperlink"/>
                  </w:rPr>
                </w:rPrChange>
              </w:rPr>
              <w:fldChar w:fldCharType="separate"/>
            </w:r>
            <w:r>
              <w:rPr>
                <w:rStyle w:val="Hyperlink"/>
                <w:rFonts w:ascii="Calibri" w:hAnsi="Calibri" w:cs="Calibri"/>
              </w:rPr>
              <w:t>Functional Flow</w:t>
            </w:r>
            <w:r>
              <w:rPr>
                <w:rFonts w:ascii="Calibri" w:hAnsi="Calibri" w:cs="Calibri"/>
                <w:rPrChange w:author="Neeraj Durgapal" w:date="2024-08-28T03:49:00Z" w:id="250">
                  <w:rPr/>
                </w:rPrChange>
              </w:rPr>
              <w:tab/>
            </w:r>
            <w:r>
              <w:rPr>
                <w:rFonts w:ascii="Calibri" w:hAnsi="Calibri" w:cs="Calibri"/>
                <w:rPrChange w:author="Neeraj Durgapal" w:date="2024-08-28T03:49:00Z" w:id="251">
                  <w:rPr/>
                </w:rPrChange>
              </w:rPr>
              <w:fldChar w:fldCharType="begin"/>
            </w:r>
            <w:r>
              <w:rPr>
                <w:rFonts w:ascii="Calibri" w:hAnsi="Calibri" w:cs="Calibri"/>
                <w:rPrChange w:author="Neeraj Durgapal" w:date="2024-08-28T03:49:00Z" w:id="252">
                  <w:rPr/>
                </w:rPrChange>
              </w:rPr>
              <w:instrText xml:space="preserve"> PAGEREF _Toc175662376 \h </w:instrText>
            </w:r>
          </w:ins>
          <w:r>
            <w:rPr>
              <w:rFonts w:ascii="Calibri" w:hAnsi="Calibri" w:cs="Calibri"/>
              <w:rPrChange w:author="Neeraj Durgapal" w:date="2024-08-28T03:49:00Z" w:id="253">
                <w:rPr>
                  <w:rFonts w:ascii="Calibri" w:hAnsi="Calibri" w:cs="Calibri"/>
                </w:rPr>
              </w:rPrChange>
            </w:rPr>
          </w:r>
          <w:ins w:author="Shubhankar Ghosh" w:date="2024-08-27T14:45:00Z" w:id="254">
            <w:r>
              <w:rPr>
                <w:rFonts w:ascii="Calibri" w:hAnsi="Calibri" w:cs="Calibri"/>
                <w:rPrChange w:author="Neeraj Durgapal" w:date="2024-08-28T03:49:00Z" w:id="255">
                  <w:rPr/>
                </w:rPrChange>
              </w:rPr>
              <w:fldChar w:fldCharType="separate"/>
            </w:r>
            <w:r>
              <w:rPr>
                <w:rFonts w:ascii="Calibri" w:hAnsi="Calibri" w:cs="Calibri"/>
                <w:rPrChange w:author="Neeraj Durgapal" w:date="2024-08-28T03:49:00Z" w:id="256">
                  <w:rPr/>
                </w:rPrChange>
              </w:rPr>
              <w:t>11</w:t>
            </w:r>
            <w:r>
              <w:rPr>
                <w:rFonts w:ascii="Calibri" w:hAnsi="Calibri" w:cs="Calibri"/>
                <w:rPrChange w:author="Neeraj Durgapal" w:date="2024-08-28T03:49:00Z" w:id="257">
                  <w:rPr/>
                </w:rPrChange>
              </w:rPr>
              <w:fldChar w:fldCharType="end"/>
            </w:r>
            <w:r>
              <w:rPr>
                <w:rStyle w:val="Hyperlink"/>
                <w:rFonts w:ascii="Calibri" w:hAnsi="Calibri" w:cs="Calibri"/>
                <w:rPrChange w:author="Neeraj Durgapal" w:date="2024-08-28T03:49:00Z" w:id="258">
                  <w:rPr>
                    <w:rStyle w:val="Hyperlink"/>
                  </w:rPr>
                </w:rPrChange>
              </w:rPr>
              <w:fldChar w:fldCharType="end"/>
            </w:r>
          </w:ins>
        </w:p>
        <w:p w:rsidRPr="00E403D6" w:rsidR="00E403D6" w:rsidRDefault="00287800" w14:paraId="0D9C4275" w14:textId="77777777">
          <w:pPr>
            <w:pStyle w:val="TOC1"/>
            <w:tabs>
              <w:tab w:val="right" w:leader="dot" w:pos="9350"/>
            </w:tabs>
            <w:rPr>
              <w:ins w:author="Shubhankar Ghosh" w:date="2024-08-27T14:45:00Z" w:id="259"/>
              <w:rFonts w:ascii="Calibri" w:hAnsi="Calibri" w:cs="Calibri"/>
              <w:lang w:val="en-IN" w:eastAsia="en-IN" w:bidi="mr-IN"/>
              <w:rPrChange w:author="Neeraj Durgapal" w:date="2024-08-28T03:49:00Z" w:id="260">
                <w:rPr>
                  <w:ins w:author="Shubhankar Ghosh" w:date="2024-08-27T14:45:00Z" w:id="261"/>
                  <w:rFonts w:cs="Mangal"/>
                  <w:sz w:val="22"/>
                  <w:szCs w:val="20"/>
                  <w:lang w:val="en-IN" w:eastAsia="en-IN" w:bidi="mr-IN"/>
                </w:rPr>
              </w:rPrChange>
            </w:rPr>
          </w:pPr>
          <w:ins w:author="Shubhankar Ghosh" w:date="2024-08-27T14:45:00Z" w:id="262">
            <w:r>
              <w:rPr>
                <w:rStyle w:val="Hyperlink"/>
                <w:rFonts w:ascii="Calibri" w:hAnsi="Calibri" w:cs="Calibri"/>
                <w:rPrChange w:author="Neeraj Durgapal" w:date="2024-08-28T03:49:00Z" w:id="263">
                  <w:rPr>
                    <w:rStyle w:val="Hyperlink"/>
                  </w:rPr>
                </w:rPrChange>
              </w:rPr>
              <w:fldChar w:fldCharType="begin"/>
            </w:r>
            <w:r>
              <w:rPr>
                <w:rStyle w:val="Hyperlink"/>
                <w:rFonts w:ascii="Calibri" w:hAnsi="Calibri" w:cs="Calibri"/>
                <w:rPrChange w:author="Neeraj Durgapal" w:date="2024-08-28T03:49:00Z" w:id="264">
                  <w:rPr>
                    <w:rStyle w:val="Hyperlink"/>
                  </w:rPr>
                </w:rPrChange>
              </w:rPr>
              <w:instrText xml:space="preserve"> </w:instrText>
            </w:r>
            <w:r>
              <w:rPr>
                <w:rFonts w:ascii="Calibri" w:hAnsi="Calibri" w:cs="Calibri"/>
                <w:rPrChange w:author="Neeraj Durgapal" w:date="2024-08-28T03:49:00Z" w:id="265">
                  <w:rPr/>
                </w:rPrChange>
              </w:rPr>
              <w:instrText>HYPERLINK \l "_Toc175662377"</w:instrText>
            </w:r>
            <w:r>
              <w:rPr>
                <w:rStyle w:val="Hyperlink"/>
                <w:rFonts w:ascii="Calibri" w:hAnsi="Calibri" w:cs="Calibri"/>
                <w:rPrChange w:author="Neeraj Durgapal" w:date="2024-08-28T03:49:00Z" w:id="266">
                  <w:rPr>
                    <w:rStyle w:val="Hyperlink"/>
                  </w:rPr>
                </w:rPrChange>
              </w:rPr>
              <w:instrText xml:space="preserve"> </w:instrText>
            </w:r>
            <w:r>
              <w:rPr>
                <w:rStyle w:val="Hyperlink"/>
                <w:rFonts w:ascii="Calibri" w:hAnsi="Calibri" w:cs="Calibri"/>
                <w:rPrChange w:author="Neeraj Durgapal" w:date="2024-08-28T03:49:00Z" w:id="267">
                  <w:rPr>
                    <w:rStyle w:val="Hyperlink"/>
                  </w:rPr>
                </w:rPrChange>
              </w:rPr>
              <w:fldChar w:fldCharType="separate"/>
            </w:r>
            <w:r>
              <w:rPr>
                <w:rStyle w:val="Hyperlink"/>
                <w:rFonts w:ascii="Calibri" w:hAnsi="Calibri" w:cs="Calibri"/>
              </w:rPr>
              <w:t>Functional Specifications</w:t>
            </w:r>
            <w:r>
              <w:rPr>
                <w:rFonts w:ascii="Calibri" w:hAnsi="Calibri" w:cs="Calibri"/>
                <w:rPrChange w:author="Neeraj Durgapal" w:date="2024-08-28T03:49:00Z" w:id="268">
                  <w:rPr/>
                </w:rPrChange>
              </w:rPr>
              <w:tab/>
            </w:r>
            <w:r>
              <w:rPr>
                <w:rFonts w:ascii="Calibri" w:hAnsi="Calibri" w:cs="Calibri"/>
                <w:rPrChange w:author="Neeraj Durgapal" w:date="2024-08-28T03:49:00Z" w:id="269">
                  <w:rPr/>
                </w:rPrChange>
              </w:rPr>
              <w:fldChar w:fldCharType="begin"/>
            </w:r>
            <w:r>
              <w:rPr>
                <w:rFonts w:ascii="Calibri" w:hAnsi="Calibri" w:cs="Calibri"/>
                <w:rPrChange w:author="Neeraj Durgapal" w:date="2024-08-28T03:49:00Z" w:id="270">
                  <w:rPr/>
                </w:rPrChange>
              </w:rPr>
              <w:instrText xml:space="preserve"> PAGEREF _Toc175662377 \h </w:instrText>
            </w:r>
          </w:ins>
          <w:r>
            <w:rPr>
              <w:rFonts w:ascii="Calibri" w:hAnsi="Calibri" w:cs="Calibri"/>
              <w:rPrChange w:author="Neeraj Durgapal" w:date="2024-08-28T03:49:00Z" w:id="271">
                <w:rPr>
                  <w:rFonts w:ascii="Calibri" w:hAnsi="Calibri" w:cs="Calibri"/>
                </w:rPr>
              </w:rPrChange>
            </w:rPr>
          </w:r>
          <w:ins w:author="Shubhankar Ghosh" w:date="2024-08-27T14:45:00Z" w:id="272">
            <w:r>
              <w:rPr>
                <w:rFonts w:ascii="Calibri" w:hAnsi="Calibri" w:cs="Calibri"/>
                <w:rPrChange w:author="Neeraj Durgapal" w:date="2024-08-28T03:49:00Z" w:id="273">
                  <w:rPr/>
                </w:rPrChange>
              </w:rPr>
              <w:fldChar w:fldCharType="separate"/>
            </w:r>
            <w:r>
              <w:rPr>
                <w:rFonts w:ascii="Calibri" w:hAnsi="Calibri" w:cs="Calibri"/>
                <w:rPrChange w:author="Neeraj Durgapal" w:date="2024-08-28T03:49:00Z" w:id="274">
                  <w:rPr/>
                </w:rPrChange>
              </w:rPr>
              <w:t>12</w:t>
            </w:r>
            <w:r>
              <w:rPr>
                <w:rFonts w:ascii="Calibri" w:hAnsi="Calibri" w:cs="Calibri"/>
                <w:rPrChange w:author="Neeraj Durgapal" w:date="2024-08-28T03:49:00Z" w:id="275">
                  <w:rPr/>
                </w:rPrChange>
              </w:rPr>
              <w:fldChar w:fldCharType="end"/>
            </w:r>
            <w:r>
              <w:rPr>
                <w:rStyle w:val="Hyperlink"/>
                <w:rFonts w:ascii="Calibri" w:hAnsi="Calibri" w:cs="Calibri"/>
                <w:rPrChange w:author="Neeraj Durgapal" w:date="2024-08-28T03:49:00Z" w:id="276">
                  <w:rPr>
                    <w:rStyle w:val="Hyperlink"/>
                  </w:rPr>
                </w:rPrChange>
              </w:rPr>
              <w:fldChar w:fldCharType="end"/>
            </w:r>
          </w:ins>
        </w:p>
        <w:p w:rsidRPr="00E403D6" w:rsidR="00E403D6" w:rsidRDefault="00287800" w14:paraId="3EAE33F5" w14:textId="77777777">
          <w:pPr>
            <w:pStyle w:val="TOC2"/>
            <w:tabs>
              <w:tab w:val="left" w:pos="660"/>
              <w:tab w:val="right" w:leader="dot" w:pos="9350"/>
            </w:tabs>
            <w:rPr>
              <w:ins w:author="Shubhankar Ghosh" w:date="2024-08-27T14:45:00Z" w:id="277"/>
              <w:rFonts w:ascii="Calibri" w:hAnsi="Calibri" w:cs="Calibri"/>
              <w:lang w:val="en-IN" w:eastAsia="en-IN" w:bidi="mr-IN"/>
              <w:rPrChange w:author="Neeraj Durgapal" w:date="2024-08-28T03:49:00Z" w:id="278">
                <w:rPr>
                  <w:ins w:author="Shubhankar Ghosh" w:date="2024-08-27T14:45:00Z" w:id="279"/>
                  <w:rFonts w:cs="Mangal"/>
                  <w:sz w:val="22"/>
                  <w:szCs w:val="20"/>
                  <w:lang w:val="en-IN" w:eastAsia="en-IN" w:bidi="mr-IN"/>
                </w:rPr>
              </w:rPrChange>
            </w:rPr>
          </w:pPr>
          <w:ins w:author="Shubhankar Ghosh" w:date="2024-08-27T14:45:00Z" w:id="280">
            <w:r>
              <w:rPr>
                <w:rStyle w:val="Hyperlink"/>
                <w:rFonts w:ascii="Calibri" w:hAnsi="Calibri" w:cs="Calibri"/>
                <w:rPrChange w:author="Neeraj Durgapal" w:date="2024-08-28T03:49:00Z" w:id="281">
                  <w:rPr>
                    <w:rStyle w:val="Hyperlink"/>
                  </w:rPr>
                </w:rPrChange>
              </w:rPr>
              <w:fldChar w:fldCharType="begin"/>
            </w:r>
            <w:r>
              <w:rPr>
                <w:rStyle w:val="Hyperlink"/>
                <w:rFonts w:ascii="Calibri" w:hAnsi="Calibri" w:cs="Calibri"/>
                <w:rPrChange w:author="Neeraj Durgapal" w:date="2024-08-28T03:49:00Z" w:id="282">
                  <w:rPr>
                    <w:rStyle w:val="Hyperlink"/>
                  </w:rPr>
                </w:rPrChange>
              </w:rPr>
              <w:instrText xml:space="preserve"> </w:instrText>
            </w:r>
            <w:r>
              <w:rPr>
                <w:rFonts w:ascii="Calibri" w:hAnsi="Calibri" w:cs="Calibri"/>
                <w:rPrChange w:author="Neeraj Durgapal" w:date="2024-08-28T03:49:00Z" w:id="283">
                  <w:rPr/>
                </w:rPrChange>
              </w:rPr>
              <w:instrText>HYPERLINK \l "_Toc175662378"</w:instrText>
            </w:r>
            <w:r>
              <w:rPr>
                <w:rStyle w:val="Hyperlink"/>
                <w:rFonts w:ascii="Calibri" w:hAnsi="Calibri" w:cs="Calibri"/>
                <w:rPrChange w:author="Neeraj Durgapal" w:date="2024-08-28T03:49:00Z" w:id="284">
                  <w:rPr>
                    <w:rStyle w:val="Hyperlink"/>
                  </w:rPr>
                </w:rPrChange>
              </w:rPr>
              <w:instrText xml:space="preserve"> </w:instrText>
            </w:r>
            <w:r>
              <w:rPr>
                <w:rStyle w:val="Hyperlink"/>
                <w:rFonts w:ascii="Calibri" w:hAnsi="Calibri" w:cs="Calibri"/>
                <w:rPrChange w:author="Neeraj Durgapal" w:date="2024-08-28T03:49:00Z" w:id="285">
                  <w:rPr>
                    <w:rStyle w:val="Hyperlink"/>
                  </w:rPr>
                </w:rPrChange>
              </w:rPr>
              <w:fldChar w:fldCharType="separate"/>
            </w:r>
            <w:r>
              <w:rPr>
                <w:rStyle w:val="Hyperlink"/>
                <w:rFonts w:ascii="Calibri" w:hAnsi="Calibri" w:cs="Calibri"/>
              </w:rPr>
              <w:t>1.</w:t>
            </w:r>
            <w:r>
              <w:rPr>
                <w:rFonts w:ascii="Calibri" w:hAnsi="Calibri" w:cs="Calibri"/>
                <w:lang w:val="en-IN" w:eastAsia="en-IN" w:bidi="mr-IN"/>
                <w:rPrChange w:author="Neeraj Durgapal" w:date="2024-08-28T03:49:00Z" w:id="286">
                  <w:rPr>
                    <w:rFonts w:cs="Mangal"/>
                    <w:sz w:val="22"/>
                    <w:szCs w:val="20"/>
                    <w:lang w:val="en-IN" w:eastAsia="en-IN" w:bidi="mr-IN"/>
                  </w:rPr>
                </w:rPrChange>
              </w:rPr>
              <w:tab/>
            </w:r>
            <w:r>
              <w:rPr>
                <w:rStyle w:val="Hyperlink"/>
                <w:rFonts w:ascii="Calibri" w:hAnsi="Calibri" w:cs="Calibri"/>
              </w:rPr>
              <w:t>FS_MS_1 – Merchant Login</w:t>
            </w:r>
            <w:r>
              <w:rPr>
                <w:rFonts w:ascii="Calibri" w:hAnsi="Calibri" w:cs="Calibri"/>
                <w:rPrChange w:author="Neeraj Durgapal" w:date="2024-08-28T03:49:00Z" w:id="287">
                  <w:rPr/>
                </w:rPrChange>
              </w:rPr>
              <w:tab/>
            </w:r>
            <w:r>
              <w:rPr>
                <w:rFonts w:ascii="Calibri" w:hAnsi="Calibri" w:cs="Calibri"/>
                <w:rPrChange w:author="Neeraj Durgapal" w:date="2024-08-28T03:49:00Z" w:id="288">
                  <w:rPr/>
                </w:rPrChange>
              </w:rPr>
              <w:fldChar w:fldCharType="begin"/>
            </w:r>
            <w:r>
              <w:rPr>
                <w:rFonts w:ascii="Calibri" w:hAnsi="Calibri" w:cs="Calibri"/>
                <w:rPrChange w:author="Neeraj Durgapal" w:date="2024-08-28T03:49:00Z" w:id="289">
                  <w:rPr/>
                </w:rPrChange>
              </w:rPr>
              <w:instrText xml:space="preserve"> PAGEREF _Toc175662378 \h </w:instrText>
            </w:r>
          </w:ins>
          <w:r>
            <w:rPr>
              <w:rFonts w:ascii="Calibri" w:hAnsi="Calibri" w:cs="Calibri"/>
              <w:rPrChange w:author="Neeraj Durgapal" w:date="2024-08-28T03:49:00Z" w:id="290">
                <w:rPr>
                  <w:rFonts w:ascii="Calibri" w:hAnsi="Calibri" w:cs="Calibri"/>
                </w:rPr>
              </w:rPrChange>
            </w:rPr>
          </w:r>
          <w:ins w:author="Shubhankar Ghosh" w:date="2024-08-27T14:45:00Z" w:id="291">
            <w:r>
              <w:rPr>
                <w:rFonts w:ascii="Calibri" w:hAnsi="Calibri" w:cs="Calibri"/>
                <w:rPrChange w:author="Neeraj Durgapal" w:date="2024-08-28T03:49:00Z" w:id="292">
                  <w:rPr/>
                </w:rPrChange>
              </w:rPr>
              <w:fldChar w:fldCharType="separate"/>
            </w:r>
            <w:r>
              <w:rPr>
                <w:rFonts w:ascii="Calibri" w:hAnsi="Calibri" w:cs="Calibri"/>
                <w:rPrChange w:author="Neeraj Durgapal" w:date="2024-08-28T03:49:00Z" w:id="293">
                  <w:rPr/>
                </w:rPrChange>
              </w:rPr>
              <w:t>12</w:t>
            </w:r>
            <w:r>
              <w:rPr>
                <w:rFonts w:ascii="Calibri" w:hAnsi="Calibri" w:cs="Calibri"/>
                <w:rPrChange w:author="Neeraj Durgapal" w:date="2024-08-28T03:49:00Z" w:id="294">
                  <w:rPr/>
                </w:rPrChange>
              </w:rPr>
              <w:fldChar w:fldCharType="end"/>
            </w:r>
            <w:r>
              <w:rPr>
                <w:rStyle w:val="Hyperlink"/>
                <w:rFonts w:ascii="Calibri" w:hAnsi="Calibri" w:cs="Calibri"/>
                <w:rPrChange w:author="Neeraj Durgapal" w:date="2024-08-28T03:49:00Z" w:id="295">
                  <w:rPr>
                    <w:rStyle w:val="Hyperlink"/>
                  </w:rPr>
                </w:rPrChange>
              </w:rPr>
              <w:fldChar w:fldCharType="end"/>
            </w:r>
          </w:ins>
        </w:p>
        <w:p w:rsidRPr="00E403D6" w:rsidR="00E403D6" w:rsidRDefault="00287800" w14:paraId="3C0C1359" w14:textId="77777777">
          <w:pPr>
            <w:pStyle w:val="TOC3"/>
            <w:tabs>
              <w:tab w:val="right" w:leader="dot" w:pos="9350"/>
            </w:tabs>
            <w:rPr>
              <w:ins w:author="Shubhankar Ghosh" w:date="2024-08-27T14:45:00Z" w:id="296"/>
              <w:rFonts w:ascii="Calibri" w:hAnsi="Calibri" w:cs="Calibri"/>
              <w:lang w:val="en-IN" w:eastAsia="en-IN" w:bidi="mr-IN"/>
              <w:rPrChange w:author="Neeraj Durgapal" w:date="2024-08-28T03:49:00Z" w:id="297">
                <w:rPr>
                  <w:ins w:author="Shubhankar Ghosh" w:date="2024-08-27T14:45:00Z" w:id="298"/>
                  <w:rFonts w:cs="Mangal"/>
                  <w:sz w:val="22"/>
                  <w:szCs w:val="20"/>
                  <w:lang w:val="en-IN" w:eastAsia="en-IN" w:bidi="mr-IN"/>
                </w:rPr>
              </w:rPrChange>
            </w:rPr>
          </w:pPr>
          <w:ins w:author="Shubhankar Ghosh" w:date="2024-08-27T14:45:00Z" w:id="299">
            <w:r>
              <w:rPr>
                <w:rStyle w:val="Hyperlink"/>
                <w:rFonts w:ascii="Calibri" w:hAnsi="Calibri" w:cs="Calibri"/>
                <w:rPrChange w:author="Neeraj Durgapal" w:date="2024-08-28T03:49:00Z" w:id="300">
                  <w:rPr>
                    <w:rStyle w:val="Hyperlink"/>
                  </w:rPr>
                </w:rPrChange>
              </w:rPr>
              <w:fldChar w:fldCharType="begin"/>
            </w:r>
            <w:r>
              <w:rPr>
                <w:rStyle w:val="Hyperlink"/>
                <w:rFonts w:ascii="Calibri" w:hAnsi="Calibri" w:cs="Calibri"/>
                <w:rPrChange w:author="Neeraj Durgapal" w:date="2024-08-28T03:49:00Z" w:id="301">
                  <w:rPr>
                    <w:rStyle w:val="Hyperlink"/>
                  </w:rPr>
                </w:rPrChange>
              </w:rPr>
              <w:instrText xml:space="preserve"> </w:instrText>
            </w:r>
            <w:r>
              <w:rPr>
                <w:rFonts w:ascii="Calibri" w:hAnsi="Calibri" w:cs="Calibri"/>
                <w:rPrChange w:author="Neeraj Durgapal" w:date="2024-08-28T03:49:00Z" w:id="302">
                  <w:rPr/>
                </w:rPrChange>
              </w:rPr>
              <w:instrText>HYPERLINK \l "_Toc175662379"</w:instrText>
            </w:r>
            <w:r>
              <w:rPr>
                <w:rStyle w:val="Hyperlink"/>
                <w:rFonts w:ascii="Calibri" w:hAnsi="Calibri" w:cs="Calibri"/>
                <w:rPrChange w:author="Neeraj Durgapal" w:date="2024-08-28T03:49:00Z" w:id="303">
                  <w:rPr>
                    <w:rStyle w:val="Hyperlink"/>
                  </w:rPr>
                </w:rPrChange>
              </w:rPr>
              <w:instrText xml:space="preserve"> </w:instrText>
            </w:r>
            <w:r>
              <w:rPr>
                <w:rStyle w:val="Hyperlink"/>
                <w:rFonts w:ascii="Calibri" w:hAnsi="Calibri" w:cs="Calibri"/>
                <w:rPrChange w:author="Neeraj Durgapal" w:date="2024-08-28T03:49:00Z" w:id="304">
                  <w:rPr>
                    <w:rStyle w:val="Hyperlink"/>
                  </w:rPr>
                </w:rPrChange>
              </w:rPr>
              <w:fldChar w:fldCharType="separate"/>
            </w:r>
            <w:r>
              <w:rPr>
                <w:rStyle w:val="Hyperlink"/>
                <w:rFonts w:ascii="Calibri" w:hAnsi="Calibri" w:cs="Calibri"/>
              </w:rPr>
              <w:t>1.1 - Objective</w:t>
            </w:r>
            <w:r>
              <w:rPr>
                <w:rFonts w:ascii="Calibri" w:hAnsi="Calibri" w:cs="Calibri"/>
                <w:rPrChange w:author="Neeraj Durgapal" w:date="2024-08-28T03:49:00Z" w:id="305">
                  <w:rPr/>
                </w:rPrChange>
              </w:rPr>
              <w:tab/>
            </w:r>
            <w:r>
              <w:rPr>
                <w:rFonts w:ascii="Calibri" w:hAnsi="Calibri" w:cs="Calibri"/>
                <w:rPrChange w:author="Neeraj Durgapal" w:date="2024-08-28T03:49:00Z" w:id="306">
                  <w:rPr/>
                </w:rPrChange>
              </w:rPr>
              <w:fldChar w:fldCharType="begin"/>
            </w:r>
            <w:r>
              <w:rPr>
                <w:rFonts w:ascii="Calibri" w:hAnsi="Calibri" w:cs="Calibri"/>
                <w:rPrChange w:author="Neeraj Durgapal" w:date="2024-08-28T03:49:00Z" w:id="307">
                  <w:rPr/>
                </w:rPrChange>
              </w:rPr>
              <w:instrText xml:space="preserve"> PAGEREF _Toc175662379 \h </w:instrText>
            </w:r>
          </w:ins>
          <w:r>
            <w:rPr>
              <w:rFonts w:ascii="Calibri" w:hAnsi="Calibri" w:cs="Calibri"/>
              <w:rPrChange w:author="Neeraj Durgapal" w:date="2024-08-28T03:49:00Z" w:id="308">
                <w:rPr>
                  <w:rFonts w:ascii="Calibri" w:hAnsi="Calibri" w:cs="Calibri"/>
                </w:rPr>
              </w:rPrChange>
            </w:rPr>
          </w:r>
          <w:ins w:author="Shubhankar Ghosh" w:date="2024-08-27T14:45:00Z" w:id="309">
            <w:r>
              <w:rPr>
                <w:rFonts w:ascii="Calibri" w:hAnsi="Calibri" w:cs="Calibri"/>
                <w:rPrChange w:author="Neeraj Durgapal" w:date="2024-08-28T03:49:00Z" w:id="310">
                  <w:rPr/>
                </w:rPrChange>
              </w:rPr>
              <w:fldChar w:fldCharType="separate"/>
            </w:r>
            <w:r>
              <w:rPr>
                <w:rFonts w:ascii="Calibri" w:hAnsi="Calibri" w:cs="Calibri"/>
                <w:rPrChange w:author="Neeraj Durgapal" w:date="2024-08-28T03:49:00Z" w:id="311">
                  <w:rPr/>
                </w:rPrChange>
              </w:rPr>
              <w:t>12</w:t>
            </w:r>
            <w:r>
              <w:rPr>
                <w:rFonts w:ascii="Calibri" w:hAnsi="Calibri" w:cs="Calibri"/>
                <w:rPrChange w:author="Neeraj Durgapal" w:date="2024-08-28T03:49:00Z" w:id="312">
                  <w:rPr/>
                </w:rPrChange>
              </w:rPr>
              <w:fldChar w:fldCharType="end"/>
            </w:r>
            <w:r>
              <w:rPr>
                <w:rStyle w:val="Hyperlink"/>
                <w:rFonts w:ascii="Calibri" w:hAnsi="Calibri" w:cs="Calibri"/>
                <w:rPrChange w:author="Neeraj Durgapal" w:date="2024-08-28T03:49:00Z" w:id="313">
                  <w:rPr>
                    <w:rStyle w:val="Hyperlink"/>
                  </w:rPr>
                </w:rPrChange>
              </w:rPr>
              <w:fldChar w:fldCharType="end"/>
            </w:r>
          </w:ins>
        </w:p>
        <w:p w:rsidRPr="00E403D6" w:rsidR="00E403D6" w:rsidRDefault="00287800" w14:paraId="364F12E7" w14:textId="77777777">
          <w:pPr>
            <w:pStyle w:val="TOC4"/>
            <w:tabs>
              <w:tab w:val="right" w:leader="dot" w:pos="9350"/>
            </w:tabs>
            <w:rPr>
              <w:ins w:author="Shubhankar Ghosh" w:date="2024-08-27T14:45:00Z" w:id="314"/>
              <w:rFonts w:ascii="Calibri" w:hAnsi="Calibri" w:cs="Calibri"/>
              <w:lang w:val="en-IN" w:eastAsia="en-IN" w:bidi="mr-IN"/>
              <w:rPrChange w:author="Neeraj Durgapal" w:date="2024-08-28T03:49:00Z" w:id="315">
                <w:rPr>
                  <w:ins w:author="Shubhankar Ghosh" w:date="2024-08-27T14:45:00Z" w:id="316"/>
                  <w:rFonts w:cs="Mangal"/>
                  <w:sz w:val="22"/>
                  <w:szCs w:val="20"/>
                  <w:lang w:val="en-IN" w:eastAsia="en-IN" w:bidi="mr-IN"/>
                </w:rPr>
              </w:rPrChange>
            </w:rPr>
          </w:pPr>
          <w:ins w:author="Shubhankar Ghosh" w:date="2024-08-27T14:45:00Z" w:id="317">
            <w:r>
              <w:rPr>
                <w:rStyle w:val="Hyperlink"/>
                <w:rFonts w:ascii="Calibri" w:hAnsi="Calibri" w:cs="Calibri"/>
                <w:rPrChange w:author="Neeraj Durgapal" w:date="2024-08-28T03:49:00Z" w:id="318">
                  <w:rPr>
                    <w:rStyle w:val="Hyperlink"/>
                  </w:rPr>
                </w:rPrChange>
              </w:rPr>
              <w:fldChar w:fldCharType="begin"/>
            </w:r>
            <w:r>
              <w:rPr>
                <w:rStyle w:val="Hyperlink"/>
                <w:rFonts w:ascii="Calibri" w:hAnsi="Calibri" w:cs="Calibri"/>
                <w:rPrChange w:author="Neeraj Durgapal" w:date="2024-08-28T03:49:00Z" w:id="319">
                  <w:rPr>
                    <w:rStyle w:val="Hyperlink"/>
                  </w:rPr>
                </w:rPrChange>
              </w:rPr>
              <w:instrText xml:space="preserve"> </w:instrText>
            </w:r>
            <w:r>
              <w:rPr>
                <w:rFonts w:ascii="Calibri" w:hAnsi="Calibri" w:cs="Calibri"/>
                <w:rPrChange w:author="Neeraj Durgapal" w:date="2024-08-28T03:49:00Z" w:id="320">
                  <w:rPr/>
                </w:rPrChange>
              </w:rPr>
              <w:instrText>HYPERLINK \l "_Toc175662380"</w:instrText>
            </w:r>
            <w:r>
              <w:rPr>
                <w:rStyle w:val="Hyperlink"/>
                <w:rFonts w:ascii="Calibri" w:hAnsi="Calibri" w:cs="Calibri"/>
                <w:rPrChange w:author="Neeraj Durgapal" w:date="2024-08-28T03:49:00Z" w:id="321">
                  <w:rPr>
                    <w:rStyle w:val="Hyperlink"/>
                  </w:rPr>
                </w:rPrChange>
              </w:rPr>
              <w:instrText xml:space="preserve"> </w:instrText>
            </w:r>
            <w:r>
              <w:rPr>
                <w:rStyle w:val="Hyperlink"/>
                <w:rFonts w:ascii="Calibri" w:hAnsi="Calibri" w:cs="Calibri"/>
                <w:rPrChange w:author="Neeraj Durgapal" w:date="2024-08-28T03:49:00Z" w:id="322">
                  <w:rPr>
                    <w:rStyle w:val="Hyperlink"/>
                  </w:rPr>
                </w:rPrChange>
              </w:rPr>
              <w:fldChar w:fldCharType="separate"/>
            </w:r>
            <w:r>
              <w:rPr>
                <w:rStyle w:val="Hyperlink"/>
                <w:rFonts w:ascii="Calibri" w:hAnsi="Calibri" w:cs="Calibri"/>
              </w:rPr>
              <w:t>1.1.1 - Merchant SignUp</w:t>
            </w:r>
            <w:r>
              <w:rPr>
                <w:rFonts w:ascii="Calibri" w:hAnsi="Calibri" w:cs="Calibri"/>
                <w:rPrChange w:author="Neeraj Durgapal" w:date="2024-08-28T03:49:00Z" w:id="323">
                  <w:rPr/>
                </w:rPrChange>
              </w:rPr>
              <w:tab/>
            </w:r>
            <w:r>
              <w:rPr>
                <w:rFonts w:ascii="Calibri" w:hAnsi="Calibri" w:cs="Calibri"/>
                <w:rPrChange w:author="Neeraj Durgapal" w:date="2024-08-28T03:49:00Z" w:id="324">
                  <w:rPr/>
                </w:rPrChange>
              </w:rPr>
              <w:fldChar w:fldCharType="begin"/>
            </w:r>
            <w:r>
              <w:rPr>
                <w:rFonts w:ascii="Calibri" w:hAnsi="Calibri" w:cs="Calibri"/>
                <w:rPrChange w:author="Neeraj Durgapal" w:date="2024-08-28T03:49:00Z" w:id="325">
                  <w:rPr/>
                </w:rPrChange>
              </w:rPr>
              <w:instrText xml:space="preserve"> PAGEREF _Toc175662380 \h </w:instrText>
            </w:r>
          </w:ins>
          <w:r>
            <w:rPr>
              <w:rFonts w:ascii="Calibri" w:hAnsi="Calibri" w:cs="Calibri"/>
              <w:rPrChange w:author="Neeraj Durgapal" w:date="2024-08-28T03:49:00Z" w:id="326">
                <w:rPr>
                  <w:rFonts w:ascii="Calibri" w:hAnsi="Calibri" w:cs="Calibri"/>
                </w:rPr>
              </w:rPrChange>
            </w:rPr>
          </w:r>
          <w:ins w:author="Shubhankar Ghosh" w:date="2024-08-27T14:45:00Z" w:id="327">
            <w:r>
              <w:rPr>
                <w:rFonts w:ascii="Calibri" w:hAnsi="Calibri" w:cs="Calibri"/>
                <w:rPrChange w:author="Neeraj Durgapal" w:date="2024-08-28T03:49:00Z" w:id="328">
                  <w:rPr/>
                </w:rPrChange>
              </w:rPr>
              <w:fldChar w:fldCharType="separate"/>
            </w:r>
            <w:r>
              <w:rPr>
                <w:rFonts w:ascii="Calibri" w:hAnsi="Calibri" w:cs="Calibri"/>
                <w:rPrChange w:author="Neeraj Durgapal" w:date="2024-08-28T03:49:00Z" w:id="329">
                  <w:rPr/>
                </w:rPrChange>
              </w:rPr>
              <w:t>12</w:t>
            </w:r>
            <w:r>
              <w:rPr>
                <w:rFonts w:ascii="Calibri" w:hAnsi="Calibri" w:cs="Calibri"/>
                <w:rPrChange w:author="Neeraj Durgapal" w:date="2024-08-28T03:49:00Z" w:id="330">
                  <w:rPr/>
                </w:rPrChange>
              </w:rPr>
              <w:fldChar w:fldCharType="end"/>
            </w:r>
            <w:r>
              <w:rPr>
                <w:rStyle w:val="Hyperlink"/>
                <w:rFonts w:ascii="Calibri" w:hAnsi="Calibri" w:cs="Calibri"/>
                <w:rPrChange w:author="Neeraj Durgapal" w:date="2024-08-28T03:49:00Z" w:id="331">
                  <w:rPr>
                    <w:rStyle w:val="Hyperlink"/>
                  </w:rPr>
                </w:rPrChange>
              </w:rPr>
              <w:fldChar w:fldCharType="end"/>
            </w:r>
          </w:ins>
        </w:p>
        <w:p w:rsidRPr="00E403D6" w:rsidR="00E403D6" w:rsidRDefault="00287800" w14:paraId="1294EC08" w14:textId="77777777">
          <w:pPr>
            <w:pStyle w:val="TOC4"/>
            <w:tabs>
              <w:tab w:val="right" w:leader="dot" w:pos="9350"/>
            </w:tabs>
            <w:rPr>
              <w:ins w:author="Shubhankar Ghosh" w:date="2024-08-27T14:45:00Z" w:id="332"/>
              <w:rFonts w:ascii="Calibri" w:hAnsi="Calibri" w:cs="Calibri"/>
              <w:lang w:val="en-IN" w:eastAsia="en-IN" w:bidi="mr-IN"/>
              <w:rPrChange w:author="Neeraj Durgapal" w:date="2024-08-28T03:49:00Z" w:id="333">
                <w:rPr>
                  <w:ins w:author="Shubhankar Ghosh" w:date="2024-08-27T14:45:00Z" w:id="334"/>
                  <w:rFonts w:cs="Mangal"/>
                  <w:sz w:val="22"/>
                  <w:szCs w:val="20"/>
                  <w:lang w:val="en-IN" w:eastAsia="en-IN" w:bidi="mr-IN"/>
                </w:rPr>
              </w:rPrChange>
            </w:rPr>
          </w:pPr>
          <w:ins w:author="Shubhankar Ghosh" w:date="2024-08-27T14:45:00Z" w:id="335">
            <w:r>
              <w:rPr>
                <w:rStyle w:val="Hyperlink"/>
                <w:rFonts w:ascii="Calibri" w:hAnsi="Calibri" w:cs="Calibri"/>
                <w:rPrChange w:author="Neeraj Durgapal" w:date="2024-08-28T03:49:00Z" w:id="336">
                  <w:rPr>
                    <w:rStyle w:val="Hyperlink"/>
                  </w:rPr>
                </w:rPrChange>
              </w:rPr>
              <w:fldChar w:fldCharType="begin"/>
            </w:r>
            <w:r>
              <w:rPr>
                <w:rStyle w:val="Hyperlink"/>
                <w:rFonts w:ascii="Calibri" w:hAnsi="Calibri" w:cs="Calibri"/>
                <w:rPrChange w:author="Neeraj Durgapal" w:date="2024-08-28T03:49:00Z" w:id="337">
                  <w:rPr>
                    <w:rStyle w:val="Hyperlink"/>
                  </w:rPr>
                </w:rPrChange>
              </w:rPr>
              <w:instrText xml:space="preserve"> </w:instrText>
            </w:r>
            <w:r>
              <w:rPr>
                <w:rFonts w:ascii="Calibri" w:hAnsi="Calibri" w:cs="Calibri"/>
                <w:rPrChange w:author="Neeraj Durgapal" w:date="2024-08-28T03:49:00Z" w:id="338">
                  <w:rPr/>
                </w:rPrChange>
              </w:rPr>
              <w:instrText>HYPERLINK \l "_Toc175662381"</w:instrText>
            </w:r>
            <w:r>
              <w:rPr>
                <w:rStyle w:val="Hyperlink"/>
                <w:rFonts w:ascii="Calibri" w:hAnsi="Calibri" w:cs="Calibri"/>
                <w:rPrChange w:author="Neeraj Durgapal" w:date="2024-08-28T03:49:00Z" w:id="339">
                  <w:rPr>
                    <w:rStyle w:val="Hyperlink"/>
                  </w:rPr>
                </w:rPrChange>
              </w:rPr>
              <w:instrText xml:space="preserve"> </w:instrText>
            </w:r>
            <w:r>
              <w:rPr>
                <w:rStyle w:val="Hyperlink"/>
                <w:rFonts w:ascii="Calibri" w:hAnsi="Calibri" w:cs="Calibri"/>
                <w:rPrChange w:author="Neeraj Durgapal" w:date="2024-08-28T03:49:00Z" w:id="340">
                  <w:rPr>
                    <w:rStyle w:val="Hyperlink"/>
                  </w:rPr>
                </w:rPrChange>
              </w:rPr>
              <w:fldChar w:fldCharType="separate"/>
            </w:r>
            <w:r>
              <w:rPr>
                <w:rStyle w:val="Hyperlink"/>
                <w:rFonts w:ascii="Calibri" w:hAnsi="Calibri" w:cs="Calibri"/>
              </w:rPr>
              <w:t>1.1.2 - Merchant Login using Mobile Number</w:t>
            </w:r>
            <w:r>
              <w:rPr>
                <w:rFonts w:ascii="Calibri" w:hAnsi="Calibri" w:cs="Calibri"/>
                <w:rPrChange w:author="Neeraj Durgapal" w:date="2024-08-28T03:49:00Z" w:id="341">
                  <w:rPr/>
                </w:rPrChange>
              </w:rPr>
              <w:tab/>
            </w:r>
            <w:r>
              <w:rPr>
                <w:rFonts w:ascii="Calibri" w:hAnsi="Calibri" w:cs="Calibri"/>
                <w:rPrChange w:author="Neeraj Durgapal" w:date="2024-08-28T03:49:00Z" w:id="342">
                  <w:rPr/>
                </w:rPrChange>
              </w:rPr>
              <w:fldChar w:fldCharType="begin"/>
            </w:r>
            <w:r>
              <w:rPr>
                <w:rFonts w:ascii="Calibri" w:hAnsi="Calibri" w:cs="Calibri"/>
                <w:rPrChange w:author="Neeraj Durgapal" w:date="2024-08-28T03:49:00Z" w:id="343">
                  <w:rPr/>
                </w:rPrChange>
              </w:rPr>
              <w:instrText xml:space="preserve"> PAGEREF _Toc175662381 \h </w:instrText>
            </w:r>
          </w:ins>
          <w:r>
            <w:rPr>
              <w:rFonts w:ascii="Calibri" w:hAnsi="Calibri" w:cs="Calibri"/>
              <w:rPrChange w:author="Neeraj Durgapal" w:date="2024-08-28T03:49:00Z" w:id="344">
                <w:rPr>
                  <w:rFonts w:ascii="Calibri" w:hAnsi="Calibri" w:cs="Calibri"/>
                </w:rPr>
              </w:rPrChange>
            </w:rPr>
          </w:r>
          <w:ins w:author="Shubhankar Ghosh" w:date="2024-08-27T14:45:00Z" w:id="345">
            <w:r>
              <w:rPr>
                <w:rFonts w:ascii="Calibri" w:hAnsi="Calibri" w:cs="Calibri"/>
                <w:rPrChange w:author="Neeraj Durgapal" w:date="2024-08-28T03:49:00Z" w:id="346">
                  <w:rPr/>
                </w:rPrChange>
              </w:rPr>
              <w:fldChar w:fldCharType="separate"/>
            </w:r>
            <w:r>
              <w:rPr>
                <w:rFonts w:ascii="Calibri" w:hAnsi="Calibri" w:cs="Calibri"/>
                <w:rPrChange w:author="Neeraj Durgapal" w:date="2024-08-28T03:49:00Z" w:id="347">
                  <w:rPr/>
                </w:rPrChange>
              </w:rPr>
              <w:t>12</w:t>
            </w:r>
            <w:r>
              <w:rPr>
                <w:rFonts w:ascii="Calibri" w:hAnsi="Calibri" w:cs="Calibri"/>
                <w:rPrChange w:author="Neeraj Durgapal" w:date="2024-08-28T03:49:00Z" w:id="348">
                  <w:rPr/>
                </w:rPrChange>
              </w:rPr>
              <w:fldChar w:fldCharType="end"/>
            </w:r>
            <w:r>
              <w:rPr>
                <w:rStyle w:val="Hyperlink"/>
                <w:rFonts w:ascii="Calibri" w:hAnsi="Calibri" w:cs="Calibri"/>
                <w:rPrChange w:author="Neeraj Durgapal" w:date="2024-08-28T03:49:00Z" w:id="349">
                  <w:rPr>
                    <w:rStyle w:val="Hyperlink"/>
                  </w:rPr>
                </w:rPrChange>
              </w:rPr>
              <w:fldChar w:fldCharType="end"/>
            </w:r>
          </w:ins>
        </w:p>
        <w:p w:rsidRPr="00E403D6" w:rsidR="00E403D6" w:rsidRDefault="00287800" w14:paraId="762FA6A6" w14:textId="77777777">
          <w:pPr>
            <w:pStyle w:val="TOC4"/>
            <w:tabs>
              <w:tab w:val="right" w:leader="dot" w:pos="9350"/>
            </w:tabs>
            <w:rPr>
              <w:ins w:author="Shubhankar Ghosh" w:date="2024-08-27T14:45:00Z" w:id="350"/>
              <w:rFonts w:ascii="Calibri" w:hAnsi="Calibri" w:cs="Calibri"/>
              <w:lang w:val="en-IN" w:eastAsia="en-IN" w:bidi="mr-IN"/>
              <w:rPrChange w:author="Neeraj Durgapal" w:date="2024-08-28T03:49:00Z" w:id="351">
                <w:rPr>
                  <w:ins w:author="Shubhankar Ghosh" w:date="2024-08-27T14:45:00Z" w:id="352"/>
                  <w:rFonts w:cs="Mangal"/>
                  <w:sz w:val="22"/>
                  <w:szCs w:val="20"/>
                  <w:lang w:val="en-IN" w:eastAsia="en-IN" w:bidi="mr-IN"/>
                </w:rPr>
              </w:rPrChange>
            </w:rPr>
          </w:pPr>
          <w:ins w:author="Shubhankar Ghosh" w:date="2024-08-27T14:45:00Z" w:id="353">
            <w:r>
              <w:rPr>
                <w:rStyle w:val="Hyperlink"/>
                <w:rFonts w:ascii="Calibri" w:hAnsi="Calibri" w:cs="Calibri"/>
                <w:rPrChange w:author="Neeraj Durgapal" w:date="2024-08-28T03:49:00Z" w:id="354">
                  <w:rPr>
                    <w:rStyle w:val="Hyperlink"/>
                  </w:rPr>
                </w:rPrChange>
              </w:rPr>
              <w:fldChar w:fldCharType="begin"/>
            </w:r>
            <w:r>
              <w:rPr>
                <w:rStyle w:val="Hyperlink"/>
                <w:rFonts w:ascii="Calibri" w:hAnsi="Calibri" w:cs="Calibri"/>
                <w:rPrChange w:author="Neeraj Durgapal" w:date="2024-08-28T03:49:00Z" w:id="355">
                  <w:rPr>
                    <w:rStyle w:val="Hyperlink"/>
                  </w:rPr>
                </w:rPrChange>
              </w:rPr>
              <w:instrText xml:space="preserve"> </w:instrText>
            </w:r>
            <w:r>
              <w:rPr>
                <w:rFonts w:ascii="Calibri" w:hAnsi="Calibri" w:cs="Calibri"/>
                <w:rPrChange w:author="Neeraj Durgapal" w:date="2024-08-28T03:49:00Z" w:id="356">
                  <w:rPr/>
                </w:rPrChange>
              </w:rPr>
              <w:instrText>HYPERLINK \l "_Toc175662382"</w:instrText>
            </w:r>
            <w:r>
              <w:rPr>
                <w:rStyle w:val="Hyperlink"/>
                <w:rFonts w:ascii="Calibri" w:hAnsi="Calibri" w:cs="Calibri"/>
                <w:rPrChange w:author="Neeraj Durgapal" w:date="2024-08-28T03:49:00Z" w:id="357">
                  <w:rPr>
                    <w:rStyle w:val="Hyperlink"/>
                  </w:rPr>
                </w:rPrChange>
              </w:rPr>
              <w:instrText xml:space="preserve"> </w:instrText>
            </w:r>
            <w:r>
              <w:rPr>
                <w:rStyle w:val="Hyperlink"/>
                <w:rFonts w:ascii="Calibri" w:hAnsi="Calibri" w:cs="Calibri"/>
                <w:rPrChange w:author="Neeraj Durgapal" w:date="2024-08-28T03:49:00Z" w:id="358">
                  <w:rPr>
                    <w:rStyle w:val="Hyperlink"/>
                  </w:rPr>
                </w:rPrChange>
              </w:rPr>
              <w:fldChar w:fldCharType="separate"/>
            </w:r>
            <w:r>
              <w:rPr>
                <w:rStyle w:val="Hyperlink"/>
                <w:rFonts w:ascii="Calibri" w:hAnsi="Calibri" w:cs="Calibri"/>
              </w:rPr>
              <w:t>1.1.3 - Merchant Login using Email</w:t>
            </w:r>
            <w:r>
              <w:rPr>
                <w:rFonts w:ascii="Calibri" w:hAnsi="Calibri" w:cs="Calibri"/>
                <w:rPrChange w:author="Neeraj Durgapal" w:date="2024-08-28T03:49:00Z" w:id="359">
                  <w:rPr/>
                </w:rPrChange>
              </w:rPr>
              <w:tab/>
            </w:r>
            <w:r>
              <w:rPr>
                <w:rFonts w:ascii="Calibri" w:hAnsi="Calibri" w:cs="Calibri"/>
                <w:rPrChange w:author="Neeraj Durgapal" w:date="2024-08-28T03:49:00Z" w:id="360">
                  <w:rPr/>
                </w:rPrChange>
              </w:rPr>
              <w:fldChar w:fldCharType="begin"/>
            </w:r>
            <w:r>
              <w:rPr>
                <w:rFonts w:ascii="Calibri" w:hAnsi="Calibri" w:cs="Calibri"/>
                <w:rPrChange w:author="Neeraj Durgapal" w:date="2024-08-28T03:49:00Z" w:id="361">
                  <w:rPr/>
                </w:rPrChange>
              </w:rPr>
              <w:instrText xml:space="preserve"> PAGEREF _Toc175662382 \h </w:instrText>
            </w:r>
          </w:ins>
          <w:r>
            <w:rPr>
              <w:rFonts w:ascii="Calibri" w:hAnsi="Calibri" w:cs="Calibri"/>
              <w:rPrChange w:author="Neeraj Durgapal" w:date="2024-08-28T03:49:00Z" w:id="362">
                <w:rPr>
                  <w:rFonts w:ascii="Calibri" w:hAnsi="Calibri" w:cs="Calibri"/>
                </w:rPr>
              </w:rPrChange>
            </w:rPr>
          </w:r>
          <w:ins w:author="Shubhankar Ghosh" w:date="2024-08-27T14:45:00Z" w:id="363">
            <w:r>
              <w:rPr>
                <w:rFonts w:ascii="Calibri" w:hAnsi="Calibri" w:cs="Calibri"/>
                <w:rPrChange w:author="Neeraj Durgapal" w:date="2024-08-28T03:49:00Z" w:id="364">
                  <w:rPr/>
                </w:rPrChange>
              </w:rPr>
              <w:fldChar w:fldCharType="separate"/>
            </w:r>
            <w:r>
              <w:rPr>
                <w:rFonts w:ascii="Calibri" w:hAnsi="Calibri" w:cs="Calibri"/>
                <w:rPrChange w:author="Neeraj Durgapal" w:date="2024-08-28T03:49:00Z" w:id="365">
                  <w:rPr/>
                </w:rPrChange>
              </w:rPr>
              <w:t>12</w:t>
            </w:r>
            <w:r>
              <w:rPr>
                <w:rFonts w:ascii="Calibri" w:hAnsi="Calibri" w:cs="Calibri"/>
                <w:rPrChange w:author="Neeraj Durgapal" w:date="2024-08-28T03:49:00Z" w:id="366">
                  <w:rPr/>
                </w:rPrChange>
              </w:rPr>
              <w:fldChar w:fldCharType="end"/>
            </w:r>
            <w:r>
              <w:rPr>
                <w:rStyle w:val="Hyperlink"/>
                <w:rFonts w:ascii="Calibri" w:hAnsi="Calibri" w:cs="Calibri"/>
                <w:rPrChange w:author="Neeraj Durgapal" w:date="2024-08-28T03:49:00Z" w:id="367">
                  <w:rPr>
                    <w:rStyle w:val="Hyperlink"/>
                  </w:rPr>
                </w:rPrChange>
              </w:rPr>
              <w:fldChar w:fldCharType="end"/>
            </w:r>
          </w:ins>
        </w:p>
        <w:p w:rsidRPr="00E403D6" w:rsidR="00E403D6" w:rsidRDefault="00287800" w14:paraId="1D1933E7" w14:textId="77777777">
          <w:pPr>
            <w:pStyle w:val="TOC4"/>
            <w:tabs>
              <w:tab w:val="right" w:leader="dot" w:pos="9350"/>
            </w:tabs>
            <w:rPr>
              <w:ins w:author="Shubhankar Ghosh" w:date="2024-08-27T14:45:00Z" w:id="368"/>
              <w:rFonts w:ascii="Calibri" w:hAnsi="Calibri" w:cs="Calibri"/>
              <w:lang w:val="en-IN" w:eastAsia="en-IN" w:bidi="mr-IN"/>
              <w:rPrChange w:author="Neeraj Durgapal" w:date="2024-08-28T03:49:00Z" w:id="369">
                <w:rPr>
                  <w:ins w:author="Shubhankar Ghosh" w:date="2024-08-27T14:45:00Z" w:id="370"/>
                  <w:rFonts w:cs="Mangal"/>
                  <w:sz w:val="22"/>
                  <w:szCs w:val="20"/>
                  <w:lang w:val="en-IN" w:eastAsia="en-IN" w:bidi="mr-IN"/>
                </w:rPr>
              </w:rPrChange>
            </w:rPr>
          </w:pPr>
          <w:ins w:author="Shubhankar Ghosh" w:date="2024-08-27T14:45:00Z" w:id="371">
            <w:r>
              <w:rPr>
                <w:rStyle w:val="Hyperlink"/>
                <w:rFonts w:ascii="Calibri" w:hAnsi="Calibri" w:cs="Calibri"/>
                <w:rPrChange w:author="Neeraj Durgapal" w:date="2024-08-28T03:49:00Z" w:id="372">
                  <w:rPr>
                    <w:rStyle w:val="Hyperlink"/>
                  </w:rPr>
                </w:rPrChange>
              </w:rPr>
              <w:fldChar w:fldCharType="begin"/>
            </w:r>
            <w:r>
              <w:rPr>
                <w:rStyle w:val="Hyperlink"/>
                <w:rFonts w:ascii="Calibri" w:hAnsi="Calibri" w:cs="Calibri"/>
                <w:rPrChange w:author="Neeraj Durgapal" w:date="2024-08-28T03:49:00Z" w:id="373">
                  <w:rPr>
                    <w:rStyle w:val="Hyperlink"/>
                  </w:rPr>
                </w:rPrChange>
              </w:rPr>
              <w:instrText xml:space="preserve"> </w:instrText>
            </w:r>
            <w:r>
              <w:rPr>
                <w:rFonts w:ascii="Calibri" w:hAnsi="Calibri" w:cs="Calibri"/>
                <w:rPrChange w:author="Neeraj Durgapal" w:date="2024-08-28T03:49:00Z" w:id="374">
                  <w:rPr/>
                </w:rPrChange>
              </w:rPr>
              <w:instrText>HYPERLINK \l "_Toc175662383"</w:instrText>
            </w:r>
            <w:r>
              <w:rPr>
                <w:rStyle w:val="Hyperlink"/>
                <w:rFonts w:ascii="Calibri" w:hAnsi="Calibri" w:cs="Calibri"/>
                <w:rPrChange w:author="Neeraj Durgapal" w:date="2024-08-28T03:49:00Z" w:id="375">
                  <w:rPr>
                    <w:rStyle w:val="Hyperlink"/>
                  </w:rPr>
                </w:rPrChange>
              </w:rPr>
              <w:instrText xml:space="preserve"> </w:instrText>
            </w:r>
            <w:r>
              <w:rPr>
                <w:rStyle w:val="Hyperlink"/>
                <w:rFonts w:ascii="Calibri" w:hAnsi="Calibri" w:cs="Calibri"/>
                <w:rPrChange w:author="Neeraj Durgapal" w:date="2024-08-28T03:49:00Z" w:id="376">
                  <w:rPr>
                    <w:rStyle w:val="Hyperlink"/>
                  </w:rPr>
                </w:rPrChange>
              </w:rPr>
              <w:fldChar w:fldCharType="separate"/>
            </w:r>
            <w:r>
              <w:rPr>
                <w:rStyle w:val="Hyperlink"/>
                <w:rFonts w:ascii="Calibri" w:hAnsi="Calibri" w:cs="Calibri"/>
              </w:rPr>
              <w:t>1.1.4 - Merchant Login using UserID</w:t>
            </w:r>
            <w:r>
              <w:rPr>
                <w:rFonts w:ascii="Calibri" w:hAnsi="Calibri" w:cs="Calibri"/>
                <w:rPrChange w:author="Neeraj Durgapal" w:date="2024-08-28T03:49:00Z" w:id="377">
                  <w:rPr/>
                </w:rPrChange>
              </w:rPr>
              <w:tab/>
            </w:r>
            <w:r>
              <w:rPr>
                <w:rFonts w:ascii="Calibri" w:hAnsi="Calibri" w:cs="Calibri"/>
                <w:rPrChange w:author="Neeraj Durgapal" w:date="2024-08-28T03:49:00Z" w:id="378">
                  <w:rPr/>
                </w:rPrChange>
              </w:rPr>
              <w:fldChar w:fldCharType="begin"/>
            </w:r>
            <w:r>
              <w:rPr>
                <w:rFonts w:ascii="Calibri" w:hAnsi="Calibri" w:cs="Calibri"/>
                <w:rPrChange w:author="Neeraj Durgapal" w:date="2024-08-28T03:49:00Z" w:id="379">
                  <w:rPr/>
                </w:rPrChange>
              </w:rPr>
              <w:instrText xml:space="preserve"> PAGEREF _Toc175662383 \h </w:instrText>
            </w:r>
          </w:ins>
          <w:r>
            <w:rPr>
              <w:rFonts w:ascii="Calibri" w:hAnsi="Calibri" w:cs="Calibri"/>
              <w:rPrChange w:author="Neeraj Durgapal" w:date="2024-08-28T03:49:00Z" w:id="380">
                <w:rPr>
                  <w:rFonts w:ascii="Calibri" w:hAnsi="Calibri" w:cs="Calibri"/>
                </w:rPr>
              </w:rPrChange>
            </w:rPr>
          </w:r>
          <w:ins w:author="Shubhankar Ghosh" w:date="2024-08-27T14:45:00Z" w:id="381">
            <w:r>
              <w:rPr>
                <w:rFonts w:ascii="Calibri" w:hAnsi="Calibri" w:cs="Calibri"/>
                <w:rPrChange w:author="Neeraj Durgapal" w:date="2024-08-28T03:49:00Z" w:id="382">
                  <w:rPr/>
                </w:rPrChange>
              </w:rPr>
              <w:fldChar w:fldCharType="separate"/>
            </w:r>
            <w:r>
              <w:rPr>
                <w:rFonts w:ascii="Calibri" w:hAnsi="Calibri" w:cs="Calibri"/>
                <w:rPrChange w:author="Neeraj Durgapal" w:date="2024-08-28T03:49:00Z" w:id="383">
                  <w:rPr/>
                </w:rPrChange>
              </w:rPr>
              <w:t>12</w:t>
            </w:r>
            <w:r>
              <w:rPr>
                <w:rFonts w:ascii="Calibri" w:hAnsi="Calibri" w:cs="Calibri"/>
                <w:rPrChange w:author="Neeraj Durgapal" w:date="2024-08-28T03:49:00Z" w:id="384">
                  <w:rPr/>
                </w:rPrChange>
              </w:rPr>
              <w:fldChar w:fldCharType="end"/>
            </w:r>
            <w:r>
              <w:rPr>
                <w:rStyle w:val="Hyperlink"/>
                <w:rFonts w:ascii="Calibri" w:hAnsi="Calibri" w:cs="Calibri"/>
                <w:rPrChange w:author="Neeraj Durgapal" w:date="2024-08-28T03:49:00Z" w:id="385">
                  <w:rPr>
                    <w:rStyle w:val="Hyperlink"/>
                  </w:rPr>
                </w:rPrChange>
              </w:rPr>
              <w:fldChar w:fldCharType="end"/>
            </w:r>
          </w:ins>
        </w:p>
        <w:p w:rsidRPr="00E403D6" w:rsidR="00E403D6" w:rsidRDefault="00287800" w14:paraId="6AE8F9A9" w14:textId="77777777">
          <w:pPr>
            <w:pStyle w:val="TOC4"/>
            <w:tabs>
              <w:tab w:val="right" w:leader="dot" w:pos="9350"/>
            </w:tabs>
            <w:rPr>
              <w:ins w:author="Shubhankar Ghosh" w:date="2024-08-27T14:45:00Z" w:id="386"/>
              <w:rFonts w:ascii="Calibri" w:hAnsi="Calibri" w:cs="Calibri"/>
              <w:lang w:val="en-IN" w:eastAsia="en-IN" w:bidi="mr-IN"/>
              <w:rPrChange w:author="Neeraj Durgapal" w:date="2024-08-28T03:49:00Z" w:id="387">
                <w:rPr>
                  <w:ins w:author="Shubhankar Ghosh" w:date="2024-08-27T14:45:00Z" w:id="388"/>
                  <w:rFonts w:cs="Mangal"/>
                  <w:sz w:val="22"/>
                  <w:szCs w:val="20"/>
                  <w:lang w:val="en-IN" w:eastAsia="en-IN" w:bidi="mr-IN"/>
                </w:rPr>
              </w:rPrChange>
            </w:rPr>
          </w:pPr>
          <w:ins w:author="Shubhankar Ghosh" w:date="2024-08-27T14:45:00Z" w:id="389">
            <w:r>
              <w:rPr>
                <w:rStyle w:val="Hyperlink"/>
                <w:rFonts w:ascii="Calibri" w:hAnsi="Calibri" w:cs="Calibri"/>
                <w:rPrChange w:author="Neeraj Durgapal" w:date="2024-08-28T03:49:00Z" w:id="390">
                  <w:rPr>
                    <w:rStyle w:val="Hyperlink"/>
                  </w:rPr>
                </w:rPrChange>
              </w:rPr>
              <w:fldChar w:fldCharType="begin"/>
            </w:r>
            <w:r>
              <w:rPr>
                <w:rStyle w:val="Hyperlink"/>
                <w:rFonts w:ascii="Calibri" w:hAnsi="Calibri" w:cs="Calibri"/>
                <w:rPrChange w:author="Neeraj Durgapal" w:date="2024-08-28T03:49:00Z" w:id="391">
                  <w:rPr>
                    <w:rStyle w:val="Hyperlink"/>
                  </w:rPr>
                </w:rPrChange>
              </w:rPr>
              <w:instrText xml:space="preserve"> </w:instrText>
            </w:r>
            <w:r>
              <w:rPr>
                <w:rFonts w:ascii="Calibri" w:hAnsi="Calibri" w:cs="Calibri"/>
                <w:rPrChange w:author="Neeraj Durgapal" w:date="2024-08-28T03:49:00Z" w:id="392">
                  <w:rPr/>
                </w:rPrChange>
              </w:rPr>
              <w:instrText>HYPERLINK \l "_Toc175662384"</w:instrText>
            </w:r>
            <w:r>
              <w:rPr>
                <w:rStyle w:val="Hyperlink"/>
                <w:rFonts w:ascii="Calibri" w:hAnsi="Calibri" w:cs="Calibri"/>
                <w:rPrChange w:author="Neeraj Durgapal" w:date="2024-08-28T03:49:00Z" w:id="393">
                  <w:rPr>
                    <w:rStyle w:val="Hyperlink"/>
                  </w:rPr>
                </w:rPrChange>
              </w:rPr>
              <w:instrText xml:space="preserve"> </w:instrText>
            </w:r>
            <w:r>
              <w:rPr>
                <w:rStyle w:val="Hyperlink"/>
                <w:rFonts w:ascii="Calibri" w:hAnsi="Calibri" w:cs="Calibri"/>
                <w:rPrChange w:author="Neeraj Durgapal" w:date="2024-08-28T03:49:00Z" w:id="394">
                  <w:rPr>
                    <w:rStyle w:val="Hyperlink"/>
                  </w:rPr>
                </w:rPrChange>
              </w:rPr>
              <w:fldChar w:fldCharType="separate"/>
            </w:r>
            <w:r>
              <w:rPr>
                <w:rStyle w:val="Hyperlink"/>
                <w:rFonts w:ascii="Calibri" w:hAnsi="Calibri" w:cs="Calibri"/>
              </w:rPr>
              <w:t>Note: Merchant will be able to edit/change mobile number and email. User ID cannot be changed.</w:t>
            </w:r>
            <w:r>
              <w:rPr>
                <w:rFonts w:ascii="Calibri" w:hAnsi="Calibri" w:cs="Calibri"/>
                <w:rPrChange w:author="Neeraj Durgapal" w:date="2024-08-28T03:49:00Z" w:id="395">
                  <w:rPr/>
                </w:rPrChange>
              </w:rPr>
              <w:tab/>
            </w:r>
            <w:r>
              <w:rPr>
                <w:rFonts w:ascii="Calibri" w:hAnsi="Calibri" w:cs="Calibri"/>
                <w:rPrChange w:author="Neeraj Durgapal" w:date="2024-08-28T03:49:00Z" w:id="396">
                  <w:rPr/>
                </w:rPrChange>
              </w:rPr>
              <w:fldChar w:fldCharType="begin"/>
            </w:r>
            <w:r>
              <w:rPr>
                <w:rFonts w:ascii="Calibri" w:hAnsi="Calibri" w:cs="Calibri"/>
                <w:rPrChange w:author="Neeraj Durgapal" w:date="2024-08-28T03:49:00Z" w:id="397">
                  <w:rPr/>
                </w:rPrChange>
              </w:rPr>
              <w:instrText xml:space="preserve"> PAGEREF _Toc175662384 \h </w:instrText>
            </w:r>
          </w:ins>
          <w:r>
            <w:rPr>
              <w:rFonts w:ascii="Calibri" w:hAnsi="Calibri" w:cs="Calibri"/>
              <w:rPrChange w:author="Neeraj Durgapal" w:date="2024-08-28T03:49:00Z" w:id="398">
                <w:rPr>
                  <w:rFonts w:ascii="Calibri" w:hAnsi="Calibri" w:cs="Calibri"/>
                </w:rPr>
              </w:rPrChange>
            </w:rPr>
          </w:r>
          <w:ins w:author="Shubhankar Ghosh" w:date="2024-08-27T14:45:00Z" w:id="399">
            <w:r>
              <w:rPr>
                <w:rFonts w:ascii="Calibri" w:hAnsi="Calibri" w:cs="Calibri"/>
                <w:rPrChange w:author="Neeraj Durgapal" w:date="2024-08-28T03:49:00Z" w:id="400">
                  <w:rPr/>
                </w:rPrChange>
              </w:rPr>
              <w:fldChar w:fldCharType="separate"/>
            </w:r>
            <w:r>
              <w:rPr>
                <w:rFonts w:ascii="Calibri" w:hAnsi="Calibri" w:cs="Calibri"/>
                <w:rPrChange w:author="Neeraj Durgapal" w:date="2024-08-28T03:49:00Z" w:id="401">
                  <w:rPr/>
                </w:rPrChange>
              </w:rPr>
              <w:t>12</w:t>
            </w:r>
            <w:r>
              <w:rPr>
                <w:rFonts w:ascii="Calibri" w:hAnsi="Calibri" w:cs="Calibri"/>
                <w:rPrChange w:author="Neeraj Durgapal" w:date="2024-08-28T03:49:00Z" w:id="402">
                  <w:rPr/>
                </w:rPrChange>
              </w:rPr>
              <w:fldChar w:fldCharType="end"/>
            </w:r>
            <w:r>
              <w:rPr>
                <w:rStyle w:val="Hyperlink"/>
                <w:rFonts w:ascii="Calibri" w:hAnsi="Calibri" w:cs="Calibri"/>
                <w:rPrChange w:author="Neeraj Durgapal" w:date="2024-08-28T03:49:00Z" w:id="403">
                  <w:rPr>
                    <w:rStyle w:val="Hyperlink"/>
                  </w:rPr>
                </w:rPrChange>
              </w:rPr>
              <w:fldChar w:fldCharType="end"/>
            </w:r>
          </w:ins>
        </w:p>
        <w:p w:rsidRPr="00E403D6" w:rsidR="00E403D6" w:rsidRDefault="00287800" w14:paraId="06BEB2F2" w14:textId="77777777">
          <w:pPr>
            <w:pStyle w:val="TOC3"/>
            <w:tabs>
              <w:tab w:val="right" w:leader="dot" w:pos="9350"/>
            </w:tabs>
            <w:rPr>
              <w:ins w:author="Shubhankar Ghosh" w:date="2024-08-27T14:45:00Z" w:id="404"/>
              <w:rFonts w:ascii="Calibri" w:hAnsi="Calibri" w:cs="Calibri"/>
              <w:lang w:val="en-IN" w:eastAsia="en-IN" w:bidi="mr-IN"/>
              <w:rPrChange w:author="Neeraj Durgapal" w:date="2024-08-28T03:49:00Z" w:id="405">
                <w:rPr>
                  <w:ins w:author="Shubhankar Ghosh" w:date="2024-08-27T14:45:00Z" w:id="406"/>
                  <w:rFonts w:cs="Mangal"/>
                  <w:sz w:val="22"/>
                  <w:szCs w:val="20"/>
                  <w:lang w:val="en-IN" w:eastAsia="en-IN" w:bidi="mr-IN"/>
                </w:rPr>
              </w:rPrChange>
            </w:rPr>
          </w:pPr>
          <w:ins w:author="Shubhankar Ghosh" w:date="2024-08-27T14:45:00Z" w:id="407">
            <w:r>
              <w:rPr>
                <w:rStyle w:val="Hyperlink"/>
                <w:rFonts w:ascii="Calibri" w:hAnsi="Calibri" w:cs="Calibri"/>
                <w:rPrChange w:author="Neeraj Durgapal" w:date="2024-08-28T03:49:00Z" w:id="408">
                  <w:rPr>
                    <w:rStyle w:val="Hyperlink"/>
                  </w:rPr>
                </w:rPrChange>
              </w:rPr>
              <w:fldChar w:fldCharType="begin"/>
            </w:r>
            <w:r>
              <w:rPr>
                <w:rStyle w:val="Hyperlink"/>
                <w:rFonts w:ascii="Calibri" w:hAnsi="Calibri" w:cs="Calibri"/>
                <w:rPrChange w:author="Neeraj Durgapal" w:date="2024-08-28T03:49:00Z" w:id="409">
                  <w:rPr>
                    <w:rStyle w:val="Hyperlink"/>
                  </w:rPr>
                </w:rPrChange>
              </w:rPr>
              <w:instrText xml:space="preserve"> </w:instrText>
            </w:r>
            <w:r>
              <w:rPr>
                <w:rFonts w:ascii="Calibri" w:hAnsi="Calibri" w:cs="Calibri"/>
                <w:rPrChange w:author="Neeraj Durgapal" w:date="2024-08-28T03:49:00Z" w:id="410">
                  <w:rPr/>
                </w:rPrChange>
              </w:rPr>
              <w:instrText>HYPERLINK \l "_Toc175662385"</w:instrText>
            </w:r>
            <w:r>
              <w:rPr>
                <w:rStyle w:val="Hyperlink"/>
                <w:rFonts w:ascii="Calibri" w:hAnsi="Calibri" w:cs="Calibri"/>
                <w:rPrChange w:author="Neeraj Durgapal" w:date="2024-08-28T03:49:00Z" w:id="411">
                  <w:rPr>
                    <w:rStyle w:val="Hyperlink"/>
                  </w:rPr>
                </w:rPrChange>
              </w:rPr>
              <w:instrText xml:space="preserve"> </w:instrText>
            </w:r>
            <w:r>
              <w:rPr>
                <w:rStyle w:val="Hyperlink"/>
                <w:rFonts w:ascii="Calibri" w:hAnsi="Calibri" w:cs="Calibri"/>
                <w:rPrChange w:author="Neeraj Durgapal" w:date="2024-08-28T03:49:00Z" w:id="412">
                  <w:rPr>
                    <w:rStyle w:val="Hyperlink"/>
                  </w:rPr>
                </w:rPrChange>
              </w:rPr>
              <w:fldChar w:fldCharType="separate"/>
            </w:r>
            <w:r>
              <w:rPr>
                <w:rStyle w:val="Hyperlink"/>
                <w:rFonts w:ascii="Calibri" w:hAnsi="Calibri" w:cs="Calibri"/>
              </w:rPr>
              <w:t>1.2 - Functional Flow / Mockup</w:t>
            </w:r>
            <w:r>
              <w:rPr>
                <w:rFonts w:ascii="Calibri" w:hAnsi="Calibri" w:cs="Calibri"/>
                <w:rPrChange w:author="Neeraj Durgapal" w:date="2024-08-28T03:49:00Z" w:id="413">
                  <w:rPr/>
                </w:rPrChange>
              </w:rPr>
              <w:tab/>
            </w:r>
            <w:r>
              <w:rPr>
                <w:rFonts w:ascii="Calibri" w:hAnsi="Calibri" w:cs="Calibri"/>
                <w:rPrChange w:author="Neeraj Durgapal" w:date="2024-08-28T03:49:00Z" w:id="414">
                  <w:rPr/>
                </w:rPrChange>
              </w:rPr>
              <w:fldChar w:fldCharType="begin"/>
            </w:r>
            <w:r>
              <w:rPr>
                <w:rFonts w:ascii="Calibri" w:hAnsi="Calibri" w:cs="Calibri"/>
                <w:rPrChange w:author="Neeraj Durgapal" w:date="2024-08-28T03:49:00Z" w:id="415">
                  <w:rPr/>
                </w:rPrChange>
              </w:rPr>
              <w:instrText xml:space="preserve"> PAGEREF _Toc175662385 \h </w:instrText>
            </w:r>
          </w:ins>
          <w:r>
            <w:rPr>
              <w:rFonts w:ascii="Calibri" w:hAnsi="Calibri" w:cs="Calibri"/>
              <w:rPrChange w:author="Neeraj Durgapal" w:date="2024-08-28T03:49:00Z" w:id="416">
                <w:rPr>
                  <w:rFonts w:ascii="Calibri" w:hAnsi="Calibri" w:cs="Calibri"/>
                </w:rPr>
              </w:rPrChange>
            </w:rPr>
          </w:r>
          <w:ins w:author="Shubhankar Ghosh" w:date="2024-08-27T14:45:00Z" w:id="417">
            <w:r>
              <w:rPr>
                <w:rFonts w:ascii="Calibri" w:hAnsi="Calibri" w:cs="Calibri"/>
                <w:rPrChange w:author="Neeraj Durgapal" w:date="2024-08-28T03:49:00Z" w:id="418">
                  <w:rPr/>
                </w:rPrChange>
              </w:rPr>
              <w:fldChar w:fldCharType="separate"/>
            </w:r>
            <w:r>
              <w:rPr>
                <w:rFonts w:ascii="Calibri" w:hAnsi="Calibri" w:cs="Calibri"/>
                <w:rPrChange w:author="Neeraj Durgapal" w:date="2024-08-28T03:49:00Z" w:id="419">
                  <w:rPr/>
                </w:rPrChange>
              </w:rPr>
              <w:t>12</w:t>
            </w:r>
            <w:r>
              <w:rPr>
                <w:rFonts w:ascii="Calibri" w:hAnsi="Calibri" w:cs="Calibri"/>
                <w:rPrChange w:author="Neeraj Durgapal" w:date="2024-08-28T03:49:00Z" w:id="420">
                  <w:rPr/>
                </w:rPrChange>
              </w:rPr>
              <w:fldChar w:fldCharType="end"/>
            </w:r>
            <w:r>
              <w:rPr>
                <w:rStyle w:val="Hyperlink"/>
                <w:rFonts w:ascii="Calibri" w:hAnsi="Calibri" w:cs="Calibri"/>
                <w:rPrChange w:author="Neeraj Durgapal" w:date="2024-08-28T03:49:00Z" w:id="421">
                  <w:rPr>
                    <w:rStyle w:val="Hyperlink"/>
                  </w:rPr>
                </w:rPrChange>
              </w:rPr>
              <w:fldChar w:fldCharType="end"/>
            </w:r>
          </w:ins>
        </w:p>
        <w:p w:rsidRPr="00E403D6" w:rsidR="00E403D6" w:rsidRDefault="00287800" w14:paraId="5CE3ACC7" w14:textId="77777777">
          <w:pPr>
            <w:pStyle w:val="TOC3"/>
            <w:tabs>
              <w:tab w:val="right" w:leader="dot" w:pos="9350"/>
            </w:tabs>
            <w:rPr>
              <w:ins w:author="Shubhankar Ghosh" w:date="2024-08-27T14:45:00Z" w:id="422"/>
              <w:rFonts w:ascii="Calibri" w:hAnsi="Calibri" w:cs="Calibri"/>
              <w:lang w:val="en-IN" w:eastAsia="en-IN" w:bidi="mr-IN"/>
              <w:rPrChange w:author="Neeraj Durgapal" w:date="2024-08-28T03:49:00Z" w:id="423">
                <w:rPr>
                  <w:ins w:author="Shubhankar Ghosh" w:date="2024-08-27T14:45:00Z" w:id="424"/>
                  <w:rFonts w:cs="Mangal"/>
                  <w:sz w:val="22"/>
                  <w:szCs w:val="20"/>
                  <w:lang w:val="en-IN" w:eastAsia="en-IN" w:bidi="mr-IN"/>
                </w:rPr>
              </w:rPrChange>
            </w:rPr>
          </w:pPr>
          <w:ins w:author="Shubhankar Ghosh" w:date="2024-08-27T14:45:00Z" w:id="425">
            <w:r>
              <w:rPr>
                <w:rStyle w:val="Hyperlink"/>
                <w:rFonts w:ascii="Calibri" w:hAnsi="Calibri" w:cs="Calibri"/>
                <w:rPrChange w:author="Neeraj Durgapal" w:date="2024-08-28T03:49:00Z" w:id="426">
                  <w:rPr>
                    <w:rStyle w:val="Hyperlink"/>
                  </w:rPr>
                </w:rPrChange>
              </w:rPr>
              <w:fldChar w:fldCharType="begin"/>
            </w:r>
            <w:r>
              <w:rPr>
                <w:rStyle w:val="Hyperlink"/>
                <w:rFonts w:ascii="Calibri" w:hAnsi="Calibri" w:cs="Calibri"/>
                <w:rPrChange w:author="Neeraj Durgapal" w:date="2024-08-28T03:49:00Z" w:id="427">
                  <w:rPr>
                    <w:rStyle w:val="Hyperlink"/>
                  </w:rPr>
                </w:rPrChange>
              </w:rPr>
              <w:instrText xml:space="preserve"> </w:instrText>
            </w:r>
            <w:r>
              <w:rPr>
                <w:rFonts w:ascii="Calibri" w:hAnsi="Calibri" w:cs="Calibri"/>
                <w:rPrChange w:author="Neeraj Durgapal" w:date="2024-08-28T03:49:00Z" w:id="428">
                  <w:rPr/>
                </w:rPrChange>
              </w:rPr>
              <w:instrText>HYPERLINK \l "_Toc175662386"</w:instrText>
            </w:r>
            <w:r>
              <w:rPr>
                <w:rStyle w:val="Hyperlink"/>
                <w:rFonts w:ascii="Calibri" w:hAnsi="Calibri" w:cs="Calibri"/>
                <w:rPrChange w:author="Neeraj Durgapal" w:date="2024-08-28T03:49:00Z" w:id="429">
                  <w:rPr>
                    <w:rStyle w:val="Hyperlink"/>
                  </w:rPr>
                </w:rPrChange>
              </w:rPr>
              <w:instrText xml:space="preserve"> </w:instrText>
            </w:r>
            <w:r>
              <w:rPr>
                <w:rStyle w:val="Hyperlink"/>
                <w:rFonts w:ascii="Calibri" w:hAnsi="Calibri" w:cs="Calibri"/>
                <w:rPrChange w:author="Neeraj Durgapal" w:date="2024-08-28T03:49:00Z" w:id="430">
                  <w:rPr>
                    <w:rStyle w:val="Hyperlink"/>
                  </w:rPr>
                </w:rPrChange>
              </w:rPr>
              <w:fldChar w:fldCharType="separate"/>
            </w:r>
            <w:r>
              <w:rPr>
                <w:rStyle w:val="Hyperlink"/>
                <w:rFonts w:ascii="Calibri" w:hAnsi="Calibri" w:cs="Calibri"/>
              </w:rPr>
              <w:t>1.3 - Functional Specification</w:t>
            </w:r>
            <w:r>
              <w:rPr>
                <w:rFonts w:ascii="Calibri" w:hAnsi="Calibri" w:cs="Calibri"/>
                <w:rPrChange w:author="Neeraj Durgapal" w:date="2024-08-28T03:49:00Z" w:id="431">
                  <w:rPr/>
                </w:rPrChange>
              </w:rPr>
              <w:tab/>
            </w:r>
            <w:r>
              <w:rPr>
                <w:rFonts w:ascii="Calibri" w:hAnsi="Calibri" w:cs="Calibri"/>
                <w:rPrChange w:author="Neeraj Durgapal" w:date="2024-08-28T03:49:00Z" w:id="432">
                  <w:rPr/>
                </w:rPrChange>
              </w:rPr>
              <w:fldChar w:fldCharType="begin"/>
            </w:r>
            <w:r>
              <w:rPr>
                <w:rFonts w:ascii="Calibri" w:hAnsi="Calibri" w:cs="Calibri"/>
                <w:rPrChange w:author="Neeraj Durgapal" w:date="2024-08-28T03:49:00Z" w:id="433">
                  <w:rPr/>
                </w:rPrChange>
              </w:rPr>
              <w:instrText xml:space="preserve"> PAGEREF _Toc175662386 \h </w:instrText>
            </w:r>
          </w:ins>
          <w:r>
            <w:rPr>
              <w:rFonts w:ascii="Calibri" w:hAnsi="Calibri" w:cs="Calibri"/>
              <w:rPrChange w:author="Neeraj Durgapal" w:date="2024-08-28T03:49:00Z" w:id="434">
                <w:rPr>
                  <w:rFonts w:ascii="Calibri" w:hAnsi="Calibri" w:cs="Calibri"/>
                </w:rPr>
              </w:rPrChange>
            </w:rPr>
          </w:r>
          <w:ins w:author="Shubhankar Ghosh" w:date="2024-08-27T14:45:00Z" w:id="435">
            <w:r>
              <w:rPr>
                <w:rFonts w:ascii="Calibri" w:hAnsi="Calibri" w:cs="Calibri"/>
                <w:rPrChange w:author="Neeraj Durgapal" w:date="2024-08-28T03:49:00Z" w:id="436">
                  <w:rPr/>
                </w:rPrChange>
              </w:rPr>
              <w:fldChar w:fldCharType="separate"/>
            </w:r>
            <w:r>
              <w:rPr>
                <w:rFonts w:ascii="Calibri" w:hAnsi="Calibri" w:cs="Calibri"/>
                <w:rPrChange w:author="Neeraj Durgapal" w:date="2024-08-28T03:49:00Z" w:id="437">
                  <w:rPr/>
                </w:rPrChange>
              </w:rPr>
              <w:t>13</w:t>
            </w:r>
            <w:r>
              <w:rPr>
                <w:rFonts w:ascii="Calibri" w:hAnsi="Calibri" w:cs="Calibri"/>
                <w:rPrChange w:author="Neeraj Durgapal" w:date="2024-08-28T03:49:00Z" w:id="438">
                  <w:rPr/>
                </w:rPrChange>
              </w:rPr>
              <w:fldChar w:fldCharType="end"/>
            </w:r>
            <w:r>
              <w:rPr>
                <w:rStyle w:val="Hyperlink"/>
                <w:rFonts w:ascii="Calibri" w:hAnsi="Calibri" w:cs="Calibri"/>
                <w:rPrChange w:author="Neeraj Durgapal" w:date="2024-08-28T03:49:00Z" w:id="439">
                  <w:rPr>
                    <w:rStyle w:val="Hyperlink"/>
                  </w:rPr>
                </w:rPrChange>
              </w:rPr>
              <w:fldChar w:fldCharType="end"/>
            </w:r>
          </w:ins>
        </w:p>
        <w:p w:rsidRPr="00E403D6" w:rsidR="00E403D6" w:rsidRDefault="00287800" w14:paraId="25683758" w14:textId="77777777">
          <w:pPr>
            <w:pStyle w:val="TOC4"/>
            <w:tabs>
              <w:tab w:val="right" w:leader="dot" w:pos="9350"/>
            </w:tabs>
            <w:rPr>
              <w:ins w:author="Shubhankar Ghosh" w:date="2024-08-27T14:45:00Z" w:id="440"/>
              <w:rFonts w:ascii="Calibri" w:hAnsi="Calibri" w:cs="Calibri"/>
              <w:lang w:val="en-IN" w:eastAsia="en-IN" w:bidi="mr-IN"/>
              <w:rPrChange w:author="Neeraj Durgapal" w:date="2024-08-28T03:49:00Z" w:id="441">
                <w:rPr>
                  <w:ins w:author="Shubhankar Ghosh" w:date="2024-08-27T14:45:00Z" w:id="442"/>
                  <w:rFonts w:cs="Mangal"/>
                  <w:sz w:val="22"/>
                  <w:szCs w:val="20"/>
                  <w:lang w:val="en-IN" w:eastAsia="en-IN" w:bidi="mr-IN"/>
                </w:rPr>
              </w:rPrChange>
            </w:rPr>
          </w:pPr>
          <w:ins w:author="Shubhankar Ghosh" w:date="2024-08-27T14:45:00Z" w:id="443">
            <w:r>
              <w:rPr>
                <w:rStyle w:val="Hyperlink"/>
                <w:rFonts w:ascii="Calibri" w:hAnsi="Calibri" w:cs="Calibri"/>
                <w:rPrChange w:author="Neeraj Durgapal" w:date="2024-08-28T03:49:00Z" w:id="444">
                  <w:rPr>
                    <w:rStyle w:val="Hyperlink"/>
                  </w:rPr>
                </w:rPrChange>
              </w:rPr>
              <w:fldChar w:fldCharType="begin"/>
            </w:r>
            <w:r>
              <w:rPr>
                <w:rStyle w:val="Hyperlink"/>
                <w:rFonts w:ascii="Calibri" w:hAnsi="Calibri" w:cs="Calibri"/>
                <w:rPrChange w:author="Neeraj Durgapal" w:date="2024-08-28T03:49:00Z" w:id="445">
                  <w:rPr>
                    <w:rStyle w:val="Hyperlink"/>
                  </w:rPr>
                </w:rPrChange>
              </w:rPr>
              <w:instrText xml:space="preserve"> </w:instrText>
            </w:r>
            <w:r>
              <w:rPr>
                <w:rFonts w:ascii="Calibri" w:hAnsi="Calibri" w:cs="Calibri"/>
                <w:rPrChange w:author="Neeraj Durgapal" w:date="2024-08-28T03:49:00Z" w:id="446">
                  <w:rPr/>
                </w:rPrChange>
              </w:rPr>
              <w:instrText>HYPERLINK \l "_Toc175662387"</w:instrText>
            </w:r>
            <w:r>
              <w:rPr>
                <w:rStyle w:val="Hyperlink"/>
                <w:rFonts w:ascii="Calibri" w:hAnsi="Calibri" w:cs="Calibri"/>
                <w:rPrChange w:author="Neeraj Durgapal" w:date="2024-08-28T03:49:00Z" w:id="447">
                  <w:rPr>
                    <w:rStyle w:val="Hyperlink"/>
                  </w:rPr>
                </w:rPrChange>
              </w:rPr>
              <w:instrText xml:space="preserve"> </w:instrText>
            </w:r>
            <w:r>
              <w:rPr>
                <w:rStyle w:val="Hyperlink"/>
                <w:rFonts w:ascii="Calibri" w:hAnsi="Calibri" w:cs="Calibri"/>
                <w:rPrChange w:author="Neeraj Durgapal" w:date="2024-08-28T03:49:00Z" w:id="448">
                  <w:rPr>
                    <w:rStyle w:val="Hyperlink"/>
                  </w:rPr>
                </w:rPrChange>
              </w:rPr>
              <w:fldChar w:fldCharType="separate"/>
            </w:r>
            <w:r>
              <w:rPr>
                <w:rStyle w:val="Hyperlink"/>
                <w:rFonts w:ascii="Calibri" w:hAnsi="Calibri" w:cs="Calibri"/>
              </w:rPr>
              <w:t>1.3.1 - Validation</w:t>
            </w:r>
            <w:r>
              <w:rPr>
                <w:rFonts w:ascii="Calibri" w:hAnsi="Calibri" w:cs="Calibri"/>
                <w:rPrChange w:author="Neeraj Durgapal" w:date="2024-08-28T03:49:00Z" w:id="449">
                  <w:rPr/>
                </w:rPrChange>
              </w:rPr>
              <w:tab/>
            </w:r>
            <w:r>
              <w:rPr>
                <w:rFonts w:ascii="Calibri" w:hAnsi="Calibri" w:cs="Calibri"/>
                <w:rPrChange w:author="Neeraj Durgapal" w:date="2024-08-28T03:49:00Z" w:id="450">
                  <w:rPr/>
                </w:rPrChange>
              </w:rPr>
              <w:fldChar w:fldCharType="begin"/>
            </w:r>
            <w:r>
              <w:rPr>
                <w:rFonts w:ascii="Calibri" w:hAnsi="Calibri" w:cs="Calibri"/>
                <w:rPrChange w:author="Neeraj Durgapal" w:date="2024-08-28T03:49:00Z" w:id="451">
                  <w:rPr/>
                </w:rPrChange>
              </w:rPr>
              <w:instrText xml:space="preserve"> PAGEREF _Toc175662387 \h </w:instrText>
            </w:r>
          </w:ins>
          <w:r>
            <w:rPr>
              <w:rFonts w:ascii="Calibri" w:hAnsi="Calibri" w:cs="Calibri"/>
              <w:rPrChange w:author="Neeraj Durgapal" w:date="2024-08-28T03:49:00Z" w:id="452">
                <w:rPr>
                  <w:rFonts w:ascii="Calibri" w:hAnsi="Calibri" w:cs="Calibri"/>
                </w:rPr>
              </w:rPrChange>
            </w:rPr>
          </w:r>
          <w:ins w:author="Shubhankar Ghosh" w:date="2024-08-27T14:45:00Z" w:id="453">
            <w:r>
              <w:rPr>
                <w:rFonts w:ascii="Calibri" w:hAnsi="Calibri" w:cs="Calibri"/>
                <w:rPrChange w:author="Neeraj Durgapal" w:date="2024-08-28T03:49:00Z" w:id="454">
                  <w:rPr/>
                </w:rPrChange>
              </w:rPr>
              <w:fldChar w:fldCharType="separate"/>
            </w:r>
            <w:r>
              <w:rPr>
                <w:rFonts w:ascii="Calibri" w:hAnsi="Calibri" w:cs="Calibri"/>
                <w:rPrChange w:author="Neeraj Durgapal" w:date="2024-08-28T03:49:00Z" w:id="455">
                  <w:rPr/>
                </w:rPrChange>
              </w:rPr>
              <w:t>13</w:t>
            </w:r>
            <w:r>
              <w:rPr>
                <w:rFonts w:ascii="Calibri" w:hAnsi="Calibri" w:cs="Calibri"/>
                <w:rPrChange w:author="Neeraj Durgapal" w:date="2024-08-28T03:49:00Z" w:id="456">
                  <w:rPr/>
                </w:rPrChange>
              </w:rPr>
              <w:fldChar w:fldCharType="end"/>
            </w:r>
            <w:r>
              <w:rPr>
                <w:rStyle w:val="Hyperlink"/>
                <w:rFonts w:ascii="Calibri" w:hAnsi="Calibri" w:cs="Calibri"/>
                <w:rPrChange w:author="Neeraj Durgapal" w:date="2024-08-28T03:49:00Z" w:id="457">
                  <w:rPr>
                    <w:rStyle w:val="Hyperlink"/>
                  </w:rPr>
                </w:rPrChange>
              </w:rPr>
              <w:fldChar w:fldCharType="end"/>
            </w:r>
          </w:ins>
        </w:p>
        <w:p w:rsidRPr="00E403D6" w:rsidR="00E403D6" w:rsidRDefault="00287800" w14:paraId="2A1FF7C6" w14:textId="77777777">
          <w:pPr>
            <w:pStyle w:val="TOC4"/>
            <w:tabs>
              <w:tab w:val="right" w:leader="dot" w:pos="9350"/>
            </w:tabs>
            <w:rPr>
              <w:ins w:author="Shubhankar Ghosh" w:date="2024-08-27T14:45:00Z" w:id="458"/>
              <w:rFonts w:ascii="Calibri" w:hAnsi="Calibri" w:cs="Calibri"/>
              <w:lang w:val="en-IN" w:eastAsia="en-IN" w:bidi="mr-IN"/>
              <w:rPrChange w:author="Neeraj Durgapal" w:date="2024-08-28T03:49:00Z" w:id="459">
                <w:rPr>
                  <w:ins w:author="Shubhankar Ghosh" w:date="2024-08-27T14:45:00Z" w:id="460"/>
                  <w:rFonts w:cs="Mangal"/>
                  <w:sz w:val="22"/>
                  <w:szCs w:val="20"/>
                  <w:lang w:val="en-IN" w:eastAsia="en-IN" w:bidi="mr-IN"/>
                </w:rPr>
              </w:rPrChange>
            </w:rPr>
          </w:pPr>
          <w:ins w:author="Shubhankar Ghosh" w:date="2024-08-27T14:45:00Z" w:id="461">
            <w:r>
              <w:rPr>
                <w:rStyle w:val="Hyperlink"/>
                <w:rFonts w:ascii="Calibri" w:hAnsi="Calibri" w:cs="Calibri"/>
                <w:rPrChange w:author="Neeraj Durgapal" w:date="2024-08-28T03:49:00Z" w:id="462">
                  <w:rPr>
                    <w:rStyle w:val="Hyperlink"/>
                  </w:rPr>
                </w:rPrChange>
              </w:rPr>
              <w:fldChar w:fldCharType="begin"/>
            </w:r>
            <w:r>
              <w:rPr>
                <w:rStyle w:val="Hyperlink"/>
                <w:rFonts w:ascii="Calibri" w:hAnsi="Calibri" w:cs="Calibri"/>
                <w:rPrChange w:author="Neeraj Durgapal" w:date="2024-08-28T03:49:00Z" w:id="463">
                  <w:rPr>
                    <w:rStyle w:val="Hyperlink"/>
                  </w:rPr>
                </w:rPrChange>
              </w:rPr>
              <w:instrText xml:space="preserve"> </w:instrText>
            </w:r>
            <w:r>
              <w:rPr>
                <w:rFonts w:ascii="Calibri" w:hAnsi="Calibri" w:cs="Calibri"/>
                <w:rPrChange w:author="Neeraj Durgapal" w:date="2024-08-28T03:49:00Z" w:id="464">
                  <w:rPr/>
                </w:rPrChange>
              </w:rPr>
              <w:instrText>HYPERLINK \l "_Toc175662388"</w:instrText>
            </w:r>
            <w:r>
              <w:rPr>
                <w:rStyle w:val="Hyperlink"/>
                <w:rFonts w:ascii="Calibri" w:hAnsi="Calibri" w:cs="Calibri"/>
                <w:rPrChange w:author="Neeraj Durgapal" w:date="2024-08-28T03:49:00Z" w:id="465">
                  <w:rPr>
                    <w:rStyle w:val="Hyperlink"/>
                  </w:rPr>
                </w:rPrChange>
              </w:rPr>
              <w:instrText xml:space="preserve"> </w:instrText>
            </w:r>
            <w:r>
              <w:rPr>
                <w:rStyle w:val="Hyperlink"/>
                <w:rFonts w:ascii="Calibri" w:hAnsi="Calibri" w:cs="Calibri"/>
                <w:rPrChange w:author="Neeraj Durgapal" w:date="2024-08-28T03:49:00Z" w:id="466">
                  <w:rPr>
                    <w:rStyle w:val="Hyperlink"/>
                  </w:rPr>
                </w:rPrChange>
              </w:rPr>
              <w:fldChar w:fldCharType="separate"/>
            </w:r>
            <w:r>
              <w:rPr>
                <w:rStyle w:val="Hyperlink"/>
                <w:rFonts w:ascii="Calibri" w:hAnsi="Calibri" w:cs="Calibri"/>
              </w:rPr>
              <w:t>1.3.2 - Token Generation Logic</w:t>
            </w:r>
            <w:r>
              <w:rPr>
                <w:rFonts w:ascii="Calibri" w:hAnsi="Calibri" w:cs="Calibri"/>
                <w:rPrChange w:author="Neeraj Durgapal" w:date="2024-08-28T03:49:00Z" w:id="467">
                  <w:rPr/>
                </w:rPrChange>
              </w:rPr>
              <w:tab/>
            </w:r>
            <w:r>
              <w:rPr>
                <w:rFonts w:ascii="Calibri" w:hAnsi="Calibri" w:cs="Calibri"/>
                <w:rPrChange w:author="Neeraj Durgapal" w:date="2024-08-28T03:49:00Z" w:id="468">
                  <w:rPr/>
                </w:rPrChange>
              </w:rPr>
              <w:fldChar w:fldCharType="begin"/>
            </w:r>
            <w:r>
              <w:rPr>
                <w:rFonts w:ascii="Calibri" w:hAnsi="Calibri" w:cs="Calibri"/>
                <w:rPrChange w:author="Neeraj Durgapal" w:date="2024-08-28T03:49:00Z" w:id="469">
                  <w:rPr/>
                </w:rPrChange>
              </w:rPr>
              <w:instrText xml:space="preserve"> PAGEREF _Toc175662388 \h </w:instrText>
            </w:r>
          </w:ins>
          <w:r>
            <w:rPr>
              <w:rFonts w:ascii="Calibri" w:hAnsi="Calibri" w:cs="Calibri"/>
              <w:rPrChange w:author="Neeraj Durgapal" w:date="2024-08-28T03:49:00Z" w:id="470">
                <w:rPr>
                  <w:rFonts w:ascii="Calibri" w:hAnsi="Calibri" w:cs="Calibri"/>
                </w:rPr>
              </w:rPrChange>
            </w:rPr>
          </w:r>
          <w:ins w:author="Shubhankar Ghosh" w:date="2024-08-27T14:45:00Z" w:id="471">
            <w:r>
              <w:rPr>
                <w:rFonts w:ascii="Calibri" w:hAnsi="Calibri" w:cs="Calibri"/>
                <w:rPrChange w:author="Neeraj Durgapal" w:date="2024-08-28T03:49:00Z" w:id="472">
                  <w:rPr/>
                </w:rPrChange>
              </w:rPr>
              <w:fldChar w:fldCharType="separate"/>
            </w:r>
            <w:r>
              <w:rPr>
                <w:rFonts w:ascii="Calibri" w:hAnsi="Calibri" w:cs="Calibri"/>
                <w:rPrChange w:author="Neeraj Durgapal" w:date="2024-08-28T03:49:00Z" w:id="473">
                  <w:rPr/>
                </w:rPrChange>
              </w:rPr>
              <w:t>13</w:t>
            </w:r>
            <w:r>
              <w:rPr>
                <w:rFonts w:ascii="Calibri" w:hAnsi="Calibri" w:cs="Calibri"/>
                <w:rPrChange w:author="Neeraj Durgapal" w:date="2024-08-28T03:49:00Z" w:id="474">
                  <w:rPr/>
                </w:rPrChange>
              </w:rPr>
              <w:fldChar w:fldCharType="end"/>
            </w:r>
            <w:r>
              <w:rPr>
                <w:rStyle w:val="Hyperlink"/>
                <w:rFonts w:ascii="Calibri" w:hAnsi="Calibri" w:cs="Calibri"/>
                <w:rPrChange w:author="Neeraj Durgapal" w:date="2024-08-28T03:49:00Z" w:id="475">
                  <w:rPr>
                    <w:rStyle w:val="Hyperlink"/>
                  </w:rPr>
                </w:rPrChange>
              </w:rPr>
              <w:fldChar w:fldCharType="end"/>
            </w:r>
          </w:ins>
        </w:p>
        <w:p w:rsidRPr="00E403D6" w:rsidR="00E403D6" w:rsidRDefault="00287800" w14:paraId="27712160" w14:textId="77777777">
          <w:pPr>
            <w:pStyle w:val="TOC5"/>
            <w:tabs>
              <w:tab w:val="right" w:leader="dot" w:pos="9350"/>
            </w:tabs>
            <w:rPr>
              <w:ins w:author="Shubhankar Ghosh" w:date="2024-08-27T14:45:00Z" w:id="476"/>
              <w:rFonts w:ascii="Calibri" w:hAnsi="Calibri" w:cs="Calibri"/>
              <w:lang w:val="en-IN" w:eastAsia="en-IN" w:bidi="mr-IN"/>
              <w:rPrChange w:author="Neeraj Durgapal" w:date="2024-08-28T03:49:00Z" w:id="477">
                <w:rPr>
                  <w:ins w:author="Shubhankar Ghosh" w:date="2024-08-27T14:45:00Z" w:id="478"/>
                  <w:rFonts w:cs="Mangal"/>
                  <w:sz w:val="22"/>
                  <w:szCs w:val="20"/>
                  <w:lang w:val="en-IN" w:eastAsia="en-IN" w:bidi="mr-IN"/>
                </w:rPr>
              </w:rPrChange>
            </w:rPr>
          </w:pPr>
          <w:ins w:author="Shubhankar Ghosh" w:date="2024-08-27T14:45:00Z" w:id="479">
            <w:r>
              <w:rPr>
                <w:rStyle w:val="Hyperlink"/>
                <w:rFonts w:ascii="Calibri" w:hAnsi="Calibri" w:cs="Calibri"/>
                <w:rPrChange w:author="Neeraj Durgapal" w:date="2024-08-28T03:49:00Z" w:id="480">
                  <w:rPr>
                    <w:rStyle w:val="Hyperlink"/>
                  </w:rPr>
                </w:rPrChange>
              </w:rPr>
              <w:fldChar w:fldCharType="begin"/>
            </w:r>
            <w:r>
              <w:rPr>
                <w:rStyle w:val="Hyperlink"/>
                <w:rFonts w:ascii="Calibri" w:hAnsi="Calibri" w:cs="Calibri"/>
                <w:rPrChange w:author="Neeraj Durgapal" w:date="2024-08-28T03:49:00Z" w:id="481">
                  <w:rPr>
                    <w:rStyle w:val="Hyperlink"/>
                  </w:rPr>
                </w:rPrChange>
              </w:rPr>
              <w:instrText xml:space="preserve"> </w:instrText>
            </w:r>
            <w:r>
              <w:rPr>
                <w:rFonts w:ascii="Calibri" w:hAnsi="Calibri" w:cs="Calibri"/>
                <w:rPrChange w:author="Neeraj Durgapal" w:date="2024-08-28T03:49:00Z" w:id="482">
                  <w:rPr/>
                </w:rPrChange>
              </w:rPr>
              <w:instrText>HYPERLINK \l "_Toc175662389"</w:instrText>
            </w:r>
            <w:r>
              <w:rPr>
                <w:rStyle w:val="Hyperlink"/>
                <w:rFonts w:ascii="Calibri" w:hAnsi="Calibri" w:cs="Calibri"/>
                <w:rPrChange w:author="Neeraj Durgapal" w:date="2024-08-28T03:49:00Z" w:id="483">
                  <w:rPr>
                    <w:rStyle w:val="Hyperlink"/>
                  </w:rPr>
                </w:rPrChange>
              </w:rPr>
              <w:instrText xml:space="preserve"> </w:instrText>
            </w:r>
            <w:r>
              <w:rPr>
                <w:rStyle w:val="Hyperlink"/>
                <w:rFonts w:ascii="Calibri" w:hAnsi="Calibri" w:cs="Calibri"/>
                <w:rPrChange w:author="Neeraj Durgapal" w:date="2024-08-28T03:49:00Z" w:id="484">
                  <w:rPr>
                    <w:rStyle w:val="Hyperlink"/>
                  </w:rPr>
                </w:rPrChange>
              </w:rPr>
              <w:fldChar w:fldCharType="separate"/>
            </w:r>
            <w:r>
              <w:rPr>
                <w:rStyle w:val="Hyperlink"/>
                <w:rFonts w:ascii="Calibri" w:hAnsi="Calibri" w:cs="Calibri"/>
              </w:rPr>
              <w:t>1.3.2.1 - Generate New Token</w:t>
            </w:r>
            <w:r>
              <w:rPr>
                <w:rFonts w:ascii="Calibri" w:hAnsi="Calibri" w:cs="Calibri"/>
                <w:rPrChange w:author="Neeraj Durgapal" w:date="2024-08-28T03:49:00Z" w:id="485">
                  <w:rPr/>
                </w:rPrChange>
              </w:rPr>
              <w:tab/>
            </w:r>
            <w:r>
              <w:rPr>
                <w:rFonts w:ascii="Calibri" w:hAnsi="Calibri" w:cs="Calibri"/>
                <w:rPrChange w:author="Neeraj Durgapal" w:date="2024-08-28T03:49:00Z" w:id="486">
                  <w:rPr/>
                </w:rPrChange>
              </w:rPr>
              <w:fldChar w:fldCharType="begin"/>
            </w:r>
            <w:r>
              <w:rPr>
                <w:rFonts w:ascii="Calibri" w:hAnsi="Calibri" w:cs="Calibri"/>
                <w:rPrChange w:author="Neeraj Durgapal" w:date="2024-08-28T03:49:00Z" w:id="487">
                  <w:rPr/>
                </w:rPrChange>
              </w:rPr>
              <w:instrText xml:space="preserve"> PAGEREF _Toc175662389 \h </w:instrText>
            </w:r>
          </w:ins>
          <w:r>
            <w:rPr>
              <w:rFonts w:ascii="Calibri" w:hAnsi="Calibri" w:cs="Calibri"/>
              <w:rPrChange w:author="Neeraj Durgapal" w:date="2024-08-28T03:49:00Z" w:id="488">
                <w:rPr>
                  <w:rFonts w:ascii="Calibri" w:hAnsi="Calibri" w:cs="Calibri"/>
                </w:rPr>
              </w:rPrChange>
            </w:rPr>
          </w:r>
          <w:ins w:author="Shubhankar Ghosh" w:date="2024-08-27T14:45:00Z" w:id="489">
            <w:r>
              <w:rPr>
                <w:rFonts w:ascii="Calibri" w:hAnsi="Calibri" w:cs="Calibri"/>
                <w:rPrChange w:author="Neeraj Durgapal" w:date="2024-08-28T03:49:00Z" w:id="490">
                  <w:rPr/>
                </w:rPrChange>
              </w:rPr>
              <w:fldChar w:fldCharType="separate"/>
            </w:r>
            <w:r>
              <w:rPr>
                <w:rFonts w:ascii="Calibri" w:hAnsi="Calibri" w:cs="Calibri"/>
                <w:rPrChange w:author="Neeraj Durgapal" w:date="2024-08-28T03:49:00Z" w:id="491">
                  <w:rPr/>
                </w:rPrChange>
              </w:rPr>
              <w:t>13</w:t>
            </w:r>
            <w:r>
              <w:rPr>
                <w:rFonts w:ascii="Calibri" w:hAnsi="Calibri" w:cs="Calibri"/>
                <w:rPrChange w:author="Neeraj Durgapal" w:date="2024-08-28T03:49:00Z" w:id="492">
                  <w:rPr/>
                </w:rPrChange>
              </w:rPr>
              <w:fldChar w:fldCharType="end"/>
            </w:r>
            <w:r>
              <w:rPr>
                <w:rStyle w:val="Hyperlink"/>
                <w:rFonts w:ascii="Calibri" w:hAnsi="Calibri" w:cs="Calibri"/>
                <w:rPrChange w:author="Neeraj Durgapal" w:date="2024-08-28T03:49:00Z" w:id="493">
                  <w:rPr>
                    <w:rStyle w:val="Hyperlink"/>
                  </w:rPr>
                </w:rPrChange>
              </w:rPr>
              <w:fldChar w:fldCharType="end"/>
            </w:r>
          </w:ins>
        </w:p>
        <w:p w:rsidRPr="00E403D6" w:rsidR="00E403D6" w:rsidRDefault="00287800" w14:paraId="3A1A2D6D" w14:textId="77777777">
          <w:pPr>
            <w:pStyle w:val="TOC4"/>
            <w:tabs>
              <w:tab w:val="right" w:leader="dot" w:pos="9350"/>
            </w:tabs>
            <w:rPr>
              <w:ins w:author="Shubhankar Ghosh" w:date="2024-08-27T14:45:00Z" w:id="494"/>
              <w:rFonts w:ascii="Calibri" w:hAnsi="Calibri" w:cs="Calibri"/>
              <w:lang w:val="en-IN" w:eastAsia="en-IN" w:bidi="mr-IN"/>
              <w:rPrChange w:author="Neeraj Durgapal" w:date="2024-08-28T03:49:00Z" w:id="495">
                <w:rPr>
                  <w:ins w:author="Shubhankar Ghosh" w:date="2024-08-27T14:45:00Z" w:id="496"/>
                  <w:rFonts w:cs="Mangal"/>
                  <w:sz w:val="22"/>
                  <w:szCs w:val="20"/>
                  <w:lang w:val="en-IN" w:eastAsia="en-IN" w:bidi="mr-IN"/>
                </w:rPr>
              </w:rPrChange>
            </w:rPr>
          </w:pPr>
          <w:ins w:author="Shubhankar Ghosh" w:date="2024-08-27T14:45:00Z" w:id="497">
            <w:r>
              <w:rPr>
                <w:rStyle w:val="Hyperlink"/>
                <w:rFonts w:ascii="Calibri" w:hAnsi="Calibri" w:cs="Calibri"/>
                <w:rPrChange w:author="Neeraj Durgapal" w:date="2024-08-28T03:49:00Z" w:id="498">
                  <w:rPr>
                    <w:rStyle w:val="Hyperlink"/>
                  </w:rPr>
                </w:rPrChange>
              </w:rPr>
              <w:fldChar w:fldCharType="begin"/>
            </w:r>
            <w:r>
              <w:rPr>
                <w:rStyle w:val="Hyperlink"/>
                <w:rFonts w:ascii="Calibri" w:hAnsi="Calibri" w:cs="Calibri"/>
                <w:rPrChange w:author="Neeraj Durgapal" w:date="2024-08-28T03:49:00Z" w:id="499">
                  <w:rPr>
                    <w:rStyle w:val="Hyperlink"/>
                  </w:rPr>
                </w:rPrChange>
              </w:rPr>
              <w:instrText xml:space="preserve"> </w:instrText>
            </w:r>
            <w:r>
              <w:rPr>
                <w:rFonts w:ascii="Calibri" w:hAnsi="Calibri" w:cs="Calibri"/>
                <w:rPrChange w:author="Neeraj Durgapal" w:date="2024-08-28T03:49:00Z" w:id="500">
                  <w:rPr/>
                </w:rPrChange>
              </w:rPr>
              <w:instrText>HYPERLINK \l "_Toc175662390"</w:instrText>
            </w:r>
            <w:r>
              <w:rPr>
                <w:rStyle w:val="Hyperlink"/>
                <w:rFonts w:ascii="Calibri" w:hAnsi="Calibri" w:cs="Calibri"/>
                <w:rPrChange w:author="Neeraj Durgapal" w:date="2024-08-28T03:49:00Z" w:id="501">
                  <w:rPr>
                    <w:rStyle w:val="Hyperlink"/>
                  </w:rPr>
                </w:rPrChange>
              </w:rPr>
              <w:instrText xml:space="preserve"> </w:instrText>
            </w:r>
            <w:r>
              <w:rPr>
                <w:rStyle w:val="Hyperlink"/>
                <w:rFonts w:ascii="Calibri" w:hAnsi="Calibri" w:cs="Calibri"/>
                <w:rPrChange w:author="Neeraj Durgapal" w:date="2024-08-28T03:49:00Z" w:id="502">
                  <w:rPr>
                    <w:rStyle w:val="Hyperlink"/>
                  </w:rPr>
                </w:rPrChange>
              </w:rPr>
              <w:fldChar w:fldCharType="separate"/>
            </w:r>
            <w:r>
              <w:rPr>
                <w:rStyle w:val="Hyperlink"/>
                <w:rFonts w:ascii="Calibri" w:hAnsi="Calibri" w:cs="Calibri"/>
              </w:rPr>
              <w:t>1.3.3 - Token Uniqueness</w:t>
            </w:r>
            <w:r>
              <w:rPr>
                <w:rFonts w:ascii="Calibri" w:hAnsi="Calibri" w:cs="Calibri"/>
                <w:rPrChange w:author="Neeraj Durgapal" w:date="2024-08-28T03:49:00Z" w:id="503">
                  <w:rPr/>
                </w:rPrChange>
              </w:rPr>
              <w:tab/>
            </w:r>
            <w:r>
              <w:rPr>
                <w:rFonts w:ascii="Calibri" w:hAnsi="Calibri" w:cs="Calibri"/>
                <w:rPrChange w:author="Neeraj Durgapal" w:date="2024-08-28T03:49:00Z" w:id="504">
                  <w:rPr/>
                </w:rPrChange>
              </w:rPr>
              <w:fldChar w:fldCharType="begin"/>
            </w:r>
            <w:r>
              <w:rPr>
                <w:rFonts w:ascii="Calibri" w:hAnsi="Calibri" w:cs="Calibri"/>
                <w:rPrChange w:author="Neeraj Durgapal" w:date="2024-08-28T03:49:00Z" w:id="505">
                  <w:rPr/>
                </w:rPrChange>
              </w:rPr>
              <w:instrText xml:space="preserve"> PAGEREF _Toc175662390 \h </w:instrText>
            </w:r>
          </w:ins>
          <w:r>
            <w:rPr>
              <w:rFonts w:ascii="Calibri" w:hAnsi="Calibri" w:cs="Calibri"/>
              <w:rPrChange w:author="Neeraj Durgapal" w:date="2024-08-28T03:49:00Z" w:id="506">
                <w:rPr>
                  <w:rFonts w:ascii="Calibri" w:hAnsi="Calibri" w:cs="Calibri"/>
                </w:rPr>
              </w:rPrChange>
            </w:rPr>
          </w:r>
          <w:ins w:author="Shubhankar Ghosh" w:date="2024-08-27T14:45:00Z" w:id="507">
            <w:r>
              <w:rPr>
                <w:rFonts w:ascii="Calibri" w:hAnsi="Calibri" w:cs="Calibri"/>
                <w:rPrChange w:author="Neeraj Durgapal" w:date="2024-08-28T03:49:00Z" w:id="508">
                  <w:rPr/>
                </w:rPrChange>
              </w:rPr>
              <w:fldChar w:fldCharType="separate"/>
            </w:r>
            <w:r>
              <w:rPr>
                <w:rFonts w:ascii="Calibri" w:hAnsi="Calibri" w:cs="Calibri"/>
                <w:rPrChange w:author="Neeraj Durgapal" w:date="2024-08-28T03:49:00Z" w:id="509">
                  <w:rPr/>
                </w:rPrChange>
              </w:rPr>
              <w:t>13</w:t>
            </w:r>
            <w:r>
              <w:rPr>
                <w:rFonts w:ascii="Calibri" w:hAnsi="Calibri" w:cs="Calibri"/>
                <w:rPrChange w:author="Neeraj Durgapal" w:date="2024-08-28T03:49:00Z" w:id="510">
                  <w:rPr/>
                </w:rPrChange>
              </w:rPr>
              <w:fldChar w:fldCharType="end"/>
            </w:r>
            <w:r>
              <w:rPr>
                <w:rStyle w:val="Hyperlink"/>
                <w:rFonts w:ascii="Calibri" w:hAnsi="Calibri" w:cs="Calibri"/>
                <w:rPrChange w:author="Neeraj Durgapal" w:date="2024-08-28T03:49:00Z" w:id="511">
                  <w:rPr>
                    <w:rStyle w:val="Hyperlink"/>
                  </w:rPr>
                </w:rPrChange>
              </w:rPr>
              <w:fldChar w:fldCharType="end"/>
            </w:r>
          </w:ins>
        </w:p>
        <w:p w:rsidRPr="00E403D6" w:rsidR="00E403D6" w:rsidRDefault="00287800" w14:paraId="194D885D" w14:textId="77777777">
          <w:pPr>
            <w:pStyle w:val="TOC4"/>
            <w:tabs>
              <w:tab w:val="right" w:leader="dot" w:pos="9350"/>
            </w:tabs>
            <w:rPr>
              <w:ins w:author="Shubhankar Ghosh" w:date="2024-08-27T14:45:00Z" w:id="512"/>
              <w:rFonts w:ascii="Calibri" w:hAnsi="Calibri" w:cs="Calibri"/>
              <w:lang w:val="en-IN" w:eastAsia="en-IN" w:bidi="mr-IN"/>
              <w:rPrChange w:author="Neeraj Durgapal" w:date="2024-08-28T03:49:00Z" w:id="513">
                <w:rPr>
                  <w:ins w:author="Shubhankar Ghosh" w:date="2024-08-27T14:45:00Z" w:id="514"/>
                  <w:rFonts w:cs="Mangal"/>
                  <w:sz w:val="22"/>
                  <w:szCs w:val="20"/>
                  <w:lang w:val="en-IN" w:eastAsia="en-IN" w:bidi="mr-IN"/>
                </w:rPr>
              </w:rPrChange>
            </w:rPr>
          </w:pPr>
          <w:ins w:author="Shubhankar Ghosh" w:date="2024-08-27T14:45:00Z" w:id="515">
            <w:r>
              <w:rPr>
                <w:rStyle w:val="Hyperlink"/>
                <w:rFonts w:ascii="Calibri" w:hAnsi="Calibri" w:cs="Calibri"/>
                <w:rPrChange w:author="Neeraj Durgapal" w:date="2024-08-28T03:49:00Z" w:id="516">
                  <w:rPr>
                    <w:rStyle w:val="Hyperlink"/>
                  </w:rPr>
                </w:rPrChange>
              </w:rPr>
              <w:fldChar w:fldCharType="begin"/>
            </w:r>
            <w:r>
              <w:rPr>
                <w:rStyle w:val="Hyperlink"/>
                <w:rFonts w:ascii="Calibri" w:hAnsi="Calibri" w:cs="Calibri"/>
                <w:rPrChange w:author="Neeraj Durgapal" w:date="2024-08-28T03:49:00Z" w:id="517">
                  <w:rPr>
                    <w:rStyle w:val="Hyperlink"/>
                  </w:rPr>
                </w:rPrChange>
              </w:rPr>
              <w:instrText xml:space="preserve"> </w:instrText>
            </w:r>
            <w:r>
              <w:rPr>
                <w:rFonts w:ascii="Calibri" w:hAnsi="Calibri" w:cs="Calibri"/>
                <w:rPrChange w:author="Neeraj Durgapal" w:date="2024-08-28T03:49:00Z" w:id="518">
                  <w:rPr/>
                </w:rPrChange>
              </w:rPr>
              <w:instrText>HYPERLINK \l "_Toc175662391"</w:instrText>
            </w:r>
            <w:r>
              <w:rPr>
                <w:rStyle w:val="Hyperlink"/>
                <w:rFonts w:ascii="Calibri" w:hAnsi="Calibri" w:cs="Calibri"/>
                <w:rPrChange w:author="Neeraj Durgapal" w:date="2024-08-28T03:49:00Z" w:id="519">
                  <w:rPr>
                    <w:rStyle w:val="Hyperlink"/>
                  </w:rPr>
                </w:rPrChange>
              </w:rPr>
              <w:instrText xml:space="preserve"> </w:instrText>
            </w:r>
            <w:r>
              <w:rPr>
                <w:rStyle w:val="Hyperlink"/>
                <w:rFonts w:ascii="Calibri" w:hAnsi="Calibri" w:cs="Calibri"/>
                <w:rPrChange w:author="Neeraj Durgapal" w:date="2024-08-28T03:49:00Z" w:id="520">
                  <w:rPr>
                    <w:rStyle w:val="Hyperlink"/>
                  </w:rPr>
                </w:rPrChange>
              </w:rPr>
              <w:fldChar w:fldCharType="separate"/>
            </w:r>
            <w:r>
              <w:rPr>
                <w:rStyle w:val="Hyperlink"/>
                <w:rFonts w:ascii="Calibri" w:hAnsi="Calibri" w:cs="Calibri"/>
              </w:rPr>
              <w:t>1.3.4 - Audit</w:t>
            </w:r>
            <w:r>
              <w:rPr>
                <w:rFonts w:ascii="Calibri" w:hAnsi="Calibri" w:cs="Calibri"/>
                <w:rPrChange w:author="Neeraj Durgapal" w:date="2024-08-28T03:49:00Z" w:id="521">
                  <w:rPr/>
                </w:rPrChange>
              </w:rPr>
              <w:tab/>
            </w:r>
            <w:r>
              <w:rPr>
                <w:rFonts w:ascii="Calibri" w:hAnsi="Calibri" w:cs="Calibri"/>
                <w:rPrChange w:author="Neeraj Durgapal" w:date="2024-08-28T03:49:00Z" w:id="522">
                  <w:rPr/>
                </w:rPrChange>
              </w:rPr>
              <w:fldChar w:fldCharType="begin"/>
            </w:r>
            <w:r>
              <w:rPr>
                <w:rFonts w:ascii="Calibri" w:hAnsi="Calibri" w:cs="Calibri"/>
                <w:rPrChange w:author="Neeraj Durgapal" w:date="2024-08-28T03:49:00Z" w:id="523">
                  <w:rPr/>
                </w:rPrChange>
              </w:rPr>
              <w:instrText xml:space="preserve"> PAGEREF _Toc175662391 \h </w:instrText>
            </w:r>
          </w:ins>
          <w:r>
            <w:rPr>
              <w:rFonts w:ascii="Calibri" w:hAnsi="Calibri" w:cs="Calibri"/>
              <w:rPrChange w:author="Neeraj Durgapal" w:date="2024-08-28T03:49:00Z" w:id="524">
                <w:rPr>
                  <w:rFonts w:ascii="Calibri" w:hAnsi="Calibri" w:cs="Calibri"/>
                </w:rPr>
              </w:rPrChange>
            </w:rPr>
          </w:r>
          <w:ins w:author="Shubhankar Ghosh" w:date="2024-08-27T14:45:00Z" w:id="525">
            <w:r>
              <w:rPr>
                <w:rFonts w:ascii="Calibri" w:hAnsi="Calibri" w:cs="Calibri"/>
                <w:rPrChange w:author="Neeraj Durgapal" w:date="2024-08-28T03:49:00Z" w:id="526">
                  <w:rPr/>
                </w:rPrChange>
              </w:rPr>
              <w:fldChar w:fldCharType="separate"/>
            </w:r>
            <w:r>
              <w:rPr>
                <w:rFonts w:ascii="Calibri" w:hAnsi="Calibri" w:cs="Calibri"/>
                <w:rPrChange w:author="Neeraj Durgapal" w:date="2024-08-28T03:49:00Z" w:id="527">
                  <w:rPr/>
                </w:rPrChange>
              </w:rPr>
              <w:t>14</w:t>
            </w:r>
            <w:r>
              <w:rPr>
                <w:rFonts w:ascii="Calibri" w:hAnsi="Calibri" w:cs="Calibri"/>
                <w:rPrChange w:author="Neeraj Durgapal" w:date="2024-08-28T03:49:00Z" w:id="528">
                  <w:rPr/>
                </w:rPrChange>
              </w:rPr>
              <w:fldChar w:fldCharType="end"/>
            </w:r>
            <w:r>
              <w:rPr>
                <w:rStyle w:val="Hyperlink"/>
                <w:rFonts w:ascii="Calibri" w:hAnsi="Calibri" w:cs="Calibri"/>
                <w:rPrChange w:author="Neeraj Durgapal" w:date="2024-08-28T03:49:00Z" w:id="529">
                  <w:rPr>
                    <w:rStyle w:val="Hyperlink"/>
                  </w:rPr>
                </w:rPrChange>
              </w:rPr>
              <w:fldChar w:fldCharType="end"/>
            </w:r>
          </w:ins>
        </w:p>
        <w:p w:rsidRPr="00E403D6" w:rsidR="00E403D6" w:rsidRDefault="00287800" w14:paraId="4E75227D" w14:textId="77777777">
          <w:pPr>
            <w:pStyle w:val="TOC4"/>
            <w:tabs>
              <w:tab w:val="right" w:leader="dot" w:pos="9350"/>
            </w:tabs>
            <w:rPr>
              <w:ins w:author="Shubhankar Ghosh" w:date="2024-08-27T14:45:00Z" w:id="530"/>
              <w:rFonts w:ascii="Calibri" w:hAnsi="Calibri" w:cs="Calibri"/>
              <w:lang w:val="en-IN" w:eastAsia="en-IN" w:bidi="mr-IN"/>
              <w:rPrChange w:author="Neeraj Durgapal" w:date="2024-08-28T03:49:00Z" w:id="531">
                <w:rPr>
                  <w:ins w:author="Shubhankar Ghosh" w:date="2024-08-27T14:45:00Z" w:id="532"/>
                  <w:rFonts w:cs="Mangal"/>
                  <w:sz w:val="22"/>
                  <w:szCs w:val="20"/>
                  <w:lang w:val="en-IN" w:eastAsia="en-IN" w:bidi="mr-IN"/>
                </w:rPr>
              </w:rPrChange>
            </w:rPr>
          </w:pPr>
          <w:ins w:author="Shubhankar Ghosh" w:date="2024-08-27T14:45:00Z" w:id="533">
            <w:r>
              <w:rPr>
                <w:rStyle w:val="Hyperlink"/>
                <w:rFonts w:ascii="Calibri" w:hAnsi="Calibri" w:cs="Calibri"/>
                <w:rPrChange w:author="Neeraj Durgapal" w:date="2024-08-28T03:49:00Z" w:id="534">
                  <w:rPr>
                    <w:rStyle w:val="Hyperlink"/>
                  </w:rPr>
                </w:rPrChange>
              </w:rPr>
              <w:fldChar w:fldCharType="begin"/>
            </w:r>
            <w:r>
              <w:rPr>
                <w:rStyle w:val="Hyperlink"/>
                <w:rFonts w:ascii="Calibri" w:hAnsi="Calibri" w:cs="Calibri"/>
                <w:rPrChange w:author="Neeraj Durgapal" w:date="2024-08-28T03:49:00Z" w:id="535">
                  <w:rPr>
                    <w:rStyle w:val="Hyperlink"/>
                  </w:rPr>
                </w:rPrChange>
              </w:rPr>
              <w:instrText xml:space="preserve"> </w:instrText>
            </w:r>
            <w:r>
              <w:rPr>
                <w:rFonts w:ascii="Calibri" w:hAnsi="Calibri" w:cs="Calibri"/>
                <w:rPrChange w:author="Neeraj Durgapal" w:date="2024-08-28T03:49:00Z" w:id="536">
                  <w:rPr/>
                </w:rPrChange>
              </w:rPr>
              <w:instrText>HYPERLINK \l "_Toc175662392"</w:instrText>
            </w:r>
            <w:r>
              <w:rPr>
                <w:rStyle w:val="Hyperlink"/>
                <w:rFonts w:ascii="Calibri" w:hAnsi="Calibri" w:cs="Calibri"/>
                <w:rPrChange w:author="Neeraj Durgapal" w:date="2024-08-28T03:49:00Z" w:id="537">
                  <w:rPr>
                    <w:rStyle w:val="Hyperlink"/>
                  </w:rPr>
                </w:rPrChange>
              </w:rPr>
              <w:instrText xml:space="preserve"> </w:instrText>
            </w:r>
            <w:r>
              <w:rPr>
                <w:rStyle w:val="Hyperlink"/>
                <w:rFonts w:ascii="Calibri" w:hAnsi="Calibri" w:cs="Calibri"/>
                <w:rPrChange w:author="Neeraj Durgapal" w:date="2024-08-28T03:49:00Z" w:id="538">
                  <w:rPr>
                    <w:rStyle w:val="Hyperlink"/>
                  </w:rPr>
                </w:rPrChange>
              </w:rPr>
              <w:fldChar w:fldCharType="separate"/>
            </w:r>
            <w:r>
              <w:rPr>
                <w:rStyle w:val="Hyperlink"/>
                <w:rFonts w:ascii="Calibri" w:hAnsi="Calibri" w:cs="Calibri"/>
              </w:rPr>
              <w:t>1.3.5- Error Code</w:t>
            </w:r>
            <w:r>
              <w:rPr>
                <w:rFonts w:ascii="Calibri" w:hAnsi="Calibri" w:cs="Calibri"/>
                <w:rPrChange w:author="Neeraj Durgapal" w:date="2024-08-28T03:49:00Z" w:id="539">
                  <w:rPr/>
                </w:rPrChange>
              </w:rPr>
              <w:tab/>
            </w:r>
            <w:r>
              <w:rPr>
                <w:rFonts w:ascii="Calibri" w:hAnsi="Calibri" w:cs="Calibri"/>
                <w:rPrChange w:author="Neeraj Durgapal" w:date="2024-08-28T03:49:00Z" w:id="540">
                  <w:rPr/>
                </w:rPrChange>
              </w:rPr>
              <w:fldChar w:fldCharType="begin"/>
            </w:r>
            <w:r>
              <w:rPr>
                <w:rFonts w:ascii="Calibri" w:hAnsi="Calibri" w:cs="Calibri"/>
                <w:rPrChange w:author="Neeraj Durgapal" w:date="2024-08-28T03:49:00Z" w:id="541">
                  <w:rPr/>
                </w:rPrChange>
              </w:rPr>
              <w:instrText xml:space="preserve"> PAGEREF _Toc175662392 \h </w:instrText>
            </w:r>
          </w:ins>
          <w:r>
            <w:rPr>
              <w:rFonts w:ascii="Calibri" w:hAnsi="Calibri" w:cs="Calibri"/>
              <w:rPrChange w:author="Neeraj Durgapal" w:date="2024-08-28T03:49:00Z" w:id="542">
                <w:rPr>
                  <w:rFonts w:ascii="Calibri" w:hAnsi="Calibri" w:cs="Calibri"/>
                </w:rPr>
              </w:rPrChange>
            </w:rPr>
          </w:r>
          <w:ins w:author="Shubhankar Ghosh" w:date="2024-08-27T14:45:00Z" w:id="543">
            <w:r>
              <w:rPr>
                <w:rFonts w:ascii="Calibri" w:hAnsi="Calibri" w:cs="Calibri"/>
                <w:rPrChange w:author="Neeraj Durgapal" w:date="2024-08-28T03:49:00Z" w:id="544">
                  <w:rPr/>
                </w:rPrChange>
              </w:rPr>
              <w:fldChar w:fldCharType="separate"/>
            </w:r>
            <w:r>
              <w:rPr>
                <w:rFonts w:ascii="Calibri" w:hAnsi="Calibri" w:cs="Calibri"/>
                <w:rPrChange w:author="Neeraj Durgapal" w:date="2024-08-28T03:49:00Z" w:id="545">
                  <w:rPr/>
                </w:rPrChange>
              </w:rPr>
              <w:t>14</w:t>
            </w:r>
            <w:r>
              <w:rPr>
                <w:rFonts w:ascii="Calibri" w:hAnsi="Calibri" w:cs="Calibri"/>
                <w:rPrChange w:author="Neeraj Durgapal" w:date="2024-08-28T03:49:00Z" w:id="546">
                  <w:rPr/>
                </w:rPrChange>
              </w:rPr>
              <w:fldChar w:fldCharType="end"/>
            </w:r>
            <w:r>
              <w:rPr>
                <w:rStyle w:val="Hyperlink"/>
                <w:rFonts w:ascii="Calibri" w:hAnsi="Calibri" w:cs="Calibri"/>
                <w:rPrChange w:author="Neeraj Durgapal" w:date="2024-08-28T03:49:00Z" w:id="547">
                  <w:rPr>
                    <w:rStyle w:val="Hyperlink"/>
                  </w:rPr>
                </w:rPrChange>
              </w:rPr>
              <w:fldChar w:fldCharType="end"/>
            </w:r>
          </w:ins>
        </w:p>
        <w:p w:rsidRPr="00E403D6" w:rsidR="00E403D6" w:rsidRDefault="00287800" w14:paraId="7EB8F2EB" w14:textId="77777777">
          <w:pPr>
            <w:pStyle w:val="TOC3"/>
            <w:tabs>
              <w:tab w:val="right" w:leader="dot" w:pos="9350"/>
            </w:tabs>
            <w:rPr>
              <w:ins w:author="Shubhankar Ghosh" w:date="2024-08-27T14:45:00Z" w:id="548"/>
              <w:rFonts w:ascii="Calibri" w:hAnsi="Calibri" w:cs="Calibri"/>
              <w:lang w:val="en-IN" w:eastAsia="en-IN" w:bidi="mr-IN"/>
              <w:rPrChange w:author="Neeraj Durgapal" w:date="2024-08-28T03:49:00Z" w:id="549">
                <w:rPr>
                  <w:ins w:author="Shubhankar Ghosh" w:date="2024-08-27T14:45:00Z" w:id="550"/>
                  <w:rFonts w:cs="Mangal"/>
                  <w:sz w:val="22"/>
                  <w:szCs w:val="20"/>
                  <w:lang w:val="en-IN" w:eastAsia="en-IN" w:bidi="mr-IN"/>
                </w:rPr>
              </w:rPrChange>
            </w:rPr>
          </w:pPr>
          <w:ins w:author="Shubhankar Ghosh" w:date="2024-08-27T14:45:00Z" w:id="551">
            <w:r>
              <w:rPr>
                <w:rStyle w:val="Hyperlink"/>
                <w:rFonts w:ascii="Calibri" w:hAnsi="Calibri" w:cs="Calibri"/>
                <w:rPrChange w:author="Neeraj Durgapal" w:date="2024-08-28T03:49:00Z" w:id="552">
                  <w:rPr>
                    <w:rStyle w:val="Hyperlink"/>
                  </w:rPr>
                </w:rPrChange>
              </w:rPr>
              <w:fldChar w:fldCharType="begin"/>
            </w:r>
            <w:r>
              <w:rPr>
                <w:rStyle w:val="Hyperlink"/>
                <w:rFonts w:ascii="Calibri" w:hAnsi="Calibri" w:cs="Calibri"/>
                <w:rPrChange w:author="Neeraj Durgapal" w:date="2024-08-28T03:49:00Z" w:id="553">
                  <w:rPr>
                    <w:rStyle w:val="Hyperlink"/>
                  </w:rPr>
                </w:rPrChange>
              </w:rPr>
              <w:instrText xml:space="preserve"> </w:instrText>
            </w:r>
            <w:r>
              <w:rPr>
                <w:rFonts w:ascii="Calibri" w:hAnsi="Calibri" w:cs="Calibri"/>
                <w:rPrChange w:author="Neeraj Durgapal" w:date="2024-08-28T03:49:00Z" w:id="554">
                  <w:rPr/>
                </w:rPrChange>
              </w:rPr>
              <w:instrText>HYPERLINK \l "_Toc175662393"</w:instrText>
            </w:r>
            <w:r>
              <w:rPr>
                <w:rStyle w:val="Hyperlink"/>
                <w:rFonts w:ascii="Calibri" w:hAnsi="Calibri" w:cs="Calibri"/>
                <w:rPrChange w:author="Neeraj Durgapal" w:date="2024-08-28T03:49:00Z" w:id="555">
                  <w:rPr>
                    <w:rStyle w:val="Hyperlink"/>
                  </w:rPr>
                </w:rPrChange>
              </w:rPr>
              <w:instrText xml:space="preserve"> </w:instrText>
            </w:r>
            <w:r>
              <w:rPr>
                <w:rStyle w:val="Hyperlink"/>
                <w:rFonts w:ascii="Calibri" w:hAnsi="Calibri" w:cs="Calibri"/>
                <w:rPrChange w:author="Neeraj Durgapal" w:date="2024-08-28T03:49:00Z" w:id="556">
                  <w:rPr>
                    <w:rStyle w:val="Hyperlink"/>
                  </w:rPr>
                </w:rPrChange>
              </w:rPr>
              <w:fldChar w:fldCharType="separate"/>
            </w:r>
            <w:r>
              <w:rPr>
                <w:rStyle w:val="Hyperlink"/>
                <w:rFonts w:ascii="Calibri" w:hAnsi="Calibri" w:cs="Calibri"/>
              </w:rPr>
              <w:t>1.4 - Non - Functional Specification</w:t>
            </w:r>
            <w:r>
              <w:rPr>
                <w:rFonts w:ascii="Calibri" w:hAnsi="Calibri" w:cs="Calibri"/>
                <w:rPrChange w:author="Neeraj Durgapal" w:date="2024-08-28T03:49:00Z" w:id="557">
                  <w:rPr/>
                </w:rPrChange>
              </w:rPr>
              <w:tab/>
            </w:r>
            <w:r>
              <w:rPr>
                <w:rFonts w:ascii="Calibri" w:hAnsi="Calibri" w:cs="Calibri"/>
                <w:rPrChange w:author="Neeraj Durgapal" w:date="2024-08-28T03:49:00Z" w:id="558">
                  <w:rPr/>
                </w:rPrChange>
              </w:rPr>
              <w:fldChar w:fldCharType="begin"/>
            </w:r>
            <w:r>
              <w:rPr>
                <w:rFonts w:ascii="Calibri" w:hAnsi="Calibri" w:cs="Calibri"/>
                <w:rPrChange w:author="Neeraj Durgapal" w:date="2024-08-28T03:49:00Z" w:id="559">
                  <w:rPr/>
                </w:rPrChange>
              </w:rPr>
              <w:instrText xml:space="preserve"> PAGEREF _Toc175662393 \h </w:instrText>
            </w:r>
          </w:ins>
          <w:r>
            <w:rPr>
              <w:rFonts w:ascii="Calibri" w:hAnsi="Calibri" w:cs="Calibri"/>
              <w:rPrChange w:author="Neeraj Durgapal" w:date="2024-08-28T03:49:00Z" w:id="560">
                <w:rPr>
                  <w:rFonts w:ascii="Calibri" w:hAnsi="Calibri" w:cs="Calibri"/>
                </w:rPr>
              </w:rPrChange>
            </w:rPr>
          </w:r>
          <w:ins w:author="Shubhankar Ghosh" w:date="2024-08-27T14:45:00Z" w:id="561">
            <w:r>
              <w:rPr>
                <w:rFonts w:ascii="Calibri" w:hAnsi="Calibri" w:cs="Calibri"/>
                <w:rPrChange w:author="Neeraj Durgapal" w:date="2024-08-28T03:49:00Z" w:id="562">
                  <w:rPr/>
                </w:rPrChange>
              </w:rPr>
              <w:fldChar w:fldCharType="separate"/>
            </w:r>
            <w:r>
              <w:rPr>
                <w:rFonts w:ascii="Calibri" w:hAnsi="Calibri" w:cs="Calibri"/>
                <w:rPrChange w:author="Neeraj Durgapal" w:date="2024-08-28T03:49:00Z" w:id="563">
                  <w:rPr/>
                </w:rPrChange>
              </w:rPr>
              <w:t>14</w:t>
            </w:r>
            <w:r>
              <w:rPr>
                <w:rFonts w:ascii="Calibri" w:hAnsi="Calibri" w:cs="Calibri"/>
                <w:rPrChange w:author="Neeraj Durgapal" w:date="2024-08-28T03:49:00Z" w:id="564">
                  <w:rPr/>
                </w:rPrChange>
              </w:rPr>
              <w:fldChar w:fldCharType="end"/>
            </w:r>
            <w:r>
              <w:rPr>
                <w:rStyle w:val="Hyperlink"/>
                <w:rFonts w:ascii="Calibri" w:hAnsi="Calibri" w:cs="Calibri"/>
                <w:rPrChange w:author="Neeraj Durgapal" w:date="2024-08-28T03:49:00Z" w:id="565">
                  <w:rPr>
                    <w:rStyle w:val="Hyperlink"/>
                  </w:rPr>
                </w:rPrChange>
              </w:rPr>
              <w:fldChar w:fldCharType="end"/>
            </w:r>
          </w:ins>
        </w:p>
        <w:p w:rsidRPr="00E403D6" w:rsidR="00E403D6" w:rsidRDefault="00287800" w14:paraId="184C1596" w14:textId="77777777">
          <w:pPr>
            <w:pStyle w:val="TOC2"/>
            <w:tabs>
              <w:tab w:val="left" w:pos="660"/>
              <w:tab w:val="right" w:leader="dot" w:pos="9350"/>
            </w:tabs>
            <w:rPr>
              <w:ins w:author="Shubhankar Ghosh" w:date="2024-08-27T14:45:00Z" w:id="566"/>
              <w:rFonts w:ascii="Calibri" w:hAnsi="Calibri" w:cs="Calibri"/>
              <w:lang w:val="en-IN" w:eastAsia="en-IN" w:bidi="mr-IN"/>
              <w:rPrChange w:author="Neeraj Durgapal" w:date="2024-08-28T03:49:00Z" w:id="567">
                <w:rPr>
                  <w:ins w:author="Shubhankar Ghosh" w:date="2024-08-27T14:45:00Z" w:id="568"/>
                  <w:rFonts w:cs="Mangal"/>
                  <w:sz w:val="22"/>
                  <w:szCs w:val="20"/>
                  <w:lang w:val="en-IN" w:eastAsia="en-IN" w:bidi="mr-IN"/>
                </w:rPr>
              </w:rPrChange>
            </w:rPr>
          </w:pPr>
          <w:ins w:author="Shubhankar Ghosh" w:date="2024-08-27T14:45:00Z" w:id="569">
            <w:r>
              <w:rPr>
                <w:rStyle w:val="Hyperlink"/>
                <w:rFonts w:ascii="Calibri" w:hAnsi="Calibri" w:cs="Calibri"/>
                <w:rPrChange w:author="Neeraj Durgapal" w:date="2024-08-28T03:49:00Z" w:id="570">
                  <w:rPr>
                    <w:rStyle w:val="Hyperlink"/>
                  </w:rPr>
                </w:rPrChange>
              </w:rPr>
              <w:fldChar w:fldCharType="begin"/>
            </w:r>
            <w:r>
              <w:rPr>
                <w:rStyle w:val="Hyperlink"/>
                <w:rFonts w:ascii="Calibri" w:hAnsi="Calibri" w:cs="Calibri"/>
                <w:rPrChange w:author="Neeraj Durgapal" w:date="2024-08-28T03:49:00Z" w:id="571">
                  <w:rPr>
                    <w:rStyle w:val="Hyperlink"/>
                  </w:rPr>
                </w:rPrChange>
              </w:rPr>
              <w:instrText xml:space="preserve"> </w:instrText>
            </w:r>
            <w:r>
              <w:rPr>
                <w:rFonts w:ascii="Calibri" w:hAnsi="Calibri" w:cs="Calibri"/>
                <w:rPrChange w:author="Neeraj Durgapal" w:date="2024-08-28T03:49:00Z" w:id="572">
                  <w:rPr/>
                </w:rPrChange>
              </w:rPr>
              <w:instrText>HYPERLINK \l "_Toc175662394"</w:instrText>
            </w:r>
            <w:r>
              <w:rPr>
                <w:rStyle w:val="Hyperlink"/>
                <w:rFonts w:ascii="Calibri" w:hAnsi="Calibri" w:cs="Calibri"/>
                <w:rPrChange w:author="Neeraj Durgapal" w:date="2024-08-28T03:49:00Z" w:id="573">
                  <w:rPr>
                    <w:rStyle w:val="Hyperlink"/>
                  </w:rPr>
                </w:rPrChange>
              </w:rPr>
              <w:instrText xml:space="preserve"> </w:instrText>
            </w:r>
            <w:r>
              <w:rPr>
                <w:rStyle w:val="Hyperlink"/>
                <w:rFonts w:ascii="Calibri" w:hAnsi="Calibri" w:cs="Calibri"/>
                <w:rPrChange w:author="Neeraj Durgapal" w:date="2024-08-28T03:49:00Z" w:id="574">
                  <w:rPr>
                    <w:rStyle w:val="Hyperlink"/>
                  </w:rPr>
                </w:rPrChange>
              </w:rPr>
              <w:fldChar w:fldCharType="separate"/>
            </w:r>
            <w:r>
              <w:rPr>
                <w:rStyle w:val="Hyperlink"/>
                <w:rFonts w:ascii="Calibri" w:hAnsi="Calibri" w:cs="Calibri"/>
              </w:rPr>
              <w:t>2.</w:t>
            </w:r>
            <w:r>
              <w:rPr>
                <w:rFonts w:ascii="Calibri" w:hAnsi="Calibri" w:cs="Calibri"/>
                <w:lang w:val="en-IN" w:eastAsia="en-IN" w:bidi="mr-IN"/>
                <w:rPrChange w:author="Neeraj Durgapal" w:date="2024-08-28T03:49:00Z" w:id="575">
                  <w:rPr>
                    <w:rFonts w:cs="Mangal"/>
                    <w:sz w:val="22"/>
                    <w:szCs w:val="20"/>
                    <w:lang w:val="en-IN" w:eastAsia="en-IN" w:bidi="mr-IN"/>
                  </w:rPr>
                </w:rPrChange>
              </w:rPr>
              <w:tab/>
            </w:r>
            <w:r>
              <w:rPr>
                <w:rStyle w:val="Hyperlink"/>
                <w:rFonts w:ascii="Calibri" w:hAnsi="Calibri" w:cs="Calibri"/>
              </w:rPr>
              <w:t>FS_MS_2 – Merchant Dashboard</w:t>
            </w:r>
            <w:r>
              <w:rPr>
                <w:rFonts w:ascii="Calibri" w:hAnsi="Calibri" w:cs="Calibri"/>
                <w:rPrChange w:author="Neeraj Durgapal" w:date="2024-08-28T03:49:00Z" w:id="576">
                  <w:rPr/>
                </w:rPrChange>
              </w:rPr>
              <w:tab/>
            </w:r>
            <w:r>
              <w:rPr>
                <w:rFonts w:ascii="Calibri" w:hAnsi="Calibri" w:cs="Calibri"/>
                <w:rPrChange w:author="Neeraj Durgapal" w:date="2024-08-28T03:49:00Z" w:id="577">
                  <w:rPr/>
                </w:rPrChange>
              </w:rPr>
              <w:fldChar w:fldCharType="begin"/>
            </w:r>
            <w:r>
              <w:rPr>
                <w:rFonts w:ascii="Calibri" w:hAnsi="Calibri" w:cs="Calibri"/>
                <w:rPrChange w:author="Neeraj Durgapal" w:date="2024-08-28T03:49:00Z" w:id="578">
                  <w:rPr/>
                </w:rPrChange>
              </w:rPr>
              <w:instrText xml:space="preserve"> PAGEREF _Toc175662394 \h </w:instrText>
            </w:r>
          </w:ins>
          <w:r>
            <w:rPr>
              <w:rFonts w:ascii="Calibri" w:hAnsi="Calibri" w:cs="Calibri"/>
              <w:rPrChange w:author="Neeraj Durgapal" w:date="2024-08-28T03:49:00Z" w:id="579">
                <w:rPr>
                  <w:rFonts w:ascii="Calibri" w:hAnsi="Calibri" w:cs="Calibri"/>
                </w:rPr>
              </w:rPrChange>
            </w:rPr>
          </w:r>
          <w:ins w:author="Shubhankar Ghosh" w:date="2024-08-27T14:45:00Z" w:id="580">
            <w:r>
              <w:rPr>
                <w:rFonts w:ascii="Calibri" w:hAnsi="Calibri" w:cs="Calibri"/>
                <w:rPrChange w:author="Neeraj Durgapal" w:date="2024-08-28T03:49:00Z" w:id="581">
                  <w:rPr/>
                </w:rPrChange>
              </w:rPr>
              <w:fldChar w:fldCharType="separate"/>
            </w:r>
            <w:r>
              <w:rPr>
                <w:rFonts w:ascii="Calibri" w:hAnsi="Calibri" w:cs="Calibri"/>
                <w:rPrChange w:author="Neeraj Durgapal" w:date="2024-08-28T03:49:00Z" w:id="582">
                  <w:rPr/>
                </w:rPrChange>
              </w:rPr>
              <w:t>15</w:t>
            </w:r>
            <w:r>
              <w:rPr>
                <w:rFonts w:ascii="Calibri" w:hAnsi="Calibri" w:cs="Calibri"/>
                <w:rPrChange w:author="Neeraj Durgapal" w:date="2024-08-28T03:49:00Z" w:id="583">
                  <w:rPr/>
                </w:rPrChange>
              </w:rPr>
              <w:fldChar w:fldCharType="end"/>
            </w:r>
            <w:r>
              <w:rPr>
                <w:rStyle w:val="Hyperlink"/>
                <w:rFonts w:ascii="Calibri" w:hAnsi="Calibri" w:cs="Calibri"/>
                <w:rPrChange w:author="Neeraj Durgapal" w:date="2024-08-28T03:49:00Z" w:id="584">
                  <w:rPr>
                    <w:rStyle w:val="Hyperlink"/>
                  </w:rPr>
                </w:rPrChange>
              </w:rPr>
              <w:fldChar w:fldCharType="end"/>
            </w:r>
          </w:ins>
        </w:p>
        <w:p w:rsidRPr="00E403D6" w:rsidR="00E403D6" w:rsidRDefault="00287800" w14:paraId="39E4EAD8" w14:textId="77777777">
          <w:pPr>
            <w:pStyle w:val="TOC3"/>
            <w:tabs>
              <w:tab w:val="right" w:leader="dot" w:pos="9350"/>
            </w:tabs>
            <w:rPr>
              <w:ins w:author="Shubhankar Ghosh" w:date="2024-08-27T14:45:00Z" w:id="585"/>
              <w:rFonts w:ascii="Calibri" w:hAnsi="Calibri" w:cs="Calibri"/>
              <w:lang w:val="en-IN" w:eastAsia="en-IN" w:bidi="mr-IN"/>
              <w:rPrChange w:author="Neeraj Durgapal" w:date="2024-08-28T03:49:00Z" w:id="586">
                <w:rPr>
                  <w:ins w:author="Shubhankar Ghosh" w:date="2024-08-27T14:45:00Z" w:id="587"/>
                  <w:rFonts w:cs="Mangal"/>
                  <w:sz w:val="22"/>
                  <w:szCs w:val="20"/>
                  <w:lang w:val="en-IN" w:eastAsia="en-IN" w:bidi="mr-IN"/>
                </w:rPr>
              </w:rPrChange>
            </w:rPr>
          </w:pPr>
          <w:ins w:author="Shubhankar Ghosh" w:date="2024-08-27T14:45:00Z" w:id="588">
            <w:r>
              <w:rPr>
                <w:rStyle w:val="Hyperlink"/>
                <w:rFonts w:ascii="Calibri" w:hAnsi="Calibri" w:cs="Calibri"/>
                <w:rPrChange w:author="Neeraj Durgapal" w:date="2024-08-28T03:49:00Z" w:id="589">
                  <w:rPr>
                    <w:rStyle w:val="Hyperlink"/>
                  </w:rPr>
                </w:rPrChange>
              </w:rPr>
              <w:fldChar w:fldCharType="begin"/>
            </w:r>
            <w:r>
              <w:rPr>
                <w:rStyle w:val="Hyperlink"/>
                <w:rFonts w:ascii="Calibri" w:hAnsi="Calibri" w:cs="Calibri"/>
                <w:rPrChange w:author="Neeraj Durgapal" w:date="2024-08-28T03:49:00Z" w:id="590">
                  <w:rPr>
                    <w:rStyle w:val="Hyperlink"/>
                  </w:rPr>
                </w:rPrChange>
              </w:rPr>
              <w:instrText xml:space="preserve"> </w:instrText>
            </w:r>
            <w:r>
              <w:rPr>
                <w:rFonts w:ascii="Calibri" w:hAnsi="Calibri" w:cs="Calibri"/>
                <w:rPrChange w:author="Neeraj Durgapal" w:date="2024-08-28T03:49:00Z" w:id="591">
                  <w:rPr/>
                </w:rPrChange>
              </w:rPr>
              <w:instrText>HYPERLINK \l "_Toc175662395"</w:instrText>
            </w:r>
            <w:r>
              <w:rPr>
                <w:rStyle w:val="Hyperlink"/>
                <w:rFonts w:ascii="Calibri" w:hAnsi="Calibri" w:cs="Calibri"/>
                <w:rPrChange w:author="Neeraj Durgapal" w:date="2024-08-28T03:49:00Z" w:id="592">
                  <w:rPr>
                    <w:rStyle w:val="Hyperlink"/>
                  </w:rPr>
                </w:rPrChange>
              </w:rPr>
              <w:instrText xml:space="preserve"> </w:instrText>
            </w:r>
            <w:r>
              <w:rPr>
                <w:rStyle w:val="Hyperlink"/>
                <w:rFonts w:ascii="Calibri" w:hAnsi="Calibri" w:cs="Calibri"/>
                <w:rPrChange w:author="Neeraj Durgapal" w:date="2024-08-28T03:49:00Z" w:id="593">
                  <w:rPr>
                    <w:rStyle w:val="Hyperlink"/>
                  </w:rPr>
                </w:rPrChange>
              </w:rPr>
              <w:fldChar w:fldCharType="separate"/>
            </w:r>
            <w:r>
              <w:rPr>
                <w:rStyle w:val="Hyperlink"/>
                <w:rFonts w:ascii="Calibri" w:hAnsi="Calibri" w:eastAsia="Aptos Display" w:cs="Calibri"/>
              </w:rPr>
              <w:t>2.1 - Objective</w:t>
            </w:r>
            <w:r>
              <w:rPr>
                <w:rFonts w:ascii="Calibri" w:hAnsi="Calibri" w:cs="Calibri"/>
                <w:rPrChange w:author="Neeraj Durgapal" w:date="2024-08-28T03:49:00Z" w:id="594">
                  <w:rPr/>
                </w:rPrChange>
              </w:rPr>
              <w:tab/>
            </w:r>
            <w:r>
              <w:rPr>
                <w:rFonts w:ascii="Calibri" w:hAnsi="Calibri" w:cs="Calibri"/>
                <w:rPrChange w:author="Neeraj Durgapal" w:date="2024-08-28T03:49:00Z" w:id="595">
                  <w:rPr/>
                </w:rPrChange>
              </w:rPr>
              <w:fldChar w:fldCharType="begin"/>
            </w:r>
            <w:r>
              <w:rPr>
                <w:rFonts w:ascii="Calibri" w:hAnsi="Calibri" w:cs="Calibri"/>
                <w:rPrChange w:author="Neeraj Durgapal" w:date="2024-08-28T03:49:00Z" w:id="596">
                  <w:rPr/>
                </w:rPrChange>
              </w:rPr>
              <w:instrText xml:space="preserve"> PAGEREF _Toc175662395 \h </w:instrText>
            </w:r>
          </w:ins>
          <w:r>
            <w:rPr>
              <w:rFonts w:ascii="Calibri" w:hAnsi="Calibri" w:cs="Calibri"/>
              <w:rPrChange w:author="Neeraj Durgapal" w:date="2024-08-28T03:49:00Z" w:id="597">
                <w:rPr>
                  <w:rFonts w:ascii="Calibri" w:hAnsi="Calibri" w:cs="Calibri"/>
                </w:rPr>
              </w:rPrChange>
            </w:rPr>
          </w:r>
          <w:ins w:author="Shubhankar Ghosh" w:date="2024-08-27T14:45:00Z" w:id="598">
            <w:r>
              <w:rPr>
                <w:rFonts w:ascii="Calibri" w:hAnsi="Calibri" w:cs="Calibri"/>
                <w:rPrChange w:author="Neeraj Durgapal" w:date="2024-08-28T03:49:00Z" w:id="599">
                  <w:rPr/>
                </w:rPrChange>
              </w:rPr>
              <w:fldChar w:fldCharType="separate"/>
            </w:r>
            <w:r>
              <w:rPr>
                <w:rFonts w:ascii="Calibri" w:hAnsi="Calibri" w:cs="Calibri"/>
                <w:rPrChange w:author="Neeraj Durgapal" w:date="2024-08-28T03:49:00Z" w:id="600">
                  <w:rPr/>
                </w:rPrChange>
              </w:rPr>
              <w:t>15</w:t>
            </w:r>
            <w:r>
              <w:rPr>
                <w:rFonts w:ascii="Calibri" w:hAnsi="Calibri" w:cs="Calibri"/>
                <w:rPrChange w:author="Neeraj Durgapal" w:date="2024-08-28T03:49:00Z" w:id="601">
                  <w:rPr/>
                </w:rPrChange>
              </w:rPr>
              <w:fldChar w:fldCharType="end"/>
            </w:r>
            <w:r>
              <w:rPr>
                <w:rStyle w:val="Hyperlink"/>
                <w:rFonts w:ascii="Calibri" w:hAnsi="Calibri" w:cs="Calibri"/>
                <w:rPrChange w:author="Neeraj Durgapal" w:date="2024-08-28T03:49:00Z" w:id="602">
                  <w:rPr>
                    <w:rStyle w:val="Hyperlink"/>
                  </w:rPr>
                </w:rPrChange>
              </w:rPr>
              <w:fldChar w:fldCharType="end"/>
            </w:r>
          </w:ins>
        </w:p>
        <w:p w:rsidRPr="00E403D6" w:rsidR="00E403D6" w:rsidRDefault="00287800" w14:paraId="1E1221A9" w14:textId="77777777">
          <w:pPr>
            <w:pStyle w:val="TOC4"/>
            <w:tabs>
              <w:tab w:val="right" w:leader="dot" w:pos="9350"/>
            </w:tabs>
            <w:rPr>
              <w:ins w:author="Shubhankar Ghosh" w:date="2024-08-27T14:45:00Z" w:id="603"/>
              <w:rFonts w:ascii="Calibri" w:hAnsi="Calibri" w:cs="Calibri"/>
              <w:lang w:val="en-IN" w:eastAsia="en-IN" w:bidi="mr-IN"/>
              <w:rPrChange w:author="Neeraj Durgapal" w:date="2024-08-28T03:49:00Z" w:id="604">
                <w:rPr>
                  <w:ins w:author="Shubhankar Ghosh" w:date="2024-08-27T14:45:00Z" w:id="605"/>
                  <w:rFonts w:cs="Mangal"/>
                  <w:sz w:val="22"/>
                  <w:szCs w:val="20"/>
                  <w:lang w:val="en-IN" w:eastAsia="en-IN" w:bidi="mr-IN"/>
                </w:rPr>
              </w:rPrChange>
            </w:rPr>
          </w:pPr>
          <w:ins w:author="Shubhankar Ghosh" w:date="2024-08-27T14:45:00Z" w:id="606">
            <w:r>
              <w:rPr>
                <w:rStyle w:val="Hyperlink"/>
                <w:rFonts w:ascii="Calibri" w:hAnsi="Calibri" w:cs="Calibri"/>
                <w:rPrChange w:author="Neeraj Durgapal" w:date="2024-08-28T03:49:00Z" w:id="607">
                  <w:rPr>
                    <w:rStyle w:val="Hyperlink"/>
                  </w:rPr>
                </w:rPrChange>
              </w:rPr>
              <w:fldChar w:fldCharType="begin"/>
            </w:r>
            <w:r>
              <w:rPr>
                <w:rStyle w:val="Hyperlink"/>
                <w:rFonts w:ascii="Calibri" w:hAnsi="Calibri" w:cs="Calibri"/>
                <w:rPrChange w:author="Neeraj Durgapal" w:date="2024-08-28T03:49:00Z" w:id="608">
                  <w:rPr>
                    <w:rStyle w:val="Hyperlink"/>
                  </w:rPr>
                </w:rPrChange>
              </w:rPr>
              <w:instrText xml:space="preserve"> </w:instrText>
            </w:r>
            <w:r>
              <w:rPr>
                <w:rFonts w:ascii="Calibri" w:hAnsi="Calibri" w:cs="Calibri"/>
                <w:rPrChange w:author="Neeraj Durgapal" w:date="2024-08-28T03:49:00Z" w:id="609">
                  <w:rPr/>
                </w:rPrChange>
              </w:rPr>
              <w:instrText>HYPERLINK \l "_Toc175662396"</w:instrText>
            </w:r>
            <w:r>
              <w:rPr>
                <w:rStyle w:val="Hyperlink"/>
                <w:rFonts w:ascii="Calibri" w:hAnsi="Calibri" w:cs="Calibri"/>
                <w:rPrChange w:author="Neeraj Durgapal" w:date="2024-08-28T03:49:00Z" w:id="610">
                  <w:rPr>
                    <w:rStyle w:val="Hyperlink"/>
                  </w:rPr>
                </w:rPrChange>
              </w:rPr>
              <w:instrText xml:space="preserve"> </w:instrText>
            </w:r>
            <w:r>
              <w:rPr>
                <w:rStyle w:val="Hyperlink"/>
                <w:rFonts w:ascii="Calibri" w:hAnsi="Calibri" w:cs="Calibri"/>
                <w:rPrChange w:author="Neeraj Durgapal" w:date="2024-08-28T03:49:00Z" w:id="611">
                  <w:rPr>
                    <w:rStyle w:val="Hyperlink"/>
                  </w:rPr>
                </w:rPrChange>
              </w:rPr>
              <w:fldChar w:fldCharType="separate"/>
            </w:r>
            <w:r>
              <w:rPr>
                <w:rStyle w:val="Hyperlink"/>
                <w:rFonts w:ascii="Calibri" w:hAnsi="Calibri" w:eastAsia="Aptos Display" w:cs="Calibri"/>
              </w:rPr>
              <w:t>2.1.1 – Overview of Merchant Profile</w:t>
            </w:r>
            <w:r>
              <w:rPr>
                <w:rFonts w:ascii="Calibri" w:hAnsi="Calibri" w:cs="Calibri"/>
                <w:rPrChange w:author="Neeraj Durgapal" w:date="2024-08-28T03:49:00Z" w:id="612">
                  <w:rPr/>
                </w:rPrChange>
              </w:rPr>
              <w:tab/>
            </w:r>
            <w:r>
              <w:rPr>
                <w:rFonts w:ascii="Calibri" w:hAnsi="Calibri" w:cs="Calibri"/>
                <w:rPrChange w:author="Neeraj Durgapal" w:date="2024-08-28T03:49:00Z" w:id="613">
                  <w:rPr/>
                </w:rPrChange>
              </w:rPr>
              <w:fldChar w:fldCharType="begin"/>
            </w:r>
            <w:r>
              <w:rPr>
                <w:rFonts w:ascii="Calibri" w:hAnsi="Calibri" w:cs="Calibri"/>
                <w:rPrChange w:author="Neeraj Durgapal" w:date="2024-08-28T03:49:00Z" w:id="614">
                  <w:rPr/>
                </w:rPrChange>
              </w:rPr>
              <w:instrText xml:space="preserve"> PAGEREF _Toc175662396 \h </w:instrText>
            </w:r>
          </w:ins>
          <w:r>
            <w:rPr>
              <w:rFonts w:ascii="Calibri" w:hAnsi="Calibri" w:cs="Calibri"/>
              <w:rPrChange w:author="Neeraj Durgapal" w:date="2024-08-28T03:49:00Z" w:id="615">
                <w:rPr>
                  <w:rFonts w:ascii="Calibri" w:hAnsi="Calibri" w:cs="Calibri"/>
                </w:rPr>
              </w:rPrChange>
            </w:rPr>
          </w:r>
          <w:ins w:author="Shubhankar Ghosh" w:date="2024-08-27T14:45:00Z" w:id="616">
            <w:r>
              <w:rPr>
                <w:rFonts w:ascii="Calibri" w:hAnsi="Calibri" w:cs="Calibri"/>
                <w:rPrChange w:author="Neeraj Durgapal" w:date="2024-08-28T03:49:00Z" w:id="617">
                  <w:rPr/>
                </w:rPrChange>
              </w:rPr>
              <w:fldChar w:fldCharType="separate"/>
            </w:r>
            <w:r>
              <w:rPr>
                <w:rFonts w:ascii="Calibri" w:hAnsi="Calibri" w:cs="Calibri"/>
                <w:rPrChange w:author="Neeraj Durgapal" w:date="2024-08-28T03:49:00Z" w:id="618">
                  <w:rPr/>
                </w:rPrChange>
              </w:rPr>
              <w:t>15</w:t>
            </w:r>
            <w:r>
              <w:rPr>
                <w:rFonts w:ascii="Calibri" w:hAnsi="Calibri" w:cs="Calibri"/>
                <w:rPrChange w:author="Neeraj Durgapal" w:date="2024-08-28T03:49:00Z" w:id="619">
                  <w:rPr/>
                </w:rPrChange>
              </w:rPr>
              <w:fldChar w:fldCharType="end"/>
            </w:r>
            <w:r>
              <w:rPr>
                <w:rStyle w:val="Hyperlink"/>
                <w:rFonts w:ascii="Calibri" w:hAnsi="Calibri" w:cs="Calibri"/>
                <w:rPrChange w:author="Neeraj Durgapal" w:date="2024-08-28T03:49:00Z" w:id="620">
                  <w:rPr>
                    <w:rStyle w:val="Hyperlink"/>
                  </w:rPr>
                </w:rPrChange>
              </w:rPr>
              <w:fldChar w:fldCharType="end"/>
            </w:r>
          </w:ins>
        </w:p>
        <w:p w:rsidRPr="00E403D6" w:rsidR="00E403D6" w:rsidRDefault="00287800" w14:paraId="38A204EC" w14:textId="77777777">
          <w:pPr>
            <w:pStyle w:val="TOC4"/>
            <w:tabs>
              <w:tab w:val="right" w:leader="dot" w:pos="9350"/>
            </w:tabs>
            <w:rPr>
              <w:ins w:author="Shubhankar Ghosh" w:date="2024-08-27T14:45:00Z" w:id="621"/>
              <w:rFonts w:ascii="Calibri" w:hAnsi="Calibri" w:cs="Calibri"/>
              <w:lang w:val="en-IN" w:eastAsia="en-IN" w:bidi="mr-IN"/>
              <w:rPrChange w:author="Neeraj Durgapal" w:date="2024-08-28T03:49:00Z" w:id="622">
                <w:rPr>
                  <w:ins w:author="Shubhankar Ghosh" w:date="2024-08-27T14:45:00Z" w:id="623"/>
                  <w:rFonts w:cs="Mangal"/>
                  <w:sz w:val="22"/>
                  <w:szCs w:val="20"/>
                  <w:lang w:val="en-IN" w:eastAsia="en-IN" w:bidi="mr-IN"/>
                </w:rPr>
              </w:rPrChange>
            </w:rPr>
          </w:pPr>
          <w:ins w:author="Shubhankar Ghosh" w:date="2024-08-27T14:45:00Z" w:id="624">
            <w:r>
              <w:rPr>
                <w:rStyle w:val="Hyperlink"/>
                <w:rFonts w:ascii="Calibri" w:hAnsi="Calibri" w:cs="Calibri"/>
                <w:rPrChange w:author="Neeraj Durgapal" w:date="2024-08-28T03:49:00Z" w:id="625">
                  <w:rPr>
                    <w:rStyle w:val="Hyperlink"/>
                  </w:rPr>
                </w:rPrChange>
              </w:rPr>
              <w:fldChar w:fldCharType="begin"/>
            </w:r>
            <w:r>
              <w:rPr>
                <w:rStyle w:val="Hyperlink"/>
                <w:rFonts w:ascii="Calibri" w:hAnsi="Calibri" w:cs="Calibri"/>
                <w:rPrChange w:author="Neeraj Durgapal" w:date="2024-08-28T03:49:00Z" w:id="626">
                  <w:rPr>
                    <w:rStyle w:val="Hyperlink"/>
                  </w:rPr>
                </w:rPrChange>
              </w:rPr>
              <w:instrText xml:space="preserve"> </w:instrText>
            </w:r>
            <w:r>
              <w:rPr>
                <w:rFonts w:ascii="Calibri" w:hAnsi="Calibri" w:cs="Calibri"/>
                <w:rPrChange w:author="Neeraj Durgapal" w:date="2024-08-28T03:49:00Z" w:id="627">
                  <w:rPr/>
                </w:rPrChange>
              </w:rPr>
              <w:instrText>HYPERLINK \l "_Toc175662397"</w:instrText>
            </w:r>
            <w:r>
              <w:rPr>
                <w:rStyle w:val="Hyperlink"/>
                <w:rFonts w:ascii="Calibri" w:hAnsi="Calibri" w:cs="Calibri"/>
                <w:rPrChange w:author="Neeraj Durgapal" w:date="2024-08-28T03:49:00Z" w:id="628">
                  <w:rPr>
                    <w:rStyle w:val="Hyperlink"/>
                  </w:rPr>
                </w:rPrChange>
              </w:rPr>
              <w:instrText xml:space="preserve"> </w:instrText>
            </w:r>
            <w:r>
              <w:rPr>
                <w:rStyle w:val="Hyperlink"/>
                <w:rFonts w:ascii="Calibri" w:hAnsi="Calibri" w:cs="Calibri"/>
                <w:rPrChange w:author="Neeraj Durgapal" w:date="2024-08-28T03:49:00Z" w:id="629">
                  <w:rPr>
                    <w:rStyle w:val="Hyperlink"/>
                  </w:rPr>
                </w:rPrChange>
              </w:rPr>
              <w:fldChar w:fldCharType="separate"/>
            </w:r>
            <w:r>
              <w:rPr>
                <w:rStyle w:val="Hyperlink"/>
                <w:rFonts w:ascii="Calibri" w:hAnsi="Calibri" w:eastAsia="Aptos Display" w:cs="Calibri"/>
              </w:rPr>
              <w:t>2.1.2 – Overview of Transactions</w:t>
            </w:r>
            <w:r>
              <w:rPr>
                <w:rFonts w:ascii="Calibri" w:hAnsi="Calibri" w:cs="Calibri"/>
                <w:rPrChange w:author="Neeraj Durgapal" w:date="2024-08-28T03:49:00Z" w:id="630">
                  <w:rPr/>
                </w:rPrChange>
              </w:rPr>
              <w:tab/>
            </w:r>
            <w:r>
              <w:rPr>
                <w:rFonts w:ascii="Calibri" w:hAnsi="Calibri" w:cs="Calibri"/>
                <w:rPrChange w:author="Neeraj Durgapal" w:date="2024-08-28T03:49:00Z" w:id="631">
                  <w:rPr/>
                </w:rPrChange>
              </w:rPr>
              <w:fldChar w:fldCharType="begin"/>
            </w:r>
            <w:r>
              <w:rPr>
                <w:rFonts w:ascii="Calibri" w:hAnsi="Calibri" w:cs="Calibri"/>
                <w:rPrChange w:author="Neeraj Durgapal" w:date="2024-08-28T03:49:00Z" w:id="632">
                  <w:rPr/>
                </w:rPrChange>
              </w:rPr>
              <w:instrText xml:space="preserve"> PAGEREF _Toc175662397 \h </w:instrText>
            </w:r>
          </w:ins>
          <w:r>
            <w:rPr>
              <w:rFonts w:ascii="Calibri" w:hAnsi="Calibri" w:cs="Calibri"/>
              <w:rPrChange w:author="Neeraj Durgapal" w:date="2024-08-28T03:49:00Z" w:id="633">
                <w:rPr>
                  <w:rFonts w:ascii="Calibri" w:hAnsi="Calibri" w:cs="Calibri"/>
                </w:rPr>
              </w:rPrChange>
            </w:rPr>
          </w:r>
          <w:ins w:author="Shubhankar Ghosh" w:date="2024-08-27T14:45:00Z" w:id="634">
            <w:r>
              <w:rPr>
                <w:rFonts w:ascii="Calibri" w:hAnsi="Calibri" w:cs="Calibri"/>
                <w:rPrChange w:author="Neeraj Durgapal" w:date="2024-08-28T03:49:00Z" w:id="635">
                  <w:rPr/>
                </w:rPrChange>
              </w:rPr>
              <w:fldChar w:fldCharType="separate"/>
            </w:r>
            <w:r>
              <w:rPr>
                <w:rFonts w:ascii="Calibri" w:hAnsi="Calibri" w:cs="Calibri"/>
                <w:rPrChange w:author="Neeraj Durgapal" w:date="2024-08-28T03:49:00Z" w:id="636">
                  <w:rPr/>
                </w:rPrChange>
              </w:rPr>
              <w:t>15</w:t>
            </w:r>
            <w:r>
              <w:rPr>
                <w:rFonts w:ascii="Calibri" w:hAnsi="Calibri" w:cs="Calibri"/>
                <w:rPrChange w:author="Neeraj Durgapal" w:date="2024-08-28T03:49:00Z" w:id="637">
                  <w:rPr/>
                </w:rPrChange>
              </w:rPr>
              <w:fldChar w:fldCharType="end"/>
            </w:r>
            <w:r>
              <w:rPr>
                <w:rStyle w:val="Hyperlink"/>
                <w:rFonts w:ascii="Calibri" w:hAnsi="Calibri" w:cs="Calibri"/>
                <w:rPrChange w:author="Neeraj Durgapal" w:date="2024-08-28T03:49:00Z" w:id="638">
                  <w:rPr>
                    <w:rStyle w:val="Hyperlink"/>
                  </w:rPr>
                </w:rPrChange>
              </w:rPr>
              <w:fldChar w:fldCharType="end"/>
            </w:r>
          </w:ins>
        </w:p>
        <w:p w:rsidRPr="00E403D6" w:rsidR="00E403D6" w:rsidRDefault="00287800" w14:paraId="3AA391E0" w14:textId="77777777">
          <w:pPr>
            <w:pStyle w:val="TOC4"/>
            <w:tabs>
              <w:tab w:val="right" w:leader="dot" w:pos="9350"/>
            </w:tabs>
            <w:rPr>
              <w:ins w:author="Shubhankar Ghosh" w:date="2024-08-27T14:45:00Z" w:id="639"/>
              <w:rFonts w:ascii="Calibri" w:hAnsi="Calibri" w:cs="Calibri"/>
              <w:lang w:val="en-IN" w:eastAsia="en-IN" w:bidi="mr-IN"/>
              <w:rPrChange w:author="Neeraj Durgapal" w:date="2024-08-28T03:49:00Z" w:id="640">
                <w:rPr>
                  <w:ins w:author="Shubhankar Ghosh" w:date="2024-08-27T14:45:00Z" w:id="641"/>
                  <w:rFonts w:cs="Mangal"/>
                  <w:sz w:val="22"/>
                  <w:szCs w:val="20"/>
                  <w:lang w:val="en-IN" w:eastAsia="en-IN" w:bidi="mr-IN"/>
                </w:rPr>
              </w:rPrChange>
            </w:rPr>
          </w:pPr>
          <w:ins w:author="Shubhankar Ghosh" w:date="2024-08-27T14:45:00Z" w:id="642">
            <w:r>
              <w:rPr>
                <w:rStyle w:val="Hyperlink"/>
                <w:rFonts w:ascii="Calibri" w:hAnsi="Calibri" w:cs="Calibri"/>
                <w:rPrChange w:author="Neeraj Durgapal" w:date="2024-08-28T03:49:00Z" w:id="643">
                  <w:rPr>
                    <w:rStyle w:val="Hyperlink"/>
                  </w:rPr>
                </w:rPrChange>
              </w:rPr>
              <w:fldChar w:fldCharType="begin"/>
            </w:r>
            <w:r>
              <w:rPr>
                <w:rStyle w:val="Hyperlink"/>
                <w:rFonts w:ascii="Calibri" w:hAnsi="Calibri" w:cs="Calibri"/>
                <w:rPrChange w:author="Neeraj Durgapal" w:date="2024-08-28T03:49:00Z" w:id="644">
                  <w:rPr>
                    <w:rStyle w:val="Hyperlink"/>
                  </w:rPr>
                </w:rPrChange>
              </w:rPr>
              <w:instrText xml:space="preserve"> </w:instrText>
            </w:r>
            <w:r>
              <w:rPr>
                <w:rFonts w:ascii="Calibri" w:hAnsi="Calibri" w:cs="Calibri"/>
                <w:rPrChange w:author="Neeraj Durgapal" w:date="2024-08-28T03:49:00Z" w:id="645">
                  <w:rPr/>
                </w:rPrChange>
              </w:rPr>
              <w:instrText>HYPERLINK \l "_Toc175662398"</w:instrText>
            </w:r>
            <w:r>
              <w:rPr>
                <w:rStyle w:val="Hyperlink"/>
                <w:rFonts w:ascii="Calibri" w:hAnsi="Calibri" w:cs="Calibri"/>
                <w:rPrChange w:author="Neeraj Durgapal" w:date="2024-08-28T03:49:00Z" w:id="646">
                  <w:rPr>
                    <w:rStyle w:val="Hyperlink"/>
                  </w:rPr>
                </w:rPrChange>
              </w:rPr>
              <w:instrText xml:space="preserve"> </w:instrText>
            </w:r>
            <w:r>
              <w:rPr>
                <w:rStyle w:val="Hyperlink"/>
                <w:rFonts w:ascii="Calibri" w:hAnsi="Calibri" w:cs="Calibri"/>
                <w:rPrChange w:author="Neeraj Durgapal" w:date="2024-08-28T03:49:00Z" w:id="647">
                  <w:rPr>
                    <w:rStyle w:val="Hyperlink"/>
                  </w:rPr>
                </w:rPrChange>
              </w:rPr>
              <w:fldChar w:fldCharType="separate"/>
            </w:r>
            <w:r>
              <w:rPr>
                <w:rStyle w:val="Hyperlink"/>
                <w:rFonts w:ascii="Calibri" w:hAnsi="Calibri" w:eastAsia="Aptos Display" w:cs="Calibri"/>
              </w:rPr>
              <w:t>2.1.3 – Overview of Settlements</w:t>
            </w:r>
            <w:r>
              <w:rPr>
                <w:rFonts w:ascii="Calibri" w:hAnsi="Calibri" w:cs="Calibri"/>
                <w:rPrChange w:author="Neeraj Durgapal" w:date="2024-08-28T03:49:00Z" w:id="648">
                  <w:rPr/>
                </w:rPrChange>
              </w:rPr>
              <w:tab/>
            </w:r>
            <w:r>
              <w:rPr>
                <w:rFonts w:ascii="Calibri" w:hAnsi="Calibri" w:cs="Calibri"/>
                <w:rPrChange w:author="Neeraj Durgapal" w:date="2024-08-28T03:49:00Z" w:id="649">
                  <w:rPr/>
                </w:rPrChange>
              </w:rPr>
              <w:fldChar w:fldCharType="begin"/>
            </w:r>
            <w:r>
              <w:rPr>
                <w:rFonts w:ascii="Calibri" w:hAnsi="Calibri" w:cs="Calibri"/>
                <w:rPrChange w:author="Neeraj Durgapal" w:date="2024-08-28T03:49:00Z" w:id="650">
                  <w:rPr/>
                </w:rPrChange>
              </w:rPr>
              <w:instrText xml:space="preserve"> PAGEREF _Toc175662398 \h </w:instrText>
            </w:r>
          </w:ins>
          <w:r>
            <w:rPr>
              <w:rFonts w:ascii="Calibri" w:hAnsi="Calibri" w:cs="Calibri"/>
              <w:rPrChange w:author="Neeraj Durgapal" w:date="2024-08-28T03:49:00Z" w:id="651">
                <w:rPr>
                  <w:rFonts w:ascii="Calibri" w:hAnsi="Calibri" w:cs="Calibri"/>
                </w:rPr>
              </w:rPrChange>
            </w:rPr>
          </w:r>
          <w:ins w:author="Shubhankar Ghosh" w:date="2024-08-27T14:45:00Z" w:id="652">
            <w:r>
              <w:rPr>
                <w:rFonts w:ascii="Calibri" w:hAnsi="Calibri" w:cs="Calibri"/>
                <w:rPrChange w:author="Neeraj Durgapal" w:date="2024-08-28T03:49:00Z" w:id="653">
                  <w:rPr/>
                </w:rPrChange>
              </w:rPr>
              <w:fldChar w:fldCharType="separate"/>
            </w:r>
            <w:r>
              <w:rPr>
                <w:rFonts w:ascii="Calibri" w:hAnsi="Calibri" w:cs="Calibri"/>
                <w:rPrChange w:author="Neeraj Durgapal" w:date="2024-08-28T03:49:00Z" w:id="654">
                  <w:rPr/>
                </w:rPrChange>
              </w:rPr>
              <w:t>15</w:t>
            </w:r>
            <w:r>
              <w:rPr>
                <w:rFonts w:ascii="Calibri" w:hAnsi="Calibri" w:cs="Calibri"/>
                <w:rPrChange w:author="Neeraj Durgapal" w:date="2024-08-28T03:49:00Z" w:id="655">
                  <w:rPr/>
                </w:rPrChange>
              </w:rPr>
              <w:fldChar w:fldCharType="end"/>
            </w:r>
            <w:r>
              <w:rPr>
                <w:rStyle w:val="Hyperlink"/>
                <w:rFonts w:ascii="Calibri" w:hAnsi="Calibri" w:cs="Calibri"/>
                <w:rPrChange w:author="Neeraj Durgapal" w:date="2024-08-28T03:49:00Z" w:id="656">
                  <w:rPr>
                    <w:rStyle w:val="Hyperlink"/>
                  </w:rPr>
                </w:rPrChange>
              </w:rPr>
              <w:fldChar w:fldCharType="end"/>
            </w:r>
          </w:ins>
        </w:p>
        <w:p w:rsidRPr="00E403D6" w:rsidR="00E403D6" w:rsidRDefault="00287800" w14:paraId="3020046F" w14:textId="77777777">
          <w:pPr>
            <w:pStyle w:val="TOC4"/>
            <w:tabs>
              <w:tab w:val="right" w:leader="dot" w:pos="9350"/>
            </w:tabs>
            <w:rPr>
              <w:ins w:author="Shubhankar Ghosh" w:date="2024-08-27T14:45:00Z" w:id="657"/>
              <w:rFonts w:ascii="Calibri" w:hAnsi="Calibri" w:cs="Calibri"/>
              <w:lang w:val="en-IN" w:eastAsia="en-IN" w:bidi="mr-IN"/>
              <w:rPrChange w:author="Neeraj Durgapal" w:date="2024-08-28T03:49:00Z" w:id="658">
                <w:rPr>
                  <w:ins w:author="Shubhankar Ghosh" w:date="2024-08-27T14:45:00Z" w:id="659"/>
                  <w:rFonts w:cs="Mangal"/>
                  <w:sz w:val="22"/>
                  <w:szCs w:val="20"/>
                  <w:lang w:val="en-IN" w:eastAsia="en-IN" w:bidi="mr-IN"/>
                </w:rPr>
              </w:rPrChange>
            </w:rPr>
          </w:pPr>
          <w:ins w:author="Shubhankar Ghosh" w:date="2024-08-27T14:45:00Z" w:id="660">
            <w:r>
              <w:rPr>
                <w:rStyle w:val="Hyperlink"/>
                <w:rFonts w:ascii="Calibri" w:hAnsi="Calibri" w:cs="Calibri"/>
                <w:rPrChange w:author="Neeraj Durgapal" w:date="2024-08-28T03:49:00Z" w:id="661">
                  <w:rPr>
                    <w:rStyle w:val="Hyperlink"/>
                  </w:rPr>
                </w:rPrChange>
              </w:rPr>
              <w:fldChar w:fldCharType="begin"/>
            </w:r>
            <w:r>
              <w:rPr>
                <w:rStyle w:val="Hyperlink"/>
                <w:rFonts w:ascii="Calibri" w:hAnsi="Calibri" w:cs="Calibri"/>
                <w:rPrChange w:author="Neeraj Durgapal" w:date="2024-08-28T03:49:00Z" w:id="662">
                  <w:rPr>
                    <w:rStyle w:val="Hyperlink"/>
                  </w:rPr>
                </w:rPrChange>
              </w:rPr>
              <w:instrText xml:space="preserve"> </w:instrText>
            </w:r>
            <w:r>
              <w:rPr>
                <w:rFonts w:ascii="Calibri" w:hAnsi="Calibri" w:cs="Calibri"/>
                <w:rPrChange w:author="Neeraj Durgapal" w:date="2024-08-28T03:49:00Z" w:id="663">
                  <w:rPr/>
                </w:rPrChange>
              </w:rPr>
              <w:instrText>HYPERLINK \l "_Toc175662399"</w:instrText>
            </w:r>
            <w:r>
              <w:rPr>
                <w:rStyle w:val="Hyperlink"/>
                <w:rFonts w:ascii="Calibri" w:hAnsi="Calibri" w:cs="Calibri"/>
                <w:rPrChange w:author="Neeraj Durgapal" w:date="2024-08-28T03:49:00Z" w:id="664">
                  <w:rPr>
                    <w:rStyle w:val="Hyperlink"/>
                  </w:rPr>
                </w:rPrChange>
              </w:rPr>
              <w:instrText xml:space="preserve"> </w:instrText>
            </w:r>
            <w:r>
              <w:rPr>
                <w:rStyle w:val="Hyperlink"/>
                <w:rFonts w:ascii="Calibri" w:hAnsi="Calibri" w:cs="Calibri"/>
                <w:rPrChange w:author="Neeraj Durgapal" w:date="2024-08-28T03:49:00Z" w:id="665">
                  <w:rPr>
                    <w:rStyle w:val="Hyperlink"/>
                  </w:rPr>
                </w:rPrChange>
              </w:rPr>
              <w:fldChar w:fldCharType="separate"/>
            </w:r>
            <w:r>
              <w:rPr>
                <w:rStyle w:val="Hyperlink"/>
                <w:rFonts w:ascii="Calibri" w:hAnsi="Calibri" w:eastAsia="Aptos Display" w:cs="Calibri"/>
              </w:rPr>
              <w:t>2.1.4 – Overview of Refunds</w:t>
            </w:r>
            <w:r>
              <w:rPr>
                <w:rFonts w:ascii="Calibri" w:hAnsi="Calibri" w:cs="Calibri"/>
                <w:rPrChange w:author="Neeraj Durgapal" w:date="2024-08-28T03:49:00Z" w:id="666">
                  <w:rPr/>
                </w:rPrChange>
              </w:rPr>
              <w:tab/>
            </w:r>
            <w:r>
              <w:rPr>
                <w:rFonts w:ascii="Calibri" w:hAnsi="Calibri" w:cs="Calibri"/>
                <w:rPrChange w:author="Neeraj Durgapal" w:date="2024-08-28T03:49:00Z" w:id="667">
                  <w:rPr/>
                </w:rPrChange>
              </w:rPr>
              <w:fldChar w:fldCharType="begin"/>
            </w:r>
            <w:r>
              <w:rPr>
                <w:rFonts w:ascii="Calibri" w:hAnsi="Calibri" w:cs="Calibri"/>
                <w:rPrChange w:author="Neeraj Durgapal" w:date="2024-08-28T03:49:00Z" w:id="668">
                  <w:rPr/>
                </w:rPrChange>
              </w:rPr>
              <w:instrText xml:space="preserve"> PAGEREF _Toc175662399 \h </w:instrText>
            </w:r>
          </w:ins>
          <w:r>
            <w:rPr>
              <w:rFonts w:ascii="Calibri" w:hAnsi="Calibri" w:cs="Calibri"/>
              <w:rPrChange w:author="Neeraj Durgapal" w:date="2024-08-28T03:49:00Z" w:id="669">
                <w:rPr>
                  <w:rFonts w:ascii="Calibri" w:hAnsi="Calibri" w:cs="Calibri"/>
                </w:rPr>
              </w:rPrChange>
            </w:rPr>
          </w:r>
          <w:ins w:author="Shubhankar Ghosh" w:date="2024-08-27T14:45:00Z" w:id="670">
            <w:r>
              <w:rPr>
                <w:rFonts w:ascii="Calibri" w:hAnsi="Calibri" w:cs="Calibri"/>
                <w:rPrChange w:author="Neeraj Durgapal" w:date="2024-08-28T03:49:00Z" w:id="671">
                  <w:rPr/>
                </w:rPrChange>
              </w:rPr>
              <w:fldChar w:fldCharType="separate"/>
            </w:r>
            <w:r>
              <w:rPr>
                <w:rFonts w:ascii="Calibri" w:hAnsi="Calibri" w:cs="Calibri"/>
                <w:rPrChange w:author="Neeraj Durgapal" w:date="2024-08-28T03:49:00Z" w:id="672">
                  <w:rPr/>
                </w:rPrChange>
              </w:rPr>
              <w:t>15</w:t>
            </w:r>
            <w:r>
              <w:rPr>
                <w:rFonts w:ascii="Calibri" w:hAnsi="Calibri" w:cs="Calibri"/>
                <w:rPrChange w:author="Neeraj Durgapal" w:date="2024-08-28T03:49:00Z" w:id="673">
                  <w:rPr/>
                </w:rPrChange>
              </w:rPr>
              <w:fldChar w:fldCharType="end"/>
            </w:r>
            <w:r>
              <w:rPr>
                <w:rStyle w:val="Hyperlink"/>
                <w:rFonts w:ascii="Calibri" w:hAnsi="Calibri" w:cs="Calibri"/>
                <w:rPrChange w:author="Neeraj Durgapal" w:date="2024-08-28T03:49:00Z" w:id="674">
                  <w:rPr>
                    <w:rStyle w:val="Hyperlink"/>
                  </w:rPr>
                </w:rPrChange>
              </w:rPr>
              <w:fldChar w:fldCharType="end"/>
            </w:r>
          </w:ins>
        </w:p>
        <w:p w:rsidRPr="00E403D6" w:rsidR="00E403D6" w:rsidRDefault="00287800" w14:paraId="5756E9CB" w14:textId="77777777">
          <w:pPr>
            <w:pStyle w:val="TOC4"/>
            <w:tabs>
              <w:tab w:val="right" w:leader="dot" w:pos="9350"/>
            </w:tabs>
            <w:rPr>
              <w:ins w:author="Shubhankar Ghosh" w:date="2024-08-27T14:45:00Z" w:id="675"/>
              <w:rFonts w:ascii="Calibri" w:hAnsi="Calibri" w:cs="Calibri"/>
              <w:lang w:val="en-IN" w:eastAsia="en-IN" w:bidi="mr-IN"/>
              <w:rPrChange w:author="Neeraj Durgapal" w:date="2024-08-28T03:49:00Z" w:id="676">
                <w:rPr>
                  <w:ins w:author="Shubhankar Ghosh" w:date="2024-08-27T14:45:00Z" w:id="677"/>
                  <w:rFonts w:cs="Mangal"/>
                  <w:sz w:val="22"/>
                  <w:szCs w:val="20"/>
                  <w:lang w:val="en-IN" w:eastAsia="en-IN" w:bidi="mr-IN"/>
                </w:rPr>
              </w:rPrChange>
            </w:rPr>
          </w:pPr>
          <w:ins w:author="Shubhankar Ghosh" w:date="2024-08-27T14:45:00Z" w:id="678">
            <w:r>
              <w:rPr>
                <w:rStyle w:val="Hyperlink"/>
                <w:rFonts w:ascii="Calibri" w:hAnsi="Calibri" w:cs="Calibri"/>
                <w:rPrChange w:author="Neeraj Durgapal" w:date="2024-08-28T03:49:00Z" w:id="679">
                  <w:rPr>
                    <w:rStyle w:val="Hyperlink"/>
                  </w:rPr>
                </w:rPrChange>
              </w:rPr>
              <w:fldChar w:fldCharType="begin"/>
            </w:r>
            <w:r>
              <w:rPr>
                <w:rStyle w:val="Hyperlink"/>
                <w:rFonts w:ascii="Calibri" w:hAnsi="Calibri" w:cs="Calibri"/>
                <w:rPrChange w:author="Neeraj Durgapal" w:date="2024-08-28T03:49:00Z" w:id="680">
                  <w:rPr>
                    <w:rStyle w:val="Hyperlink"/>
                  </w:rPr>
                </w:rPrChange>
              </w:rPr>
              <w:instrText xml:space="preserve"> </w:instrText>
            </w:r>
            <w:r>
              <w:rPr>
                <w:rFonts w:ascii="Calibri" w:hAnsi="Calibri" w:cs="Calibri"/>
                <w:rPrChange w:author="Neeraj Durgapal" w:date="2024-08-28T03:49:00Z" w:id="681">
                  <w:rPr/>
                </w:rPrChange>
              </w:rPr>
              <w:instrText>HYPERLINK \l "_Toc175662400"</w:instrText>
            </w:r>
            <w:r>
              <w:rPr>
                <w:rStyle w:val="Hyperlink"/>
                <w:rFonts w:ascii="Calibri" w:hAnsi="Calibri" w:cs="Calibri"/>
                <w:rPrChange w:author="Neeraj Durgapal" w:date="2024-08-28T03:49:00Z" w:id="682">
                  <w:rPr>
                    <w:rStyle w:val="Hyperlink"/>
                  </w:rPr>
                </w:rPrChange>
              </w:rPr>
              <w:instrText xml:space="preserve"> </w:instrText>
            </w:r>
            <w:r>
              <w:rPr>
                <w:rStyle w:val="Hyperlink"/>
                <w:rFonts w:ascii="Calibri" w:hAnsi="Calibri" w:cs="Calibri"/>
                <w:rPrChange w:author="Neeraj Durgapal" w:date="2024-08-28T03:49:00Z" w:id="683">
                  <w:rPr>
                    <w:rStyle w:val="Hyperlink"/>
                  </w:rPr>
                </w:rPrChange>
              </w:rPr>
              <w:fldChar w:fldCharType="separate"/>
            </w:r>
            <w:r>
              <w:rPr>
                <w:rStyle w:val="Hyperlink"/>
                <w:rFonts w:ascii="Calibri" w:hAnsi="Calibri" w:eastAsia="Aptos Display" w:cs="Calibri"/>
              </w:rPr>
              <w:t>2.1.5 – Quick report downloads</w:t>
            </w:r>
            <w:r>
              <w:rPr>
                <w:rFonts w:ascii="Calibri" w:hAnsi="Calibri" w:cs="Calibri"/>
                <w:rPrChange w:author="Neeraj Durgapal" w:date="2024-08-28T03:49:00Z" w:id="684">
                  <w:rPr/>
                </w:rPrChange>
              </w:rPr>
              <w:tab/>
            </w:r>
            <w:r>
              <w:rPr>
                <w:rFonts w:ascii="Calibri" w:hAnsi="Calibri" w:cs="Calibri"/>
                <w:rPrChange w:author="Neeraj Durgapal" w:date="2024-08-28T03:49:00Z" w:id="685">
                  <w:rPr/>
                </w:rPrChange>
              </w:rPr>
              <w:fldChar w:fldCharType="begin"/>
            </w:r>
            <w:r>
              <w:rPr>
                <w:rFonts w:ascii="Calibri" w:hAnsi="Calibri" w:cs="Calibri"/>
                <w:rPrChange w:author="Neeraj Durgapal" w:date="2024-08-28T03:49:00Z" w:id="686">
                  <w:rPr/>
                </w:rPrChange>
              </w:rPr>
              <w:instrText xml:space="preserve"> PAGEREF _Toc175662400 \h </w:instrText>
            </w:r>
          </w:ins>
          <w:r>
            <w:rPr>
              <w:rFonts w:ascii="Calibri" w:hAnsi="Calibri" w:cs="Calibri"/>
              <w:rPrChange w:author="Neeraj Durgapal" w:date="2024-08-28T03:49:00Z" w:id="687">
                <w:rPr>
                  <w:rFonts w:ascii="Calibri" w:hAnsi="Calibri" w:cs="Calibri"/>
                </w:rPr>
              </w:rPrChange>
            </w:rPr>
          </w:r>
          <w:ins w:author="Shubhankar Ghosh" w:date="2024-08-27T14:45:00Z" w:id="688">
            <w:r>
              <w:rPr>
                <w:rFonts w:ascii="Calibri" w:hAnsi="Calibri" w:cs="Calibri"/>
                <w:rPrChange w:author="Neeraj Durgapal" w:date="2024-08-28T03:49:00Z" w:id="689">
                  <w:rPr/>
                </w:rPrChange>
              </w:rPr>
              <w:fldChar w:fldCharType="separate"/>
            </w:r>
            <w:r>
              <w:rPr>
                <w:rFonts w:ascii="Calibri" w:hAnsi="Calibri" w:cs="Calibri"/>
                <w:rPrChange w:author="Neeraj Durgapal" w:date="2024-08-28T03:49:00Z" w:id="690">
                  <w:rPr/>
                </w:rPrChange>
              </w:rPr>
              <w:t>15</w:t>
            </w:r>
            <w:r>
              <w:rPr>
                <w:rFonts w:ascii="Calibri" w:hAnsi="Calibri" w:cs="Calibri"/>
                <w:rPrChange w:author="Neeraj Durgapal" w:date="2024-08-28T03:49:00Z" w:id="691">
                  <w:rPr/>
                </w:rPrChange>
              </w:rPr>
              <w:fldChar w:fldCharType="end"/>
            </w:r>
            <w:r>
              <w:rPr>
                <w:rStyle w:val="Hyperlink"/>
                <w:rFonts w:ascii="Calibri" w:hAnsi="Calibri" w:cs="Calibri"/>
                <w:rPrChange w:author="Neeraj Durgapal" w:date="2024-08-28T03:49:00Z" w:id="692">
                  <w:rPr>
                    <w:rStyle w:val="Hyperlink"/>
                  </w:rPr>
                </w:rPrChange>
              </w:rPr>
              <w:fldChar w:fldCharType="end"/>
            </w:r>
          </w:ins>
        </w:p>
        <w:p w:rsidRPr="00E403D6" w:rsidR="00E403D6" w:rsidRDefault="00287800" w14:paraId="3C53F7EC" w14:textId="77777777">
          <w:pPr>
            <w:pStyle w:val="TOC4"/>
            <w:tabs>
              <w:tab w:val="right" w:leader="dot" w:pos="9350"/>
            </w:tabs>
            <w:rPr>
              <w:ins w:author="Shubhankar Ghosh" w:date="2024-08-27T14:45:00Z" w:id="693"/>
              <w:rFonts w:ascii="Calibri" w:hAnsi="Calibri" w:cs="Calibri"/>
              <w:lang w:val="en-IN" w:eastAsia="en-IN" w:bidi="mr-IN"/>
              <w:rPrChange w:author="Neeraj Durgapal" w:date="2024-08-28T03:49:00Z" w:id="694">
                <w:rPr>
                  <w:ins w:author="Shubhankar Ghosh" w:date="2024-08-27T14:45:00Z" w:id="695"/>
                  <w:rFonts w:cs="Mangal"/>
                  <w:sz w:val="22"/>
                  <w:szCs w:val="20"/>
                  <w:lang w:val="en-IN" w:eastAsia="en-IN" w:bidi="mr-IN"/>
                </w:rPr>
              </w:rPrChange>
            </w:rPr>
          </w:pPr>
          <w:ins w:author="Shubhankar Ghosh" w:date="2024-08-27T14:45:00Z" w:id="696">
            <w:r>
              <w:rPr>
                <w:rStyle w:val="Hyperlink"/>
                <w:rFonts w:ascii="Calibri" w:hAnsi="Calibri" w:cs="Calibri"/>
                <w:rPrChange w:author="Neeraj Durgapal" w:date="2024-08-28T03:49:00Z" w:id="697">
                  <w:rPr>
                    <w:rStyle w:val="Hyperlink"/>
                  </w:rPr>
                </w:rPrChange>
              </w:rPr>
              <w:fldChar w:fldCharType="begin"/>
            </w:r>
            <w:r>
              <w:rPr>
                <w:rStyle w:val="Hyperlink"/>
                <w:rFonts w:ascii="Calibri" w:hAnsi="Calibri" w:cs="Calibri"/>
                <w:rPrChange w:author="Neeraj Durgapal" w:date="2024-08-28T03:49:00Z" w:id="698">
                  <w:rPr>
                    <w:rStyle w:val="Hyperlink"/>
                  </w:rPr>
                </w:rPrChange>
              </w:rPr>
              <w:instrText xml:space="preserve"> </w:instrText>
            </w:r>
            <w:r>
              <w:rPr>
                <w:rFonts w:ascii="Calibri" w:hAnsi="Calibri" w:cs="Calibri"/>
                <w:rPrChange w:author="Neeraj Durgapal" w:date="2024-08-28T03:49:00Z" w:id="699">
                  <w:rPr/>
                </w:rPrChange>
              </w:rPr>
              <w:instrText>HYPERLINK \l "_Toc175662401"</w:instrText>
            </w:r>
            <w:r>
              <w:rPr>
                <w:rStyle w:val="Hyperlink"/>
                <w:rFonts w:ascii="Calibri" w:hAnsi="Calibri" w:cs="Calibri"/>
                <w:rPrChange w:author="Neeraj Durgapal" w:date="2024-08-28T03:49:00Z" w:id="700">
                  <w:rPr>
                    <w:rStyle w:val="Hyperlink"/>
                  </w:rPr>
                </w:rPrChange>
              </w:rPr>
              <w:instrText xml:space="preserve"> </w:instrText>
            </w:r>
            <w:r>
              <w:rPr>
                <w:rStyle w:val="Hyperlink"/>
                <w:rFonts w:ascii="Calibri" w:hAnsi="Calibri" w:cs="Calibri"/>
                <w:rPrChange w:author="Neeraj Durgapal" w:date="2024-08-28T03:49:00Z" w:id="701">
                  <w:rPr>
                    <w:rStyle w:val="Hyperlink"/>
                  </w:rPr>
                </w:rPrChange>
              </w:rPr>
              <w:fldChar w:fldCharType="separate"/>
            </w:r>
            <w:r>
              <w:rPr>
                <w:rStyle w:val="Hyperlink"/>
                <w:rFonts w:ascii="Calibri" w:hAnsi="Calibri" w:eastAsia="Aptos Display" w:cs="Calibri"/>
              </w:rPr>
              <w:t>2.1.6 – Payment mode health</w:t>
            </w:r>
            <w:r>
              <w:rPr>
                <w:rFonts w:ascii="Calibri" w:hAnsi="Calibri" w:cs="Calibri"/>
                <w:rPrChange w:author="Neeraj Durgapal" w:date="2024-08-28T03:49:00Z" w:id="702">
                  <w:rPr/>
                </w:rPrChange>
              </w:rPr>
              <w:tab/>
            </w:r>
            <w:r>
              <w:rPr>
                <w:rFonts w:ascii="Calibri" w:hAnsi="Calibri" w:cs="Calibri"/>
                <w:rPrChange w:author="Neeraj Durgapal" w:date="2024-08-28T03:49:00Z" w:id="703">
                  <w:rPr/>
                </w:rPrChange>
              </w:rPr>
              <w:fldChar w:fldCharType="begin"/>
            </w:r>
            <w:r>
              <w:rPr>
                <w:rFonts w:ascii="Calibri" w:hAnsi="Calibri" w:cs="Calibri"/>
                <w:rPrChange w:author="Neeraj Durgapal" w:date="2024-08-28T03:49:00Z" w:id="704">
                  <w:rPr/>
                </w:rPrChange>
              </w:rPr>
              <w:instrText xml:space="preserve"> PAGEREF _Toc175662401 \h </w:instrText>
            </w:r>
          </w:ins>
          <w:r>
            <w:rPr>
              <w:rFonts w:ascii="Calibri" w:hAnsi="Calibri" w:cs="Calibri"/>
              <w:rPrChange w:author="Neeraj Durgapal" w:date="2024-08-28T03:49:00Z" w:id="705">
                <w:rPr>
                  <w:rFonts w:ascii="Calibri" w:hAnsi="Calibri" w:cs="Calibri"/>
                </w:rPr>
              </w:rPrChange>
            </w:rPr>
          </w:r>
          <w:ins w:author="Shubhankar Ghosh" w:date="2024-08-27T14:45:00Z" w:id="706">
            <w:r>
              <w:rPr>
                <w:rFonts w:ascii="Calibri" w:hAnsi="Calibri" w:cs="Calibri"/>
                <w:rPrChange w:author="Neeraj Durgapal" w:date="2024-08-28T03:49:00Z" w:id="707">
                  <w:rPr/>
                </w:rPrChange>
              </w:rPr>
              <w:fldChar w:fldCharType="separate"/>
            </w:r>
            <w:r>
              <w:rPr>
                <w:rFonts w:ascii="Calibri" w:hAnsi="Calibri" w:cs="Calibri"/>
                <w:rPrChange w:author="Neeraj Durgapal" w:date="2024-08-28T03:49:00Z" w:id="708">
                  <w:rPr/>
                </w:rPrChange>
              </w:rPr>
              <w:t>15</w:t>
            </w:r>
            <w:r>
              <w:rPr>
                <w:rFonts w:ascii="Calibri" w:hAnsi="Calibri" w:cs="Calibri"/>
                <w:rPrChange w:author="Neeraj Durgapal" w:date="2024-08-28T03:49:00Z" w:id="709">
                  <w:rPr/>
                </w:rPrChange>
              </w:rPr>
              <w:fldChar w:fldCharType="end"/>
            </w:r>
            <w:r>
              <w:rPr>
                <w:rStyle w:val="Hyperlink"/>
                <w:rFonts w:ascii="Calibri" w:hAnsi="Calibri" w:cs="Calibri"/>
                <w:rPrChange w:author="Neeraj Durgapal" w:date="2024-08-28T03:49:00Z" w:id="710">
                  <w:rPr>
                    <w:rStyle w:val="Hyperlink"/>
                  </w:rPr>
                </w:rPrChange>
              </w:rPr>
              <w:fldChar w:fldCharType="end"/>
            </w:r>
          </w:ins>
        </w:p>
        <w:p w:rsidRPr="00E403D6" w:rsidR="00E403D6" w:rsidRDefault="00287800" w14:paraId="7C5AF724" w14:textId="77777777">
          <w:pPr>
            <w:pStyle w:val="TOC3"/>
            <w:tabs>
              <w:tab w:val="right" w:leader="dot" w:pos="9350"/>
            </w:tabs>
            <w:rPr>
              <w:ins w:author="Shubhankar Ghosh" w:date="2024-08-27T14:45:00Z" w:id="711"/>
              <w:rFonts w:ascii="Calibri" w:hAnsi="Calibri" w:cs="Calibri"/>
              <w:lang w:val="en-IN" w:eastAsia="en-IN" w:bidi="mr-IN"/>
              <w:rPrChange w:author="Neeraj Durgapal" w:date="2024-08-28T03:49:00Z" w:id="712">
                <w:rPr>
                  <w:ins w:author="Shubhankar Ghosh" w:date="2024-08-27T14:45:00Z" w:id="713"/>
                  <w:rFonts w:cs="Mangal"/>
                  <w:sz w:val="22"/>
                  <w:szCs w:val="20"/>
                  <w:lang w:val="en-IN" w:eastAsia="en-IN" w:bidi="mr-IN"/>
                </w:rPr>
              </w:rPrChange>
            </w:rPr>
          </w:pPr>
          <w:ins w:author="Shubhankar Ghosh" w:date="2024-08-27T14:45:00Z" w:id="714">
            <w:r>
              <w:rPr>
                <w:rStyle w:val="Hyperlink"/>
                <w:rFonts w:ascii="Calibri" w:hAnsi="Calibri" w:cs="Calibri"/>
                <w:rPrChange w:author="Neeraj Durgapal" w:date="2024-08-28T03:49:00Z" w:id="715">
                  <w:rPr>
                    <w:rStyle w:val="Hyperlink"/>
                  </w:rPr>
                </w:rPrChange>
              </w:rPr>
              <w:fldChar w:fldCharType="begin"/>
            </w:r>
            <w:r>
              <w:rPr>
                <w:rStyle w:val="Hyperlink"/>
                <w:rFonts w:ascii="Calibri" w:hAnsi="Calibri" w:cs="Calibri"/>
                <w:rPrChange w:author="Neeraj Durgapal" w:date="2024-08-28T03:49:00Z" w:id="716">
                  <w:rPr>
                    <w:rStyle w:val="Hyperlink"/>
                  </w:rPr>
                </w:rPrChange>
              </w:rPr>
              <w:instrText xml:space="preserve"> </w:instrText>
            </w:r>
            <w:r>
              <w:rPr>
                <w:rFonts w:ascii="Calibri" w:hAnsi="Calibri" w:cs="Calibri"/>
                <w:rPrChange w:author="Neeraj Durgapal" w:date="2024-08-28T03:49:00Z" w:id="717">
                  <w:rPr/>
                </w:rPrChange>
              </w:rPr>
              <w:instrText>HYPERLINK \l "_Toc175662402"</w:instrText>
            </w:r>
            <w:r>
              <w:rPr>
                <w:rStyle w:val="Hyperlink"/>
                <w:rFonts w:ascii="Calibri" w:hAnsi="Calibri" w:cs="Calibri"/>
                <w:rPrChange w:author="Neeraj Durgapal" w:date="2024-08-28T03:49:00Z" w:id="718">
                  <w:rPr>
                    <w:rStyle w:val="Hyperlink"/>
                  </w:rPr>
                </w:rPrChange>
              </w:rPr>
              <w:instrText xml:space="preserve"> </w:instrText>
            </w:r>
            <w:r>
              <w:rPr>
                <w:rStyle w:val="Hyperlink"/>
                <w:rFonts w:ascii="Calibri" w:hAnsi="Calibri" w:cs="Calibri"/>
                <w:rPrChange w:author="Neeraj Durgapal" w:date="2024-08-28T03:49:00Z" w:id="719">
                  <w:rPr>
                    <w:rStyle w:val="Hyperlink"/>
                  </w:rPr>
                </w:rPrChange>
              </w:rPr>
              <w:fldChar w:fldCharType="separate"/>
            </w:r>
            <w:r>
              <w:rPr>
                <w:rStyle w:val="Hyperlink"/>
                <w:rFonts w:ascii="Calibri" w:hAnsi="Calibri" w:eastAsia="Aptos Display" w:cs="Calibri"/>
              </w:rPr>
              <w:t>2.2 - Functional Flow / Mock-Up</w:t>
            </w:r>
            <w:r>
              <w:rPr>
                <w:rFonts w:ascii="Calibri" w:hAnsi="Calibri" w:cs="Calibri"/>
                <w:rPrChange w:author="Neeraj Durgapal" w:date="2024-08-28T03:49:00Z" w:id="720">
                  <w:rPr/>
                </w:rPrChange>
              </w:rPr>
              <w:tab/>
            </w:r>
            <w:r>
              <w:rPr>
                <w:rFonts w:ascii="Calibri" w:hAnsi="Calibri" w:cs="Calibri"/>
                <w:rPrChange w:author="Neeraj Durgapal" w:date="2024-08-28T03:49:00Z" w:id="721">
                  <w:rPr/>
                </w:rPrChange>
              </w:rPr>
              <w:fldChar w:fldCharType="begin"/>
            </w:r>
            <w:r>
              <w:rPr>
                <w:rFonts w:ascii="Calibri" w:hAnsi="Calibri" w:cs="Calibri"/>
                <w:rPrChange w:author="Neeraj Durgapal" w:date="2024-08-28T03:49:00Z" w:id="722">
                  <w:rPr/>
                </w:rPrChange>
              </w:rPr>
              <w:instrText xml:space="preserve"> PAGEREF _Toc175662402 \h </w:instrText>
            </w:r>
          </w:ins>
          <w:r>
            <w:rPr>
              <w:rFonts w:ascii="Calibri" w:hAnsi="Calibri" w:cs="Calibri"/>
              <w:rPrChange w:author="Neeraj Durgapal" w:date="2024-08-28T03:49:00Z" w:id="723">
                <w:rPr>
                  <w:rFonts w:ascii="Calibri" w:hAnsi="Calibri" w:cs="Calibri"/>
                </w:rPr>
              </w:rPrChange>
            </w:rPr>
          </w:r>
          <w:ins w:author="Shubhankar Ghosh" w:date="2024-08-27T14:45:00Z" w:id="724">
            <w:r>
              <w:rPr>
                <w:rFonts w:ascii="Calibri" w:hAnsi="Calibri" w:cs="Calibri"/>
                <w:rPrChange w:author="Neeraj Durgapal" w:date="2024-08-28T03:49:00Z" w:id="725">
                  <w:rPr/>
                </w:rPrChange>
              </w:rPr>
              <w:fldChar w:fldCharType="separate"/>
            </w:r>
            <w:r>
              <w:rPr>
                <w:rFonts w:ascii="Calibri" w:hAnsi="Calibri" w:cs="Calibri"/>
                <w:rPrChange w:author="Neeraj Durgapal" w:date="2024-08-28T03:49:00Z" w:id="726">
                  <w:rPr/>
                </w:rPrChange>
              </w:rPr>
              <w:t>15</w:t>
            </w:r>
            <w:r>
              <w:rPr>
                <w:rFonts w:ascii="Calibri" w:hAnsi="Calibri" w:cs="Calibri"/>
                <w:rPrChange w:author="Neeraj Durgapal" w:date="2024-08-28T03:49:00Z" w:id="727">
                  <w:rPr/>
                </w:rPrChange>
              </w:rPr>
              <w:fldChar w:fldCharType="end"/>
            </w:r>
            <w:r>
              <w:rPr>
                <w:rStyle w:val="Hyperlink"/>
                <w:rFonts w:ascii="Calibri" w:hAnsi="Calibri" w:cs="Calibri"/>
                <w:rPrChange w:author="Neeraj Durgapal" w:date="2024-08-28T03:49:00Z" w:id="728">
                  <w:rPr>
                    <w:rStyle w:val="Hyperlink"/>
                  </w:rPr>
                </w:rPrChange>
              </w:rPr>
              <w:fldChar w:fldCharType="end"/>
            </w:r>
          </w:ins>
        </w:p>
        <w:p w:rsidRPr="00E403D6" w:rsidR="00E403D6" w:rsidRDefault="00287800" w14:paraId="48C81B2F" w14:textId="77777777">
          <w:pPr>
            <w:pStyle w:val="TOC3"/>
            <w:tabs>
              <w:tab w:val="right" w:leader="dot" w:pos="9350"/>
            </w:tabs>
            <w:rPr>
              <w:ins w:author="Shubhankar Ghosh" w:date="2024-08-27T14:45:00Z" w:id="729"/>
              <w:rFonts w:ascii="Calibri" w:hAnsi="Calibri" w:cs="Calibri"/>
              <w:lang w:val="en-IN" w:eastAsia="en-IN" w:bidi="mr-IN"/>
              <w:rPrChange w:author="Neeraj Durgapal" w:date="2024-08-28T03:49:00Z" w:id="730">
                <w:rPr>
                  <w:ins w:author="Shubhankar Ghosh" w:date="2024-08-27T14:45:00Z" w:id="731"/>
                  <w:rFonts w:cs="Mangal"/>
                  <w:sz w:val="22"/>
                  <w:szCs w:val="20"/>
                  <w:lang w:val="en-IN" w:eastAsia="en-IN" w:bidi="mr-IN"/>
                </w:rPr>
              </w:rPrChange>
            </w:rPr>
          </w:pPr>
          <w:ins w:author="Shubhankar Ghosh" w:date="2024-08-27T14:45:00Z" w:id="732">
            <w:r>
              <w:rPr>
                <w:rStyle w:val="Hyperlink"/>
                <w:rFonts w:ascii="Calibri" w:hAnsi="Calibri" w:cs="Calibri"/>
                <w:rPrChange w:author="Neeraj Durgapal" w:date="2024-08-28T03:49:00Z" w:id="733">
                  <w:rPr>
                    <w:rStyle w:val="Hyperlink"/>
                  </w:rPr>
                </w:rPrChange>
              </w:rPr>
              <w:fldChar w:fldCharType="begin"/>
            </w:r>
            <w:r>
              <w:rPr>
                <w:rStyle w:val="Hyperlink"/>
                <w:rFonts w:ascii="Calibri" w:hAnsi="Calibri" w:cs="Calibri"/>
                <w:rPrChange w:author="Neeraj Durgapal" w:date="2024-08-28T03:49:00Z" w:id="734">
                  <w:rPr>
                    <w:rStyle w:val="Hyperlink"/>
                  </w:rPr>
                </w:rPrChange>
              </w:rPr>
              <w:instrText xml:space="preserve"> </w:instrText>
            </w:r>
            <w:r>
              <w:rPr>
                <w:rFonts w:ascii="Calibri" w:hAnsi="Calibri" w:cs="Calibri"/>
                <w:rPrChange w:author="Neeraj Durgapal" w:date="2024-08-28T03:49:00Z" w:id="735">
                  <w:rPr/>
                </w:rPrChange>
              </w:rPr>
              <w:instrText>HYPERLINK \l "_Toc175662403"</w:instrText>
            </w:r>
            <w:r>
              <w:rPr>
                <w:rStyle w:val="Hyperlink"/>
                <w:rFonts w:ascii="Calibri" w:hAnsi="Calibri" w:cs="Calibri"/>
                <w:rPrChange w:author="Neeraj Durgapal" w:date="2024-08-28T03:49:00Z" w:id="736">
                  <w:rPr>
                    <w:rStyle w:val="Hyperlink"/>
                  </w:rPr>
                </w:rPrChange>
              </w:rPr>
              <w:instrText xml:space="preserve"> </w:instrText>
            </w:r>
            <w:r>
              <w:rPr>
                <w:rStyle w:val="Hyperlink"/>
                <w:rFonts w:ascii="Calibri" w:hAnsi="Calibri" w:cs="Calibri"/>
                <w:rPrChange w:author="Neeraj Durgapal" w:date="2024-08-28T03:49:00Z" w:id="737">
                  <w:rPr>
                    <w:rStyle w:val="Hyperlink"/>
                  </w:rPr>
                </w:rPrChange>
              </w:rPr>
              <w:fldChar w:fldCharType="separate"/>
            </w:r>
            <w:r>
              <w:rPr>
                <w:rStyle w:val="Hyperlink"/>
                <w:rFonts w:ascii="Calibri" w:hAnsi="Calibri" w:eastAsia="Aptos Display" w:cs="Calibri"/>
              </w:rPr>
              <w:t>2.3 Functional Specification</w:t>
            </w:r>
            <w:r>
              <w:rPr>
                <w:rFonts w:ascii="Calibri" w:hAnsi="Calibri" w:cs="Calibri"/>
                <w:rPrChange w:author="Neeraj Durgapal" w:date="2024-08-28T03:49:00Z" w:id="738">
                  <w:rPr/>
                </w:rPrChange>
              </w:rPr>
              <w:tab/>
            </w:r>
            <w:r>
              <w:rPr>
                <w:rFonts w:ascii="Calibri" w:hAnsi="Calibri" w:cs="Calibri"/>
                <w:rPrChange w:author="Neeraj Durgapal" w:date="2024-08-28T03:49:00Z" w:id="739">
                  <w:rPr/>
                </w:rPrChange>
              </w:rPr>
              <w:fldChar w:fldCharType="begin"/>
            </w:r>
            <w:r>
              <w:rPr>
                <w:rFonts w:ascii="Calibri" w:hAnsi="Calibri" w:cs="Calibri"/>
                <w:rPrChange w:author="Neeraj Durgapal" w:date="2024-08-28T03:49:00Z" w:id="740">
                  <w:rPr/>
                </w:rPrChange>
              </w:rPr>
              <w:instrText xml:space="preserve"> PAGEREF _Toc175662403 \h </w:instrText>
            </w:r>
          </w:ins>
          <w:r>
            <w:rPr>
              <w:rFonts w:ascii="Calibri" w:hAnsi="Calibri" w:cs="Calibri"/>
              <w:rPrChange w:author="Neeraj Durgapal" w:date="2024-08-28T03:49:00Z" w:id="741">
                <w:rPr>
                  <w:rFonts w:ascii="Calibri" w:hAnsi="Calibri" w:cs="Calibri"/>
                </w:rPr>
              </w:rPrChange>
            </w:rPr>
          </w:r>
          <w:ins w:author="Shubhankar Ghosh" w:date="2024-08-27T14:45:00Z" w:id="742">
            <w:r>
              <w:rPr>
                <w:rFonts w:ascii="Calibri" w:hAnsi="Calibri" w:cs="Calibri"/>
                <w:rPrChange w:author="Neeraj Durgapal" w:date="2024-08-28T03:49:00Z" w:id="743">
                  <w:rPr/>
                </w:rPrChange>
              </w:rPr>
              <w:fldChar w:fldCharType="separate"/>
            </w:r>
            <w:r>
              <w:rPr>
                <w:rFonts w:ascii="Calibri" w:hAnsi="Calibri" w:cs="Calibri"/>
                <w:rPrChange w:author="Neeraj Durgapal" w:date="2024-08-28T03:49:00Z" w:id="744">
                  <w:rPr/>
                </w:rPrChange>
              </w:rPr>
              <w:t>16</w:t>
            </w:r>
            <w:r>
              <w:rPr>
                <w:rFonts w:ascii="Calibri" w:hAnsi="Calibri" w:cs="Calibri"/>
                <w:rPrChange w:author="Neeraj Durgapal" w:date="2024-08-28T03:49:00Z" w:id="745">
                  <w:rPr/>
                </w:rPrChange>
              </w:rPr>
              <w:fldChar w:fldCharType="end"/>
            </w:r>
            <w:r>
              <w:rPr>
                <w:rStyle w:val="Hyperlink"/>
                <w:rFonts w:ascii="Calibri" w:hAnsi="Calibri" w:cs="Calibri"/>
                <w:rPrChange w:author="Neeraj Durgapal" w:date="2024-08-28T03:49:00Z" w:id="746">
                  <w:rPr>
                    <w:rStyle w:val="Hyperlink"/>
                  </w:rPr>
                </w:rPrChange>
              </w:rPr>
              <w:fldChar w:fldCharType="end"/>
            </w:r>
          </w:ins>
        </w:p>
        <w:p w:rsidRPr="00E403D6" w:rsidR="00E403D6" w:rsidRDefault="00287800" w14:paraId="3FC7C4B3" w14:textId="77777777">
          <w:pPr>
            <w:pStyle w:val="TOC4"/>
            <w:tabs>
              <w:tab w:val="right" w:leader="dot" w:pos="9350"/>
            </w:tabs>
            <w:rPr>
              <w:ins w:author="Shubhankar Ghosh" w:date="2024-08-27T14:45:00Z" w:id="747"/>
              <w:rFonts w:ascii="Calibri" w:hAnsi="Calibri" w:cs="Calibri"/>
              <w:lang w:val="en-IN" w:eastAsia="en-IN" w:bidi="mr-IN"/>
              <w:rPrChange w:author="Neeraj Durgapal" w:date="2024-08-28T03:49:00Z" w:id="748">
                <w:rPr>
                  <w:ins w:author="Shubhankar Ghosh" w:date="2024-08-27T14:45:00Z" w:id="749"/>
                  <w:rFonts w:cs="Mangal"/>
                  <w:sz w:val="22"/>
                  <w:szCs w:val="20"/>
                  <w:lang w:val="en-IN" w:eastAsia="en-IN" w:bidi="mr-IN"/>
                </w:rPr>
              </w:rPrChange>
            </w:rPr>
          </w:pPr>
          <w:ins w:author="Shubhankar Ghosh" w:date="2024-08-27T14:45:00Z" w:id="750">
            <w:r>
              <w:rPr>
                <w:rStyle w:val="Hyperlink"/>
                <w:rFonts w:ascii="Calibri" w:hAnsi="Calibri" w:cs="Calibri"/>
                <w:rPrChange w:author="Neeraj Durgapal" w:date="2024-08-28T03:49:00Z" w:id="751">
                  <w:rPr>
                    <w:rStyle w:val="Hyperlink"/>
                  </w:rPr>
                </w:rPrChange>
              </w:rPr>
              <w:fldChar w:fldCharType="begin"/>
            </w:r>
            <w:r>
              <w:rPr>
                <w:rStyle w:val="Hyperlink"/>
                <w:rFonts w:ascii="Calibri" w:hAnsi="Calibri" w:cs="Calibri"/>
                <w:rPrChange w:author="Neeraj Durgapal" w:date="2024-08-28T03:49:00Z" w:id="752">
                  <w:rPr>
                    <w:rStyle w:val="Hyperlink"/>
                  </w:rPr>
                </w:rPrChange>
              </w:rPr>
              <w:instrText xml:space="preserve"> </w:instrText>
            </w:r>
            <w:r>
              <w:rPr>
                <w:rFonts w:ascii="Calibri" w:hAnsi="Calibri" w:cs="Calibri"/>
                <w:rPrChange w:author="Neeraj Durgapal" w:date="2024-08-28T03:49:00Z" w:id="753">
                  <w:rPr/>
                </w:rPrChange>
              </w:rPr>
              <w:instrText>HYPERLINK \l "_Toc175662404"</w:instrText>
            </w:r>
            <w:r>
              <w:rPr>
                <w:rStyle w:val="Hyperlink"/>
                <w:rFonts w:ascii="Calibri" w:hAnsi="Calibri" w:cs="Calibri"/>
                <w:rPrChange w:author="Neeraj Durgapal" w:date="2024-08-28T03:49:00Z" w:id="754">
                  <w:rPr>
                    <w:rStyle w:val="Hyperlink"/>
                  </w:rPr>
                </w:rPrChange>
              </w:rPr>
              <w:instrText xml:space="preserve"> </w:instrText>
            </w:r>
            <w:r>
              <w:rPr>
                <w:rStyle w:val="Hyperlink"/>
                <w:rFonts w:ascii="Calibri" w:hAnsi="Calibri" w:cs="Calibri"/>
                <w:rPrChange w:author="Neeraj Durgapal" w:date="2024-08-28T03:49:00Z" w:id="755">
                  <w:rPr>
                    <w:rStyle w:val="Hyperlink"/>
                  </w:rPr>
                </w:rPrChange>
              </w:rPr>
              <w:fldChar w:fldCharType="separate"/>
            </w:r>
            <w:r>
              <w:rPr>
                <w:rStyle w:val="Hyperlink"/>
                <w:rFonts w:ascii="Calibri" w:hAnsi="Calibri" w:eastAsia="Aptos Display" w:cs="Calibri"/>
              </w:rPr>
              <w:t>2.3.1- Overview of profile</w:t>
            </w:r>
            <w:r>
              <w:rPr>
                <w:rFonts w:ascii="Calibri" w:hAnsi="Calibri" w:cs="Calibri"/>
                <w:rPrChange w:author="Neeraj Durgapal" w:date="2024-08-28T03:49:00Z" w:id="756">
                  <w:rPr/>
                </w:rPrChange>
              </w:rPr>
              <w:tab/>
            </w:r>
            <w:r>
              <w:rPr>
                <w:rFonts w:ascii="Calibri" w:hAnsi="Calibri" w:cs="Calibri"/>
                <w:rPrChange w:author="Neeraj Durgapal" w:date="2024-08-28T03:49:00Z" w:id="757">
                  <w:rPr/>
                </w:rPrChange>
              </w:rPr>
              <w:fldChar w:fldCharType="begin"/>
            </w:r>
            <w:r>
              <w:rPr>
                <w:rFonts w:ascii="Calibri" w:hAnsi="Calibri" w:cs="Calibri"/>
                <w:rPrChange w:author="Neeraj Durgapal" w:date="2024-08-28T03:49:00Z" w:id="758">
                  <w:rPr/>
                </w:rPrChange>
              </w:rPr>
              <w:instrText xml:space="preserve"> PAGEREF _Toc175662404 \h </w:instrText>
            </w:r>
          </w:ins>
          <w:r>
            <w:rPr>
              <w:rFonts w:ascii="Calibri" w:hAnsi="Calibri" w:cs="Calibri"/>
              <w:rPrChange w:author="Neeraj Durgapal" w:date="2024-08-28T03:49:00Z" w:id="759">
                <w:rPr>
                  <w:rFonts w:ascii="Calibri" w:hAnsi="Calibri" w:cs="Calibri"/>
                </w:rPr>
              </w:rPrChange>
            </w:rPr>
          </w:r>
          <w:ins w:author="Shubhankar Ghosh" w:date="2024-08-27T14:45:00Z" w:id="760">
            <w:r>
              <w:rPr>
                <w:rFonts w:ascii="Calibri" w:hAnsi="Calibri" w:cs="Calibri"/>
                <w:rPrChange w:author="Neeraj Durgapal" w:date="2024-08-28T03:49:00Z" w:id="761">
                  <w:rPr/>
                </w:rPrChange>
              </w:rPr>
              <w:fldChar w:fldCharType="separate"/>
            </w:r>
            <w:r>
              <w:rPr>
                <w:rFonts w:ascii="Calibri" w:hAnsi="Calibri" w:cs="Calibri"/>
                <w:rPrChange w:author="Neeraj Durgapal" w:date="2024-08-28T03:49:00Z" w:id="762">
                  <w:rPr/>
                </w:rPrChange>
              </w:rPr>
              <w:t>16</w:t>
            </w:r>
            <w:r>
              <w:rPr>
                <w:rFonts w:ascii="Calibri" w:hAnsi="Calibri" w:cs="Calibri"/>
                <w:rPrChange w:author="Neeraj Durgapal" w:date="2024-08-28T03:49:00Z" w:id="763">
                  <w:rPr/>
                </w:rPrChange>
              </w:rPr>
              <w:fldChar w:fldCharType="end"/>
            </w:r>
            <w:r>
              <w:rPr>
                <w:rStyle w:val="Hyperlink"/>
                <w:rFonts w:ascii="Calibri" w:hAnsi="Calibri" w:cs="Calibri"/>
                <w:rPrChange w:author="Neeraj Durgapal" w:date="2024-08-28T03:49:00Z" w:id="764">
                  <w:rPr>
                    <w:rStyle w:val="Hyperlink"/>
                  </w:rPr>
                </w:rPrChange>
              </w:rPr>
              <w:fldChar w:fldCharType="end"/>
            </w:r>
          </w:ins>
        </w:p>
        <w:p w:rsidRPr="00E403D6" w:rsidR="00E403D6" w:rsidRDefault="00287800" w14:paraId="6DD1CCB5" w14:textId="77777777">
          <w:pPr>
            <w:pStyle w:val="TOC4"/>
            <w:tabs>
              <w:tab w:val="right" w:leader="dot" w:pos="9350"/>
            </w:tabs>
            <w:rPr>
              <w:ins w:author="Shubhankar Ghosh" w:date="2024-08-27T14:45:00Z" w:id="765"/>
              <w:rFonts w:ascii="Calibri" w:hAnsi="Calibri" w:cs="Calibri"/>
              <w:lang w:val="en-IN" w:eastAsia="en-IN" w:bidi="mr-IN"/>
              <w:rPrChange w:author="Neeraj Durgapal" w:date="2024-08-28T03:49:00Z" w:id="766">
                <w:rPr>
                  <w:ins w:author="Shubhankar Ghosh" w:date="2024-08-27T14:45:00Z" w:id="767"/>
                  <w:rFonts w:cs="Mangal"/>
                  <w:sz w:val="22"/>
                  <w:szCs w:val="20"/>
                  <w:lang w:val="en-IN" w:eastAsia="en-IN" w:bidi="mr-IN"/>
                </w:rPr>
              </w:rPrChange>
            </w:rPr>
          </w:pPr>
          <w:ins w:author="Shubhankar Ghosh" w:date="2024-08-27T14:45:00Z" w:id="768">
            <w:r>
              <w:rPr>
                <w:rStyle w:val="Hyperlink"/>
                <w:rFonts w:ascii="Calibri" w:hAnsi="Calibri" w:cs="Calibri"/>
                <w:rPrChange w:author="Neeraj Durgapal" w:date="2024-08-28T03:49:00Z" w:id="769">
                  <w:rPr>
                    <w:rStyle w:val="Hyperlink"/>
                  </w:rPr>
                </w:rPrChange>
              </w:rPr>
              <w:fldChar w:fldCharType="begin"/>
            </w:r>
            <w:r>
              <w:rPr>
                <w:rStyle w:val="Hyperlink"/>
                <w:rFonts w:ascii="Calibri" w:hAnsi="Calibri" w:cs="Calibri"/>
                <w:rPrChange w:author="Neeraj Durgapal" w:date="2024-08-28T03:49:00Z" w:id="770">
                  <w:rPr>
                    <w:rStyle w:val="Hyperlink"/>
                  </w:rPr>
                </w:rPrChange>
              </w:rPr>
              <w:instrText xml:space="preserve"> </w:instrText>
            </w:r>
            <w:r>
              <w:rPr>
                <w:rFonts w:ascii="Calibri" w:hAnsi="Calibri" w:cs="Calibri"/>
                <w:rPrChange w:author="Neeraj Durgapal" w:date="2024-08-28T03:49:00Z" w:id="771">
                  <w:rPr/>
                </w:rPrChange>
              </w:rPr>
              <w:instrText>HYPERLINK \l "_Toc175662405"</w:instrText>
            </w:r>
            <w:r>
              <w:rPr>
                <w:rStyle w:val="Hyperlink"/>
                <w:rFonts w:ascii="Calibri" w:hAnsi="Calibri" w:cs="Calibri"/>
                <w:rPrChange w:author="Neeraj Durgapal" w:date="2024-08-28T03:49:00Z" w:id="772">
                  <w:rPr>
                    <w:rStyle w:val="Hyperlink"/>
                  </w:rPr>
                </w:rPrChange>
              </w:rPr>
              <w:instrText xml:space="preserve"> </w:instrText>
            </w:r>
            <w:r>
              <w:rPr>
                <w:rStyle w:val="Hyperlink"/>
                <w:rFonts w:ascii="Calibri" w:hAnsi="Calibri" w:cs="Calibri"/>
                <w:rPrChange w:author="Neeraj Durgapal" w:date="2024-08-28T03:49:00Z" w:id="773">
                  <w:rPr>
                    <w:rStyle w:val="Hyperlink"/>
                  </w:rPr>
                </w:rPrChange>
              </w:rPr>
              <w:fldChar w:fldCharType="separate"/>
            </w:r>
            <w:r>
              <w:rPr>
                <w:rStyle w:val="Hyperlink"/>
                <w:rFonts w:ascii="Calibri" w:hAnsi="Calibri" w:eastAsia="Aptos Display" w:cs="Calibri"/>
              </w:rPr>
              <w:t>2.3.2- Overview of transaction</w:t>
            </w:r>
            <w:r>
              <w:rPr>
                <w:rFonts w:ascii="Calibri" w:hAnsi="Calibri" w:cs="Calibri"/>
                <w:rPrChange w:author="Neeraj Durgapal" w:date="2024-08-28T03:49:00Z" w:id="774">
                  <w:rPr/>
                </w:rPrChange>
              </w:rPr>
              <w:tab/>
            </w:r>
            <w:r>
              <w:rPr>
                <w:rFonts w:ascii="Calibri" w:hAnsi="Calibri" w:cs="Calibri"/>
                <w:rPrChange w:author="Neeraj Durgapal" w:date="2024-08-28T03:49:00Z" w:id="775">
                  <w:rPr/>
                </w:rPrChange>
              </w:rPr>
              <w:fldChar w:fldCharType="begin"/>
            </w:r>
            <w:r>
              <w:rPr>
                <w:rFonts w:ascii="Calibri" w:hAnsi="Calibri" w:cs="Calibri"/>
                <w:rPrChange w:author="Neeraj Durgapal" w:date="2024-08-28T03:49:00Z" w:id="776">
                  <w:rPr/>
                </w:rPrChange>
              </w:rPr>
              <w:instrText xml:space="preserve"> PAGEREF _Toc175662405 \h </w:instrText>
            </w:r>
          </w:ins>
          <w:r>
            <w:rPr>
              <w:rFonts w:ascii="Calibri" w:hAnsi="Calibri" w:cs="Calibri"/>
              <w:rPrChange w:author="Neeraj Durgapal" w:date="2024-08-28T03:49:00Z" w:id="777">
                <w:rPr>
                  <w:rFonts w:ascii="Calibri" w:hAnsi="Calibri" w:cs="Calibri"/>
                </w:rPr>
              </w:rPrChange>
            </w:rPr>
          </w:r>
          <w:ins w:author="Shubhankar Ghosh" w:date="2024-08-27T14:45:00Z" w:id="778">
            <w:r>
              <w:rPr>
                <w:rFonts w:ascii="Calibri" w:hAnsi="Calibri" w:cs="Calibri"/>
                <w:rPrChange w:author="Neeraj Durgapal" w:date="2024-08-28T03:49:00Z" w:id="779">
                  <w:rPr/>
                </w:rPrChange>
              </w:rPr>
              <w:fldChar w:fldCharType="separate"/>
            </w:r>
            <w:r>
              <w:rPr>
                <w:rFonts w:ascii="Calibri" w:hAnsi="Calibri" w:cs="Calibri"/>
                <w:rPrChange w:author="Neeraj Durgapal" w:date="2024-08-28T03:49:00Z" w:id="780">
                  <w:rPr/>
                </w:rPrChange>
              </w:rPr>
              <w:t>16</w:t>
            </w:r>
            <w:r>
              <w:rPr>
                <w:rFonts w:ascii="Calibri" w:hAnsi="Calibri" w:cs="Calibri"/>
                <w:rPrChange w:author="Neeraj Durgapal" w:date="2024-08-28T03:49:00Z" w:id="781">
                  <w:rPr/>
                </w:rPrChange>
              </w:rPr>
              <w:fldChar w:fldCharType="end"/>
            </w:r>
            <w:r>
              <w:rPr>
                <w:rStyle w:val="Hyperlink"/>
                <w:rFonts w:ascii="Calibri" w:hAnsi="Calibri" w:cs="Calibri"/>
                <w:rPrChange w:author="Neeraj Durgapal" w:date="2024-08-28T03:49:00Z" w:id="782">
                  <w:rPr>
                    <w:rStyle w:val="Hyperlink"/>
                  </w:rPr>
                </w:rPrChange>
              </w:rPr>
              <w:fldChar w:fldCharType="end"/>
            </w:r>
          </w:ins>
        </w:p>
        <w:p w:rsidRPr="00E403D6" w:rsidR="00E403D6" w:rsidRDefault="00287800" w14:paraId="24A7391C" w14:textId="77777777">
          <w:pPr>
            <w:pStyle w:val="TOC5"/>
            <w:tabs>
              <w:tab w:val="right" w:leader="dot" w:pos="9350"/>
            </w:tabs>
            <w:rPr>
              <w:ins w:author="Shubhankar Ghosh" w:date="2024-08-27T14:45:00Z" w:id="783"/>
              <w:rFonts w:ascii="Calibri" w:hAnsi="Calibri" w:cs="Calibri"/>
              <w:lang w:val="en-IN" w:eastAsia="en-IN" w:bidi="mr-IN"/>
              <w:rPrChange w:author="Neeraj Durgapal" w:date="2024-08-28T03:49:00Z" w:id="784">
                <w:rPr>
                  <w:ins w:author="Shubhankar Ghosh" w:date="2024-08-27T14:45:00Z" w:id="785"/>
                  <w:rFonts w:cs="Mangal"/>
                  <w:sz w:val="22"/>
                  <w:szCs w:val="20"/>
                  <w:lang w:val="en-IN" w:eastAsia="en-IN" w:bidi="mr-IN"/>
                </w:rPr>
              </w:rPrChange>
            </w:rPr>
          </w:pPr>
          <w:ins w:author="Shubhankar Ghosh" w:date="2024-08-27T14:45:00Z" w:id="786">
            <w:r>
              <w:rPr>
                <w:rStyle w:val="Hyperlink"/>
                <w:rFonts w:ascii="Calibri" w:hAnsi="Calibri" w:cs="Calibri"/>
                <w:rPrChange w:author="Neeraj Durgapal" w:date="2024-08-28T03:49:00Z" w:id="787">
                  <w:rPr>
                    <w:rStyle w:val="Hyperlink"/>
                  </w:rPr>
                </w:rPrChange>
              </w:rPr>
              <w:fldChar w:fldCharType="begin"/>
            </w:r>
            <w:r>
              <w:rPr>
                <w:rStyle w:val="Hyperlink"/>
                <w:rFonts w:ascii="Calibri" w:hAnsi="Calibri" w:cs="Calibri"/>
                <w:rPrChange w:author="Neeraj Durgapal" w:date="2024-08-28T03:49:00Z" w:id="788">
                  <w:rPr>
                    <w:rStyle w:val="Hyperlink"/>
                  </w:rPr>
                </w:rPrChange>
              </w:rPr>
              <w:instrText xml:space="preserve"> </w:instrText>
            </w:r>
            <w:r>
              <w:rPr>
                <w:rFonts w:ascii="Calibri" w:hAnsi="Calibri" w:cs="Calibri"/>
                <w:rPrChange w:author="Neeraj Durgapal" w:date="2024-08-28T03:49:00Z" w:id="789">
                  <w:rPr/>
                </w:rPrChange>
              </w:rPr>
              <w:instrText>HYPERLINK \l "_Toc175662406"</w:instrText>
            </w:r>
            <w:r>
              <w:rPr>
                <w:rStyle w:val="Hyperlink"/>
                <w:rFonts w:ascii="Calibri" w:hAnsi="Calibri" w:cs="Calibri"/>
                <w:rPrChange w:author="Neeraj Durgapal" w:date="2024-08-28T03:49:00Z" w:id="790">
                  <w:rPr>
                    <w:rStyle w:val="Hyperlink"/>
                  </w:rPr>
                </w:rPrChange>
              </w:rPr>
              <w:instrText xml:space="preserve"> </w:instrText>
            </w:r>
            <w:r>
              <w:rPr>
                <w:rStyle w:val="Hyperlink"/>
                <w:rFonts w:ascii="Calibri" w:hAnsi="Calibri" w:cs="Calibri"/>
                <w:rPrChange w:author="Neeraj Durgapal" w:date="2024-08-28T03:49:00Z" w:id="791">
                  <w:rPr>
                    <w:rStyle w:val="Hyperlink"/>
                  </w:rPr>
                </w:rPrChange>
              </w:rPr>
              <w:fldChar w:fldCharType="separate"/>
            </w:r>
            <w:r>
              <w:rPr>
                <w:rStyle w:val="Hyperlink"/>
                <w:rFonts w:ascii="Calibri" w:hAnsi="Calibri" w:eastAsia="Aptos Display" w:cs="Calibri"/>
              </w:rPr>
              <w:t xml:space="preserve">2.3.2.1 – Transaction summary </w:t>
            </w:r>
            <w:r>
              <w:rPr>
                <w:rStyle w:val="Hyperlink"/>
                <w:rFonts w:ascii="Calibri" w:hAnsi="Calibri" w:eastAsia="Aptos Display" w:cs="Calibri"/>
                <w:highlight w:val="green"/>
              </w:rPr>
              <w:t>for a Financial Year</w:t>
            </w:r>
            <w:r>
              <w:rPr>
                <w:rFonts w:ascii="Calibri" w:hAnsi="Calibri" w:cs="Calibri"/>
                <w:rPrChange w:author="Neeraj Durgapal" w:date="2024-08-28T03:49:00Z" w:id="792">
                  <w:rPr/>
                </w:rPrChange>
              </w:rPr>
              <w:tab/>
            </w:r>
            <w:r>
              <w:rPr>
                <w:rFonts w:ascii="Calibri" w:hAnsi="Calibri" w:cs="Calibri"/>
                <w:rPrChange w:author="Neeraj Durgapal" w:date="2024-08-28T03:49:00Z" w:id="793">
                  <w:rPr/>
                </w:rPrChange>
              </w:rPr>
              <w:fldChar w:fldCharType="begin"/>
            </w:r>
            <w:r>
              <w:rPr>
                <w:rFonts w:ascii="Calibri" w:hAnsi="Calibri" w:cs="Calibri"/>
                <w:rPrChange w:author="Neeraj Durgapal" w:date="2024-08-28T03:49:00Z" w:id="794">
                  <w:rPr/>
                </w:rPrChange>
              </w:rPr>
              <w:instrText xml:space="preserve"> PAGEREF _Toc175662406 \h </w:instrText>
            </w:r>
          </w:ins>
          <w:r>
            <w:rPr>
              <w:rFonts w:ascii="Calibri" w:hAnsi="Calibri" w:cs="Calibri"/>
              <w:rPrChange w:author="Neeraj Durgapal" w:date="2024-08-28T03:49:00Z" w:id="795">
                <w:rPr>
                  <w:rFonts w:ascii="Calibri" w:hAnsi="Calibri" w:cs="Calibri"/>
                </w:rPr>
              </w:rPrChange>
            </w:rPr>
          </w:r>
          <w:ins w:author="Shubhankar Ghosh" w:date="2024-08-27T14:45:00Z" w:id="796">
            <w:r>
              <w:rPr>
                <w:rFonts w:ascii="Calibri" w:hAnsi="Calibri" w:cs="Calibri"/>
                <w:rPrChange w:author="Neeraj Durgapal" w:date="2024-08-28T03:49:00Z" w:id="797">
                  <w:rPr/>
                </w:rPrChange>
              </w:rPr>
              <w:fldChar w:fldCharType="separate"/>
            </w:r>
            <w:r>
              <w:rPr>
                <w:rFonts w:ascii="Calibri" w:hAnsi="Calibri" w:cs="Calibri"/>
                <w:rPrChange w:author="Neeraj Durgapal" w:date="2024-08-28T03:49:00Z" w:id="798">
                  <w:rPr/>
                </w:rPrChange>
              </w:rPr>
              <w:t>16</w:t>
            </w:r>
            <w:r>
              <w:rPr>
                <w:rFonts w:ascii="Calibri" w:hAnsi="Calibri" w:cs="Calibri"/>
                <w:rPrChange w:author="Neeraj Durgapal" w:date="2024-08-28T03:49:00Z" w:id="799">
                  <w:rPr/>
                </w:rPrChange>
              </w:rPr>
              <w:fldChar w:fldCharType="end"/>
            </w:r>
            <w:r>
              <w:rPr>
                <w:rStyle w:val="Hyperlink"/>
                <w:rFonts w:ascii="Calibri" w:hAnsi="Calibri" w:cs="Calibri"/>
                <w:rPrChange w:author="Neeraj Durgapal" w:date="2024-08-28T03:49:00Z" w:id="800">
                  <w:rPr>
                    <w:rStyle w:val="Hyperlink"/>
                  </w:rPr>
                </w:rPrChange>
              </w:rPr>
              <w:fldChar w:fldCharType="end"/>
            </w:r>
          </w:ins>
        </w:p>
        <w:p w:rsidRPr="00E403D6" w:rsidR="00E403D6" w:rsidRDefault="00287800" w14:paraId="3E46BCAA" w14:textId="77777777">
          <w:pPr>
            <w:pStyle w:val="TOC5"/>
            <w:tabs>
              <w:tab w:val="right" w:leader="dot" w:pos="9350"/>
            </w:tabs>
            <w:rPr>
              <w:ins w:author="Shubhankar Ghosh" w:date="2024-08-27T14:45:00Z" w:id="801"/>
              <w:rFonts w:ascii="Calibri" w:hAnsi="Calibri" w:cs="Calibri"/>
              <w:lang w:val="en-IN" w:eastAsia="en-IN" w:bidi="mr-IN"/>
              <w:rPrChange w:author="Neeraj Durgapal" w:date="2024-08-28T03:49:00Z" w:id="802">
                <w:rPr>
                  <w:ins w:author="Shubhankar Ghosh" w:date="2024-08-27T14:45:00Z" w:id="803"/>
                  <w:rFonts w:cs="Mangal"/>
                  <w:sz w:val="22"/>
                  <w:szCs w:val="20"/>
                  <w:lang w:val="en-IN" w:eastAsia="en-IN" w:bidi="mr-IN"/>
                </w:rPr>
              </w:rPrChange>
            </w:rPr>
          </w:pPr>
          <w:ins w:author="Shubhankar Ghosh" w:date="2024-08-27T14:45:00Z" w:id="804">
            <w:r>
              <w:rPr>
                <w:rStyle w:val="Hyperlink"/>
                <w:rFonts w:ascii="Calibri" w:hAnsi="Calibri" w:cs="Calibri"/>
                <w:rPrChange w:author="Neeraj Durgapal" w:date="2024-08-28T03:49:00Z" w:id="805">
                  <w:rPr>
                    <w:rStyle w:val="Hyperlink"/>
                  </w:rPr>
                </w:rPrChange>
              </w:rPr>
              <w:fldChar w:fldCharType="begin"/>
            </w:r>
            <w:r>
              <w:rPr>
                <w:rStyle w:val="Hyperlink"/>
                <w:rFonts w:ascii="Calibri" w:hAnsi="Calibri" w:cs="Calibri"/>
                <w:rPrChange w:author="Neeraj Durgapal" w:date="2024-08-28T03:49:00Z" w:id="806">
                  <w:rPr>
                    <w:rStyle w:val="Hyperlink"/>
                  </w:rPr>
                </w:rPrChange>
              </w:rPr>
              <w:instrText xml:space="preserve"> </w:instrText>
            </w:r>
            <w:r>
              <w:rPr>
                <w:rFonts w:ascii="Calibri" w:hAnsi="Calibri" w:cs="Calibri"/>
                <w:rPrChange w:author="Neeraj Durgapal" w:date="2024-08-28T03:49:00Z" w:id="807">
                  <w:rPr/>
                </w:rPrChange>
              </w:rPr>
              <w:instrText>HYPERLINK \l "_Toc175662407"</w:instrText>
            </w:r>
            <w:r>
              <w:rPr>
                <w:rStyle w:val="Hyperlink"/>
                <w:rFonts w:ascii="Calibri" w:hAnsi="Calibri" w:cs="Calibri"/>
                <w:rPrChange w:author="Neeraj Durgapal" w:date="2024-08-28T03:49:00Z" w:id="808">
                  <w:rPr>
                    <w:rStyle w:val="Hyperlink"/>
                  </w:rPr>
                </w:rPrChange>
              </w:rPr>
              <w:instrText xml:space="preserve"> </w:instrText>
            </w:r>
            <w:r>
              <w:rPr>
                <w:rStyle w:val="Hyperlink"/>
                <w:rFonts w:ascii="Calibri" w:hAnsi="Calibri" w:cs="Calibri"/>
                <w:rPrChange w:author="Neeraj Durgapal" w:date="2024-08-28T03:49:00Z" w:id="809">
                  <w:rPr>
                    <w:rStyle w:val="Hyperlink"/>
                  </w:rPr>
                </w:rPrChange>
              </w:rPr>
              <w:fldChar w:fldCharType="separate"/>
            </w:r>
            <w:r>
              <w:rPr>
                <w:rStyle w:val="Hyperlink"/>
                <w:rFonts w:ascii="Calibri" w:hAnsi="Calibri" w:eastAsia="Aptos Display" w:cs="Calibri"/>
              </w:rPr>
              <w:t>2.3.2.2 – Transaction analysis</w:t>
            </w:r>
            <w:r>
              <w:rPr>
                <w:rFonts w:ascii="Calibri" w:hAnsi="Calibri" w:cs="Calibri"/>
                <w:rPrChange w:author="Neeraj Durgapal" w:date="2024-08-28T03:49:00Z" w:id="810">
                  <w:rPr/>
                </w:rPrChange>
              </w:rPr>
              <w:tab/>
            </w:r>
            <w:r>
              <w:rPr>
                <w:rFonts w:ascii="Calibri" w:hAnsi="Calibri" w:cs="Calibri"/>
                <w:rPrChange w:author="Neeraj Durgapal" w:date="2024-08-28T03:49:00Z" w:id="811">
                  <w:rPr/>
                </w:rPrChange>
              </w:rPr>
              <w:fldChar w:fldCharType="begin"/>
            </w:r>
            <w:r>
              <w:rPr>
                <w:rFonts w:ascii="Calibri" w:hAnsi="Calibri" w:cs="Calibri"/>
                <w:rPrChange w:author="Neeraj Durgapal" w:date="2024-08-28T03:49:00Z" w:id="812">
                  <w:rPr/>
                </w:rPrChange>
              </w:rPr>
              <w:instrText xml:space="preserve"> PAGEREF _Toc175662407 \h </w:instrText>
            </w:r>
          </w:ins>
          <w:r>
            <w:rPr>
              <w:rFonts w:ascii="Calibri" w:hAnsi="Calibri" w:cs="Calibri"/>
              <w:rPrChange w:author="Neeraj Durgapal" w:date="2024-08-28T03:49:00Z" w:id="813">
                <w:rPr>
                  <w:rFonts w:ascii="Calibri" w:hAnsi="Calibri" w:cs="Calibri"/>
                </w:rPr>
              </w:rPrChange>
            </w:rPr>
          </w:r>
          <w:ins w:author="Shubhankar Ghosh" w:date="2024-08-27T14:45:00Z" w:id="814">
            <w:r>
              <w:rPr>
                <w:rFonts w:ascii="Calibri" w:hAnsi="Calibri" w:cs="Calibri"/>
                <w:rPrChange w:author="Neeraj Durgapal" w:date="2024-08-28T03:49:00Z" w:id="815">
                  <w:rPr/>
                </w:rPrChange>
              </w:rPr>
              <w:fldChar w:fldCharType="separate"/>
            </w:r>
            <w:r>
              <w:rPr>
                <w:rFonts w:ascii="Calibri" w:hAnsi="Calibri" w:cs="Calibri"/>
                <w:rPrChange w:author="Neeraj Durgapal" w:date="2024-08-28T03:49:00Z" w:id="816">
                  <w:rPr/>
                </w:rPrChange>
              </w:rPr>
              <w:t>16</w:t>
            </w:r>
            <w:r>
              <w:rPr>
                <w:rFonts w:ascii="Calibri" w:hAnsi="Calibri" w:cs="Calibri"/>
                <w:rPrChange w:author="Neeraj Durgapal" w:date="2024-08-28T03:49:00Z" w:id="817">
                  <w:rPr/>
                </w:rPrChange>
              </w:rPr>
              <w:fldChar w:fldCharType="end"/>
            </w:r>
            <w:r>
              <w:rPr>
                <w:rStyle w:val="Hyperlink"/>
                <w:rFonts w:ascii="Calibri" w:hAnsi="Calibri" w:cs="Calibri"/>
                <w:rPrChange w:author="Neeraj Durgapal" w:date="2024-08-28T03:49:00Z" w:id="818">
                  <w:rPr>
                    <w:rStyle w:val="Hyperlink"/>
                  </w:rPr>
                </w:rPrChange>
              </w:rPr>
              <w:fldChar w:fldCharType="end"/>
            </w:r>
          </w:ins>
        </w:p>
        <w:p w:rsidRPr="00E403D6" w:rsidR="00E403D6" w:rsidRDefault="00287800" w14:paraId="3AC0A943" w14:textId="77777777">
          <w:pPr>
            <w:pStyle w:val="TOC5"/>
            <w:tabs>
              <w:tab w:val="right" w:leader="dot" w:pos="9350"/>
            </w:tabs>
            <w:rPr>
              <w:ins w:author="Shubhankar Ghosh" w:date="2024-08-27T14:45:00Z" w:id="819"/>
              <w:rFonts w:ascii="Calibri" w:hAnsi="Calibri" w:cs="Calibri"/>
              <w:lang w:val="en-IN" w:eastAsia="en-IN" w:bidi="mr-IN"/>
              <w:rPrChange w:author="Neeraj Durgapal" w:date="2024-08-28T03:49:00Z" w:id="820">
                <w:rPr>
                  <w:ins w:author="Shubhankar Ghosh" w:date="2024-08-27T14:45:00Z" w:id="821"/>
                  <w:rFonts w:cs="Mangal"/>
                  <w:sz w:val="22"/>
                  <w:szCs w:val="20"/>
                  <w:lang w:val="en-IN" w:eastAsia="en-IN" w:bidi="mr-IN"/>
                </w:rPr>
              </w:rPrChange>
            </w:rPr>
          </w:pPr>
          <w:ins w:author="Shubhankar Ghosh" w:date="2024-08-27T14:45:00Z" w:id="822">
            <w:r>
              <w:rPr>
                <w:rStyle w:val="Hyperlink"/>
                <w:rFonts w:ascii="Calibri" w:hAnsi="Calibri" w:cs="Calibri"/>
                <w:rPrChange w:author="Neeraj Durgapal" w:date="2024-08-28T03:49:00Z" w:id="823">
                  <w:rPr>
                    <w:rStyle w:val="Hyperlink"/>
                  </w:rPr>
                </w:rPrChange>
              </w:rPr>
              <w:fldChar w:fldCharType="begin"/>
            </w:r>
            <w:r>
              <w:rPr>
                <w:rStyle w:val="Hyperlink"/>
                <w:rFonts w:ascii="Calibri" w:hAnsi="Calibri" w:cs="Calibri"/>
                <w:rPrChange w:author="Neeraj Durgapal" w:date="2024-08-28T03:49:00Z" w:id="824">
                  <w:rPr>
                    <w:rStyle w:val="Hyperlink"/>
                  </w:rPr>
                </w:rPrChange>
              </w:rPr>
              <w:instrText xml:space="preserve"> </w:instrText>
            </w:r>
            <w:r>
              <w:rPr>
                <w:rFonts w:ascii="Calibri" w:hAnsi="Calibri" w:cs="Calibri"/>
                <w:rPrChange w:author="Neeraj Durgapal" w:date="2024-08-28T03:49:00Z" w:id="825">
                  <w:rPr/>
                </w:rPrChange>
              </w:rPr>
              <w:instrText>HYPERLINK \l "_Toc175662408"</w:instrText>
            </w:r>
            <w:r>
              <w:rPr>
                <w:rStyle w:val="Hyperlink"/>
                <w:rFonts w:ascii="Calibri" w:hAnsi="Calibri" w:cs="Calibri"/>
                <w:rPrChange w:author="Neeraj Durgapal" w:date="2024-08-28T03:49:00Z" w:id="826">
                  <w:rPr>
                    <w:rStyle w:val="Hyperlink"/>
                  </w:rPr>
                </w:rPrChange>
              </w:rPr>
              <w:instrText xml:space="preserve"> </w:instrText>
            </w:r>
            <w:r>
              <w:rPr>
                <w:rStyle w:val="Hyperlink"/>
                <w:rFonts w:ascii="Calibri" w:hAnsi="Calibri" w:cs="Calibri"/>
                <w:rPrChange w:author="Neeraj Durgapal" w:date="2024-08-28T03:49:00Z" w:id="827">
                  <w:rPr>
                    <w:rStyle w:val="Hyperlink"/>
                  </w:rPr>
                </w:rPrChange>
              </w:rPr>
              <w:fldChar w:fldCharType="separate"/>
            </w:r>
            <w:r>
              <w:rPr>
                <w:rStyle w:val="Hyperlink"/>
                <w:rFonts w:ascii="Calibri" w:hAnsi="Calibri" w:eastAsia="Aptos Display" w:cs="Calibri"/>
              </w:rPr>
              <w:t>2.3.2.3 – Brief view</w:t>
            </w:r>
            <w:r>
              <w:rPr>
                <w:rFonts w:ascii="Calibri" w:hAnsi="Calibri" w:cs="Calibri"/>
                <w:rPrChange w:author="Neeraj Durgapal" w:date="2024-08-28T03:49:00Z" w:id="828">
                  <w:rPr/>
                </w:rPrChange>
              </w:rPr>
              <w:tab/>
            </w:r>
            <w:r>
              <w:rPr>
                <w:rFonts w:ascii="Calibri" w:hAnsi="Calibri" w:cs="Calibri"/>
                <w:rPrChange w:author="Neeraj Durgapal" w:date="2024-08-28T03:49:00Z" w:id="829">
                  <w:rPr/>
                </w:rPrChange>
              </w:rPr>
              <w:fldChar w:fldCharType="begin"/>
            </w:r>
            <w:r>
              <w:rPr>
                <w:rFonts w:ascii="Calibri" w:hAnsi="Calibri" w:cs="Calibri"/>
                <w:rPrChange w:author="Neeraj Durgapal" w:date="2024-08-28T03:49:00Z" w:id="830">
                  <w:rPr/>
                </w:rPrChange>
              </w:rPr>
              <w:instrText xml:space="preserve"> PAGEREF _Toc175662408 \h </w:instrText>
            </w:r>
          </w:ins>
          <w:r>
            <w:rPr>
              <w:rFonts w:ascii="Calibri" w:hAnsi="Calibri" w:cs="Calibri"/>
              <w:rPrChange w:author="Neeraj Durgapal" w:date="2024-08-28T03:49:00Z" w:id="831">
                <w:rPr>
                  <w:rFonts w:ascii="Calibri" w:hAnsi="Calibri" w:cs="Calibri"/>
                </w:rPr>
              </w:rPrChange>
            </w:rPr>
          </w:r>
          <w:ins w:author="Shubhankar Ghosh" w:date="2024-08-27T14:45:00Z" w:id="832">
            <w:r>
              <w:rPr>
                <w:rFonts w:ascii="Calibri" w:hAnsi="Calibri" w:cs="Calibri"/>
                <w:rPrChange w:author="Neeraj Durgapal" w:date="2024-08-28T03:49:00Z" w:id="833">
                  <w:rPr/>
                </w:rPrChange>
              </w:rPr>
              <w:fldChar w:fldCharType="separate"/>
            </w:r>
            <w:r>
              <w:rPr>
                <w:rFonts w:ascii="Calibri" w:hAnsi="Calibri" w:cs="Calibri"/>
                <w:rPrChange w:author="Neeraj Durgapal" w:date="2024-08-28T03:49:00Z" w:id="834">
                  <w:rPr/>
                </w:rPrChange>
              </w:rPr>
              <w:t>16</w:t>
            </w:r>
            <w:r>
              <w:rPr>
                <w:rFonts w:ascii="Calibri" w:hAnsi="Calibri" w:cs="Calibri"/>
                <w:rPrChange w:author="Neeraj Durgapal" w:date="2024-08-28T03:49:00Z" w:id="835">
                  <w:rPr/>
                </w:rPrChange>
              </w:rPr>
              <w:fldChar w:fldCharType="end"/>
            </w:r>
            <w:r>
              <w:rPr>
                <w:rStyle w:val="Hyperlink"/>
                <w:rFonts w:ascii="Calibri" w:hAnsi="Calibri" w:cs="Calibri"/>
                <w:rPrChange w:author="Neeraj Durgapal" w:date="2024-08-28T03:49:00Z" w:id="836">
                  <w:rPr>
                    <w:rStyle w:val="Hyperlink"/>
                  </w:rPr>
                </w:rPrChange>
              </w:rPr>
              <w:fldChar w:fldCharType="end"/>
            </w:r>
          </w:ins>
        </w:p>
        <w:p w:rsidRPr="00E403D6" w:rsidR="00E403D6" w:rsidRDefault="00287800" w14:paraId="0C2A5193" w14:textId="77777777">
          <w:pPr>
            <w:pStyle w:val="TOC4"/>
            <w:tabs>
              <w:tab w:val="right" w:leader="dot" w:pos="9350"/>
            </w:tabs>
            <w:rPr>
              <w:ins w:author="Shubhankar Ghosh" w:date="2024-08-27T14:45:00Z" w:id="837"/>
              <w:rFonts w:ascii="Calibri" w:hAnsi="Calibri" w:cs="Calibri"/>
              <w:lang w:val="en-IN" w:eastAsia="en-IN" w:bidi="mr-IN"/>
              <w:rPrChange w:author="Neeraj Durgapal" w:date="2024-08-28T03:49:00Z" w:id="838">
                <w:rPr>
                  <w:ins w:author="Shubhankar Ghosh" w:date="2024-08-27T14:45:00Z" w:id="839"/>
                  <w:rFonts w:cs="Mangal"/>
                  <w:sz w:val="22"/>
                  <w:szCs w:val="20"/>
                  <w:lang w:val="en-IN" w:eastAsia="en-IN" w:bidi="mr-IN"/>
                </w:rPr>
              </w:rPrChange>
            </w:rPr>
          </w:pPr>
          <w:ins w:author="Shubhankar Ghosh" w:date="2024-08-27T14:45:00Z" w:id="840">
            <w:r>
              <w:rPr>
                <w:rStyle w:val="Hyperlink"/>
                <w:rFonts w:ascii="Calibri" w:hAnsi="Calibri" w:cs="Calibri"/>
                <w:rPrChange w:author="Neeraj Durgapal" w:date="2024-08-28T03:49:00Z" w:id="841">
                  <w:rPr>
                    <w:rStyle w:val="Hyperlink"/>
                  </w:rPr>
                </w:rPrChange>
              </w:rPr>
              <w:fldChar w:fldCharType="begin"/>
            </w:r>
            <w:r>
              <w:rPr>
                <w:rStyle w:val="Hyperlink"/>
                <w:rFonts w:ascii="Calibri" w:hAnsi="Calibri" w:cs="Calibri"/>
                <w:rPrChange w:author="Neeraj Durgapal" w:date="2024-08-28T03:49:00Z" w:id="842">
                  <w:rPr>
                    <w:rStyle w:val="Hyperlink"/>
                  </w:rPr>
                </w:rPrChange>
              </w:rPr>
              <w:instrText xml:space="preserve"> </w:instrText>
            </w:r>
            <w:r>
              <w:rPr>
                <w:rFonts w:ascii="Calibri" w:hAnsi="Calibri" w:cs="Calibri"/>
                <w:rPrChange w:author="Neeraj Durgapal" w:date="2024-08-28T03:49:00Z" w:id="843">
                  <w:rPr/>
                </w:rPrChange>
              </w:rPr>
              <w:instrText>HYPERLINK \l "_Toc175662409"</w:instrText>
            </w:r>
            <w:r>
              <w:rPr>
                <w:rStyle w:val="Hyperlink"/>
                <w:rFonts w:ascii="Calibri" w:hAnsi="Calibri" w:cs="Calibri"/>
                <w:rPrChange w:author="Neeraj Durgapal" w:date="2024-08-28T03:49:00Z" w:id="844">
                  <w:rPr>
                    <w:rStyle w:val="Hyperlink"/>
                  </w:rPr>
                </w:rPrChange>
              </w:rPr>
              <w:instrText xml:space="preserve"> </w:instrText>
            </w:r>
            <w:r>
              <w:rPr>
                <w:rStyle w:val="Hyperlink"/>
                <w:rFonts w:ascii="Calibri" w:hAnsi="Calibri" w:cs="Calibri"/>
                <w:rPrChange w:author="Neeraj Durgapal" w:date="2024-08-28T03:49:00Z" w:id="845">
                  <w:rPr>
                    <w:rStyle w:val="Hyperlink"/>
                  </w:rPr>
                </w:rPrChange>
              </w:rPr>
              <w:fldChar w:fldCharType="separate"/>
            </w:r>
            <w:r>
              <w:rPr>
                <w:rStyle w:val="Hyperlink"/>
                <w:rFonts w:ascii="Calibri" w:hAnsi="Calibri" w:eastAsia="Aptos" w:cs="Calibri"/>
              </w:rPr>
              <w:t>2.3.3 – Settlement overview</w:t>
            </w:r>
            <w:r>
              <w:rPr>
                <w:rFonts w:ascii="Calibri" w:hAnsi="Calibri" w:cs="Calibri"/>
                <w:rPrChange w:author="Neeraj Durgapal" w:date="2024-08-28T03:49:00Z" w:id="846">
                  <w:rPr/>
                </w:rPrChange>
              </w:rPr>
              <w:tab/>
            </w:r>
            <w:r>
              <w:rPr>
                <w:rFonts w:ascii="Calibri" w:hAnsi="Calibri" w:cs="Calibri"/>
                <w:rPrChange w:author="Neeraj Durgapal" w:date="2024-08-28T03:49:00Z" w:id="847">
                  <w:rPr/>
                </w:rPrChange>
              </w:rPr>
              <w:fldChar w:fldCharType="begin"/>
            </w:r>
            <w:r>
              <w:rPr>
                <w:rFonts w:ascii="Calibri" w:hAnsi="Calibri" w:cs="Calibri"/>
                <w:rPrChange w:author="Neeraj Durgapal" w:date="2024-08-28T03:49:00Z" w:id="848">
                  <w:rPr/>
                </w:rPrChange>
              </w:rPr>
              <w:instrText xml:space="preserve"> PAGEREF _Toc175662409 \h </w:instrText>
            </w:r>
          </w:ins>
          <w:r>
            <w:rPr>
              <w:rFonts w:ascii="Calibri" w:hAnsi="Calibri" w:cs="Calibri"/>
              <w:rPrChange w:author="Neeraj Durgapal" w:date="2024-08-28T03:49:00Z" w:id="849">
                <w:rPr>
                  <w:rFonts w:ascii="Calibri" w:hAnsi="Calibri" w:cs="Calibri"/>
                </w:rPr>
              </w:rPrChange>
            </w:rPr>
          </w:r>
          <w:ins w:author="Shubhankar Ghosh" w:date="2024-08-27T14:45:00Z" w:id="850">
            <w:r>
              <w:rPr>
                <w:rFonts w:ascii="Calibri" w:hAnsi="Calibri" w:cs="Calibri"/>
                <w:rPrChange w:author="Neeraj Durgapal" w:date="2024-08-28T03:49:00Z" w:id="851">
                  <w:rPr/>
                </w:rPrChange>
              </w:rPr>
              <w:fldChar w:fldCharType="separate"/>
            </w:r>
            <w:r>
              <w:rPr>
                <w:rFonts w:ascii="Calibri" w:hAnsi="Calibri" w:cs="Calibri"/>
                <w:rPrChange w:author="Neeraj Durgapal" w:date="2024-08-28T03:49:00Z" w:id="852">
                  <w:rPr/>
                </w:rPrChange>
              </w:rPr>
              <w:t>16</w:t>
            </w:r>
            <w:r>
              <w:rPr>
                <w:rFonts w:ascii="Calibri" w:hAnsi="Calibri" w:cs="Calibri"/>
                <w:rPrChange w:author="Neeraj Durgapal" w:date="2024-08-28T03:49:00Z" w:id="853">
                  <w:rPr/>
                </w:rPrChange>
              </w:rPr>
              <w:fldChar w:fldCharType="end"/>
            </w:r>
            <w:r>
              <w:rPr>
                <w:rStyle w:val="Hyperlink"/>
                <w:rFonts w:ascii="Calibri" w:hAnsi="Calibri" w:cs="Calibri"/>
                <w:rPrChange w:author="Neeraj Durgapal" w:date="2024-08-28T03:49:00Z" w:id="854">
                  <w:rPr>
                    <w:rStyle w:val="Hyperlink"/>
                  </w:rPr>
                </w:rPrChange>
              </w:rPr>
              <w:fldChar w:fldCharType="end"/>
            </w:r>
          </w:ins>
        </w:p>
        <w:p w:rsidRPr="00E403D6" w:rsidR="00E403D6" w:rsidRDefault="00287800" w14:paraId="4E882CE6" w14:textId="77777777">
          <w:pPr>
            <w:pStyle w:val="TOC5"/>
            <w:tabs>
              <w:tab w:val="right" w:leader="dot" w:pos="9350"/>
            </w:tabs>
            <w:rPr>
              <w:ins w:author="Shubhankar Ghosh" w:date="2024-08-27T14:45:00Z" w:id="855"/>
              <w:rFonts w:ascii="Calibri" w:hAnsi="Calibri" w:cs="Calibri"/>
              <w:lang w:val="en-IN" w:eastAsia="en-IN" w:bidi="mr-IN"/>
              <w:rPrChange w:author="Neeraj Durgapal" w:date="2024-08-28T03:49:00Z" w:id="856">
                <w:rPr>
                  <w:ins w:author="Shubhankar Ghosh" w:date="2024-08-27T14:45:00Z" w:id="857"/>
                  <w:rFonts w:cs="Mangal"/>
                  <w:sz w:val="22"/>
                  <w:szCs w:val="20"/>
                  <w:lang w:val="en-IN" w:eastAsia="en-IN" w:bidi="mr-IN"/>
                </w:rPr>
              </w:rPrChange>
            </w:rPr>
          </w:pPr>
          <w:ins w:author="Shubhankar Ghosh" w:date="2024-08-27T14:45:00Z" w:id="858">
            <w:r>
              <w:rPr>
                <w:rStyle w:val="Hyperlink"/>
                <w:rFonts w:ascii="Calibri" w:hAnsi="Calibri" w:cs="Calibri"/>
                <w:rPrChange w:author="Neeraj Durgapal" w:date="2024-08-28T03:49:00Z" w:id="859">
                  <w:rPr>
                    <w:rStyle w:val="Hyperlink"/>
                  </w:rPr>
                </w:rPrChange>
              </w:rPr>
              <w:fldChar w:fldCharType="begin"/>
            </w:r>
            <w:r>
              <w:rPr>
                <w:rStyle w:val="Hyperlink"/>
                <w:rFonts w:ascii="Calibri" w:hAnsi="Calibri" w:cs="Calibri"/>
                <w:rPrChange w:author="Neeraj Durgapal" w:date="2024-08-28T03:49:00Z" w:id="860">
                  <w:rPr>
                    <w:rStyle w:val="Hyperlink"/>
                  </w:rPr>
                </w:rPrChange>
              </w:rPr>
              <w:instrText xml:space="preserve"> </w:instrText>
            </w:r>
            <w:r>
              <w:rPr>
                <w:rFonts w:ascii="Calibri" w:hAnsi="Calibri" w:cs="Calibri"/>
                <w:rPrChange w:author="Neeraj Durgapal" w:date="2024-08-28T03:49:00Z" w:id="861">
                  <w:rPr/>
                </w:rPrChange>
              </w:rPr>
              <w:instrText>HYPERLINK \l "_Toc175662410"</w:instrText>
            </w:r>
            <w:r>
              <w:rPr>
                <w:rStyle w:val="Hyperlink"/>
                <w:rFonts w:ascii="Calibri" w:hAnsi="Calibri" w:cs="Calibri"/>
                <w:rPrChange w:author="Neeraj Durgapal" w:date="2024-08-28T03:49:00Z" w:id="862">
                  <w:rPr>
                    <w:rStyle w:val="Hyperlink"/>
                  </w:rPr>
                </w:rPrChange>
              </w:rPr>
              <w:instrText xml:space="preserve"> </w:instrText>
            </w:r>
            <w:r>
              <w:rPr>
                <w:rStyle w:val="Hyperlink"/>
                <w:rFonts w:ascii="Calibri" w:hAnsi="Calibri" w:cs="Calibri"/>
                <w:rPrChange w:author="Neeraj Durgapal" w:date="2024-08-28T03:49:00Z" w:id="863">
                  <w:rPr>
                    <w:rStyle w:val="Hyperlink"/>
                  </w:rPr>
                </w:rPrChange>
              </w:rPr>
              <w:fldChar w:fldCharType="separate"/>
            </w:r>
            <w:r>
              <w:rPr>
                <w:rStyle w:val="Hyperlink"/>
                <w:rFonts w:ascii="Calibri" w:hAnsi="Calibri" w:eastAsia="Aptos" w:cs="Calibri"/>
              </w:rPr>
              <w:t>2.3.3.1 – Settlement details</w:t>
            </w:r>
            <w:r>
              <w:rPr>
                <w:rFonts w:ascii="Calibri" w:hAnsi="Calibri" w:cs="Calibri"/>
                <w:rPrChange w:author="Neeraj Durgapal" w:date="2024-08-28T03:49:00Z" w:id="864">
                  <w:rPr/>
                </w:rPrChange>
              </w:rPr>
              <w:tab/>
            </w:r>
            <w:r>
              <w:rPr>
                <w:rFonts w:ascii="Calibri" w:hAnsi="Calibri" w:cs="Calibri"/>
                <w:rPrChange w:author="Neeraj Durgapal" w:date="2024-08-28T03:49:00Z" w:id="865">
                  <w:rPr/>
                </w:rPrChange>
              </w:rPr>
              <w:fldChar w:fldCharType="begin"/>
            </w:r>
            <w:r>
              <w:rPr>
                <w:rFonts w:ascii="Calibri" w:hAnsi="Calibri" w:cs="Calibri"/>
                <w:rPrChange w:author="Neeraj Durgapal" w:date="2024-08-28T03:49:00Z" w:id="866">
                  <w:rPr/>
                </w:rPrChange>
              </w:rPr>
              <w:instrText xml:space="preserve"> PAGEREF _Toc175662410 \h </w:instrText>
            </w:r>
          </w:ins>
          <w:r>
            <w:rPr>
              <w:rFonts w:ascii="Calibri" w:hAnsi="Calibri" w:cs="Calibri"/>
              <w:rPrChange w:author="Neeraj Durgapal" w:date="2024-08-28T03:49:00Z" w:id="867">
                <w:rPr>
                  <w:rFonts w:ascii="Calibri" w:hAnsi="Calibri" w:cs="Calibri"/>
                </w:rPr>
              </w:rPrChange>
            </w:rPr>
          </w:r>
          <w:ins w:author="Shubhankar Ghosh" w:date="2024-08-27T14:45:00Z" w:id="868">
            <w:r>
              <w:rPr>
                <w:rFonts w:ascii="Calibri" w:hAnsi="Calibri" w:cs="Calibri"/>
                <w:rPrChange w:author="Neeraj Durgapal" w:date="2024-08-28T03:49:00Z" w:id="869">
                  <w:rPr/>
                </w:rPrChange>
              </w:rPr>
              <w:fldChar w:fldCharType="separate"/>
            </w:r>
            <w:r>
              <w:rPr>
                <w:rFonts w:ascii="Calibri" w:hAnsi="Calibri" w:cs="Calibri"/>
                <w:rPrChange w:author="Neeraj Durgapal" w:date="2024-08-28T03:49:00Z" w:id="870">
                  <w:rPr/>
                </w:rPrChange>
              </w:rPr>
              <w:t>16</w:t>
            </w:r>
            <w:r>
              <w:rPr>
                <w:rFonts w:ascii="Calibri" w:hAnsi="Calibri" w:cs="Calibri"/>
                <w:rPrChange w:author="Neeraj Durgapal" w:date="2024-08-28T03:49:00Z" w:id="871">
                  <w:rPr/>
                </w:rPrChange>
              </w:rPr>
              <w:fldChar w:fldCharType="end"/>
            </w:r>
            <w:r>
              <w:rPr>
                <w:rStyle w:val="Hyperlink"/>
                <w:rFonts w:ascii="Calibri" w:hAnsi="Calibri" w:cs="Calibri"/>
                <w:rPrChange w:author="Neeraj Durgapal" w:date="2024-08-28T03:49:00Z" w:id="872">
                  <w:rPr>
                    <w:rStyle w:val="Hyperlink"/>
                  </w:rPr>
                </w:rPrChange>
              </w:rPr>
              <w:fldChar w:fldCharType="end"/>
            </w:r>
          </w:ins>
        </w:p>
        <w:p w:rsidRPr="00E403D6" w:rsidR="00E403D6" w:rsidRDefault="00287800" w14:paraId="592F4BBE" w14:textId="77777777">
          <w:pPr>
            <w:pStyle w:val="TOC5"/>
            <w:tabs>
              <w:tab w:val="right" w:leader="dot" w:pos="9350"/>
            </w:tabs>
            <w:rPr>
              <w:ins w:author="Shubhankar Ghosh" w:date="2024-08-27T14:45:00Z" w:id="873"/>
              <w:rFonts w:ascii="Calibri" w:hAnsi="Calibri" w:cs="Calibri"/>
              <w:lang w:val="en-IN" w:eastAsia="en-IN" w:bidi="mr-IN"/>
              <w:rPrChange w:author="Neeraj Durgapal" w:date="2024-08-28T03:49:00Z" w:id="874">
                <w:rPr>
                  <w:ins w:author="Shubhankar Ghosh" w:date="2024-08-27T14:45:00Z" w:id="875"/>
                  <w:rFonts w:cs="Mangal"/>
                  <w:sz w:val="22"/>
                  <w:szCs w:val="20"/>
                  <w:lang w:val="en-IN" w:eastAsia="en-IN" w:bidi="mr-IN"/>
                </w:rPr>
              </w:rPrChange>
            </w:rPr>
          </w:pPr>
          <w:ins w:author="Shubhankar Ghosh" w:date="2024-08-27T14:45:00Z" w:id="876">
            <w:r>
              <w:rPr>
                <w:rStyle w:val="Hyperlink"/>
                <w:rFonts w:ascii="Calibri" w:hAnsi="Calibri" w:cs="Calibri"/>
                <w:rPrChange w:author="Neeraj Durgapal" w:date="2024-08-28T03:49:00Z" w:id="877">
                  <w:rPr>
                    <w:rStyle w:val="Hyperlink"/>
                  </w:rPr>
                </w:rPrChange>
              </w:rPr>
              <w:fldChar w:fldCharType="begin"/>
            </w:r>
            <w:r>
              <w:rPr>
                <w:rStyle w:val="Hyperlink"/>
                <w:rFonts w:ascii="Calibri" w:hAnsi="Calibri" w:cs="Calibri"/>
                <w:rPrChange w:author="Neeraj Durgapal" w:date="2024-08-28T03:49:00Z" w:id="878">
                  <w:rPr>
                    <w:rStyle w:val="Hyperlink"/>
                  </w:rPr>
                </w:rPrChange>
              </w:rPr>
              <w:instrText xml:space="preserve"> </w:instrText>
            </w:r>
            <w:r>
              <w:rPr>
                <w:rFonts w:ascii="Calibri" w:hAnsi="Calibri" w:cs="Calibri"/>
                <w:rPrChange w:author="Neeraj Durgapal" w:date="2024-08-28T03:49:00Z" w:id="879">
                  <w:rPr/>
                </w:rPrChange>
              </w:rPr>
              <w:instrText>HYPERLINK \l "_Toc175662411"</w:instrText>
            </w:r>
            <w:r>
              <w:rPr>
                <w:rStyle w:val="Hyperlink"/>
                <w:rFonts w:ascii="Calibri" w:hAnsi="Calibri" w:cs="Calibri"/>
                <w:rPrChange w:author="Neeraj Durgapal" w:date="2024-08-28T03:49:00Z" w:id="880">
                  <w:rPr>
                    <w:rStyle w:val="Hyperlink"/>
                  </w:rPr>
                </w:rPrChange>
              </w:rPr>
              <w:instrText xml:space="preserve"> </w:instrText>
            </w:r>
            <w:r>
              <w:rPr>
                <w:rStyle w:val="Hyperlink"/>
                <w:rFonts w:ascii="Calibri" w:hAnsi="Calibri" w:cs="Calibri"/>
                <w:rPrChange w:author="Neeraj Durgapal" w:date="2024-08-28T03:49:00Z" w:id="881">
                  <w:rPr>
                    <w:rStyle w:val="Hyperlink"/>
                  </w:rPr>
                </w:rPrChange>
              </w:rPr>
              <w:fldChar w:fldCharType="separate"/>
            </w:r>
            <w:r>
              <w:rPr>
                <w:rStyle w:val="Hyperlink"/>
                <w:rFonts w:ascii="Calibri" w:hAnsi="Calibri" w:eastAsia="Aptos" w:cs="Calibri"/>
              </w:rPr>
              <w:t>2.3.3.2 – Previous Settlement</w:t>
            </w:r>
            <w:r>
              <w:rPr>
                <w:rFonts w:ascii="Calibri" w:hAnsi="Calibri" w:cs="Calibri"/>
                <w:rPrChange w:author="Neeraj Durgapal" w:date="2024-08-28T03:49:00Z" w:id="882">
                  <w:rPr/>
                </w:rPrChange>
              </w:rPr>
              <w:tab/>
            </w:r>
            <w:r>
              <w:rPr>
                <w:rFonts w:ascii="Calibri" w:hAnsi="Calibri" w:cs="Calibri"/>
                <w:rPrChange w:author="Neeraj Durgapal" w:date="2024-08-28T03:49:00Z" w:id="883">
                  <w:rPr/>
                </w:rPrChange>
              </w:rPr>
              <w:fldChar w:fldCharType="begin"/>
            </w:r>
            <w:r>
              <w:rPr>
                <w:rFonts w:ascii="Calibri" w:hAnsi="Calibri" w:cs="Calibri"/>
                <w:rPrChange w:author="Neeraj Durgapal" w:date="2024-08-28T03:49:00Z" w:id="884">
                  <w:rPr/>
                </w:rPrChange>
              </w:rPr>
              <w:instrText xml:space="preserve"> PAGEREF _Toc175662411 \h </w:instrText>
            </w:r>
          </w:ins>
          <w:r>
            <w:rPr>
              <w:rFonts w:ascii="Calibri" w:hAnsi="Calibri" w:cs="Calibri"/>
              <w:rPrChange w:author="Neeraj Durgapal" w:date="2024-08-28T03:49:00Z" w:id="885">
                <w:rPr>
                  <w:rFonts w:ascii="Calibri" w:hAnsi="Calibri" w:cs="Calibri"/>
                </w:rPr>
              </w:rPrChange>
            </w:rPr>
          </w:r>
          <w:ins w:author="Shubhankar Ghosh" w:date="2024-08-27T14:45:00Z" w:id="886">
            <w:r>
              <w:rPr>
                <w:rFonts w:ascii="Calibri" w:hAnsi="Calibri" w:cs="Calibri"/>
                <w:rPrChange w:author="Neeraj Durgapal" w:date="2024-08-28T03:49:00Z" w:id="887">
                  <w:rPr/>
                </w:rPrChange>
              </w:rPr>
              <w:fldChar w:fldCharType="separate"/>
            </w:r>
            <w:r>
              <w:rPr>
                <w:rFonts w:ascii="Calibri" w:hAnsi="Calibri" w:cs="Calibri"/>
                <w:rPrChange w:author="Neeraj Durgapal" w:date="2024-08-28T03:49:00Z" w:id="888">
                  <w:rPr/>
                </w:rPrChange>
              </w:rPr>
              <w:t>16</w:t>
            </w:r>
            <w:r>
              <w:rPr>
                <w:rFonts w:ascii="Calibri" w:hAnsi="Calibri" w:cs="Calibri"/>
                <w:rPrChange w:author="Neeraj Durgapal" w:date="2024-08-28T03:49:00Z" w:id="889">
                  <w:rPr/>
                </w:rPrChange>
              </w:rPr>
              <w:fldChar w:fldCharType="end"/>
            </w:r>
            <w:r>
              <w:rPr>
                <w:rStyle w:val="Hyperlink"/>
                <w:rFonts w:ascii="Calibri" w:hAnsi="Calibri" w:cs="Calibri"/>
                <w:rPrChange w:author="Neeraj Durgapal" w:date="2024-08-28T03:49:00Z" w:id="890">
                  <w:rPr>
                    <w:rStyle w:val="Hyperlink"/>
                  </w:rPr>
                </w:rPrChange>
              </w:rPr>
              <w:fldChar w:fldCharType="end"/>
            </w:r>
          </w:ins>
        </w:p>
        <w:p w:rsidRPr="00E403D6" w:rsidR="00E403D6" w:rsidRDefault="00287800" w14:paraId="0679B036" w14:textId="77777777">
          <w:pPr>
            <w:pStyle w:val="TOC5"/>
            <w:tabs>
              <w:tab w:val="right" w:leader="dot" w:pos="9350"/>
            </w:tabs>
            <w:rPr>
              <w:ins w:author="Shubhankar Ghosh" w:date="2024-08-27T14:45:00Z" w:id="891"/>
              <w:rFonts w:ascii="Calibri" w:hAnsi="Calibri" w:cs="Calibri"/>
              <w:lang w:val="en-IN" w:eastAsia="en-IN" w:bidi="mr-IN"/>
              <w:rPrChange w:author="Neeraj Durgapal" w:date="2024-08-28T03:49:00Z" w:id="892">
                <w:rPr>
                  <w:ins w:author="Shubhankar Ghosh" w:date="2024-08-27T14:45:00Z" w:id="893"/>
                  <w:rFonts w:cs="Mangal"/>
                  <w:sz w:val="22"/>
                  <w:szCs w:val="20"/>
                  <w:lang w:val="en-IN" w:eastAsia="en-IN" w:bidi="mr-IN"/>
                </w:rPr>
              </w:rPrChange>
            </w:rPr>
          </w:pPr>
          <w:ins w:author="Shubhankar Ghosh" w:date="2024-08-27T14:45:00Z" w:id="894">
            <w:r>
              <w:rPr>
                <w:rStyle w:val="Hyperlink"/>
                <w:rFonts w:ascii="Calibri" w:hAnsi="Calibri" w:cs="Calibri"/>
                <w:rPrChange w:author="Neeraj Durgapal" w:date="2024-08-28T03:49:00Z" w:id="895">
                  <w:rPr>
                    <w:rStyle w:val="Hyperlink"/>
                  </w:rPr>
                </w:rPrChange>
              </w:rPr>
              <w:fldChar w:fldCharType="begin"/>
            </w:r>
            <w:r>
              <w:rPr>
                <w:rStyle w:val="Hyperlink"/>
                <w:rFonts w:ascii="Calibri" w:hAnsi="Calibri" w:cs="Calibri"/>
                <w:rPrChange w:author="Neeraj Durgapal" w:date="2024-08-28T03:49:00Z" w:id="896">
                  <w:rPr>
                    <w:rStyle w:val="Hyperlink"/>
                  </w:rPr>
                </w:rPrChange>
              </w:rPr>
              <w:instrText xml:space="preserve"> </w:instrText>
            </w:r>
            <w:r>
              <w:rPr>
                <w:rFonts w:ascii="Calibri" w:hAnsi="Calibri" w:cs="Calibri"/>
                <w:rPrChange w:author="Neeraj Durgapal" w:date="2024-08-28T03:49:00Z" w:id="897">
                  <w:rPr/>
                </w:rPrChange>
              </w:rPr>
              <w:instrText>HYPERLINK \l "_Toc175662412"</w:instrText>
            </w:r>
            <w:r>
              <w:rPr>
                <w:rStyle w:val="Hyperlink"/>
                <w:rFonts w:ascii="Calibri" w:hAnsi="Calibri" w:cs="Calibri"/>
                <w:rPrChange w:author="Neeraj Durgapal" w:date="2024-08-28T03:49:00Z" w:id="898">
                  <w:rPr>
                    <w:rStyle w:val="Hyperlink"/>
                  </w:rPr>
                </w:rPrChange>
              </w:rPr>
              <w:instrText xml:space="preserve"> </w:instrText>
            </w:r>
            <w:r>
              <w:rPr>
                <w:rStyle w:val="Hyperlink"/>
                <w:rFonts w:ascii="Calibri" w:hAnsi="Calibri" w:cs="Calibri"/>
                <w:rPrChange w:author="Neeraj Durgapal" w:date="2024-08-28T03:49:00Z" w:id="899">
                  <w:rPr>
                    <w:rStyle w:val="Hyperlink"/>
                  </w:rPr>
                </w:rPrChange>
              </w:rPr>
              <w:fldChar w:fldCharType="separate"/>
            </w:r>
            <w:r>
              <w:rPr>
                <w:rStyle w:val="Hyperlink"/>
                <w:rFonts w:ascii="Calibri" w:hAnsi="Calibri" w:eastAsia="Aptos" w:cs="Calibri"/>
              </w:rPr>
              <w:t>2.3.3.3 – Current Settlement</w:t>
            </w:r>
            <w:r>
              <w:rPr>
                <w:rFonts w:ascii="Calibri" w:hAnsi="Calibri" w:cs="Calibri"/>
                <w:rPrChange w:author="Neeraj Durgapal" w:date="2024-08-28T03:49:00Z" w:id="900">
                  <w:rPr/>
                </w:rPrChange>
              </w:rPr>
              <w:tab/>
            </w:r>
            <w:r>
              <w:rPr>
                <w:rFonts w:ascii="Calibri" w:hAnsi="Calibri" w:cs="Calibri"/>
                <w:rPrChange w:author="Neeraj Durgapal" w:date="2024-08-28T03:49:00Z" w:id="901">
                  <w:rPr/>
                </w:rPrChange>
              </w:rPr>
              <w:fldChar w:fldCharType="begin"/>
            </w:r>
            <w:r>
              <w:rPr>
                <w:rFonts w:ascii="Calibri" w:hAnsi="Calibri" w:cs="Calibri"/>
                <w:rPrChange w:author="Neeraj Durgapal" w:date="2024-08-28T03:49:00Z" w:id="902">
                  <w:rPr/>
                </w:rPrChange>
              </w:rPr>
              <w:instrText xml:space="preserve"> PAGEREF _Toc175662412 \h </w:instrText>
            </w:r>
          </w:ins>
          <w:r>
            <w:rPr>
              <w:rFonts w:ascii="Calibri" w:hAnsi="Calibri" w:cs="Calibri"/>
              <w:rPrChange w:author="Neeraj Durgapal" w:date="2024-08-28T03:49:00Z" w:id="903">
                <w:rPr>
                  <w:rFonts w:ascii="Calibri" w:hAnsi="Calibri" w:cs="Calibri"/>
                </w:rPr>
              </w:rPrChange>
            </w:rPr>
          </w:r>
          <w:ins w:author="Shubhankar Ghosh" w:date="2024-08-27T14:45:00Z" w:id="904">
            <w:r>
              <w:rPr>
                <w:rFonts w:ascii="Calibri" w:hAnsi="Calibri" w:cs="Calibri"/>
                <w:rPrChange w:author="Neeraj Durgapal" w:date="2024-08-28T03:49:00Z" w:id="905">
                  <w:rPr/>
                </w:rPrChange>
              </w:rPr>
              <w:fldChar w:fldCharType="separate"/>
            </w:r>
            <w:r>
              <w:rPr>
                <w:rFonts w:ascii="Calibri" w:hAnsi="Calibri" w:cs="Calibri"/>
                <w:rPrChange w:author="Neeraj Durgapal" w:date="2024-08-28T03:49:00Z" w:id="906">
                  <w:rPr/>
                </w:rPrChange>
              </w:rPr>
              <w:t>16</w:t>
            </w:r>
            <w:r>
              <w:rPr>
                <w:rFonts w:ascii="Calibri" w:hAnsi="Calibri" w:cs="Calibri"/>
                <w:rPrChange w:author="Neeraj Durgapal" w:date="2024-08-28T03:49:00Z" w:id="907">
                  <w:rPr/>
                </w:rPrChange>
              </w:rPr>
              <w:fldChar w:fldCharType="end"/>
            </w:r>
            <w:r>
              <w:rPr>
                <w:rStyle w:val="Hyperlink"/>
                <w:rFonts w:ascii="Calibri" w:hAnsi="Calibri" w:cs="Calibri"/>
                <w:rPrChange w:author="Neeraj Durgapal" w:date="2024-08-28T03:49:00Z" w:id="908">
                  <w:rPr>
                    <w:rStyle w:val="Hyperlink"/>
                  </w:rPr>
                </w:rPrChange>
              </w:rPr>
              <w:fldChar w:fldCharType="end"/>
            </w:r>
          </w:ins>
        </w:p>
        <w:p w:rsidRPr="00E403D6" w:rsidR="00E403D6" w:rsidRDefault="00287800" w14:paraId="0569C895" w14:textId="77777777">
          <w:pPr>
            <w:pStyle w:val="TOC5"/>
            <w:tabs>
              <w:tab w:val="right" w:leader="dot" w:pos="9350"/>
            </w:tabs>
            <w:rPr>
              <w:ins w:author="Shubhankar Ghosh" w:date="2024-08-27T14:45:00Z" w:id="909"/>
              <w:rFonts w:ascii="Calibri" w:hAnsi="Calibri" w:cs="Calibri"/>
              <w:lang w:val="en-IN" w:eastAsia="en-IN" w:bidi="mr-IN"/>
              <w:rPrChange w:author="Neeraj Durgapal" w:date="2024-08-28T03:49:00Z" w:id="910">
                <w:rPr>
                  <w:ins w:author="Shubhankar Ghosh" w:date="2024-08-27T14:45:00Z" w:id="911"/>
                  <w:rFonts w:cs="Mangal"/>
                  <w:sz w:val="22"/>
                  <w:szCs w:val="20"/>
                  <w:lang w:val="en-IN" w:eastAsia="en-IN" w:bidi="mr-IN"/>
                </w:rPr>
              </w:rPrChange>
            </w:rPr>
          </w:pPr>
          <w:ins w:author="Shubhankar Ghosh" w:date="2024-08-27T14:45:00Z" w:id="912">
            <w:r>
              <w:rPr>
                <w:rStyle w:val="Hyperlink"/>
                <w:rFonts w:ascii="Calibri" w:hAnsi="Calibri" w:cs="Calibri"/>
                <w:rPrChange w:author="Neeraj Durgapal" w:date="2024-08-28T03:49:00Z" w:id="913">
                  <w:rPr>
                    <w:rStyle w:val="Hyperlink"/>
                  </w:rPr>
                </w:rPrChange>
              </w:rPr>
              <w:fldChar w:fldCharType="begin"/>
            </w:r>
            <w:r>
              <w:rPr>
                <w:rStyle w:val="Hyperlink"/>
                <w:rFonts w:ascii="Calibri" w:hAnsi="Calibri" w:cs="Calibri"/>
                <w:rPrChange w:author="Neeraj Durgapal" w:date="2024-08-28T03:49:00Z" w:id="914">
                  <w:rPr>
                    <w:rStyle w:val="Hyperlink"/>
                  </w:rPr>
                </w:rPrChange>
              </w:rPr>
              <w:instrText xml:space="preserve"> </w:instrText>
            </w:r>
            <w:r>
              <w:rPr>
                <w:rFonts w:ascii="Calibri" w:hAnsi="Calibri" w:cs="Calibri"/>
                <w:rPrChange w:author="Neeraj Durgapal" w:date="2024-08-28T03:49:00Z" w:id="915">
                  <w:rPr/>
                </w:rPrChange>
              </w:rPr>
              <w:instrText>HYPERLINK \l "_Toc175662413"</w:instrText>
            </w:r>
            <w:r>
              <w:rPr>
                <w:rStyle w:val="Hyperlink"/>
                <w:rFonts w:ascii="Calibri" w:hAnsi="Calibri" w:cs="Calibri"/>
                <w:rPrChange w:author="Neeraj Durgapal" w:date="2024-08-28T03:49:00Z" w:id="916">
                  <w:rPr>
                    <w:rStyle w:val="Hyperlink"/>
                  </w:rPr>
                </w:rPrChange>
              </w:rPr>
              <w:instrText xml:space="preserve"> </w:instrText>
            </w:r>
            <w:r>
              <w:rPr>
                <w:rStyle w:val="Hyperlink"/>
                <w:rFonts w:ascii="Calibri" w:hAnsi="Calibri" w:cs="Calibri"/>
                <w:rPrChange w:author="Neeraj Durgapal" w:date="2024-08-28T03:49:00Z" w:id="917">
                  <w:rPr>
                    <w:rStyle w:val="Hyperlink"/>
                  </w:rPr>
                </w:rPrChange>
              </w:rPr>
              <w:fldChar w:fldCharType="separate"/>
            </w:r>
            <w:r>
              <w:rPr>
                <w:rStyle w:val="Hyperlink"/>
                <w:rFonts w:ascii="Calibri" w:hAnsi="Calibri" w:eastAsia="Aptos" w:cs="Calibri"/>
                <w:highlight w:val="green"/>
              </w:rPr>
              <w:t>2.3.3.4 – Historic settlement</w:t>
            </w:r>
            <w:r>
              <w:rPr>
                <w:rFonts w:ascii="Calibri" w:hAnsi="Calibri" w:cs="Calibri"/>
                <w:rPrChange w:author="Neeraj Durgapal" w:date="2024-08-28T03:49:00Z" w:id="918">
                  <w:rPr/>
                </w:rPrChange>
              </w:rPr>
              <w:tab/>
            </w:r>
            <w:r>
              <w:rPr>
                <w:rFonts w:ascii="Calibri" w:hAnsi="Calibri" w:cs="Calibri"/>
                <w:rPrChange w:author="Neeraj Durgapal" w:date="2024-08-28T03:49:00Z" w:id="919">
                  <w:rPr/>
                </w:rPrChange>
              </w:rPr>
              <w:fldChar w:fldCharType="begin"/>
            </w:r>
            <w:r>
              <w:rPr>
                <w:rFonts w:ascii="Calibri" w:hAnsi="Calibri" w:cs="Calibri"/>
                <w:rPrChange w:author="Neeraj Durgapal" w:date="2024-08-28T03:49:00Z" w:id="920">
                  <w:rPr/>
                </w:rPrChange>
              </w:rPr>
              <w:instrText xml:space="preserve"> PAGEREF _Toc175662413 \h </w:instrText>
            </w:r>
          </w:ins>
          <w:r>
            <w:rPr>
              <w:rFonts w:ascii="Calibri" w:hAnsi="Calibri" w:cs="Calibri"/>
              <w:rPrChange w:author="Neeraj Durgapal" w:date="2024-08-28T03:49:00Z" w:id="921">
                <w:rPr>
                  <w:rFonts w:ascii="Calibri" w:hAnsi="Calibri" w:cs="Calibri"/>
                </w:rPr>
              </w:rPrChange>
            </w:rPr>
          </w:r>
          <w:ins w:author="Shubhankar Ghosh" w:date="2024-08-27T14:45:00Z" w:id="922">
            <w:r>
              <w:rPr>
                <w:rFonts w:ascii="Calibri" w:hAnsi="Calibri" w:cs="Calibri"/>
                <w:rPrChange w:author="Neeraj Durgapal" w:date="2024-08-28T03:49:00Z" w:id="923">
                  <w:rPr/>
                </w:rPrChange>
              </w:rPr>
              <w:fldChar w:fldCharType="separate"/>
            </w:r>
            <w:r>
              <w:rPr>
                <w:rFonts w:ascii="Calibri" w:hAnsi="Calibri" w:cs="Calibri"/>
                <w:rPrChange w:author="Neeraj Durgapal" w:date="2024-08-28T03:49:00Z" w:id="924">
                  <w:rPr/>
                </w:rPrChange>
              </w:rPr>
              <w:t>17</w:t>
            </w:r>
            <w:r>
              <w:rPr>
                <w:rFonts w:ascii="Calibri" w:hAnsi="Calibri" w:cs="Calibri"/>
                <w:rPrChange w:author="Neeraj Durgapal" w:date="2024-08-28T03:49:00Z" w:id="925">
                  <w:rPr/>
                </w:rPrChange>
              </w:rPr>
              <w:fldChar w:fldCharType="end"/>
            </w:r>
            <w:r>
              <w:rPr>
                <w:rStyle w:val="Hyperlink"/>
                <w:rFonts w:ascii="Calibri" w:hAnsi="Calibri" w:cs="Calibri"/>
                <w:rPrChange w:author="Neeraj Durgapal" w:date="2024-08-28T03:49:00Z" w:id="926">
                  <w:rPr>
                    <w:rStyle w:val="Hyperlink"/>
                  </w:rPr>
                </w:rPrChange>
              </w:rPr>
              <w:fldChar w:fldCharType="end"/>
            </w:r>
          </w:ins>
        </w:p>
        <w:p w:rsidRPr="00E403D6" w:rsidR="00E403D6" w:rsidRDefault="00287800" w14:paraId="4640C21D" w14:textId="77777777">
          <w:pPr>
            <w:pStyle w:val="TOC4"/>
            <w:tabs>
              <w:tab w:val="right" w:leader="dot" w:pos="9350"/>
            </w:tabs>
            <w:rPr>
              <w:ins w:author="Shubhankar Ghosh" w:date="2024-08-27T14:45:00Z" w:id="927"/>
              <w:rFonts w:ascii="Calibri" w:hAnsi="Calibri" w:cs="Calibri"/>
              <w:lang w:val="en-IN" w:eastAsia="en-IN" w:bidi="mr-IN"/>
              <w:rPrChange w:author="Neeraj Durgapal" w:date="2024-08-28T03:49:00Z" w:id="928">
                <w:rPr>
                  <w:ins w:author="Shubhankar Ghosh" w:date="2024-08-27T14:45:00Z" w:id="929"/>
                  <w:rFonts w:cs="Mangal"/>
                  <w:sz w:val="22"/>
                  <w:szCs w:val="20"/>
                  <w:lang w:val="en-IN" w:eastAsia="en-IN" w:bidi="mr-IN"/>
                </w:rPr>
              </w:rPrChange>
            </w:rPr>
          </w:pPr>
          <w:ins w:author="Shubhankar Ghosh" w:date="2024-08-27T14:45:00Z" w:id="930">
            <w:r>
              <w:rPr>
                <w:rStyle w:val="Hyperlink"/>
                <w:rFonts w:ascii="Calibri" w:hAnsi="Calibri" w:cs="Calibri"/>
                <w:rPrChange w:author="Neeraj Durgapal" w:date="2024-08-28T03:49:00Z" w:id="931">
                  <w:rPr>
                    <w:rStyle w:val="Hyperlink"/>
                  </w:rPr>
                </w:rPrChange>
              </w:rPr>
              <w:fldChar w:fldCharType="begin"/>
            </w:r>
            <w:r>
              <w:rPr>
                <w:rStyle w:val="Hyperlink"/>
                <w:rFonts w:ascii="Calibri" w:hAnsi="Calibri" w:cs="Calibri"/>
                <w:rPrChange w:author="Neeraj Durgapal" w:date="2024-08-28T03:49:00Z" w:id="932">
                  <w:rPr>
                    <w:rStyle w:val="Hyperlink"/>
                  </w:rPr>
                </w:rPrChange>
              </w:rPr>
              <w:instrText xml:space="preserve"> </w:instrText>
            </w:r>
            <w:r>
              <w:rPr>
                <w:rFonts w:ascii="Calibri" w:hAnsi="Calibri" w:cs="Calibri"/>
                <w:rPrChange w:author="Neeraj Durgapal" w:date="2024-08-28T03:49:00Z" w:id="933">
                  <w:rPr/>
                </w:rPrChange>
              </w:rPr>
              <w:instrText>HYPERLINK \l "_Toc175662414"</w:instrText>
            </w:r>
            <w:r>
              <w:rPr>
                <w:rStyle w:val="Hyperlink"/>
                <w:rFonts w:ascii="Calibri" w:hAnsi="Calibri" w:cs="Calibri"/>
                <w:rPrChange w:author="Neeraj Durgapal" w:date="2024-08-28T03:49:00Z" w:id="934">
                  <w:rPr>
                    <w:rStyle w:val="Hyperlink"/>
                  </w:rPr>
                </w:rPrChange>
              </w:rPr>
              <w:instrText xml:space="preserve"> </w:instrText>
            </w:r>
            <w:r>
              <w:rPr>
                <w:rStyle w:val="Hyperlink"/>
                <w:rFonts w:ascii="Calibri" w:hAnsi="Calibri" w:cs="Calibri"/>
                <w:rPrChange w:author="Neeraj Durgapal" w:date="2024-08-28T03:49:00Z" w:id="935">
                  <w:rPr>
                    <w:rStyle w:val="Hyperlink"/>
                  </w:rPr>
                </w:rPrChange>
              </w:rPr>
              <w:fldChar w:fldCharType="separate"/>
            </w:r>
            <w:r>
              <w:rPr>
                <w:rStyle w:val="Hyperlink"/>
                <w:rFonts w:ascii="Calibri" w:hAnsi="Calibri" w:eastAsia="Aptos" w:cs="Calibri"/>
              </w:rPr>
              <w:t>2.3.4 – Refund management</w:t>
            </w:r>
            <w:r>
              <w:rPr>
                <w:rFonts w:ascii="Calibri" w:hAnsi="Calibri" w:cs="Calibri"/>
                <w:rPrChange w:author="Neeraj Durgapal" w:date="2024-08-28T03:49:00Z" w:id="936">
                  <w:rPr/>
                </w:rPrChange>
              </w:rPr>
              <w:tab/>
            </w:r>
            <w:r>
              <w:rPr>
                <w:rFonts w:ascii="Calibri" w:hAnsi="Calibri" w:cs="Calibri"/>
                <w:rPrChange w:author="Neeraj Durgapal" w:date="2024-08-28T03:49:00Z" w:id="937">
                  <w:rPr/>
                </w:rPrChange>
              </w:rPr>
              <w:fldChar w:fldCharType="begin"/>
            </w:r>
            <w:r>
              <w:rPr>
                <w:rFonts w:ascii="Calibri" w:hAnsi="Calibri" w:cs="Calibri"/>
                <w:rPrChange w:author="Neeraj Durgapal" w:date="2024-08-28T03:49:00Z" w:id="938">
                  <w:rPr/>
                </w:rPrChange>
              </w:rPr>
              <w:instrText xml:space="preserve"> PAGEREF _Toc175662414 \h </w:instrText>
            </w:r>
          </w:ins>
          <w:r>
            <w:rPr>
              <w:rFonts w:ascii="Calibri" w:hAnsi="Calibri" w:cs="Calibri"/>
              <w:rPrChange w:author="Neeraj Durgapal" w:date="2024-08-28T03:49:00Z" w:id="939">
                <w:rPr>
                  <w:rFonts w:ascii="Calibri" w:hAnsi="Calibri" w:cs="Calibri"/>
                </w:rPr>
              </w:rPrChange>
            </w:rPr>
          </w:r>
          <w:ins w:author="Shubhankar Ghosh" w:date="2024-08-27T14:45:00Z" w:id="940">
            <w:r>
              <w:rPr>
                <w:rFonts w:ascii="Calibri" w:hAnsi="Calibri" w:cs="Calibri"/>
                <w:rPrChange w:author="Neeraj Durgapal" w:date="2024-08-28T03:49:00Z" w:id="941">
                  <w:rPr/>
                </w:rPrChange>
              </w:rPr>
              <w:fldChar w:fldCharType="separate"/>
            </w:r>
            <w:r>
              <w:rPr>
                <w:rFonts w:ascii="Calibri" w:hAnsi="Calibri" w:cs="Calibri"/>
                <w:rPrChange w:author="Neeraj Durgapal" w:date="2024-08-28T03:49:00Z" w:id="942">
                  <w:rPr/>
                </w:rPrChange>
              </w:rPr>
              <w:t>17</w:t>
            </w:r>
            <w:r>
              <w:rPr>
                <w:rFonts w:ascii="Calibri" w:hAnsi="Calibri" w:cs="Calibri"/>
                <w:rPrChange w:author="Neeraj Durgapal" w:date="2024-08-28T03:49:00Z" w:id="943">
                  <w:rPr/>
                </w:rPrChange>
              </w:rPr>
              <w:fldChar w:fldCharType="end"/>
            </w:r>
            <w:r>
              <w:rPr>
                <w:rStyle w:val="Hyperlink"/>
                <w:rFonts w:ascii="Calibri" w:hAnsi="Calibri" w:cs="Calibri"/>
                <w:rPrChange w:author="Neeraj Durgapal" w:date="2024-08-28T03:49:00Z" w:id="944">
                  <w:rPr>
                    <w:rStyle w:val="Hyperlink"/>
                  </w:rPr>
                </w:rPrChange>
              </w:rPr>
              <w:fldChar w:fldCharType="end"/>
            </w:r>
          </w:ins>
        </w:p>
        <w:p w:rsidRPr="00E403D6" w:rsidR="00E403D6" w:rsidRDefault="00287800" w14:paraId="3D639F0A" w14:textId="77777777">
          <w:pPr>
            <w:pStyle w:val="TOC5"/>
            <w:tabs>
              <w:tab w:val="right" w:leader="dot" w:pos="9350"/>
            </w:tabs>
            <w:rPr>
              <w:ins w:author="Shubhankar Ghosh" w:date="2024-08-27T14:45:00Z" w:id="945"/>
              <w:rFonts w:ascii="Calibri" w:hAnsi="Calibri" w:cs="Calibri"/>
              <w:lang w:val="en-IN" w:eastAsia="en-IN" w:bidi="mr-IN"/>
              <w:rPrChange w:author="Neeraj Durgapal" w:date="2024-08-28T03:49:00Z" w:id="946">
                <w:rPr>
                  <w:ins w:author="Shubhankar Ghosh" w:date="2024-08-27T14:45:00Z" w:id="947"/>
                  <w:rFonts w:cs="Mangal"/>
                  <w:sz w:val="22"/>
                  <w:szCs w:val="20"/>
                  <w:lang w:val="en-IN" w:eastAsia="en-IN" w:bidi="mr-IN"/>
                </w:rPr>
              </w:rPrChange>
            </w:rPr>
          </w:pPr>
          <w:ins w:author="Shubhankar Ghosh" w:date="2024-08-27T14:45:00Z" w:id="948">
            <w:r>
              <w:rPr>
                <w:rStyle w:val="Hyperlink"/>
                <w:rFonts w:ascii="Calibri" w:hAnsi="Calibri" w:cs="Calibri"/>
                <w:rPrChange w:author="Neeraj Durgapal" w:date="2024-08-28T03:49:00Z" w:id="949">
                  <w:rPr>
                    <w:rStyle w:val="Hyperlink"/>
                  </w:rPr>
                </w:rPrChange>
              </w:rPr>
              <w:fldChar w:fldCharType="begin"/>
            </w:r>
            <w:r>
              <w:rPr>
                <w:rStyle w:val="Hyperlink"/>
                <w:rFonts w:ascii="Calibri" w:hAnsi="Calibri" w:cs="Calibri"/>
                <w:rPrChange w:author="Neeraj Durgapal" w:date="2024-08-28T03:49:00Z" w:id="950">
                  <w:rPr>
                    <w:rStyle w:val="Hyperlink"/>
                  </w:rPr>
                </w:rPrChange>
              </w:rPr>
              <w:instrText xml:space="preserve"> </w:instrText>
            </w:r>
            <w:r>
              <w:rPr>
                <w:rFonts w:ascii="Calibri" w:hAnsi="Calibri" w:cs="Calibri"/>
                <w:rPrChange w:author="Neeraj Durgapal" w:date="2024-08-28T03:49:00Z" w:id="951">
                  <w:rPr/>
                </w:rPrChange>
              </w:rPr>
              <w:instrText>HYPERLINK \l "_Toc175662415"</w:instrText>
            </w:r>
            <w:r>
              <w:rPr>
                <w:rStyle w:val="Hyperlink"/>
                <w:rFonts w:ascii="Calibri" w:hAnsi="Calibri" w:cs="Calibri"/>
                <w:rPrChange w:author="Neeraj Durgapal" w:date="2024-08-28T03:49:00Z" w:id="952">
                  <w:rPr>
                    <w:rStyle w:val="Hyperlink"/>
                  </w:rPr>
                </w:rPrChange>
              </w:rPr>
              <w:instrText xml:space="preserve"> </w:instrText>
            </w:r>
            <w:r>
              <w:rPr>
                <w:rStyle w:val="Hyperlink"/>
                <w:rFonts w:ascii="Calibri" w:hAnsi="Calibri" w:cs="Calibri"/>
                <w:rPrChange w:author="Neeraj Durgapal" w:date="2024-08-28T03:49:00Z" w:id="953">
                  <w:rPr>
                    <w:rStyle w:val="Hyperlink"/>
                  </w:rPr>
                </w:rPrChange>
              </w:rPr>
              <w:fldChar w:fldCharType="separate"/>
            </w:r>
            <w:r>
              <w:rPr>
                <w:rStyle w:val="Hyperlink"/>
                <w:rFonts w:ascii="Calibri" w:hAnsi="Calibri" w:eastAsia="Aptos" w:cs="Calibri"/>
              </w:rPr>
              <w:t>2.3.4.1 – Refund status</w:t>
            </w:r>
            <w:r>
              <w:rPr>
                <w:rFonts w:ascii="Calibri" w:hAnsi="Calibri" w:cs="Calibri"/>
                <w:rPrChange w:author="Neeraj Durgapal" w:date="2024-08-28T03:49:00Z" w:id="954">
                  <w:rPr/>
                </w:rPrChange>
              </w:rPr>
              <w:tab/>
            </w:r>
            <w:r>
              <w:rPr>
                <w:rFonts w:ascii="Calibri" w:hAnsi="Calibri" w:cs="Calibri"/>
                <w:rPrChange w:author="Neeraj Durgapal" w:date="2024-08-28T03:49:00Z" w:id="955">
                  <w:rPr/>
                </w:rPrChange>
              </w:rPr>
              <w:fldChar w:fldCharType="begin"/>
            </w:r>
            <w:r>
              <w:rPr>
                <w:rFonts w:ascii="Calibri" w:hAnsi="Calibri" w:cs="Calibri"/>
                <w:rPrChange w:author="Neeraj Durgapal" w:date="2024-08-28T03:49:00Z" w:id="956">
                  <w:rPr/>
                </w:rPrChange>
              </w:rPr>
              <w:instrText xml:space="preserve"> PAGEREF _Toc175662415 \h </w:instrText>
            </w:r>
          </w:ins>
          <w:r>
            <w:rPr>
              <w:rFonts w:ascii="Calibri" w:hAnsi="Calibri" w:cs="Calibri"/>
              <w:rPrChange w:author="Neeraj Durgapal" w:date="2024-08-28T03:49:00Z" w:id="957">
                <w:rPr>
                  <w:rFonts w:ascii="Calibri" w:hAnsi="Calibri" w:cs="Calibri"/>
                </w:rPr>
              </w:rPrChange>
            </w:rPr>
          </w:r>
          <w:ins w:author="Shubhankar Ghosh" w:date="2024-08-27T14:45:00Z" w:id="958">
            <w:r>
              <w:rPr>
                <w:rFonts w:ascii="Calibri" w:hAnsi="Calibri" w:cs="Calibri"/>
                <w:rPrChange w:author="Neeraj Durgapal" w:date="2024-08-28T03:49:00Z" w:id="959">
                  <w:rPr/>
                </w:rPrChange>
              </w:rPr>
              <w:fldChar w:fldCharType="separate"/>
            </w:r>
            <w:r>
              <w:rPr>
                <w:rFonts w:ascii="Calibri" w:hAnsi="Calibri" w:cs="Calibri"/>
                <w:rPrChange w:author="Neeraj Durgapal" w:date="2024-08-28T03:49:00Z" w:id="960">
                  <w:rPr/>
                </w:rPrChange>
              </w:rPr>
              <w:t>17</w:t>
            </w:r>
            <w:r>
              <w:rPr>
                <w:rFonts w:ascii="Calibri" w:hAnsi="Calibri" w:cs="Calibri"/>
                <w:rPrChange w:author="Neeraj Durgapal" w:date="2024-08-28T03:49:00Z" w:id="961">
                  <w:rPr/>
                </w:rPrChange>
              </w:rPr>
              <w:fldChar w:fldCharType="end"/>
            </w:r>
            <w:r>
              <w:rPr>
                <w:rStyle w:val="Hyperlink"/>
                <w:rFonts w:ascii="Calibri" w:hAnsi="Calibri" w:cs="Calibri"/>
                <w:rPrChange w:author="Neeraj Durgapal" w:date="2024-08-28T03:49:00Z" w:id="962">
                  <w:rPr>
                    <w:rStyle w:val="Hyperlink"/>
                  </w:rPr>
                </w:rPrChange>
              </w:rPr>
              <w:fldChar w:fldCharType="end"/>
            </w:r>
          </w:ins>
        </w:p>
        <w:p w:rsidRPr="00E403D6" w:rsidR="00E403D6" w:rsidRDefault="00287800" w14:paraId="31D90791" w14:textId="77777777">
          <w:pPr>
            <w:pStyle w:val="TOC5"/>
            <w:tabs>
              <w:tab w:val="right" w:leader="dot" w:pos="9350"/>
            </w:tabs>
            <w:rPr>
              <w:ins w:author="Shubhankar Ghosh" w:date="2024-08-27T14:45:00Z" w:id="963"/>
              <w:rFonts w:ascii="Calibri" w:hAnsi="Calibri" w:cs="Calibri"/>
              <w:lang w:val="en-IN" w:eastAsia="en-IN" w:bidi="mr-IN"/>
              <w:rPrChange w:author="Neeraj Durgapal" w:date="2024-08-28T03:49:00Z" w:id="964">
                <w:rPr>
                  <w:ins w:author="Shubhankar Ghosh" w:date="2024-08-27T14:45:00Z" w:id="965"/>
                  <w:rFonts w:cs="Mangal"/>
                  <w:sz w:val="22"/>
                  <w:szCs w:val="20"/>
                  <w:lang w:val="en-IN" w:eastAsia="en-IN" w:bidi="mr-IN"/>
                </w:rPr>
              </w:rPrChange>
            </w:rPr>
          </w:pPr>
          <w:ins w:author="Shubhankar Ghosh" w:date="2024-08-27T14:45:00Z" w:id="966">
            <w:r>
              <w:rPr>
                <w:rStyle w:val="Hyperlink"/>
                <w:rFonts w:ascii="Calibri" w:hAnsi="Calibri" w:cs="Calibri"/>
                <w:rPrChange w:author="Neeraj Durgapal" w:date="2024-08-28T03:49:00Z" w:id="967">
                  <w:rPr>
                    <w:rStyle w:val="Hyperlink"/>
                  </w:rPr>
                </w:rPrChange>
              </w:rPr>
              <w:fldChar w:fldCharType="begin"/>
            </w:r>
            <w:r>
              <w:rPr>
                <w:rStyle w:val="Hyperlink"/>
                <w:rFonts w:ascii="Calibri" w:hAnsi="Calibri" w:cs="Calibri"/>
                <w:rPrChange w:author="Neeraj Durgapal" w:date="2024-08-28T03:49:00Z" w:id="968">
                  <w:rPr>
                    <w:rStyle w:val="Hyperlink"/>
                  </w:rPr>
                </w:rPrChange>
              </w:rPr>
              <w:instrText xml:space="preserve"> </w:instrText>
            </w:r>
            <w:r>
              <w:rPr>
                <w:rFonts w:ascii="Calibri" w:hAnsi="Calibri" w:cs="Calibri"/>
                <w:rPrChange w:author="Neeraj Durgapal" w:date="2024-08-28T03:49:00Z" w:id="969">
                  <w:rPr/>
                </w:rPrChange>
              </w:rPr>
              <w:instrText>HYPERLINK \l "_Toc175662416"</w:instrText>
            </w:r>
            <w:r>
              <w:rPr>
                <w:rStyle w:val="Hyperlink"/>
                <w:rFonts w:ascii="Calibri" w:hAnsi="Calibri" w:cs="Calibri"/>
                <w:rPrChange w:author="Neeraj Durgapal" w:date="2024-08-28T03:49:00Z" w:id="970">
                  <w:rPr>
                    <w:rStyle w:val="Hyperlink"/>
                  </w:rPr>
                </w:rPrChange>
              </w:rPr>
              <w:instrText xml:space="preserve"> </w:instrText>
            </w:r>
            <w:r>
              <w:rPr>
                <w:rStyle w:val="Hyperlink"/>
                <w:rFonts w:ascii="Calibri" w:hAnsi="Calibri" w:cs="Calibri"/>
                <w:rPrChange w:author="Neeraj Durgapal" w:date="2024-08-28T03:49:00Z" w:id="971">
                  <w:rPr>
                    <w:rStyle w:val="Hyperlink"/>
                  </w:rPr>
                </w:rPrChange>
              </w:rPr>
              <w:fldChar w:fldCharType="separate"/>
            </w:r>
            <w:r>
              <w:rPr>
                <w:rStyle w:val="Hyperlink"/>
                <w:rFonts w:ascii="Calibri" w:hAnsi="Calibri" w:eastAsia="Aptos" w:cs="Calibri"/>
              </w:rPr>
              <w:t>2.3.4.2 – Refund processing</w:t>
            </w:r>
            <w:r>
              <w:rPr>
                <w:rFonts w:ascii="Calibri" w:hAnsi="Calibri" w:cs="Calibri"/>
                <w:rPrChange w:author="Neeraj Durgapal" w:date="2024-08-28T03:49:00Z" w:id="972">
                  <w:rPr/>
                </w:rPrChange>
              </w:rPr>
              <w:tab/>
            </w:r>
            <w:r>
              <w:rPr>
                <w:rFonts w:ascii="Calibri" w:hAnsi="Calibri" w:cs="Calibri"/>
                <w:rPrChange w:author="Neeraj Durgapal" w:date="2024-08-28T03:49:00Z" w:id="973">
                  <w:rPr/>
                </w:rPrChange>
              </w:rPr>
              <w:fldChar w:fldCharType="begin"/>
            </w:r>
            <w:r>
              <w:rPr>
                <w:rFonts w:ascii="Calibri" w:hAnsi="Calibri" w:cs="Calibri"/>
                <w:rPrChange w:author="Neeraj Durgapal" w:date="2024-08-28T03:49:00Z" w:id="974">
                  <w:rPr/>
                </w:rPrChange>
              </w:rPr>
              <w:instrText xml:space="preserve"> PAGEREF _Toc175662416 \h </w:instrText>
            </w:r>
          </w:ins>
          <w:r>
            <w:rPr>
              <w:rFonts w:ascii="Calibri" w:hAnsi="Calibri" w:cs="Calibri"/>
              <w:rPrChange w:author="Neeraj Durgapal" w:date="2024-08-28T03:49:00Z" w:id="975">
                <w:rPr>
                  <w:rFonts w:ascii="Calibri" w:hAnsi="Calibri" w:cs="Calibri"/>
                </w:rPr>
              </w:rPrChange>
            </w:rPr>
          </w:r>
          <w:ins w:author="Shubhankar Ghosh" w:date="2024-08-27T14:45:00Z" w:id="976">
            <w:r>
              <w:rPr>
                <w:rFonts w:ascii="Calibri" w:hAnsi="Calibri" w:cs="Calibri"/>
                <w:rPrChange w:author="Neeraj Durgapal" w:date="2024-08-28T03:49:00Z" w:id="977">
                  <w:rPr/>
                </w:rPrChange>
              </w:rPr>
              <w:fldChar w:fldCharType="separate"/>
            </w:r>
            <w:r>
              <w:rPr>
                <w:rFonts w:ascii="Calibri" w:hAnsi="Calibri" w:cs="Calibri"/>
                <w:rPrChange w:author="Neeraj Durgapal" w:date="2024-08-28T03:49:00Z" w:id="978">
                  <w:rPr/>
                </w:rPrChange>
              </w:rPr>
              <w:t>17</w:t>
            </w:r>
            <w:r>
              <w:rPr>
                <w:rFonts w:ascii="Calibri" w:hAnsi="Calibri" w:cs="Calibri"/>
                <w:rPrChange w:author="Neeraj Durgapal" w:date="2024-08-28T03:49:00Z" w:id="979">
                  <w:rPr/>
                </w:rPrChange>
              </w:rPr>
              <w:fldChar w:fldCharType="end"/>
            </w:r>
            <w:r>
              <w:rPr>
                <w:rStyle w:val="Hyperlink"/>
                <w:rFonts w:ascii="Calibri" w:hAnsi="Calibri" w:cs="Calibri"/>
                <w:rPrChange w:author="Neeraj Durgapal" w:date="2024-08-28T03:49:00Z" w:id="980">
                  <w:rPr>
                    <w:rStyle w:val="Hyperlink"/>
                  </w:rPr>
                </w:rPrChange>
              </w:rPr>
              <w:fldChar w:fldCharType="end"/>
            </w:r>
          </w:ins>
        </w:p>
        <w:p w:rsidRPr="00E403D6" w:rsidR="00E403D6" w:rsidRDefault="00287800" w14:paraId="6E0423B5" w14:textId="77777777">
          <w:pPr>
            <w:pStyle w:val="TOC4"/>
            <w:tabs>
              <w:tab w:val="right" w:leader="dot" w:pos="9350"/>
            </w:tabs>
            <w:rPr>
              <w:ins w:author="Shubhankar Ghosh" w:date="2024-08-27T14:45:00Z" w:id="981"/>
              <w:rFonts w:ascii="Calibri" w:hAnsi="Calibri" w:cs="Calibri"/>
              <w:lang w:val="en-IN" w:eastAsia="en-IN" w:bidi="mr-IN"/>
              <w:rPrChange w:author="Neeraj Durgapal" w:date="2024-08-28T03:49:00Z" w:id="982">
                <w:rPr>
                  <w:ins w:author="Shubhankar Ghosh" w:date="2024-08-27T14:45:00Z" w:id="983"/>
                  <w:rFonts w:cs="Mangal"/>
                  <w:sz w:val="22"/>
                  <w:szCs w:val="20"/>
                  <w:lang w:val="en-IN" w:eastAsia="en-IN" w:bidi="mr-IN"/>
                </w:rPr>
              </w:rPrChange>
            </w:rPr>
          </w:pPr>
          <w:ins w:author="Shubhankar Ghosh" w:date="2024-08-27T14:45:00Z" w:id="984">
            <w:r>
              <w:rPr>
                <w:rStyle w:val="Hyperlink"/>
                <w:rFonts w:ascii="Calibri" w:hAnsi="Calibri" w:cs="Calibri"/>
                <w:rPrChange w:author="Neeraj Durgapal" w:date="2024-08-28T03:49:00Z" w:id="985">
                  <w:rPr>
                    <w:rStyle w:val="Hyperlink"/>
                  </w:rPr>
                </w:rPrChange>
              </w:rPr>
              <w:fldChar w:fldCharType="begin"/>
            </w:r>
            <w:r>
              <w:rPr>
                <w:rStyle w:val="Hyperlink"/>
                <w:rFonts w:ascii="Calibri" w:hAnsi="Calibri" w:cs="Calibri"/>
                <w:rPrChange w:author="Neeraj Durgapal" w:date="2024-08-28T03:49:00Z" w:id="986">
                  <w:rPr>
                    <w:rStyle w:val="Hyperlink"/>
                  </w:rPr>
                </w:rPrChange>
              </w:rPr>
              <w:instrText xml:space="preserve"> </w:instrText>
            </w:r>
            <w:r>
              <w:rPr>
                <w:rFonts w:ascii="Calibri" w:hAnsi="Calibri" w:cs="Calibri"/>
                <w:rPrChange w:author="Neeraj Durgapal" w:date="2024-08-28T03:49:00Z" w:id="987">
                  <w:rPr/>
                </w:rPrChange>
              </w:rPr>
              <w:instrText>HYPERLINK \l "_Toc175662417"</w:instrText>
            </w:r>
            <w:r>
              <w:rPr>
                <w:rStyle w:val="Hyperlink"/>
                <w:rFonts w:ascii="Calibri" w:hAnsi="Calibri" w:cs="Calibri"/>
                <w:rPrChange w:author="Neeraj Durgapal" w:date="2024-08-28T03:49:00Z" w:id="988">
                  <w:rPr>
                    <w:rStyle w:val="Hyperlink"/>
                  </w:rPr>
                </w:rPrChange>
              </w:rPr>
              <w:instrText xml:space="preserve"> </w:instrText>
            </w:r>
            <w:r>
              <w:rPr>
                <w:rStyle w:val="Hyperlink"/>
                <w:rFonts w:ascii="Calibri" w:hAnsi="Calibri" w:cs="Calibri"/>
                <w:rPrChange w:author="Neeraj Durgapal" w:date="2024-08-28T03:49:00Z" w:id="989">
                  <w:rPr>
                    <w:rStyle w:val="Hyperlink"/>
                  </w:rPr>
                </w:rPrChange>
              </w:rPr>
              <w:fldChar w:fldCharType="separate"/>
            </w:r>
            <w:r>
              <w:rPr>
                <w:rStyle w:val="Hyperlink"/>
                <w:rFonts w:ascii="Calibri" w:hAnsi="Calibri" w:eastAsia="Aptos" w:cs="Calibri"/>
              </w:rPr>
              <w:t>2.3.5 – Transaction Limit</w:t>
            </w:r>
            <w:r>
              <w:rPr>
                <w:rFonts w:ascii="Calibri" w:hAnsi="Calibri" w:cs="Calibri"/>
                <w:rPrChange w:author="Neeraj Durgapal" w:date="2024-08-28T03:49:00Z" w:id="990">
                  <w:rPr/>
                </w:rPrChange>
              </w:rPr>
              <w:tab/>
            </w:r>
            <w:r>
              <w:rPr>
                <w:rFonts w:ascii="Calibri" w:hAnsi="Calibri" w:cs="Calibri"/>
                <w:rPrChange w:author="Neeraj Durgapal" w:date="2024-08-28T03:49:00Z" w:id="991">
                  <w:rPr/>
                </w:rPrChange>
              </w:rPr>
              <w:fldChar w:fldCharType="begin"/>
            </w:r>
            <w:r>
              <w:rPr>
                <w:rFonts w:ascii="Calibri" w:hAnsi="Calibri" w:cs="Calibri"/>
                <w:rPrChange w:author="Neeraj Durgapal" w:date="2024-08-28T03:49:00Z" w:id="992">
                  <w:rPr/>
                </w:rPrChange>
              </w:rPr>
              <w:instrText xml:space="preserve"> PAGEREF _Toc175662417 \h </w:instrText>
            </w:r>
          </w:ins>
          <w:r>
            <w:rPr>
              <w:rFonts w:ascii="Calibri" w:hAnsi="Calibri" w:cs="Calibri"/>
              <w:rPrChange w:author="Neeraj Durgapal" w:date="2024-08-28T03:49:00Z" w:id="993">
                <w:rPr>
                  <w:rFonts w:ascii="Calibri" w:hAnsi="Calibri" w:cs="Calibri"/>
                </w:rPr>
              </w:rPrChange>
            </w:rPr>
          </w:r>
          <w:ins w:author="Shubhankar Ghosh" w:date="2024-08-27T14:45:00Z" w:id="994">
            <w:r>
              <w:rPr>
                <w:rFonts w:ascii="Calibri" w:hAnsi="Calibri" w:cs="Calibri"/>
                <w:rPrChange w:author="Neeraj Durgapal" w:date="2024-08-28T03:49:00Z" w:id="995">
                  <w:rPr/>
                </w:rPrChange>
              </w:rPr>
              <w:fldChar w:fldCharType="separate"/>
            </w:r>
            <w:r>
              <w:rPr>
                <w:rFonts w:ascii="Calibri" w:hAnsi="Calibri" w:cs="Calibri"/>
                <w:rPrChange w:author="Neeraj Durgapal" w:date="2024-08-28T03:49:00Z" w:id="996">
                  <w:rPr/>
                </w:rPrChange>
              </w:rPr>
              <w:t>17</w:t>
            </w:r>
            <w:r>
              <w:rPr>
                <w:rFonts w:ascii="Calibri" w:hAnsi="Calibri" w:cs="Calibri"/>
                <w:rPrChange w:author="Neeraj Durgapal" w:date="2024-08-28T03:49:00Z" w:id="997">
                  <w:rPr/>
                </w:rPrChange>
              </w:rPr>
              <w:fldChar w:fldCharType="end"/>
            </w:r>
            <w:r>
              <w:rPr>
                <w:rStyle w:val="Hyperlink"/>
                <w:rFonts w:ascii="Calibri" w:hAnsi="Calibri" w:cs="Calibri"/>
                <w:rPrChange w:author="Neeraj Durgapal" w:date="2024-08-28T03:49:00Z" w:id="998">
                  <w:rPr>
                    <w:rStyle w:val="Hyperlink"/>
                  </w:rPr>
                </w:rPrChange>
              </w:rPr>
              <w:fldChar w:fldCharType="end"/>
            </w:r>
          </w:ins>
        </w:p>
        <w:p w:rsidRPr="00E403D6" w:rsidR="00E403D6" w:rsidRDefault="00287800" w14:paraId="2FDAD562" w14:textId="77777777">
          <w:pPr>
            <w:pStyle w:val="TOC5"/>
            <w:tabs>
              <w:tab w:val="right" w:leader="dot" w:pos="9350"/>
            </w:tabs>
            <w:rPr>
              <w:ins w:author="Shubhankar Ghosh" w:date="2024-08-27T14:45:00Z" w:id="999"/>
              <w:rFonts w:ascii="Calibri" w:hAnsi="Calibri" w:cs="Calibri"/>
              <w:lang w:val="en-IN" w:eastAsia="en-IN" w:bidi="mr-IN"/>
              <w:rPrChange w:author="Neeraj Durgapal" w:date="2024-08-28T03:49:00Z" w:id="1000">
                <w:rPr>
                  <w:ins w:author="Shubhankar Ghosh" w:date="2024-08-27T14:45:00Z" w:id="1001"/>
                  <w:rFonts w:cs="Mangal"/>
                  <w:sz w:val="22"/>
                  <w:szCs w:val="20"/>
                  <w:lang w:val="en-IN" w:eastAsia="en-IN" w:bidi="mr-IN"/>
                </w:rPr>
              </w:rPrChange>
            </w:rPr>
          </w:pPr>
          <w:ins w:author="Shubhankar Ghosh" w:date="2024-08-27T14:45:00Z" w:id="1002">
            <w:r>
              <w:rPr>
                <w:rStyle w:val="Hyperlink"/>
                <w:rFonts w:ascii="Calibri" w:hAnsi="Calibri" w:cs="Calibri"/>
                <w:rPrChange w:author="Neeraj Durgapal" w:date="2024-08-28T03:49:00Z" w:id="1003">
                  <w:rPr>
                    <w:rStyle w:val="Hyperlink"/>
                  </w:rPr>
                </w:rPrChange>
              </w:rPr>
              <w:fldChar w:fldCharType="begin"/>
            </w:r>
            <w:r>
              <w:rPr>
                <w:rStyle w:val="Hyperlink"/>
                <w:rFonts w:ascii="Calibri" w:hAnsi="Calibri" w:cs="Calibri"/>
                <w:rPrChange w:author="Neeraj Durgapal" w:date="2024-08-28T03:49:00Z" w:id="1004">
                  <w:rPr>
                    <w:rStyle w:val="Hyperlink"/>
                  </w:rPr>
                </w:rPrChange>
              </w:rPr>
              <w:instrText xml:space="preserve"> </w:instrText>
            </w:r>
            <w:r>
              <w:rPr>
                <w:rFonts w:ascii="Calibri" w:hAnsi="Calibri" w:cs="Calibri"/>
                <w:rPrChange w:author="Neeraj Durgapal" w:date="2024-08-28T03:49:00Z" w:id="1005">
                  <w:rPr/>
                </w:rPrChange>
              </w:rPr>
              <w:instrText>HYPERLINK \l "_Toc175662418"</w:instrText>
            </w:r>
            <w:r>
              <w:rPr>
                <w:rStyle w:val="Hyperlink"/>
                <w:rFonts w:ascii="Calibri" w:hAnsi="Calibri" w:cs="Calibri"/>
                <w:rPrChange w:author="Neeraj Durgapal" w:date="2024-08-28T03:49:00Z" w:id="1006">
                  <w:rPr>
                    <w:rStyle w:val="Hyperlink"/>
                  </w:rPr>
                </w:rPrChange>
              </w:rPr>
              <w:instrText xml:space="preserve"> </w:instrText>
            </w:r>
            <w:r>
              <w:rPr>
                <w:rStyle w:val="Hyperlink"/>
                <w:rFonts w:ascii="Calibri" w:hAnsi="Calibri" w:cs="Calibri"/>
                <w:rPrChange w:author="Neeraj Durgapal" w:date="2024-08-28T03:49:00Z" w:id="1007">
                  <w:rPr>
                    <w:rStyle w:val="Hyperlink"/>
                  </w:rPr>
                </w:rPrChange>
              </w:rPr>
              <w:fldChar w:fldCharType="separate"/>
            </w:r>
            <w:r>
              <w:rPr>
                <w:rStyle w:val="Hyperlink"/>
                <w:rFonts w:ascii="Calibri" w:hAnsi="Calibri" w:eastAsia="Aptos" w:cs="Calibri"/>
              </w:rPr>
              <w:t>2.3.5.1 – Current Limit</w:t>
            </w:r>
            <w:r>
              <w:rPr>
                <w:rFonts w:ascii="Calibri" w:hAnsi="Calibri" w:cs="Calibri"/>
                <w:rPrChange w:author="Neeraj Durgapal" w:date="2024-08-28T03:49:00Z" w:id="1008">
                  <w:rPr/>
                </w:rPrChange>
              </w:rPr>
              <w:tab/>
            </w:r>
            <w:r>
              <w:rPr>
                <w:rFonts w:ascii="Calibri" w:hAnsi="Calibri" w:cs="Calibri"/>
                <w:rPrChange w:author="Neeraj Durgapal" w:date="2024-08-28T03:49:00Z" w:id="1009">
                  <w:rPr/>
                </w:rPrChange>
              </w:rPr>
              <w:fldChar w:fldCharType="begin"/>
            </w:r>
            <w:r>
              <w:rPr>
                <w:rFonts w:ascii="Calibri" w:hAnsi="Calibri" w:cs="Calibri"/>
                <w:rPrChange w:author="Neeraj Durgapal" w:date="2024-08-28T03:49:00Z" w:id="1010">
                  <w:rPr/>
                </w:rPrChange>
              </w:rPr>
              <w:instrText xml:space="preserve"> PAGEREF _Toc175662418 \h </w:instrText>
            </w:r>
          </w:ins>
          <w:r>
            <w:rPr>
              <w:rFonts w:ascii="Calibri" w:hAnsi="Calibri" w:cs="Calibri"/>
              <w:rPrChange w:author="Neeraj Durgapal" w:date="2024-08-28T03:49:00Z" w:id="1011">
                <w:rPr>
                  <w:rFonts w:ascii="Calibri" w:hAnsi="Calibri" w:cs="Calibri"/>
                </w:rPr>
              </w:rPrChange>
            </w:rPr>
          </w:r>
          <w:ins w:author="Shubhankar Ghosh" w:date="2024-08-27T14:45:00Z" w:id="1012">
            <w:r>
              <w:rPr>
                <w:rFonts w:ascii="Calibri" w:hAnsi="Calibri" w:cs="Calibri"/>
                <w:rPrChange w:author="Neeraj Durgapal" w:date="2024-08-28T03:49:00Z" w:id="1013">
                  <w:rPr/>
                </w:rPrChange>
              </w:rPr>
              <w:fldChar w:fldCharType="separate"/>
            </w:r>
            <w:r>
              <w:rPr>
                <w:rFonts w:ascii="Calibri" w:hAnsi="Calibri" w:cs="Calibri"/>
                <w:rPrChange w:author="Neeraj Durgapal" w:date="2024-08-28T03:49:00Z" w:id="1014">
                  <w:rPr/>
                </w:rPrChange>
              </w:rPr>
              <w:t>17</w:t>
            </w:r>
            <w:r>
              <w:rPr>
                <w:rFonts w:ascii="Calibri" w:hAnsi="Calibri" w:cs="Calibri"/>
                <w:rPrChange w:author="Neeraj Durgapal" w:date="2024-08-28T03:49:00Z" w:id="1015">
                  <w:rPr/>
                </w:rPrChange>
              </w:rPr>
              <w:fldChar w:fldCharType="end"/>
            </w:r>
            <w:r>
              <w:rPr>
                <w:rStyle w:val="Hyperlink"/>
                <w:rFonts w:ascii="Calibri" w:hAnsi="Calibri" w:cs="Calibri"/>
                <w:rPrChange w:author="Neeraj Durgapal" w:date="2024-08-28T03:49:00Z" w:id="1016">
                  <w:rPr>
                    <w:rStyle w:val="Hyperlink"/>
                  </w:rPr>
                </w:rPrChange>
              </w:rPr>
              <w:fldChar w:fldCharType="end"/>
            </w:r>
          </w:ins>
        </w:p>
        <w:p w:rsidRPr="00E403D6" w:rsidR="00E403D6" w:rsidRDefault="00287800" w14:paraId="7938E98A" w14:textId="77777777">
          <w:pPr>
            <w:pStyle w:val="TOC5"/>
            <w:tabs>
              <w:tab w:val="right" w:leader="dot" w:pos="9350"/>
            </w:tabs>
            <w:rPr>
              <w:ins w:author="Shubhankar Ghosh" w:date="2024-08-27T14:45:00Z" w:id="1017"/>
              <w:rFonts w:ascii="Calibri" w:hAnsi="Calibri" w:cs="Calibri"/>
              <w:lang w:val="en-IN" w:eastAsia="en-IN" w:bidi="mr-IN"/>
              <w:rPrChange w:author="Neeraj Durgapal" w:date="2024-08-28T03:49:00Z" w:id="1018">
                <w:rPr>
                  <w:ins w:author="Shubhankar Ghosh" w:date="2024-08-27T14:45:00Z" w:id="1019"/>
                  <w:rFonts w:cs="Mangal"/>
                  <w:sz w:val="22"/>
                  <w:szCs w:val="20"/>
                  <w:lang w:val="en-IN" w:eastAsia="en-IN" w:bidi="mr-IN"/>
                </w:rPr>
              </w:rPrChange>
            </w:rPr>
          </w:pPr>
          <w:ins w:author="Shubhankar Ghosh" w:date="2024-08-27T14:45:00Z" w:id="1020">
            <w:r>
              <w:rPr>
                <w:rStyle w:val="Hyperlink"/>
                <w:rFonts w:ascii="Calibri" w:hAnsi="Calibri" w:cs="Calibri"/>
                <w:rPrChange w:author="Neeraj Durgapal" w:date="2024-08-28T03:49:00Z" w:id="1021">
                  <w:rPr>
                    <w:rStyle w:val="Hyperlink"/>
                  </w:rPr>
                </w:rPrChange>
              </w:rPr>
              <w:fldChar w:fldCharType="begin"/>
            </w:r>
            <w:r>
              <w:rPr>
                <w:rStyle w:val="Hyperlink"/>
                <w:rFonts w:ascii="Calibri" w:hAnsi="Calibri" w:cs="Calibri"/>
                <w:rPrChange w:author="Neeraj Durgapal" w:date="2024-08-28T03:49:00Z" w:id="1022">
                  <w:rPr>
                    <w:rStyle w:val="Hyperlink"/>
                  </w:rPr>
                </w:rPrChange>
              </w:rPr>
              <w:instrText xml:space="preserve"> </w:instrText>
            </w:r>
            <w:r>
              <w:rPr>
                <w:rFonts w:ascii="Calibri" w:hAnsi="Calibri" w:cs="Calibri"/>
                <w:rPrChange w:author="Neeraj Durgapal" w:date="2024-08-28T03:49:00Z" w:id="1023">
                  <w:rPr/>
                </w:rPrChange>
              </w:rPr>
              <w:instrText>HYPERLINK \l "_Toc175662419"</w:instrText>
            </w:r>
            <w:r>
              <w:rPr>
                <w:rStyle w:val="Hyperlink"/>
                <w:rFonts w:ascii="Calibri" w:hAnsi="Calibri" w:cs="Calibri"/>
                <w:rPrChange w:author="Neeraj Durgapal" w:date="2024-08-28T03:49:00Z" w:id="1024">
                  <w:rPr>
                    <w:rStyle w:val="Hyperlink"/>
                  </w:rPr>
                </w:rPrChange>
              </w:rPr>
              <w:instrText xml:space="preserve"> </w:instrText>
            </w:r>
            <w:r>
              <w:rPr>
                <w:rStyle w:val="Hyperlink"/>
                <w:rFonts w:ascii="Calibri" w:hAnsi="Calibri" w:cs="Calibri"/>
                <w:rPrChange w:author="Neeraj Durgapal" w:date="2024-08-28T03:49:00Z" w:id="1025">
                  <w:rPr>
                    <w:rStyle w:val="Hyperlink"/>
                  </w:rPr>
                </w:rPrChange>
              </w:rPr>
              <w:fldChar w:fldCharType="separate"/>
            </w:r>
            <w:r>
              <w:rPr>
                <w:rStyle w:val="Hyperlink"/>
                <w:rFonts w:ascii="Calibri" w:hAnsi="Calibri" w:eastAsia="Aptos" w:cs="Calibri"/>
              </w:rPr>
              <w:t>2.3.5.2 – Limit alert</w:t>
            </w:r>
            <w:r>
              <w:rPr>
                <w:rFonts w:ascii="Calibri" w:hAnsi="Calibri" w:cs="Calibri"/>
                <w:rPrChange w:author="Neeraj Durgapal" w:date="2024-08-28T03:49:00Z" w:id="1026">
                  <w:rPr/>
                </w:rPrChange>
              </w:rPr>
              <w:tab/>
            </w:r>
            <w:r>
              <w:rPr>
                <w:rFonts w:ascii="Calibri" w:hAnsi="Calibri" w:cs="Calibri"/>
                <w:rPrChange w:author="Neeraj Durgapal" w:date="2024-08-28T03:49:00Z" w:id="1027">
                  <w:rPr/>
                </w:rPrChange>
              </w:rPr>
              <w:fldChar w:fldCharType="begin"/>
            </w:r>
            <w:r>
              <w:rPr>
                <w:rFonts w:ascii="Calibri" w:hAnsi="Calibri" w:cs="Calibri"/>
                <w:rPrChange w:author="Neeraj Durgapal" w:date="2024-08-28T03:49:00Z" w:id="1028">
                  <w:rPr/>
                </w:rPrChange>
              </w:rPr>
              <w:instrText xml:space="preserve"> PAGEREF _Toc175662419 \h </w:instrText>
            </w:r>
          </w:ins>
          <w:r>
            <w:rPr>
              <w:rFonts w:ascii="Calibri" w:hAnsi="Calibri" w:cs="Calibri"/>
              <w:rPrChange w:author="Neeraj Durgapal" w:date="2024-08-28T03:49:00Z" w:id="1029">
                <w:rPr>
                  <w:rFonts w:ascii="Calibri" w:hAnsi="Calibri" w:cs="Calibri"/>
                </w:rPr>
              </w:rPrChange>
            </w:rPr>
          </w:r>
          <w:ins w:author="Shubhankar Ghosh" w:date="2024-08-27T14:45:00Z" w:id="1030">
            <w:r>
              <w:rPr>
                <w:rFonts w:ascii="Calibri" w:hAnsi="Calibri" w:cs="Calibri"/>
                <w:rPrChange w:author="Neeraj Durgapal" w:date="2024-08-28T03:49:00Z" w:id="1031">
                  <w:rPr/>
                </w:rPrChange>
              </w:rPr>
              <w:fldChar w:fldCharType="separate"/>
            </w:r>
            <w:r>
              <w:rPr>
                <w:rFonts w:ascii="Calibri" w:hAnsi="Calibri" w:cs="Calibri"/>
                <w:rPrChange w:author="Neeraj Durgapal" w:date="2024-08-28T03:49:00Z" w:id="1032">
                  <w:rPr/>
                </w:rPrChange>
              </w:rPr>
              <w:t>17</w:t>
            </w:r>
            <w:r>
              <w:rPr>
                <w:rFonts w:ascii="Calibri" w:hAnsi="Calibri" w:cs="Calibri"/>
                <w:rPrChange w:author="Neeraj Durgapal" w:date="2024-08-28T03:49:00Z" w:id="1033">
                  <w:rPr/>
                </w:rPrChange>
              </w:rPr>
              <w:fldChar w:fldCharType="end"/>
            </w:r>
            <w:r>
              <w:rPr>
                <w:rStyle w:val="Hyperlink"/>
                <w:rFonts w:ascii="Calibri" w:hAnsi="Calibri" w:cs="Calibri"/>
                <w:rPrChange w:author="Neeraj Durgapal" w:date="2024-08-28T03:49:00Z" w:id="1034">
                  <w:rPr>
                    <w:rStyle w:val="Hyperlink"/>
                  </w:rPr>
                </w:rPrChange>
              </w:rPr>
              <w:fldChar w:fldCharType="end"/>
            </w:r>
          </w:ins>
        </w:p>
        <w:p w:rsidRPr="00E403D6" w:rsidR="00E403D6" w:rsidRDefault="00287800" w14:paraId="17644447" w14:textId="77777777">
          <w:pPr>
            <w:pStyle w:val="TOC4"/>
            <w:tabs>
              <w:tab w:val="right" w:leader="dot" w:pos="9350"/>
            </w:tabs>
            <w:rPr>
              <w:ins w:author="Shubhankar Ghosh" w:date="2024-08-27T14:45:00Z" w:id="1035"/>
              <w:rFonts w:ascii="Calibri" w:hAnsi="Calibri" w:cs="Calibri"/>
              <w:lang w:val="en-IN" w:eastAsia="en-IN" w:bidi="mr-IN"/>
              <w:rPrChange w:author="Neeraj Durgapal" w:date="2024-08-28T03:49:00Z" w:id="1036">
                <w:rPr>
                  <w:ins w:author="Shubhankar Ghosh" w:date="2024-08-27T14:45:00Z" w:id="1037"/>
                  <w:rFonts w:cs="Mangal"/>
                  <w:sz w:val="22"/>
                  <w:szCs w:val="20"/>
                  <w:lang w:val="en-IN" w:eastAsia="en-IN" w:bidi="mr-IN"/>
                </w:rPr>
              </w:rPrChange>
            </w:rPr>
          </w:pPr>
          <w:ins w:author="Shubhankar Ghosh" w:date="2024-08-27T14:45:00Z" w:id="1038">
            <w:r>
              <w:rPr>
                <w:rStyle w:val="Hyperlink"/>
                <w:rFonts w:ascii="Calibri" w:hAnsi="Calibri" w:cs="Calibri"/>
                <w:rPrChange w:author="Neeraj Durgapal" w:date="2024-08-28T03:49:00Z" w:id="1039">
                  <w:rPr>
                    <w:rStyle w:val="Hyperlink"/>
                  </w:rPr>
                </w:rPrChange>
              </w:rPr>
              <w:fldChar w:fldCharType="begin"/>
            </w:r>
            <w:r>
              <w:rPr>
                <w:rStyle w:val="Hyperlink"/>
                <w:rFonts w:ascii="Calibri" w:hAnsi="Calibri" w:cs="Calibri"/>
                <w:rPrChange w:author="Neeraj Durgapal" w:date="2024-08-28T03:49:00Z" w:id="1040">
                  <w:rPr>
                    <w:rStyle w:val="Hyperlink"/>
                  </w:rPr>
                </w:rPrChange>
              </w:rPr>
              <w:instrText xml:space="preserve"> </w:instrText>
            </w:r>
            <w:r>
              <w:rPr>
                <w:rFonts w:ascii="Calibri" w:hAnsi="Calibri" w:cs="Calibri"/>
                <w:rPrChange w:author="Neeraj Durgapal" w:date="2024-08-28T03:49:00Z" w:id="1041">
                  <w:rPr/>
                </w:rPrChange>
              </w:rPr>
              <w:instrText>HYPERLINK \l "_Toc175662420"</w:instrText>
            </w:r>
            <w:r>
              <w:rPr>
                <w:rStyle w:val="Hyperlink"/>
                <w:rFonts w:ascii="Calibri" w:hAnsi="Calibri" w:cs="Calibri"/>
                <w:rPrChange w:author="Neeraj Durgapal" w:date="2024-08-28T03:49:00Z" w:id="1042">
                  <w:rPr>
                    <w:rStyle w:val="Hyperlink"/>
                  </w:rPr>
                </w:rPrChange>
              </w:rPr>
              <w:instrText xml:space="preserve"> </w:instrText>
            </w:r>
            <w:r>
              <w:rPr>
                <w:rStyle w:val="Hyperlink"/>
                <w:rFonts w:ascii="Calibri" w:hAnsi="Calibri" w:cs="Calibri"/>
                <w:rPrChange w:author="Neeraj Durgapal" w:date="2024-08-28T03:49:00Z" w:id="1043">
                  <w:rPr>
                    <w:rStyle w:val="Hyperlink"/>
                  </w:rPr>
                </w:rPrChange>
              </w:rPr>
              <w:fldChar w:fldCharType="separate"/>
            </w:r>
            <w:r>
              <w:rPr>
                <w:rStyle w:val="Hyperlink"/>
                <w:rFonts w:ascii="Calibri" w:hAnsi="Calibri" w:eastAsia="Aptos" w:cs="Calibri"/>
              </w:rPr>
              <w:t>2.3.6 – Payment mode health</w:t>
            </w:r>
            <w:r>
              <w:rPr>
                <w:rFonts w:ascii="Calibri" w:hAnsi="Calibri" w:cs="Calibri"/>
                <w:rPrChange w:author="Neeraj Durgapal" w:date="2024-08-28T03:49:00Z" w:id="1044">
                  <w:rPr/>
                </w:rPrChange>
              </w:rPr>
              <w:tab/>
            </w:r>
            <w:r>
              <w:rPr>
                <w:rFonts w:ascii="Calibri" w:hAnsi="Calibri" w:cs="Calibri"/>
                <w:rPrChange w:author="Neeraj Durgapal" w:date="2024-08-28T03:49:00Z" w:id="1045">
                  <w:rPr/>
                </w:rPrChange>
              </w:rPr>
              <w:fldChar w:fldCharType="begin"/>
            </w:r>
            <w:r>
              <w:rPr>
                <w:rFonts w:ascii="Calibri" w:hAnsi="Calibri" w:cs="Calibri"/>
                <w:rPrChange w:author="Neeraj Durgapal" w:date="2024-08-28T03:49:00Z" w:id="1046">
                  <w:rPr/>
                </w:rPrChange>
              </w:rPr>
              <w:instrText xml:space="preserve"> PAGEREF _Toc175662420 \h </w:instrText>
            </w:r>
          </w:ins>
          <w:r>
            <w:rPr>
              <w:rFonts w:ascii="Calibri" w:hAnsi="Calibri" w:cs="Calibri"/>
              <w:rPrChange w:author="Neeraj Durgapal" w:date="2024-08-28T03:49:00Z" w:id="1047">
                <w:rPr>
                  <w:rFonts w:ascii="Calibri" w:hAnsi="Calibri" w:cs="Calibri"/>
                </w:rPr>
              </w:rPrChange>
            </w:rPr>
          </w:r>
          <w:ins w:author="Shubhankar Ghosh" w:date="2024-08-27T14:45:00Z" w:id="1048">
            <w:r>
              <w:rPr>
                <w:rFonts w:ascii="Calibri" w:hAnsi="Calibri" w:cs="Calibri"/>
                <w:rPrChange w:author="Neeraj Durgapal" w:date="2024-08-28T03:49:00Z" w:id="1049">
                  <w:rPr/>
                </w:rPrChange>
              </w:rPr>
              <w:fldChar w:fldCharType="separate"/>
            </w:r>
            <w:r>
              <w:rPr>
                <w:rFonts w:ascii="Calibri" w:hAnsi="Calibri" w:cs="Calibri"/>
                <w:rPrChange w:author="Neeraj Durgapal" w:date="2024-08-28T03:49:00Z" w:id="1050">
                  <w:rPr/>
                </w:rPrChange>
              </w:rPr>
              <w:t>17</w:t>
            </w:r>
            <w:r>
              <w:rPr>
                <w:rFonts w:ascii="Calibri" w:hAnsi="Calibri" w:cs="Calibri"/>
                <w:rPrChange w:author="Neeraj Durgapal" w:date="2024-08-28T03:49:00Z" w:id="1051">
                  <w:rPr/>
                </w:rPrChange>
              </w:rPr>
              <w:fldChar w:fldCharType="end"/>
            </w:r>
            <w:r>
              <w:rPr>
                <w:rStyle w:val="Hyperlink"/>
                <w:rFonts w:ascii="Calibri" w:hAnsi="Calibri" w:cs="Calibri"/>
                <w:rPrChange w:author="Neeraj Durgapal" w:date="2024-08-28T03:49:00Z" w:id="1052">
                  <w:rPr>
                    <w:rStyle w:val="Hyperlink"/>
                  </w:rPr>
                </w:rPrChange>
              </w:rPr>
              <w:fldChar w:fldCharType="end"/>
            </w:r>
          </w:ins>
        </w:p>
        <w:p w:rsidRPr="00E403D6" w:rsidR="00E403D6" w:rsidRDefault="00287800" w14:paraId="7C9C160E" w14:textId="77777777">
          <w:pPr>
            <w:pStyle w:val="TOC5"/>
            <w:tabs>
              <w:tab w:val="right" w:leader="dot" w:pos="9350"/>
            </w:tabs>
            <w:rPr>
              <w:ins w:author="Shubhankar Ghosh" w:date="2024-08-27T14:45:00Z" w:id="1053"/>
              <w:rFonts w:ascii="Calibri" w:hAnsi="Calibri" w:cs="Calibri"/>
              <w:lang w:val="en-IN" w:eastAsia="en-IN" w:bidi="mr-IN"/>
              <w:rPrChange w:author="Neeraj Durgapal" w:date="2024-08-28T03:49:00Z" w:id="1054">
                <w:rPr>
                  <w:ins w:author="Shubhankar Ghosh" w:date="2024-08-27T14:45:00Z" w:id="1055"/>
                  <w:rFonts w:cs="Mangal"/>
                  <w:sz w:val="22"/>
                  <w:szCs w:val="20"/>
                  <w:lang w:val="en-IN" w:eastAsia="en-IN" w:bidi="mr-IN"/>
                </w:rPr>
              </w:rPrChange>
            </w:rPr>
          </w:pPr>
          <w:ins w:author="Shubhankar Ghosh" w:date="2024-08-27T14:45:00Z" w:id="1056">
            <w:r>
              <w:rPr>
                <w:rStyle w:val="Hyperlink"/>
                <w:rFonts w:ascii="Calibri" w:hAnsi="Calibri" w:cs="Calibri"/>
                <w:rPrChange w:author="Neeraj Durgapal" w:date="2024-08-28T03:49:00Z" w:id="1057">
                  <w:rPr>
                    <w:rStyle w:val="Hyperlink"/>
                  </w:rPr>
                </w:rPrChange>
              </w:rPr>
              <w:fldChar w:fldCharType="begin"/>
            </w:r>
            <w:r>
              <w:rPr>
                <w:rStyle w:val="Hyperlink"/>
                <w:rFonts w:ascii="Calibri" w:hAnsi="Calibri" w:cs="Calibri"/>
                <w:rPrChange w:author="Neeraj Durgapal" w:date="2024-08-28T03:49:00Z" w:id="1058">
                  <w:rPr>
                    <w:rStyle w:val="Hyperlink"/>
                  </w:rPr>
                </w:rPrChange>
              </w:rPr>
              <w:instrText xml:space="preserve"> </w:instrText>
            </w:r>
            <w:r>
              <w:rPr>
                <w:rFonts w:ascii="Calibri" w:hAnsi="Calibri" w:cs="Calibri"/>
                <w:rPrChange w:author="Neeraj Durgapal" w:date="2024-08-28T03:49:00Z" w:id="1059">
                  <w:rPr/>
                </w:rPrChange>
              </w:rPr>
              <w:instrText>HYPERLINK \l "_Toc175662421"</w:instrText>
            </w:r>
            <w:r>
              <w:rPr>
                <w:rStyle w:val="Hyperlink"/>
                <w:rFonts w:ascii="Calibri" w:hAnsi="Calibri" w:cs="Calibri"/>
                <w:rPrChange w:author="Neeraj Durgapal" w:date="2024-08-28T03:49:00Z" w:id="1060">
                  <w:rPr>
                    <w:rStyle w:val="Hyperlink"/>
                  </w:rPr>
                </w:rPrChange>
              </w:rPr>
              <w:instrText xml:space="preserve"> </w:instrText>
            </w:r>
            <w:r>
              <w:rPr>
                <w:rStyle w:val="Hyperlink"/>
                <w:rFonts w:ascii="Calibri" w:hAnsi="Calibri" w:cs="Calibri"/>
                <w:rPrChange w:author="Neeraj Durgapal" w:date="2024-08-28T03:49:00Z" w:id="1061">
                  <w:rPr>
                    <w:rStyle w:val="Hyperlink"/>
                  </w:rPr>
                </w:rPrChange>
              </w:rPr>
              <w:fldChar w:fldCharType="separate"/>
            </w:r>
            <w:r>
              <w:rPr>
                <w:rStyle w:val="Hyperlink"/>
                <w:rFonts w:ascii="Calibri" w:hAnsi="Calibri" w:eastAsia="Aptos" w:cs="Calibri"/>
              </w:rPr>
              <w:t>2.3.6.1 – Health status</w:t>
            </w:r>
            <w:r>
              <w:rPr>
                <w:rFonts w:ascii="Calibri" w:hAnsi="Calibri" w:cs="Calibri"/>
                <w:rPrChange w:author="Neeraj Durgapal" w:date="2024-08-28T03:49:00Z" w:id="1062">
                  <w:rPr/>
                </w:rPrChange>
              </w:rPr>
              <w:tab/>
            </w:r>
            <w:r>
              <w:rPr>
                <w:rFonts w:ascii="Calibri" w:hAnsi="Calibri" w:cs="Calibri"/>
                <w:rPrChange w:author="Neeraj Durgapal" w:date="2024-08-28T03:49:00Z" w:id="1063">
                  <w:rPr/>
                </w:rPrChange>
              </w:rPr>
              <w:fldChar w:fldCharType="begin"/>
            </w:r>
            <w:r>
              <w:rPr>
                <w:rFonts w:ascii="Calibri" w:hAnsi="Calibri" w:cs="Calibri"/>
                <w:rPrChange w:author="Neeraj Durgapal" w:date="2024-08-28T03:49:00Z" w:id="1064">
                  <w:rPr/>
                </w:rPrChange>
              </w:rPr>
              <w:instrText xml:space="preserve"> PAGEREF _Toc175662421 \h </w:instrText>
            </w:r>
          </w:ins>
          <w:r>
            <w:rPr>
              <w:rFonts w:ascii="Calibri" w:hAnsi="Calibri" w:cs="Calibri"/>
              <w:rPrChange w:author="Neeraj Durgapal" w:date="2024-08-28T03:49:00Z" w:id="1065">
                <w:rPr>
                  <w:rFonts w:ascii="Calibri" w:hAnsi="Calibri" w:cs="Calibri"/>
                </w:rPr>
              </w:rPrChange>
            </w:rPr>
          </w:r>
          <w:ins w:author="Shubhankar Ghosh" w:date="2024-08-27T14:45:00Z" w:id="1066">
            <w:r>
              <w:rPr>
                <w:rFonts w:ascii="Calibri" w:hAnsi="Calibri" w:cs="Calibri"/>
                <w:rPrChange w:author="Neeraj Durgapal" w:date="2024-08-28T03:49:00Z" w:id="1067">
                  <w:rPr/>
                </w:rPrChange>
              </w:rPr>
              <w:fldChar w:fldCharType="separate"/>
            </w:r>
            <w:r>
              <w:rPr>
                <w:rFonts w:ascii="Calibri" w:hAnsi="Calibri" w:cs="Calibri"/>
                <w:rPrChange w:author="Neeraj Durgapal" w:date="2024-08-28T03:49:00Z" w:id="1068">
                  <w:rPr/>
                </w:rPrChange>
              </w:rPr>
              <w:t>17</w:t>
            </w:r>
            <w:r>
              <w:rPr>
                <w:rFonts w:ascii="Calibri" w:hAnsi="Calibri" w:cs="Calibri"/>
                <w:rPrChange w:author="Neeraj Durgapal" w:date="2024-08-28T03:49:00Z" w:id="1069">
                  <w:rPr/>
                </w:rPrChange>
              </w:rPr>
              <w:fldChar w:fldCharType="end"/>
            </w:r>
            <w:r>
              <w:rPr>
                <w:rStyle w:val="Hyperlink"/>
                <w:rFonts w:ascii="Calibri" w:hAnsi="Calibri" w:cs="Calibri"/>
                <w:rPrChange w:author="Neeraj Durgapal" w:date="2024-08-28T03:49:00Z" w:id="1070">
                  <w:rPr>
                    <w:rStyle w:val="Hyperlink"/>
                  </w:rPr>
                </w:rPrChange>
              </w:rPr>
              <w:fldChar w:fldCharType="end"/>
            </w:r>
          </w:ins>
        </w:p>
        <w:p w:rsidRPr="00E403D6" w:rsidR="00E403D6" w:rsidRDefault="00287800" w14:paraId="0B07151E" w14:textId="77777777">
          <w:pPr>
            <w:pStyle w:val="TOC5"/>
            <w:tabs>
              <w:tab w:val="right" w:leader="dot" w:pos="9350"/>
            </w:tabs>
            <w:rPr>
              <w:ins w:author="Shubhankar Ghosh" w:date="2024-08-27T14:45:00Z" w:id="1071"/>
              <w:rFonts w:ascii="Calibri" w:hAnsi="Calibri" w:cs="Calibri"/>
              <w:lang w:val="en-IN" w:eastAsia="en-IN" w:bidi="mr-IN"/>
              <w:rPrChange w:author="Neeraj Durgapal" w:date="2024-08-28T03:49:00Z" w:id="1072">
                <w:rPr>
                  <w:ins w:author="Shubhankar Ghosh" w:date="2024-08-27T14:45:00Z" w:id="1073"/>
                  <w:rFonts w:cs="Mangal"/>
                  <w:sz w:val="22"/>
                  <w:szCs w:val="20"/>
                  <w:lang w:val="en-IN" w:eastAsia="en-IN" w:bidi="mr-IN"/>
                </w:rPr>
              </w:rPrChange>
            </w:rPr>
          </w:pPr>
          <w:ins w:author="Shubhankar Ghosh" w:date="2024-08-27T14:45:00Z" w:id="1074">
            <w:r>
              <w:rPr>
                <w:rStyle w:val="Hyperlink"/>
                <w:rFonts w:ascii="Calibri" w:hAnsi="Calibri" w:cs="Calibri"/>
                <w:rPrChange w:author="Neeraj Durgapal" w:date="2024-08-28T03:49:00Z" w:id="1075">
                  <w:rPr>
                    <w:rStyle w:val="Hyperlink"/>
                  </w:rPr>
                </w:rPrChange>
              </w:rPr>
              <w:fldChar w:fldCharType="begin"/>
            </w:r>
            <w:r>
              <w:rPr>
                <w:rStyle w:val="Hyperlink"/>
                <w:rFonts w:ascii="Calibri" w:hAnsi="Calibri" w:cs="Calibri"/>
                <w:rPrChange w:author="Neeraj Durgapal" w:date="2024-08-28T03:49:00Z" w:id="1076">
                  <w:rPr>
                    <w:rStyle w:val="Hyperlink"/>
                  </w:rPr>
                </w:rPrChange>
              </w:rPr>
              <w:instrText xml:space="preserve"> </w:instrText>
            </w:r>
            <w:r>
              <w:rPr>
                <w:rFonts w:ascii="Calibri" w:hAnsi="Calibri" w:cs="Calibri"/>
                <w:rPrChange w:author="Neeraj Durgapal" w:date="2024-08-28T03:49:00Z" w:id="1077">
                  <w:rPr/>
                </w:rPrChange>
              </w:rPr>
              <w:instrText>HYPERLINK \l "_Toc175662422"</w:instrText>
            </w:r>
            <w:r>
              <w:rPr>
                <w:rStyle w:val="Hyperlink"/>
                <w:rFonts w:ascii="Calibri" w:hAnsi="Calibri" w:cs="Calibri"/>
                <w:rPrChange w:author="Neeraj Durgapal" w:date="2024-08-28T03:49:00Z" w:id="1078">
                  <w:rPr>
                    <w:rStyle w:val="Hyperlink"/>
                  </w:rPr>
                </w:rPrChange>
              </w:rPr>
              <w:instrText xml:space="preserve"> </w:instrText>
            </w:r>
            <w:r>
              <w:rPr>
                <w:rStyle w:val="Hyperlink"/>
                <w:rFonts w:ascii="Calibri" w:hAnsi="Calibri" w:cs="Calibri"/>
                <w:rPrChange w:author="Neeraj Durgapal" w:date="2024-08-28T03:49:00Z" w:id="1079">
                  <w:rPr>
                    <w:rStyle w:val="Hyperlink"/>
                  </w:rPr>
                </w:rPrChange>
              </w:rPr>
              <w:fldChar w:fldCharType="separate"/>
            </w:r>
            <w:r>
              <w:rPr>
                <w:rStyle w:val="Hyperlink"/>
                <w:rFonts w:ascii="Calibri" w:hAnsi="Calibri" w:eastAsia="Aptos" w:cs="Calibri"/>
                <w:highlight w:val="red"/>
              </w:rPr>
              <w:t>2.3.6.2 – Issue Alerts</w:t>
            </w:r>
            <w:r>
              <w:rPr>
                <w:rFonts w:ascii="Calibri" w:hAnsi="Calibri" w:cs="Calibri"/>
                <w:rPrChange w:author="Neeraj Durgapal" w:date="2024-08-28T03:49:00Z" w:id="1080">
                  <w:rPr/>
                </w:rPrChange>
              </w:rPr>
              <w:tab/>
            </w:r>
            <w:r>
              <w:rPr>
                <w:rFonts w:ascii="Calibri" w:hAnsi="Calibri" w:cs="Calibri"/>
                <w:rPrChange w:author="Neeraj Durgapal" w:date="2024-08-28T03:49:00Z" w:id="1081">
                  <w:rPr/>
                </w:rPrChange>
              </w:rPr>
              <w:fldChar w:fldCharType="begin"/>
            </w:r>
            <w:r>
              <w:rPr>
                <w:rFonts w:ascii="Calibri" w:hAnsi="Calibri" w:cs="Calibri"/>
                <w:rPrChange w:author="Neeraj Durgapal" w:date="2024-08-28T03:49:00Z" w:id="1082">
                  <w:rPr/>
                </w:rPrChange>
              </w:rPr>
              <w:instrText xml:space="preserve"> PAGEREF _Toc175662422 \h </w:instrText>
            </w:r>
          </w:ins>
          <w:r>
            <w:rPr>
              <w:rFonts w:ascii="Calibri" w:hAnsi="Calibri" w:cs="Calibri"/>
              <w:rPrChange w:author="Neeraj Durgapal" w:date="2024-08-28T03:49:00Z" w:id="1083">
                <w:rPr>
                  <w:rFonts w:ascii="Calibri" w:hAnsi="Calibri" w:cs="Calibri"/>
                </w:rPr>
              </w:rPrChange>
            </w:rPr>
          </w:r>
          <w:ins w:author="Shubhankar Ghosh" w:date="2024-08-27T14:45:00Z" w:id="1084">
            <w:r>
              <w:rPr>
                <w:rFonts w:ascii="Calibri" w:hAnsi="Calibri" w:cs="Calibri"/>
                <w:rPrChange w:author="Neeraj Durgapal" w:date="2024-08-28T03:49:00Z" w:id="1085">
                  <w:rPr/>
                </w:rPrChange>
              </w:rPr>
              <w:fldChar w:fldCharType="separate"/>
            </w:r>
            <w:r>
              <w:rPr>
                <w:rFonts w:ascii="Calibri" w:hAnsi="Calibri" w:cs="Calibri"/>
                <w:rPrChange w:author="Neeraj Durgapal" w:date="2024-08-28T03:49:00Z" w:id="1086">
                  <w:rPr/>
                </w:rPrChange>
              </w:rPr>
              <w:t>18</w:t>
            </w:r>
            <w:r>
              <w:rPr>
                <w:rFonts w:ascii="Calibri" w:hAnsi="Calibri" w:cs="Calibri"/>
                <w:rPrChange w:author="Neeraj Durgapal" w:date="2024-08-28T03:49:00Z" w:id="1087">
                  <w:rPr/>
                </w:rPrChange>
              </w:rPr>
              <w:fldChar w:fldCharType="end"/>
            </w:r>
            <w:r>
              <w:rPr>
                <w:rStyle w:val="Hyperlink"/>
                <w:rFonts w:ascii="Calibri" w:hAnsi="Calibri" w:cs="Calibri"/>
                <w:rPrChange w:author="Neeraj Durgapal" w:date="2024-08-28T03:49:00Z" w:id="1088">
                  <w:rPr>
                    <w:rStyle w:val="Hyperlink"/>
                  </w:rPr>
                </w:rPrChange>
              </w:rPr>
              <w:fldChar w:fldCharType="end"/>
            </w:r>
          </w:ins>
        </w:p>
        <w:p w:rsidRPr="00E403D6" w:rsidR="00E403D6" w:rsidRDefault="00287800" w14:paraId="29C1E775" w14:textId="77777777">
          <w:pPr>
            <w:pStyle w:val="TOC5"/>
            <w:tabs>
              <w:tab w:val="right" w:leader="dot" w:pos="9350"/>
            </w:tabs>
            <w:rPr>
              <w:ins w:author="Shubhankar Ghosh" w:date="2024-08-27T14:45:00Z" w:id="1089"/>
              <w:rFonts w:ascii="Calibri" w:hAnsi="Calibri" w:cs="Calibri"/>
              <w:lang w:val="en-IN" w:eastAsia="en-IN" w:bidi="mr-IN"/>
              <w:rPrChange w:author="Neeraj Durgapal" w:date="2024-08-28T03:49:00Z" w:id="1090">
                <w:rPr>
                  <w:ins w:author="Shubhankar Ghosh" w:date="2024-08-27T14:45:00Z" w:id="1091"/>
                  <w:rFonts w:cs="Mangal"/>
                  <w:sz w:val="22"/>
                  <w:szCs w:val="20"/>
                  <w:lang w:val="en-IN" w:eastAsia="en-IN" w:bidi="mr-IN"/>
                </w:rPr>
              </w:rPrChange>
            </w:rPr>
          </w:pPr>
          <w:ins w:author="Shubhankar Ghosh" w:date="2024-08-27T14:45:00Z" w:id="1092">
            <w:r>
              <w:rPr>
                <w:rStyle w:val="Hyperlink"/>
                <w:rFonts w:ascii="Calibri" w:hAnsi="Calibri" w:cs="Calibri"/>
                <w:rPrChange w:author="Neeraj Durgapal" w:date="2024-08-28T03:49:00Z" w:id="1093">
                  <w:rPr>
                    <w:rStyle w:val="Hyperlink"/>
                  </w:rPr>
                </w:rPrChange>
              </w:rPr>
              <w:fldChar w:fldCharType="begin"/>
            </w:r>
            <w:r>
              <w:rPr>
                <w:rStyle w:val="Hyperlink"/>
                <w:rFonts w:ascii="Calibri" w:hAnsi="Calibri" w:cs="Calibri"/>
                <w:rPrChange w:author="Neeraj Durgapal" w:date="2024-08-28T03:49:00Z" w:id="1094">
                  <w:rPr>
                    <w:rStyle w:val="Hyperlink"/>
                  </w:rPr>
                </w:rPrChange>
              </w:rPr>
              <w:instrText xml:space="preserve"> </w:instrText>
            </w:r>
            <w:r>
              <w:rPr>
                <w:rFonts w:ascii="Calibri" w:hAnsi="Calibri" w:cs="Calibri"/>
                <w:rPrChange w:author="Neeraj Durgapal" w:date="2024-08-28T03:49:00Z" w:id="1095">
                  <w:rPr/>
                </w:rPrChange>
              </w:rPr>
              <w:instrText>HYPERLINK \l "_Toc175662423"</w:instrText>
            </w:r>
            <w:r>
              <w:rPr>
                <w:rStyle w:val="Hyperlink"/>
                <w:rFonts w:ascii="Calibri" w:hAnsi="Calibri" w:cs="Calibri"/>
                <w:rPrChange w:author="Neeraj Durgapal" w:date="2024-08-28T03:49:00Z" w:id="1096">
                  <w:rPr>
                    <w:rStyle w:val="Hyperlink"/>
                  </w:rPr>
                </w:rPrChange>
              </w:rPr>
              <w:instrText xml:space="preserve"> </w:instrText>
            </w:r>
            <w:r>
              <w:rPr>
                <w:rStyle w:val="Hyperlink"/>
                <w:rFonts w:ascii="Calibri" w:hAnsi="Calibri" w:cs="Calibri"/>
                <w:rPrChange w:author="Neeraj Durgapal" w:date="2024-08-28T03:49:00Z" w:id="1097">
                  <w:rPr>
                    <w:rStyle w:val="Hyperlink"/>
                  </w:rPr>
                </w:rPrChange>
              </w:rPr>
              <w:fldChar w:fldCharType="separate"/>
            </w:r>
            <w:r>
              <w:rPr>
                <w:rStyle w:val="Hyperlink"/>
                <w:rFonts w:ascii="Calibri" w:hAnsi="Calibri" w:eastAsia="Aptos" w:cs="Calibri"/>
              </w:rPr>
              <w:t>2.3.6.3 – Detail view</w:t>
            </w:r>
            <w:r>
              <w:rPr>
                <w:rFonts w:ascii="Calibri" w:hAnsi="Calibri" w:cs="Calibri"/>
                <w:rPrChange w:author="Neeraj Durgapal" w:date="2024-08-28T03:49:00Z" w:id="1098">
                  <w:rPr/>
                </w:rPrChange>
              </w:rPr>
              <w:tab/>
            </w:r>
            <w:r>
              <w:rPr>
                <w:rFonts w:ascii="Calibri" w:hAnsi="Calibri" w:cs="Calibri"/>
                <w:rPrChange w:author="Neeraj Durgapal" w:date="2024-08-28T03:49:00Z" w:id="1099">
                  <w:rPr/>
                </w:rPrChange>
              </w:rPr>
              <w:fldChar w:fldCharType="begin"/>
            </w:r>
            <w:r>
              <w:rPr>
                <w:rFonts w:ascii="Calibri" w:hAnsi="Calibri" w:cs="Calibri"/>
                <w:rPrChange w:author="Neeraj Durgapal" w:date="2024-08-28T03:49:00Z" w:id="1100">
                  <w:rPr/>
                </w:rPrChange>
              </w:rPr>
              <w:instrText xml:space="preserve"> PAGEREF _Toc175662423 \h </w:instrText>
            </w:r>
          </w:ins>
          <w:r>
            <w:rPr>
              <w:rFonts w:ascii="Calibri" w:hAnsi="Calibri" w:cs="Calibri"/>
              <w:rPrChange w:author="Neeraj Durgapal" w:date="2024-08-28T03:49:00Z" w:id="1101">
                <w:rPr>
                  <w:rFonts w:ascii="Calibri" w:hAnsi="Calibri" w:cs="Calibri"/>
                </w:rPr>
              </w:rPrChange>
            </w:rPr>
          </w:r>
          <w:ins w:author="Shubhankar Ghosh" w:date="2024-08-27T14:45:00Z" w:id="1102">
            <w:r>
              <w:rPr>
                <w:rFonts w:ascii="Calibri" w:hAnsi="Calibri" w:cs="Calibri"/>
                <w:rPrChange w:author="Neeraj Durgapal" w:date="2024-08-28T03:49:00Z" w:id="1103">
                  <w:rPr/>
                </w:rPrChange>
              </w:rPr>
              <w:fldChar w:fldCharType="separate"/>
            </w:r>
            <w:r>
              <w:rPr>
                <w:rFonts w:ascii="Calibri" w:hAnsi="Calibri" w:cs="Calibri"/>
                <w:rPrChange w:author="Neeraj Durgapal" w:date="2024-08-28T03:49:00Z" w:id="1104">
                  <w:rPr/>
                </w:rPrChange>
              </w:rPr>
              <w:t>18</w:t>
            </w:r>
            <w:r>
              <w:rPr>
                <w:rFonts w:ascii="Calibri" w:hAnsi="Calibri" w:cs="Calibri"/>
                <w:rPrChange w:author="Neeraj Durgapal" w:date="2024-08-28T03:49:00Z" w:id="1105">
                  <w:rPr/>
                </w:rPrChange>
              </w:rPr>
              <w:fldChar w:fldCharType="end"/>
            </w:r>
            <w:r>
              <w:rPr>
                <w:rStyle w:val="Hyperlink"/>
                <w:rFonts w:ascii="Calibri" w:hAnsi="Calibri" w:cs="Calibri"/>
                <w:rPrChange w:author="Neeraj Durgapal" w:date="2024-08-28T03:49:00Z" w:id="1106">
                  <w:rPr>
                    <w:rStyle w:val="Hyperlink"/>
                  </w:rPr>
                </w:rPrChange>
              </w:rPr>
              <w:fldChar w:fldCharType="end"/>
            </w:r>
          </w:ins>
        </w:p>
        <w:p w:rsidRPr="00E403D6" w:rsidR="00E403D6" w:rsidRDefault="00287800" w14:paraId="0ED938E4" w14:textId="77777777">
          <w:pPr>
            <w:pStyle w:val="TOC4"/>
            <w:tabs>
              <w:tab w:val="right" w:leader="dot" w:pos="9350"/>
            </w:tabs>
            <w:rPr>
              <w:ins w:author="Shubhankar Ghosh" w:date="2024-08-27T14:45:00Z" w:id="1107"/>
              <w:rFonts w:ascii="Calibri" w:hAnsi="Calibri" w:cs="Calibri"/>
              <w:lang w:val="en-IN" w:eastAsia="en-IN" w:bidi="mr-IN"/>
              <w:rPrChange w:author="Neeraj Durgapal" w:date="2024-08-28T03:49:00Z" w:id="1108">
                <w:rPr>
                  <w:ins w:author="Shubhankar Ghosh" w:date="2024-08-27T14:45:00Z" w:id="1109"/>
                  <w:rFonts w:cs="Mangal"/>
                  <w:sz w:val="22"/>
                  <w:szCs w:val="20"/>
                  <w:lang w:val="en-IN" w:eastAsia="en-IN" w:bidi="mr-IN"/>
                </w:rPr>
              </w:rPrChange>
            </w:rPr>
          </w:pPr>
          <w:ins w:author="Shubhankar Ghosh" w:date="2024-08-27T14:45:00Z" w:id="1110">
            <w:r>
              <w:rPr>
                <w:rStyle w:val="Hyperlink"/>
                <w:rFonts w:ascii="Calibri" w:hAnsi="Calibri" w:cs="Calibri"/>
                <w:rPrChange w:author="Neeraj Durgapal" w:date="2024-08-28T03:49:00Z" w:id="1111">
                  <w:rPr>
                    <w:rStyle w:val="Hyperlink"/>
                  </w:rPr>
                </w:rPrChange>
              </w:rPr>
              <w:fldChar w:fldCharType="begin"/>
            </w:r>
            <w:r>
              <w:rPr>
                <w:rStyle w:val="Hyperlink"/>
                <w:rFonts w:ascii="Calibri" w:hAnsi="Calibri" w:cs="Calibri"/>
                <w:rPrChange w:author="Neeraj Durgapal" w:date="2024-08-28T03:49:00Z" w:id="1112">
                  <w:rPr>
                    <w:rStyle w:val="Hyperlink"/>
                  </w:rPr>
                </w:rPrChange>
              </w:rPr>
              <w:instrText xml:space="preserve"> </w:instrText>
            </w:r>
            <w:r>
              <w:rPr>
                <w:rFonts w:ascii="Calibri" w:hAnsi="Calibri" w:cs="Calibri"/>
                <w:rPrChange w:author="Neeraj Durgapal" w:date="2024-08-28T03:49:00Z" w:id="1113">
                  <w:rPr/>
                </w:rPrChange>
              </w:rPr>
              <w:instrText>HYPERLINK \l "_Toc175662424"</w:instrText>
            </w:r>
            <w:r>
              <w:rPr>
                <w:rStyle w:val="Hyperlink"/>
                <w:rFonts w:ascii="Calibri" w:hAnsi="Calibri" w:cs="Calibri"/>
                <w:rPrChange w:author="Neeraj Durgapal" w:date="2024-08-28T03:49:00Z" w:id="1114">
                  <w:rPr>
                    <w:rStyle w:val="Hyperlink"/>
                  </w:rPr>
                </w:rPrChange>
              </w:rPr>
              <w:instrText xml:space="preserve"> </w:instrText>
            </w:r>
            <w:r>
              <w:rPr>
                <w:rStyle w:val="Hyperlink"/>
                <w:rFonts w:ascii="Calibri" w:hAnsi="Calibri" w:cs="Calibri"/>
                <w:rPrChange w:author="Neeraj Durgapal" w:date="2024-08-28T03:49:00Z" w:id="1115">
                  <w:rPr>
                    <w:rStyle w:val="Hyperlink"/>
                  </w:rPr>
                </w:rPrChange>
              </w:rPr>
              <w:fldChar w:fldCharType="separate"/>
            </w:r>
            <w:r>
              <w:rPr>
                <w:rStyle w:val="Hyperlink"/>
                <w:rFonts w:ascii="Calibri" w:hAnsi="Calibri" w:eastAsia="Aptos" w:cs="Calibri"/>
              </w:rPr>
              <w:t>2.3.7 – Reports</w:t>
            </w:r>
            <w:r>
              <w:rPr>
                <w:rFonts w:ascii="Calibri" w:hAnsi="Calibri" w:cs="Calibri"/>
                <w:rPrChange w:author="Neeraj Durgapal" w:date="2024-08-28T03:49:00Z" w:id="1116">
                  <w:rPr/>
                </w:rPrChange>
              </w:rPr>
              <w:tab/>
            </w:r>
            <w:r>
              <w:rPr>
                <w:rFonts w:ascii="Calibri" w:hAnsi="Calibri" w:cs="Calibri"/>
                <w:rPrChange w:author="Neeraj Durgapal" w:date="2024-08-28T03:49:00Z" w:id="1117">
                  <w:rPr/>
                </w:rPrChange>
              </w:rPr>
              <w:fldChar w:fldCharType="begin"/>
            </w:r>
            <w:r>
              <w:rPr>
                <w:rFonts w:ascii="Calibri" w:hAnsi="Calibri" w:cs="Calibri"/>
                <w:rPrChange w:author="Neeraj Durgapal" w:date="2024-08-28T03:49:00Z" w:id="1118">
                  <w:rPr/>
                </w:rPrChange>
              </w:rPr>
              <w:instrText xml:space="preserve"> PAGEREF _Toc175662424 \h </w:instrText>
            </w:r>
          </w:ins>
          <w:r>
            <w:rPr>
              <w:rFonts w:ascii="Calibri" w:hAnsi="Calibri" w:cs="Calibri"/>
              <w:rPrChange w:author="Neeraj Durgapal" w:date="2024-08-28T03:49:00Z" w:id="1119">
                <w:rPr>
                  <w:rFonts w:ascii="Calibri" w:hAnsi="Calibri" w:cs="Calibri"/>
                </w:rPr>
              </w:rPrChange>
            </w:rPr>
          </w:r>
          <w:ins w:author="Shubhankar Ghosh" w:date="2024-08-27T14:45:00Z" w:id="1120">
            <w:r>
              <w:rPr>
                <w:rFonts w:ascii="Calibri" w:hAnsi="Calibri" w:cs="Calibri"/>
                <w:rPrChange w:author="Neeraj Durgapal" w:date="2024-08-28T03:49:00Z" w:id="1121">
                  <w:rPr/>
                </w:rPrChange>
              </w:rPr>
              <w:fldChar w:fldCharType="separate"/>
            </w:r>
            <w:r>
              <w:rPr>
                <w:rFonts w:ascii="Calibri" w:hAnsi="Calibri" w:cs="Calibri"/>
                <w:rPrChange w:author="Neeraj Durgapal" w:date="2024-08-28T03:49:00Z" w:id="1122">
                  <w:rPr/>
                </w:rPrChange>
              </w:rPr>
              <w:t>18</w:t>
            </w:r>
            <w:r>
              <w:rPr>
                <w:rFonts w:ascii="Calibri" w:hAnsi="Calibri" w:cs="Calibri"/>
                <w:rPrChange w:author="Neeraj Durgapal" w:date="2024-08-28T03:49:00Z" w:id="1123">
                  <w:rPr/>
                </w:rPrChange>
              </w:rPr>
              <w:fldChar w:fldCharType="end"/>
            </w:r>
            <w:r>
              <w:rPr>
                <w:rStyle w:val="Hyperlink"/>
                <w:rFonts w:ascii="Calibri" w:hAnsi="Calibri" w:cs="Calibri"/>
                <w:rPrChange w:author="Neeraj Durgapal" w:date="2024-08-28T03:49:00Z" w:id="1124">
                  <w:rPr>
                    <w:rStyle w:val="Hyperlink"/>
                  </w:rPr>
                </w:rPrChange>
              </w:rPr>
              <w:fldChar w:fldCharType="end"/>
            </w:r>
          </w:ins>
        </w:p>
        <w:p w:rsidRPr="00E403D6" w:rsidR="00E403D6" w:rsidRDefault="00287800" w14:paraId="3E683DF2" w14:textId="77777777">
          <w:pPr>
            <w:pStyle w:val="TOC5"/>
            <w:tabs>
              <w:tab w:val="right" w:leader="dot" w:pos="9350"/>
            </w:tabs>
            <w:rPr>
              <w:ins w:author="Shubhankar Ghosh" w:date="2024-08-27T14:45:00Z" w:id="1125"/>
              <w:rFonts w:ascii="Calibri" w:hAnsi="Calibri" w:cs="Calibri"/>
              <w:lang w:val="en-IN" w:eastAsia="en-IN" w:bidi="mr-IN"/>
              <w:rPrChange w:author="Neeraj Durgapal" w:date="2024-08-28T03:49:00Z" w:id="1126">
                <w:rPr>
                  <w:ins w:author="Shubhankar Ghosh" w:date="2024-08-27T14:45:00Z" w:id="1127"/>
                  <w:rFonts w:cs="Mangal"/>
                  <w:sz w:val="22"/>
                  <w:szCs w:val="20"/>
                  <w:lang w:val="en-IN" w:eastAsia="en-IN" w:bidi="mr-IN"/>
                </w:rPr>
              </w:rPrChange>
            </w:rPr>
          </w:pPr>
          <w:ins w:author="Shubhankar Ghosh" w:date="2024-08-27T14:45:00Z" w:id="1128">
            <w:r>
              <w:rPr>
                <w:rStyle w:val="Hyperlink"/>
                <w:rFonts w:ascii="Calibri" w:hAnsi="Calibri" w:cs="Calibri"/>
                <w:rPrChange w:author="Neeraj Durgapal" w:date="2024-08-28T03:49:00Z" w:id="1129">
                  <w:rPr>
                    <w:rStyle w:val="Hyperlink"/>
                  </w:rPr>
                </w:rPrChange>
              </w:rPr>
              <w:fldChar w:fldCharType="begin"/>
            </w:r>
            <w:r>
              <w:rPr>
                <w:rStyle w:val="Hyperlink"/>
                <w:rFonts w:ascii="Calibri" w:hAnsi="Calibri" w:cs="Calibri"/>
                <w:rPrChange w:author="Neeraj Durgapal" w:date="2024-08-28T03:49:00Z" w:id="1130">
                  <w:rPr>
                    <w:rStyle w:val="Hyperlink"/>
                  </w:rPr>
                </w:rPrChange>
              </w:rPr>
              <w:instrText xml:space="preserve"> </w:instrText>
            </w:r>
            <w:r>
              <w:rPr>
                <w:rFonts w:ascii="Calibri" w:hAnsi="Calibri" w:cs="Calibri"/>
                <w:rPrChange w:author="Neeraj Durgapal" w:date="2024-08-28T03:49:00Z" w:id="1131">
                  <w:rPr/>
                </w:rPrChange>
              </w:rPr>
              <w:instrText>HYPERLINK \l "_Toc175662425"</w:instrText>
            </w:r>
            <w:r>
              <w:rPr>
                <w:rStyle w:val="Hyperlink"/>
                <w:rFonts w:ascii="Calibri" w:hAnsi="Calibri" w:cs="Calibri"/>
                <w:rPrChange w:author="Neeraj Durgapal" w:date="2024-08-28T03:49:00Z" w:id="1132">
                  <w:rPr>
                    <w:rStyle w:val="Hyperlink"/>
                  </w:rPr>
                </w:rPrChange>
              </w:rPr>
              <w:instrText xml:space="preserve"> </w:instrText>
            </w:r>
            <w:r>
              <w:rPr>
                <w:rStyle w:val="Hyperlink"/>
                <w:rFonts w:ascii="Calibri" w:hAnsi="Calibri" w:cs="Calibri"/>
                <w:rPrChange w:author="Neeraj Durgapal" w:date="2024-08-28T03:49:00Z" w:id="1133">
                  <w:rPr>
                    <w:rStyle w:val="Hyperlink"/>
                  </w:rPr>
                </w:rPrChange>
              </w:rPr>
              <w:fldChar w:fldCharType="separate"/>
            </w:r>
            <w:r>
              <w:rPr>
                <w:rStyle w:val="Hyperlink"/>
                <w:rFonts w:ascii="Calibri" w:hAnsi="Calibri" w:eastAsia="Aptos" w:cs="Calibri"/>
              </w:rPr>
              <w:t>2.3.7.1 – Quick report downloads</w:t>
            </w:r>
            <w:r>
              <w:rPr>
                <w:rFonts w:ascii="Calibri" w:hAnsi="Calibri" w:cs="Calibri"/>
                <w:rPrChange w:author="Neeraj Durgapal" w:date="2024-08-28T03:49:00Z" w:id="1134">
                  <w:rPr/>
                </w:rPrChange>
              </w:rPr>
              <w:tab/>
            </w:r>
            <w:r>
              <w:rPr>
                <w:rFonts w:ascii="Calibri" w:hAnsi="Calibri" w:cs="Calibri"/>
                <w:rPrChange w:author="Neeraj Durgapal" w:date="2024-08-28T03:49:00Z" w:id="1135">
                  <w:rPr/>
                </w:rPrChange>
              </w:rPr>
              <w:fldChar w:fldCharType="begin"/>
            </w:r>
            <w:r>
              <w:rPr>
                <w:rFonts w:ascii="Calibri" w:hAnsi="Calibri" w:cs="Calibri"/>
                <w:rPrChange w:author="Neeraj Durgapal" w:date="2024-08-28T03:49:00Z" w:id="1136">
                  <w:rPr/>
                </w:rPrChange>
              </w:rPr>
              <w:instrText xml:space="preserve"> PAGEREF _Toc175662425 \h </w:instrText>
            </w:r>
          </w:ins>
          <w:r>
            <w:rPr>
              <w:rFonts w:ascii="Calibri" w:hAnsi="Calibri" w:cs="Calibri"/>
              <w:rPrChange w:author="Neeraj Durgapal" w:date="2024-08-28T03:49:00Z" w:id="1137">
                <w:rPr>
                  <w:rFonts w:ascii="Calibri" w:hAnsi="Calibri" w:cs="Calibri"/>
                </w:rPr>
              </w:rPrChange>
            </w:rPr>
          </w:r>
          <w:ins w:author="Shubhankar Ghosh" w:date="2024-08-27T14:45:00Z" w:id="1138">
            <w:r>
              <w:rPr>
                <w:rFonts w:ascii="Calibri" w:hAnsi="Calibri" w:cs="Calibri"/>
                <w:rPrChange w:author="Neeraj Durgapal" w:date="2024-08-28T03:49:00Z" w:id="1139">
                  <w:rPr/>
                </w:rPrChange>
              </w:rPr>
              <w:fldChar w:fldCharType="separate"/>
            </w:r>
            <w:r>
              <w:rPr>
                <w:rFonts w:ascii="Calibri" w:hAnsi="Calibri" w:cs="Calibri"/>
                <w:rPrChange w:author="Neeraj Durgapal" w:date="2024-08-28T03:49:00Z" w:id="1140">
                  <w:rPr/>
                </w:rPrChange>
              </w:rPr>
              <w:t>18</w:t>
            </w:r>
            <w:r>
              <w:rPr>
                <w:rFonts w:ascii="Calibri" w:hAnsi="Calibri" w:cs="Calibri"/>
                <w:rPrChange w:author="Neeraj Durgapal" w:date="2024-08-28T03:49:00Z" w:id="1141">
                  <w:rPr/>
                </w:rPrChange>
              </w:rPr>
              <w:fldChar w:fldCharType="end"/>
            </w:r>
            <w:r>
              <w:rPr>
                <w:rStyle w:val="Hyperlink"/>
                <w:rFonts w:ascii="Calibri" w:hAnsi="Calibri" w:cs="Calibri"/>
                <w:rPrChange w:author="Neeraj Durgapal" w:date="2024-08-28T03:49:00Z" w:id="1142">
                  <w:rPr>
                    <w:rStyle w:val="Hyperlink"/>
                  </w:rPr>
                </w:rPrChange>
              </w:rPr>
              <w:fldChar w:fldCharType="end"/>
            </w:r>
          </w:ins>
        </w:p>
        <w:p w:rsidRPr="00E403D6" w:rsidR="00E403D6" w:rsidRDefault="00287800" w14:paraId="401D52D1" w14:textId="77777777">
          <w:pPr>
            <w:pStyle w:val="TOC5"/>
            <w:tabs>
              <w:tab w:val="right" w:leader="dot" w:pos="9350"/>
            </w:tabs>
            <w:rPr>
              <w:ins w:author="Shubhankar Ghosh" w:date="2024-08-27T14:45:00Z" w:id="1143"/>
              <w:rFonts w:ascii="Calibri" w:hAnsi="Calibri" w:cs="Calibri"/>
              <w:lang w:val="en-IN" w:eastAsia="en-IN" w:bidi="mr-IN"/>
              <w:rPrChange w:author="Neeraj Durgapal" w:date="2024-08-28T03:49:00Z" w:id="1144">
                <w:rPr>
                  <w:ins w:author="Shubhankar Ghosh" w:date="2024-08-27T14:45:00Z" w:id="1145"/>
                  <w:rFonts w:cs="Mangal"/>
                  <w:sz w:val="22"/>
                  <w:szCs w:val="20"/>
                  <w:lang w:val="en-IN" w:eastAsia="en-IN" w:bidi="mr-IN"/>
                </w:rPr>
              </w:rPrChange>
            </w:rPr>
          </w:pPr>
          <w:ins w:author="Shubhankar Ghosh" w:date="2024-08-27T14:45:00Z" w:id="1146">
            <w:r>
              <w:rPr>
                <w:rStyle w:val="Hyperlink"/>
                <w:rFonts w:ascii="Calibri" w:hAnsi="Calibri" w:cs="Calibri"/>
                <w:rPrChange w:author="Neeraj Durgapal" w:date="2024-08-28T03:49:00Z" w:id="1147">
                  <w:rPr>
                    <w:rStyle w:val="Hyperlink"/>
                  </w:rPr>
                </w:rPrChange>
              </w:rPr>
              <w:fldChar w:fldCharType="begin"/>
            </w:r>
            <w:r>
              <w:rPr>
                <w:rStyle w:val="Hyperlink"/>
                <w:rFonts w:ascii="Calibri" w:hAnsi="Calibri" w:cs="Calibri"/>
                <w:rPrChange w:author="Neeraj Durgapal" w:date="2024-08-28T03:49:00Z" w:id="1148">
                  <w:rPr>
                    <w:rStyle w:val="Hyperlink"/>
                  </w:rPr>
                </w:rPrChange>
              </w:rPr>
              <w:instrText xml:space="preserve"> </w:instrText>
            </w:r>
            <w:r>
              <w:rPr>
                <w:rFonts w:ascii="Calibri" w:hAnsi="Calibri" w:cs="Calibri"/>
                <w:rPrChange w:author="Neeraj Durgapal" w:date="2024-08-28T03:49:00Z" w:id="1149">
                  <w:rPr/>
                </w:rPrChange>
              </w:rPr>
              <w:instrText>HYPERLINK \l "_Toc175662426"</w:instrText>
            </w:r>
            <w:r>
              <w:rPr>
                <w:rStyle w:val="Hyperlink"/>
                <w:rFonts w:ascii="Calibri" w:hAnsi="Calibri" w:cs="Calibri"/>
                <w:rPrChange w:author="Neeraj Durgapal" w:date="2024-08-28T03:49:00Z" w:id="1150">
                  <w:rPr>
                    <w:rStyle w:val="Hyperlink"/>
                  </w:rPr>
                </w:rPrChange>
              </w:rPr>
              <w:instrText xml:space="preserve"> </w:instrText>
            </w:r>
            <w:r>
              <w:rPr>
                <w:rStyle w:val="Hyperlink"/>
                <w:rFonts w:ascii="Calibri" w:hAnsi="Calibri" w:cs="Calibri"/>
                <w:rPrChange w:author="Neeraj Durgapal" w:date="2024-08-28T03:49:00Z" w:id="1151">
                  <w:rPr>
                    <w:rStyle w:val="Hyperlink"/>
                  </w:rPr>
                </w:rPrChange>
              </w:rPr>
              <w:fldChar w:fldCharType="separate"/>
            </w:r>
            <w:r>
              <w:rPr>
                <w:rStyle w:val="Hyperlink"/>
                <w:rFonts w:ascii="Calibri" w:hAnsi="Calibri" w:eastAsia="Aptos" w:cs="Calibri"/>
              </w:rPr>
              <w:t>2.3.7.2 – Detail report</w:t>
            </w:r>
            <w:r>
              <w:rPr>
                <w:rFonts w:ascii="Calibri" w:hAnsi="Calibri" w:cs="Calibri"/>
                <w:rPrChange w:author="Neeraj Durgapal" w:date="2024-08-28T03:49:00Z" w:id="1152">
                  <w:rPr/>
                </w:rPrChange>
              </w:rPr>
              <w:tab/>
            </w:r>
            <w:r>
              <w:rPr>
                <w:rFonts w:ascii="Calibri" w:hAnsi="Calibri" w:cs="Calibri"/>
                <w:rPrChange w:author="Neeraj Durgapal" w:date="2024-08-28T03:49:00Z" w:id="1153">
                  <w:rPr/>
                </w:rPrChange>
              </w:rPr>
              <w:fldChar w:fldCharType="begin"/>
            </w:r>
            <w:r>
              <w:rPr>
                <w:rFonts w:ascii="Calibri" w:hAnsi="Calibri" w:cs="Calibri"/>
                <w:rPrChange w:author="Neeraj Durgapal" w:date="2024-08-28T03:49:00Z" w:id="1154">
                  <w:rPr/>
                </w:rPrChange>
              </w:rPr>
              <w:instrText xml:space="preserve"> PAGEREF _Toc175662426 \h </w:instrText>
            </w:r>
          </w:ins>
          <w:r>
            <w:rPr>
              <w:rFonts w:ascii="Calibri" w:hAnsi="Calibri" w:cs="Calibri"/>
              <w:rPrChange w:author="Neeraj Durgapal" w:date="2024-08-28T03:49:00Z" w:id="1155">
                <w:rPr>
                  <w:rFonts w:ascii="Calibri" w:hAnsi="Calibri" w:cs="Calibri"/>
                </w:rPr>
              </w:rPrChange>
            </w:rPr>
          </w:r>
          <w:ins w:author="Shubhankar Ghosh" w:date="2024-08-27T14:45:00Z" w:id="1156">
            <w:r>
              <w:rPr>
                <w:rFonts w:ascii="Calibri" w:hAnsi="Calibri" w:cs="Calibri"/>
                <w:rPrChange w:author="Neeraj Durgapal" w:date="2024-08-28T03:49:00Z" w:id="1157">
                  <w:rPr/>
                </w:rPrChange>
              </w:rPr>
              <w:fldChar w:fldCharType="separate"/>
            </w:r>
            <w:r>
              <w:rPr>
                <w:rFonts w:ascii="Calibri" w:hAnsi="Calibri" w:cs="Calibri"/>
                <w:rPrChange w:author="Neeraj Durgapal" w:date="2024-08-28T03:49:00Z" w:id="1158">
                  <w:rPr/>
                </w:rPrChange>
              </w:rPr>
              <w:t>18</w:t>
            </w:r>
            <w:r>
              <w:rPr>
                <w:rFonts w:ascii="Calibri" w:hAnsi="Calibri" w:cs="Calibri"/>
                <w:rPrChange w:author="Neeraj Durgapal" w:date="2024-08-28T03:49:00Z" w:id="1159">
                  <w:rPr/>
                </w:rPrChange>
              </w:rPr>
              <w:fldChar w:fldCharType="end"/>
            </w:r>
            <w:r>
              <w:rPr>
                <w:rStyle w:val="Hyperlink"/>
                <w:rFonts w:ascii="Calibri" w:hAnsi="Calibri" w:cs="Calibri"/>
                <w:rPrChange w:author="Neeraj Durgapal" w:date="2024-08-28T03:49:00Z" w:id="1160">
                  <w:rPr>
                    <w:rStyle w:val="Hyperlink"/>
                  </w:rPr>
                </w:rPrChange>
              </w:rPr>
              <w:fldChar w:fldCharType="end"/>
            </w:r>
          </w:ins>
        </w:p>
        <w:p w:rsidRPr="00E403D6" w:rsidR="00E403D6" w:rsidRDefault="00287800" w14:paraId="3FFEF6F7" w14:textId="77777777">
          <w:pPr>
            <w:pStyle w:val="TOC4"/>
            <w:tabs>
              <w:tab w:val="right" w:leader="dot" w:pos="9350"/>
            </w:tabs>
            <w:rPr>
              <w:ins w:author="Shubhankar Ghosh" w:date="2024-08-27T14:45:00Z" w:id="1161"/>
              <w:rFonts w:ascii="Calibri" w:hAnsi="Calibri" w:cs="Calibri"/>
              <w:lang w:val="en-IN" w:eastAsia="en-IN" w:bidi="mr-IN"/>
              <w:rPrChange w:author="Neeraj Durgapal" w:date="2024-08-28T03:49:00Z" w:id="1162">
                <w:rPr>
                  <w:ins w:author="Shubhankar Ghosh" w:date="2024-08-27T14:45:00Z" w:id="1163"/>
                  <w:rFonts w:cs="Mangal"/>
                  <w:sz w:val="22"/>
                  <w:szCs w:val="20"/>
                  <w:lang w:val="en-IN" w:eastAsia="en-IN" w:bidi="mr-IN"/>
                </w:rPr>
              </w:rPrChange>
            </w:rPr>
          </w:pPr>
          <w:ins w:author="Shubhankar Ghosh" w:date="2024-08-27T14:45:00Z" w:id="1164">
            <w:r>
              <w:rPr>
                <w:rStyle w:val="Hyperlink"/>
                <w:rFonts w:ascii="Calibri" w:hAnsi="Calibri" w:cs="Calibri"/>
                <w:rPrChange w:author="Neeraj Durgapal" w:date="2024-08-28T03:49:00Z" w:id="1165">
                  <w:rPr>
                    <w:rStyle w:val="Hyperlink"/>
                  </w:rPr>
                </w:rPrChange>
              </w:rPr>
              <w:fldChar w:fldCharType="begin"/>
            </w:r>
            <w:r>
              <w:rPr>
                <w:rStyle w:val="Hyperlink"/>
                <w:rFonts w:ascii="Calibri" w:hAnsi="Calibri" w:cs="Calibri"/>
                <w:rPrChange w:author="Neeraj Durgapal" w:date="2024-08-28T03:49:00Z" w:id="1166">
                  <w:rPr>
                    <w:rStyle w:val="Hyperlink"/>
                  </w:rPr>
                </w:rPrChange>
              </w:rPr>
              <w:instrText xml:space="preserve"> </w:instrText>
            </w:r>
            <w:r>
              <w:rPr>
                <w:rFonts w:ascii="Calibri" w:hAnsi="Calibri" w:cs="Calibri"/>
                <w:rPrChange w:author="Neeraj Durgapal" w:date="2024-08-28T03:49:00Z" w:id="1167">
                  <w:rPr/>
                </w:rPrChange>
              </w:rPr>
              <w:instrText>HYPERLINK \l "_Toc175662427"</w:instrText>
            </w:r>
            <w:r>
              <w:rPr>
                <w:rStyle w:val="Hyperlink"/>
                <w:rFonts w:ascii="Calibri" w:hAnsi="Calibri" w:cs="Calibri"/>
                <w:rPrChange w:author="Neeraj Durgapal" w:date="2024-08-28T03:49:00Z" w:id="1168">
                  <w:rPr>
                    <w:rStyle w:val="Hyperlink"/>
                  </w:rPr>
                </w:rPrChange>
              </w:rPr>
              <w:instrText xml:space="preserve"> </w:instrText>
            </w:r>
            <w:r>
              <w:rPr>
                <w:rStyle w:val="Hyperlink"/>
                <w:rFonts w:ascii="Calibri" w:hAnsi="Calibri" w:cs="Calibri"/>
                <w:rPrChange w:author="Neeraj Durgapal" w:date="2024-08-28T03:49:00Z" w:id="1169">
                  <w:rPr>
                    <w:rStyle w:val="Hyperlink"/>
                  </w:rPr>
                </w:rPrChange>
              </w:rPr>
              <w:fldChar w:fldCharType="separate"/>
            </w:r>
            <w:r>
              <w:rPr>
                <w:rStyle w:val="Hyperlink"/>
                <w:rFonts w:ascii="Calibri" w:hAnsi="Calibri" w:eastAsia="Aptos Display" w:cs="Calibri"/>
              </w:rPr>
              <w:t xml:space="preserve">2.3.8- </w:t>
            </w:r>
            <w:r>
              <w:rPr>
                <w:rStyle w:val="Hyperlink"/>
                <w:rFonts w:ascii="Calibri" w:hAnsi="Calibri" w:eastAsia="Aptos" w:cs="Calibri"/>
              </w:rPr>
              <w:t>Validation</w:t>
            </w:r>
            <w:r>
              <w:rPr>
                <w:rFonts w:ascii="Calibri" w:hAnsi="Calibri" w:cs="Calibri"/>
                <w:rPrChange w:author="Neeraj Durgapal" w:date="2024-08-28T03:49:00Z" w:id="1170">
                  <w:rPr/>
                </w:rPrChange>
              </w:rPr>
              <w:tab/>
            </w:r>
            <w:r>
              <w:rPr>
                <w:rFonts w:ascii="Calibri" w:hAnsi="Calibri" w:cs="Calibri"/>
                <w:rPrChange w:author="Neeraj Durgapal" w:date="2024-08-28T03:49:00Z" w:id="1171">
                  <w:rPr/>
                </w:rPrChange>
              </w:rPr>
              <w:fldChar w:fldCharType="begin"/>
            </w:r>
            <w:r>
              <w:rPr>
                <w:rFonts w:ascii="Calibri" w:hAnsi="Calibri" w:cs="Calibri"/>
                <w:rPrChange w:author="Neeraj Durgapal" w:date="2024-08-28T03:49:00Z" w:id="1172">
                  <w:rPr/>
                </w:rPrChange>
              </w:rPr>
              <w:instrText xml:space="preserve"> PAGEREF _Toc175662427 \h </w:instrText>
            </w:r>
          </w:ins>
          <w:r>
            <w:rPr>
              <w:rFonts w:ascii="Calibri" w:hAnsi="Calibri" w:cs="Calibri"/>
              <w:rPrChange w:author="Neeraj Durgapal" w:date="2024-08-28T03:49:00Z" w:id="1173">
                <w:rPr>
                  <w:rFonts w:ascii="Calibri" w:hAnsi="Calibri" w:cs="Calibri"/>
                </w:rPr>
              </w:rPrChange>
            </w:rPr>
          </w:r>
          <w:ins w:author="Shubhankar Ghosh" w:date="2024-08-27T14:45:00Z" w:id="1174">
            <w:r>
              <w:rPr>
                <w:rFonts w:ascii="Calibri" w:hAnsi="Calibri" w:cs="Calibri"/>
                <w:rPrChange w:author="Neeraj Durgapal" w:date="2024-08-28T03:49:00Z" w:id="1175">
                  <w:rPr/>
                </w:rPrChange>
              </w:rPr>
              <w:fldChar w:fldCharType="separate"/>
            </w:r>
            <w:r>
              <w:rPr>
                <w:rFonts w:ascii="Calibri" w:hAnsi="Calibri" w:cs="Calibri"/>
                <w:rPrChange w:author="Neeraj Durgapal" w:date="2024-08-28T03:49:00Z" w:id="1176">
                  <w:rPr/>
                </w:rPrChange>
              </w:rPr>
              <w:t>18</w:t>
            </w:r>
            <w:r>
              <w:rPr>
                <w:rFonts w:ascii="Calibri" w:hAnsi="Calibri" w:cs="Calibri"/>
                <w:rPrChange w:author="Neeraj Durgapal" w:date="2024-08-28T03:49:00Z" w:id="1177">
                  <w:rPr/>
                </w:rPrChange>
              </w:rPr>
              <w:fldChar w:fldCharType="end"/>
            </w:r>
            <w:r>
              <w:rPr>
                <w:rStyle w:val="Hyperlink"/>
                <w:rFonts w:ascii="Calibri" w:hAnsi="Calibri" w:cs="Calibri"/>
                <w:rPrChange w:author="Neeraj Durgapal" w:date="2024-08-28T03:49:00Z" w:id="1178">
                  <w:rPr>
                    <w:rStyle w:val="Hyperlink"/>
                  </w:rPr>
                </w:rPrChange>
              </w:rPr>
              <w:fldChar w:fldCharType="end"/>
            </w:r>
          </w:ins>
        </w:p>
        <w:p w:rsidRPr="00E403D6" w:rsidR="00E403D6" w:rsidRDefault="00287800" w14:paraId="33552FCF" w14:textId="77777777">
          <w:pPr>
            <w:pStyle w:val="TOC5"/>
            <w:tabs>
              <w:tab w:val="right" w:leader="dot" w:pos="9350"/>
            </w:tabs>
            <w:rPr>
              <w:ins w:author="Shubhankar Ghosh" w:date="2024-08-27T14:45:00Z" w:id="1179"/>
              <w:rFonts w:ascii="Calibri" w:hAnsi="Calibri" w:cs="Calibri"/>
              <w:lang w:val="en-IN" w:eastAsia="en-IN" w:bidi="mr-IN"/>
              <w:rPrChange w:author="Neeraj Durgapal" w:date="2024-08-28T03:49:00Z" w:id="1180">
                <w:rPr>
                  <w:ins w:author="Shubhankar Ghosh" w:date="2024-08-27T14:45:00Z" w:id="1181"/>
                  <w:rFonts w:cs="Mangal"/>
                  <w:sz w:val="22"/>
                  <w:szCs w:val="20"/>
                  <w:lang w:val="en-IN" w:eastAsia="en-IN" w:bidi="mr-IN"/>
                </w:rPr>
              </w:rPrChange>
            </w:rPr>
          </w:pPr>
          <w:ins w:author="Shubhankar Ghosh" w:date="2024-08-27T14:45:00Z" w:id="1182">
            <w:r>
              <w:rPr>
                <w:rStyle w:val="Hyperlink"/>
                <w:rFonts w:ascii="Calibri" w:hAnsi="Calibri" w:cs="Calibri"/>
                <w:rPrChange w:author="Neeraj Durgapal" w:date="2024-08-28T03:49:00Z" w:id="1183">
                  <w:rPr>
                    <w:rStyle w:val="Hyperlink"/>
                  </w:rPr>
                </w:rPrChange>
              </w:rPr>
              <w:fldChar w:fldCharType="begin"/>
            </w:r>
            <w:r>
              <w:rPr>
                <w:rStyle w:val="Hyperlink"/>
                <w:rFonts w:ascii="Calibri" w:hAnsi="Calibri" w:cs="Calibri"/>
                <w:rPrChange w:author="Neeraj Durgapal" w:date="2024-08-28T03:49:00Z" w:id="1184">
                  <w:rPr>
                    <w:rStyle w:val="Hyperlink"/>
                  </w:rPr>
                </w:rPrChange>
              </w:rPr>
              <w:instrText xml:space="preserve"> </w:instrText>
            </w:r>
            <w:r>
              <w:rPr>
                <w:rFonts w:ascii="Calibri" w:hAnsi="Calibri" w:cs="Calibri"/>
                <w:rPrChange w:author="Neeraj Durgapal" w:date="2024-08-28T03:49:00Z" w:id="1185">
                  <w:rPr/>
                </w:rPrChange>
              </w:rPr>
              <w:instrText>HYPERLINK \l "_Toc175662428"</w:instrText>
            </w:r>
            <w:r>
              <w:rPr>
                <w:rStyle w:val="Hyperlink"/>
                <w:rFonts w:ascii="Calibri" w:hAnsi="Calibri" w:cs="Calibri"/>
                <w:rPrChange w:author="Neeraj Durgapal" w:date="2024-08-28T03:49:00Z" w:id="1186">
                  <w:rPr>
                    <w:rStyle w:val="Hyperlink"/>
                  </w:rPr>
                </w:rPrChange>
              </w:rPr>
              <w:instrText xml:space="preserve"> </w:instrText>
            </w:r>
            <w:r>
              <w:rPr>
                <w:rStyle w:val="Hyperlink"/>
                <w:rFonts w:ascii="Calibri" w:hAnsi="Calibri" w:cs="Calibri"/>
                <w:rPrChange w:author="Neeraj Durgapal" w:date="2024-08-28T03:49:00Z" w:id="1187">
                  <w:rPr>
                    <w:rStyle w:val="Hyperlink"/>
                  </w:rPr>
                </w:rPrChange>
              </w:rPr>
              <w:fldChar w:fldCharType="separate"/>
            </w:r>
            <w:r>
              <w:rPr>
                <w:rStyle w:val="Hyperlink"/>
                <w:rFonts w:ascii="Calibri" w:hAnsi="Calibri" w:eastAsia="Aptos Display" w:cs="Calibri"/>
              </w:rPr>
              <w:t xml:space="preserve">2.3.8.1 – </w:t>
            </w:r>
            <w:r>
              <w:rPr>
                <w:rStyle w:val="Hyperlink"/>
                <w:rFonts w:ascii="Calibri" w:hAnsi="Calibri" w:eastAsia="Aptos" w:cs="Calibri"/>
              </w:rPr>
              <w:t>Role-Based Access</w:t>
            </w:r>
            <w:r>
              <w:rPr>
                <w:rFonts w:ascii="Calibri" w:hAnsi="Calibri" w:cs="Calibri"/>
                <w:rPrChange w:author="Neeraj Durgapal" w:date="2024-08-28T03:49:00Z" w:id="1188">
                  <w:rPr/>
                </w:rPrChange>
              </w:rPr>
              <w:tab/>
            </w:r>
            <w:r>
              <w:rPr>
                <w:rFonts w:ascii="Calibri" w:hAnsi="Calibri" w:cs="Calibri"/>
                <w:rPrChange w:author="Neeraj Durgapal" w:date="2024-08-28T03:49:00Z" w:id="1189">
                  <w:rPr/>
                </w:rPrChange>
              </w:rPr>
              <w:fldChar w:fldCharType="begin"/>
            </w:r>
            <w:r>
              <w:rPr>
                <w:rFonts w:ascii="Calibri" w:hAnsi="Calibri" w:cs="Calibri"/>
                <w:rPrChange w:author="Neeraj Durgapal" w:date="2024-08-28T03:49:00Z" w:id="1190">
                  <w:rPr/>
                </w:rPrChange>
              </w:rPr>
              <w:instrText xml:space="preserve"> PAGEREF _Toc175662428 \h </w:instrText>
            </w:r>
          </w:ins>
          <w:r>
            <w:rPr>
              <w:rFonts w:ascii="Calibri" w:hAnsi="Calibri" w:cs="Calibri"/>
              <w:rPrChange w:author="Neeraj Durgapal" w:date="2024-08-28T03:49:00Z" w:id="1191">
                <w:rPr>
                  <w:rFonts w:ascii="Calibri" w:hAnsi="Calibri" w:cs="Calibri"/>
                </w:rPr>
              </w:rPrChange>
            </w:rPr>
          </w:r>
          <w:ins w:author="Shubhankar Ghosh" w:date="2024-08-27T14:45:00Z" w:id="1192">
            <w:r>
              <w:rPr>
                <w:rFonts w:ascii="Calibri" w:hAnsi="Calibri" w:cs="Calibri"/>
                <w:rPrChange w:author="Neeraj Durgapal" w:date="2024-08-28T03:49:00Z" w:id="1193">
                  <w:rPr/>
                </w:rPrChange>
              </w:rPr>
              <w:fldChar w:fldCharType="separate"/>
            </w:r>
            <w:r>
              <w:rPr>
                <w:rFonts w:ascii="Calibri" w:hAnsi="Calibri" w:cs="Calibri"/>
                <w:rPrChange w:author="Neeraj Durgapal" w:date="2024-08-28T03:49:00Z" w:id="1194">
                  <w:rPr/>
                </w:rPrChange>
              </w:rPr>
              <w:t>18</w:t>
            </w:r>
            <w:r>
              <w:rPr>
                <w:rFonts w:ascii="Calibri" w:hAnsi="Calibri" w:cs="Calibri"/>
                <w:rPrChange w:author="Neeraj Durgapal" w:date="2024-08-28T03:49:00Z" w:id="1195">
                  <w:rPr/>
                </w:rPrChange>
              </w:rPr>
              <w:fldChar w:fldCharType="end"/>
            </w:r>
            <w:r>
              <w:rPr>
                <w:rStyle w:val="Hyperlink"/>
                <w:rFonts w:ascii="Calibri" w:hAnsi="Calibri" w:cs="Calibri"/>
                <w:rPrChange w:author="Neeraj Durgapal" w:date="2024-08-28T03:49:00Z" w:id="1196">
                  <w:rPr>
                    <w:rStyle w:val="Hyperlink"/>
                  </w:rPr>
                </w:rPrChange>
              </w:rPr>
              <w:fldChar w:fldCharType="end"/>
            </w:r>
          </w:ins>
        </w:p>
        <w:p w:rsidRPr="00E403D6" w:rsidR="00E403D6" w:rsidRDefault="00287800" w14:paraId="6617D603" w14:textId="77777777">
          <w:pPr>
            <w:pStyle w:val="TOC3"/>
            <w:tabs>
              <w:tab w:val="right" w:leader="dot" w:pos="9350"/>
            </w:tabs>
            <w:rPr>
              <w:ins w:author="Shubhankar Ghosh" w:date="2024-08-27T14:45:00Z" w:id="1197"/>
              <w:rFonts w:ascii="Calibri" w:hAnsi="Calibri" w:cs="Calibri"/>
              <w:lang w:val="en-IN" w:eastAsia="en-IN" w:bidi="mr-IN"/>
              <w:rPrChange w:author="Neeraj Durgapal" w:date="2024-08-28T03:49:00Z" w:id="1198">
                <w:rPr>
                  <w:ins w:author="Shubhankar Ghosh" w:date="2024-08-27T14:45:00Z" w:id="1199"/>
                  <w:rFonts w:cs="Mangal"/>
                  <w:sz w:val="22"/>
                  <w:szCs w:val="20"/>
                  <w:lang w:val="en-IN" w:eastAsia="en-IN" w:bidi="mr-IN"/>
                </w:rPr>
              </w:rPrChange>
            </w:rPr>
          </w:pPr>
          <w:ins w:author="Shubhankar Ghosh" w:date="2024-08-27T14:45:00Z" w:id="1200">
            <w:r>
              <w:rPr>
                <w:rStyle w:val="Hyperlink"/>
                <w:rFonts w:ascii="Calibri" w:hAnsi="Calibri" w:cs="Calibri"/>
                <w:rPrChange w:author="Neeraj Durgapal" w:date="2024-08-28T03:49:00Z" w:id="1201">
                  <w:rPr>
                    <w:rStyle w:val="Hyperlink"/>
                  </w:rPr>
                </w:rPrChange>
              </w:rPr>
              <w:fldChar w:fldCharType="begin"/>
            </w:r>
            <w:r>
              <w:rPr>
                <w:rStyle w:val="Hyperlink"/>
                <w:rFonts w:ascii="Calibri" w:hAnsi="Calibri" w:cs="Calibri"/>
                <w:rPrChange w:author="Neeraj Durgapal" w:date="2024-08-28T03:49:00Z" w:id="1202">
                  <w:rPr>
                    <w:rStyle w:val="Hyperlink"/>
                  </w:rPr>
                </w:rPrChange>
              </w:rPr>
              <w:instrText xml:space="preserve"> </w:instrText>
            </w:r>
            <w:r>
              <w:rPr>
                <w:rFonts w:ascii="Calibri" w:hAnsi="Calibri" w:cs="Calibri"/>
                <w:rPrChange w:author="Neeraj Durgapal" w:date="2024-08-28T03:49:00Z" w:id="1203">
                  <w:rPr/>
                </w:rPrChange>
              </w:rPr>
              <w:instrText>HYPERLINK \l "_Toc175662429"</w:instrText>
            </w:r>
            <w:r>
              <w:rPr>
                <w:rStyle w:val="Hyperlink"/>
                <w:rFonts w:ascii="Calibri" w:hAnsi="Calibri" w:cs="Calibri"/>
                <w:rPrChange w:author="Neeraj Durgapal" w:date="2024-08-28T03:49:00Z" w:id="1204">
                  <w:rPr>
                    <w:rStyle w:val="Hyperlink"/>
                  </w:rPr>
                </w:rPrChange>
              </w:rPr>
              <w:instrText xml:space="preserve"> </w:instrText>
            </w:r>
            <w:r>
              <w:rPr>
                <w:rStyle w:val="Hyperlink"/>
                <w:rFonts w:ascii="Calibri" w:hAnsi="Calibri" w:cs="Calibri"/>
                <w:rPrChange w:author="Neeraj Durgapal" w:date="2024-08-28T03:49:00Z" w:id="1205">
                  <w:rPr>
                    <w:rStyle w:val="Hyperlink"/>
                  </w:rPr>
                </w:rPrChange>
              </w:rPr>
              <w:fldChar w:fldCharType="separate"/>
            </w:r>
            <w:r>
              <w:rPr>
                <w:rStyle w:val="Hyperlink"/>
                <w:rFonts w:ascii="Calibri" w:hAnsi="Calibri" w:cs="Calibri"/>
              </w:rPr>
              <w:t>2.4 - Non - Functional Specification</w:t>
            </w:r>
            <w:r>
              <w:rPr>
                <w:rFonts w:ascii="Calibri" w:hAnsi="Calibri" w:cs="Calibri"/>
                <w:rPrChange w:author="Neeraj Durgapal" w:date="2024-08-28T03:49:00Z" w:id="1206">
                  <w:rPr/>
                </w:rPrChange>
              </w:rPr>
              <w:tab/>
            </w:r>
            <w:r>
              <w:rPr>
                <w:rFonts w:ascii="Calibri" w:hAnsi="Calibri" w:cs="Calibri"/>
                <w:rPrChange w:author="Neeraj Durgapal" w:date="2024-08-28T03:49:00Z" w:id="1207">
                  <w:rPr/>
                </w:rPrChange>
              </w:rPr>
              <w:fldChar w:fldCharType="begin"/>
            </w:r>
            <w:r>
              <w:rPr>
                <w:rFonts w:ascii="Calibri" w:hAnsi="Calibri" w:cs="Calibri"/>
                <w:rPrChange w:author="Neeraj Durgapal" w:date="2024-08-28T03:49:00Z" w:id="1208">
                  <w:rPr/>
                </w:rPrChange>
              </w:rPr>
              <w:instrText xml:space="preserve"> PAGEREF _Toc175662429 \h </w:instrText>
            </w:r>
          </w:ins>
          <w:r>
            <w:rPr>
              <w:rFonts w:ascii="Calibri" w:hAnsi="Calibri" w:cs="Calibri"/>
              <w:rPrChange w:author="Neeraj Durgapal" w:date="2024-08-28T03:49:00Z" w:id="1209">
                <w:rPr>
                  <w:rFonts w:ascii="Calibri" w:hAnsi="Calibri" w:cs="Calibri"/>
                </w:rPr>
              </w:rPrChange>
            </w:rPr>
          </w:r>
          <w:ins w:author="Shubhankar Ghosh" w:date="2024-08-27T14:45:00Z" w:id="1210">
            <w:r>
              <w:rPr>
                <w:rFonts w:ascii="Calibri" w:hAnsi="Calibri" w:cs="Calibri"/>
                <w:rPrChange w:author="Neeraj Durgapal" w:date="2024-08-28T03:49:00Z" w:id="1211">
                  <w:rPr/>
                </w:rPrChange>
              </w:rPr>
              <w:fldChar w:fldCharType="separate"/>
            </w:r>
            <w:r>
              <w:rPr>
                <w:rFonts w:ascii="Calibri" w:hAnsi="Calibri" w:cs="Calibri"/>
                <w:rPrChange w:author="Neeraj Durgapal" w:date="2024-08-28T03:49:00Z" w:id="1212">
                  <w:rPr/>
                </w:rPrChange>
              </w:rPr>
              <w:t>18</w:t>
            </w:r>
            <w:r>
              <w:rPr>
                <w:rFonts w:ascii="Calibri" w:hAnsi="Calibri" w:cs="Calibri"/>
                <w:rPrChange w:author="Neeraj Durgapal" w:date="2024-08-28T03:49:00Z" w:id="1213">
                  <w:rPr/>
                </w:rPrChange>
              </w:rPr>
              <w:fldChar w:fldCharType="end"/>
            </w:r>
            <w:r>
              <w:rPr>
                <w:rStyle w:val="Hyperlink"/>
                <w:rFonts w:ascii="Calibri" w:hAnsi="Calibri" w:cs="Calibri"/>
                <w:rPrChange w:author="Neeraj Durgapal" w:date="2024-08-28T03:49:00Z" w:id="1214">
                  <w:rPr>
                    <w:rStyle w:val="Hyperlink"/>
                  </w:rPr>
                </w:rPrChange>
              </w:rPr>
              <w:fldChar w:fldCharType="end"/>
            </w:r>
          </w:ins>
        </w:p>
        <w:p w:rsidRPr="00E403D6" w:rsidR="00E403D6" w:rsidRDefault="00287800" w14:paraId="3B7A2BAC" w14:textId="77777777">
          <w:pPr>
            <w:pStyle w:val="TOC2"/>
            <w:tabs>
              <w:tab w:val="left" w:pos="660"/>
              <w:tab w:val="right" w:leader="dot" w:pos="9350"/>
            </w:tabs>
            <w:rPr>
              <w:ins w:author="Shubhankar Ghosh" w:date="2024-08-27T14:45:00Z" w:id="1215"/>
              <w:rFonts w:ascii="Calibri" w:hAnsi="Calibri" w:cs="Calibri"/>
              <w:lang w:val="en-IN" w:eastAsia="en-IN" w:bidi="mr-IN"/>
              <w:rPrChange w:author="Neeraj Durgapal" w:date="2024-08-28T03:49:00Z" w:id="1216">
                <w:rPr>
                  <w:ins w:author="Shubhankar Ghosh" w:date="2024-08-27T14:45:00Z" w:id="1217"/>
                  <w:rFonts w:cs="Mangal"/>
                  <w:sz w:val="22"/>
                  <w:szCs w:val="20"/>
                  <w:lang w:val="en-IN" w:eastAsia="en-IN" w:bidi="mr-IN"/>
                </w:rPr>
              </w:rPrChange>
            </w:rPr>
          </w:pPr>
          <w:ins w:author="Shubhankar Ghosh" w:date="2024-08-27T14:45:00Z" w:id="1218">
            <w:r>
              <w:rPr>
                <w:rStyle w:val="Hyperlink"/>
                <w:rFonts w:ascii="Calibri" w:hAnsi="Calibri" w:cs="Calibri"/>
                <w:rPrChange w:author="Neeraj Durgapal" w:date="2024-08-28T03:49:00Z" w:id="1219">
                  <w:rPr>
                    <w:rStyle w:val="Hyperlink"/>
                  </w:rPr>
                </w:rPrChange>
              </w:rPr>
              <w:fldChar w:fldCharType="begin"/>
            </w:r>
            <w:r>
              <w:rPr>
                <w:rStyle w:val="Hyperlink"/>
                <w:rFonts w:ascii="Calibri" w:hAnsi="Calibri" w:cs="Calibri"/>
                <w:rPrChange w:author="Neeraj Durgapal" w:date="2024-08-28T03:49:00Z" w:id="1220">
                  <w:rPr>
                    <w:rStyle w:val="Hyperlink"/>
                  </w:rPr>
                </w:rPrChange>
              </w:rPr>
              <w:instrText xml:space="preserve"> </w:instrText>
            </w:r>
            <w:r>
              <w:rPr>
                <w:rFonts w:ascii="Calibri" w:hAnsi="Calibri" w:cs="Calibri"/>
                <w:rPrChange w:author="Neeraj Durgapal" w:date="2024-08-28T03:49:00Z" w:id="1221">
                  <w:rPr/>
                </w:rPrChange>
              </w:rPr>
              <w:instrText>HYPERLINK \l "_Toc175662430"</w:instrText>
            </w:r>
            <w:r>
              <w:rPr>
                <w:rStyle w:val="Hyperlink"/>
                <w:rFonts w:ascii="Calibri" w:hAnsi="Calibri" w:cs="Calibri"/>
                <w:rPrChange w:author="Neeraj Durgapal" w:date="2024-08-28T03:49:00Z" w:id="1222">
                  <w:rPr>
                    <w:rStyle w:val="Hyperlink"/>
                  </w:rPr>
                </w:rPrChange>
              </w:rPr>
              <w:instrText xml:space="preserve"> </w:instrText>
            </w:r>
            <w:r>
              <w:rPr>
                <w:rStyle w:val="Hyperlink"/>
                <w:rFonts w:ascii="Calibri" w:hAnsi="Calibri" w:cs="Calibri"/>
                <w:rPrChange w:author="Neeraj Durgapal" w:date="2024-08-28T03:49:00Z" w:id="1223">
                  <w:rPr>
                    <w:rStyle w:val="Hyperlink"/>
                  </w:rPr>
                </w:rPrChange>
              </w:rPr>
              <w:fldChar w:fldCharType="separate"/>
            </w:r>
            <w:r>
              <w:rPr>
                <w:rStyle w:val="Hyperlink"/>
                <w:rFonts w:ascii="Calibri" w:hAnsi="Calibri" w:cs="Calibri"/>
              </w:rPr>
              <w:t>3.</w:t>
            </w:r>
            <w:r>
              <w:rPr>
                <w:rFonts w:ascii="Calibri" w:hAnsi="Calibri" w:cs="Calibri"/>
                <w:lang w:val="en-IN" w:eastAsia="en-IN" w:bidi="mr-IN"/>
                <w:rPrChange w:author="Neeraj Durgapal" w:date="2024-08-28T03:49:00Z" w:id="1224">
                  <w:rPr>
                    <w:rFonts w:cs="Mangal"/>
                    <w:sz w:val="22"/>
                    <w:szCs w:val="20"/>
                    <w:lang w:val="en-IN" w:eastAsia="en-IN" w:bidi="mr-IN"/>
                  </w:rPr>
                </w:rPrChange>
              </w:rPr>
              <w:tab/>
            </w:r>
            <w:r>
              <w:rPr>
                <w:rStyle w:val="Hyperlink"/>
                <w:rFonts w:ascii="Calibri" w:hAnsi="Calibri" w:cs="Calibri"/>
              </w:rPr>
              <w:t>FS_MS_3 – Merchant User Management</w:t>
            </w:r>
            <w:r>
              <w:rPr>
                <w:rFonts w:ascii="Calibri" w:hAnsi="Calibri" w:cs="Calibri"/>
                <w:rPrChange w:author="Neeraj Durgapal" w:date="2024-08-28T03:49:00Z" w:id="1225">
                  <w:rPr/>
                </w:rPrChange>
              </w:rPr>
              <w:tab/>
            </w:r>
            <w:r>
              <w:rPr>
                <w:rFonts w:ascii="Calibri" w:hAnsi="Calibri" w:cs="Calibri"/>
                <w:rPrChange w:author="Neeraj Durgapal" w:date="2024-08-28T03:49:00Z" w:id="1226">
                  <w:rPr/>
                </w:rPrChange>
              </w:rPr>
              <w:fldChar w:fldCharType="begin"/>
            </w:r>
            <w:r>
              <w:rPr>
                <w:rFonts w:ascii="Calibri" w:hAnsi="Calibri" w:cs="Calibri"/>
                <w:rPrChange w:author="Neeraj Durgapal" w:date="2024-08-28T03:49:00Z" w:id="1227">
                  <w:rPr/>
                </w:rPrChange>
              </w:rPr>
              <w:instrText xml:space="preserve"> PAGEREF _Toc175662430 \h </w:instrText>
            </w:r>
          </w:ins>
          <w:r>
            <w:rPr>
              <w:rFonts w:ascii="Calibri" w:hAnsi="Calibri" w:cs="Calibri"/>
              <w:rPrChange w:author="Neeraj Durgapal" w:date="2024-08-28T03:49:00Z" w:id="1228">
                <w:rPr>
                  <w:rFonts w:ascii="Calibri" w:hAnsi="Calibri" w:cs="Calibri"/>
                </w:rPr>
              </w:rPrChange>
            </w:rPr>
          </w:r>
          <w:ins w:author="Shubhankar Ghosh" w:date="2024-08-27T14:45:00Z" w:id="1229">
            <w:r>
              <w:rPr>
                <w:rFonts w:ascii="Calibri" w:hAnsi="Calibri" w:cs="Calibri"/>
                <w:rPrChange w:author="Neeraj Durgapal" w:date="2024-08-28T03:49:00Z" w:id="1230">
                  <w:rPr/>
                </w:rPrChange>
              </w:rPr>
              <w:fldChar w:fldCharType="separate"/>
            </w:r>
            <w:r>
              <w:rPr>
                <w:rFonts w:ascii="Calibri" w:hAnsi="Calibri" w:cs="Calibri"/>
                <w:rPrChange w:author="Neeraj Durgapal" w:date="2024-08-28T03:49:00Z" w:id="1231">
                  <w:rPr/>
                </w:rPrChange>
              </w:rPr>
              <w:t>19</w:t>
            </w:r>
            <w:r>
              <w:rPr>
                <w:rFonts w:ascii="Calibri" w:hAnsi="Calibri" w:cs="Calibri"/>
                <w:rPrChange w:author="Neeraj Durgapal" w:date="2024-08-28T03:49:00Z" w:id="1232">
                  <w:rPr/>
                </w:rPrChange>
              </w:rPr>
              <w:fldChar w:fldCharType="end"/>
            </w:r>
            <w:r>
              <w:rPr>
                <w:rStyle w:val="Hyperlink"/>
                <w:rFonts w:ascii="Calibri" w:hAnsi="Calibri" w:cs="Calibri"/>
                <w:rPrChange w:author="Neeraj Durgapal" w:date="2024-08-28T03:49:00Z" w:id="1233">
                  <w:rPr>
                    <w:rStyle w:val="Hyperlink"/>
                  </w:rPr>
                </w:rPrChange>
              </w:rPr>
              <w:fldChar w:fldCharType="end"/>
            </w:r>
          </w:ins>
        </w:p>
        <w:p w:rsidRPr="00E403D6" w:rsidR="00E403D6" w:rsidRDefault="00287800" w14:paraId="58EA459E" w14:textId="77777777">
          <w:pPr>
            <w:pStyle w:val="TOC3"/>
            <w:tabs>
              <w:tab w:val="right" w:leader="dot" w:pos="9350"/>
            </w:tabs>
            <w:rPr>
              <w:ins w:author="Shubhankar Ghosh" w:date="2024-08-27T14:45:00Z" w:id="1234"/>
              <w:rFonts w:ascii="Calibri" w:hAnsi="Calibri" w:cs="Calibri"/>
              <w:lang w:val="en-IN" w:eastAsia="en-IN" w:bidi="mr-IN"/>
              <w:rPrChange w:author="Neeraj Durgapal" w:date="2024-08-28T03:49:00Z" w:id="1235">
                <w:rPr>
                  <w:ins w:author="Shubhankar Ghosh" w:date="2024-08-27T14:45:00Z" w:id="1236"/>
                  <w:rFonts w:cs="Mangal"/>
                  <w:sz w:val="22"/>
                  <w:szCs w:val="20"/>
                  <w:lang w:val="en-IN" w:eastAsia="en-IN" w:bidi="mr-IN"/>
                </w:rPr>
              </w:rPrChange>
            </w:rPr>
          </w:pPr>
          <w:ins w:author="Shubhankar Ghosh" w:date="2024-08-27T14:45:00Z" w:id="1237">
            <w:r>
              <w:rPr>
                <w:rStyle w:val="Hyperlink"/>
                <w:rFonts w:ascii="Calibri" w:hAnsi="Calibri" w:cs="Calibri"/>
                <w:rPrChange w:author="Neeraj Durgapal" w:date="2024-08-28T03:49:00Z" w:id="1238">
                  <w:rPr>
                    <w:rStyle w:val="Hyperlink"/>
                  </w:rPr>
                </w:rPrChange>
              </w:rPr>
              <w:fldChar w:fldCharType="begin"/>
            </w:r>
            <w:r>
              <w:rPr>
                <w:rStyle w:val="Hyperlink"/>
                <w:rFonts w:ascii="Calibri" w:hAnsi="Calibri" w:cs="Calibri"/>
                <w:rPrChange w:author="Neeraj Durgapal" w:date="2024-08-28T03:49:00Z" w:id="1239">
                  <w:rPr>
                    <w:rStyle w:val="Hyperlink"/>
                  </w:rPr>
                </w:rPrChange>
              </w:rPr>
              <w:instrText xml:space="preserve"> </w:instrText>
            </w:r>
            <w:r>
              <w:rPr>
                <w:rFonts w:ascii="Calibri" w:hAnsi="Calibri" w:cs="Calibri"/>
                <w:rPrChange w:author="Neeraj Durgapal" w:date="2024-08-28T03:49:00Z" w:id="1240">
                  <w:rPr/>
                </w:rPrChange>
              </w:rPr>
              <w:instrText>HYPERLINK \l "_Toc175662431"</w:instrText>
            </w:r>
            <w:r>
              <w:rPr>
                <w:rStyle w:val="Hyperlink"/>
                <w:rFonts w:ascii="Calibri" w:hAnsi="Calibri" w:cs="Calibri"/>
                <w:rPrChange w:author="Neeraj Durgapal" w:date="2024-08-28T03:49:00Z" w:id="1241">
                  <w:rPr>
                    <w:rStyle w:val="Hyperlink"/>
                  </w:rPr>
                </w:rPrChange>
              </w:rPr>
              <w:instrText xml:space="preserve"> </w:instrText>
            </w:r>
            <w:r>
              <w:rPr>
                <w:rStyle w:val="Hyperlink"/>
                <w:rFonts w:ascii="Calibri" w:hAnsi="Calibri" w:cs="Calibri"/>
                <w:rPrChange w:author="Neeraj Durgapal" w:date="2024-08-28T03:49:00Z" w:id="1242">
                  <w:rPr>
                    <w:rStyle w:val="Hyperlink"/>
                  </w:rPr>
                </w:rPrChange>
              </w:rPr>
              <w:fldChar w:fldCharType="separate"/>
            </w:r>
            <w:r>
              <w:rPr>
                <w:rStyle w:val="Hyperlink"/>
                <w:rFonts w:ascii="Calibri" w:hAnsi="Calibri" w:cs="Calibri"/>
              </w:rPr>
              <w:t>3.1 - Objective</w:t>
            </w:r>
            <w:r>
              <w:rPr>
                <w:rFonts w:ascii="Calibri" w:hAnsi="Calibri" w:cs="Calibri"/>
                <w:rPrChange w:author="Neeraj Durgapal" w:date="2024-08-28T03:49:00Z" w:id="1243">
                  <w:rPr/>
                </w:rPrChange>
              </w:rPr>
              <w:tab/>
            </w:r>
            <w:r>
              <w:rPr>
                <w:rFonts w:ascii="Calibri" w:hAnsi="Calibri" w:cs="Calibri"/>
                <w:rPrChange w:author="Neeraj Durgapal" w:date="2024-08-28T03:49:00Z" w:id="1244">
                  <w:rPr/>
                </w:rPrChange>
              </w:rPr>
              <w:fldChar w:fldCharType="begin"/>
            </w:r>
            <w:r>
              <w:rPr>
                <w:rFonts w:ascii="Calibri" w:hAnsi="Calibri" w:cs="Calibri"/>
                <w:rPrChange w:author="Neeraj Durgapal" w:date="2024-08-28T03:49:00Z" w:id="1245">
                  <w:rPr/>
                </w:rPrChange>
              </w:rPr>
              <w:instrText xml:space="preserve"> PAGEREF _Toc175662431 \h </w:instrText>
            </w:r>
          </w:ins>
          <w:r>
            <w:rPr>
              <w:rFonts w:ascii="Calibri" w:hAnsi="Calibri" w:cs="Calibri"/>
              <w:rPrChange w:author="Neeraj Durgapal" w:date="2024-08-28T03:49:00Z" w:id="1246">
                <w:rPr>
                  <w:rFonts w:ascii="Calibri" w:hAnsi="Calibri" w:cs="Calibri"/>
                </w:rPr>
              </w:rPrChange>
            </w:rPr>
          </w:r>
          <w:ins w:author="Shubhankar Ghosh" w:date="2024-08-27T14:45:00Z" w:id="1247">
            <w:r>
              <w:rPr>
                <w:rFonts w:ascii="Calibri" w:hAnsi="Calibri" w:cs="Calibri"/>
                <w:rPrChange w:author="Neeraj Durgapal" w:date="2024-08-28T03:49:00Z" w:id="1248">
                  <w:rPr/>
                </w:rPrChange>
              </w:rPr>
              <w:fldChar w:fldCharType="separate"/>
            </w:r>
            <w:r>
              <w:rPr>
                <w:rFonts w:ascii="Calibri" w:hAnsi="Calibri" w:cs="Calibri"/>
                <w:rPrChange w:author="Neeraj Durgapal" w:date="2024-08-28T03:49:00Z" w:id="1249">
                  <w:rPr/>
                </w:rPrChange>
              </w:rPr>
              <w:t>19</w:t>
            </w:r>
            <w:r>
              <w:rPr>
                <w:rFonts w:ascii="Calibri" w:hAnsi="Calibri" w:cs="Calibri"/>
                <w:rPrChange w:author="Neeraj Durgapal" w:date="2024-08-28T03:49:00Z" w:id="1250">
                  <w:rPr/>
                </w:rPrChange>
              </w:rPr>
              <w:fldChar w:fldCharType="end"/>
            </w:r>
            <w:r>
              <w:rPr>
                <w:rStyle w:val="Hyperlink"/>
                <w:rFonts w:ascii="Calibri" w:hAnsi="Calibri" w:cs="Calibri"/>
                <w:rPrChange w:author="Neeraj Durgapal" w:date="2024-08-28T03:49:00Z" w:id="1251">
                  <w:rPr>
                    <w:rStyle w:val="Hyperlink"/>
                  </w:rPr>
                </w:rPrChange>
              </w:rPr>
              <w:fldChar w:fldCharType="end"/>
            </w:r>
          </w:ins>
        </w:p>
        <w:p w:rsidRPr="00E403D6" w:rsidR="00E403D6" w:rsidRDefault="00287800" w14:paraId="2E7D99F6" w14:textId="77777777">
          <w:pPr>
            <w:pStyle w:val="TOC4"/>
            <w:tabs>
              <w:tab w:val="right" w:leader="dot" w:pos="9350"/>
            </w:tabs>
            <w:rPr>
              <w:ins w:author="Shubhankar Ghosh" w:date="2024-08-27T14:45:00Z" w:id="1252"/>
              <w:rFonts w:ascii="Calibri" w:hAnsi="Calibri" w:cs="Calibri"/>
              <w:lang w:val="en-IN" w:eastAsia="en-IN" w:bidi="mr-IN"/>
              <w:rPrChange w:author="Neeraj Durgapal" w:date="2024-08-28T03:49:00Z" w:id="1253">
                <w:rPr>
                  <w:ins w:author="Shubhankar Ghosh" w:date="2024-08-27T14:45:00Z" w:id="1254"/>
                  <w:rFonts w:cs="Mangal"/>
                  <w:sz w:val="22"/>
                  <w:szCs w:val="20"/>
                  <w:lang w:val="en-IN" w:eastAsia="en-IN" w:bidi="mr-IN"/>
                </w:rPr>
              </w:rPrChange>
            </w:rPr>
          </w:pPr>
          <w:ins w:author="Shubhankar Ghosh" w:date="2024-08-27T14:45:00Z" w:id="1255">
            <w:r>
              <w:rPr>
                <w:rStyle w:val="Hyperlink"/>
                <w:rFonts w:ascii="Calibri" w:hAnsi="Calibri" w:cs="Calibri"/>
                <w:rPrChange w:author="Neeraj Durgapal" w:date="2024-08-28T03:49:00Z" w:id="1256">
                  <w:rPr>
                    <w:rStyle w:val="Hyperlink"/>
                  </w:rPr>
                </w:rPrChange>
              </w:rPr>
              <w:fldChar w:fldCharType="begin"/>
            </w:r>
            <w:r>
              <w:rPr>
                <w:rStyle w:val="Hyperlink"/>
                <w:rFonts w:ascii="Calibri" w:hAnsi="Calibri" w:cs="Calibri"/>
                <w:rPrChange w:author="Neeraj Durgapal" w:date="2024-08-28T03:49:00Z" w:id="1257">
                  <w:rPr>
                    <w:rStyle w:val="Hyperlink"/>
                  </w:rPr>
                </w:rPrChange>
              </w:rPr>
              <w:instrText xml:space="preserve"> </w:instrText>
            </w:r>
            <w:r>
              <w:rPr>
                <w:rFonts w:ascii="Calibri" w:hAnsi="Calibri" w:cs="Calibri"/>
                <w:rPrChange w:author="Neeraj Durgapal" w:date="2024-08-28T03:49:00Z" w:id="1258">
                  <w:rPr/>
                </w:rPrChange>
              </w:rPr>
              <w:instrText>HYPERLINK \l "_Toc175662432"</w:instrText>
            </w:r>
            <w:r>
              <w:rPr>
                <w:rStyle w:val="Hyperlink"/>
                <w:rFonts w:ascii="Calibri" w:hAnsi="Calibri" w:cs="Calibri"/>
                <w:rPrChange w:author="Neeraj Durgapal" w:date="2024-08-28T03:49:00Z" w:id="1259">
                  <w:rPr>
                    <w:rStyle w:val="Hyperlink"/>
                  </w:rPr>
                </w:rPrChange>
              </w:rPr>
              <w:instrText xml:space="preserve"> </w:instrText>
            </w:r>
            <w:r>
              <w:rPr>
                <w:rStyle w:val="Hyperlink"/>
                <w:rFonts w:ascii="Calibri" w:hAnsi="Calibri" w:cs="Calibri"/>
                <w:rPrChange w:author="Neeraj Durgapal" w:date="2024-08-28T03:49:00Z" w:id="1260">
                  <w:rPr>
                    <w:rStyle w:val="Hyperlink"/>
                  </w:rPr>
                </w:rPrChange>
              </w:rPr>
              <w:fldChar w:fldCharType="separate"/>
            </w:r>
            <w:r>
              <w:rPr>
                <w:rStyle w:val="Hyperlink"/>
                <w:rFonts w:ascii="Calibri" w:hAnsi="Calibri" w:cs="Calibri"/>
              </w:rPr>
              <w:t xml:space="preserve">3.1.1 - Merchant User </w:t>
            </w:r>
            <w:r>
              <w:rPr>
                <w:rStyle w:val="Hyperlink"/>
                <w:rFonts w:ascii="Calibri" w:hAnsi="Calibri" w:cs="Calibri"/>
              </w:rPr>
              <w:t>M</w:t>
            </w:r>
            <w:r>
              <w:rPr>
                <w:rStyle w:val="Hyperlink"/>
                <w:rFonts w:ascii="Calibri" w:hAnsi="Calibri" w:cs="Calibri"/>
              </w:rPr>
              <w:t>anagement</w:t>
            </w:r>
            <w:r>
              <w:rPr>
                <w:rFonts w:ascii="Calibri" w:hAnsi="Calibri" w:cs="Calibri"/>
                <w:rPrChange w:author="Neeraj Durgapal" w:date="2024-08-28T03:49:00Z" w:id="1261">
                  <w:rPr/>
                </w:rPrChange>
              </w:rPr>
              <w:tab/>
            </w:r>
            <w:r>
              <w:rPr>
                <w:rFonts w:ascii="Calibri" w:hAnsi="Calibri" w:cs="Calibri"/>
                <w:rPrChange w:author="Neeraj Durgapal" w:date="2024-08-28T03:49:00Z" w:id="1262">
                  <w:rPr/>
                </w:rPrChange>
              </w:rPr>
              <w:fldChar w:fldCharType="begin"/>
            </w:r>
            <w:r>
              <w:rPr>
                <w:rFonts w:ascii="Calibri" w:hAnsi="Calibri" w:cs="Calibri"/>
                <w:rPrChange w:author="Neeraj Durgapal" w:date="2024-08-28T03:49:00Z" w:id="1263">
                  <w:rPr/>
                </w:rPrChange>
              </w:rPr>
              <w:instrText xml:space="preserve"> PAGEREF _Toc175662432 \h </w:instrText>
            </w:r>
          </w:ins>
          <w:r>
            <w:rPr>
              <w:rFonts w:ascii="Calibri" w:hAnsi="Calibri" w:cs="Calibri"/>
              <w:rPrChange w:author="Neeraj Durgapal" w:date="2024-08-28T03:49:00Z" w:id="1264">
                <w:rPr>
                  <w:rFonts w:ascii="Calibri" w:hAnsi="Calibri" w:cs="Calibri"/>
                </w:rPr>
              </w:rPrChange>
            </w:rPr>
          </w:r>
          <w:ins w:author="Shubhankar Ghosh" w:date="2024-08-27T14:45:00Z" w:id="1265">
            <w:r>
              <w:rPr>
                <w:rFonts w:ascii="Calibri" w:hAnsi="Calibri" w:cs="Calibri"/>
                <w:rPrChange w:author="Neeraj Durgapal" w:date="2024-08-28T03:49:00Z" w:id="1266">
                  <w:rPr/>
                </w:rPrChange>
              </w:rPr>
              <w:fldChar w:fldCharType="separate"/>
            </w:r>
            <w:r>
              <w:rPr>
                <w:rFonts w:ascii="Calibri" w:hAnsi="Calibri" w:cs="Calibri"/>
                <w:rPrChange w:author="Neeraj Durgapal" w:date="2024-08-28T03:49:00Z" w:id="1267">
                  <w:rPr/>
                </w:rPrChange>
              </w:rPr>
              <w:t>19</w:t>
            </w:r>
            <w:r>
              <w:rPr>
                <w:rFonts w:ascii="Calibri" w:hAnsi="Calibri" w:cs="Calibri"/>
                <w:rPrChange w:author="Neeraj Durgapal" w:date="2024-08-28T03:49:00Z" w:id="1268">
                  <w:rPr/>
                </w:rPrChange>
              </w:rPr>
              <w:fldChar w:fldCharType="end"/>
            </w:r>
            <w:r>
              <w:rPr>
                <w:rStyle w:val="Hyperlink"/>
                <w:rFonts w:ascii="Calibri" w:hAnsi="Calibri" w:cs="Calibri"/>
                <w:rPrChange w:author="Neeraj Durgapal" w:date="2024-08-28T03:49:00Z" w:id="1269">
                  <w:rPr>
                    <w:rStyle w:val="Hyperlink"/>
                  </w:rPr>
                </w:rPrChange>
              </w:rPr>
              <w:fldChar w:fldCharType="end"/>
            </w:r>
          </w:ins>
        </w:p>
        <w:p w:rsidRPr="00E403D6" w:rsidR="00E403D6" w:rsidRDefault="00287800" w14:paraId="23884ADC" w14:textId="77777777">
          <w:pPr>
            <w:pStyle w:val="TOC4"/>
            <w:tabs>
              <w:tab w:val="right" w:leader="dot" w:pos="9350"/>
            </w:tabs>
            <w:rPr>
              <w:ins w:author="Shubhankar Ghosh" w:date="2024-08-27T14:45:00Z" w:id="1270"/>
              <w:rFonts w:ascii="Calibri" w:hAnsi="Calibri" w:cs="Calibri"/>
              <w:lang w:val="en-IN" w:eastAsia="en-IN" w:bidi="mr-IN"/>
              <w:rPrChange w:author="Neeraj Durgapal" w:date="2024-08-28T03:49:00Z" w:id="1271">
                <w:rPr>
                  <w:ins w:author="Shubhankar Ghosh" w:date="2024-08-27T14:45:00Z" w:id="1272"/>
                  <w:rFonts w:cs="Mangal"/>
                  <w:sz w:val="22"/>
                  <w:szCs w:val="20"/>
                  <w:lang w:val="en-IN" w:eastAsia="en-IN" w:bidi="mr-IN"/>
                </w:rPr>
              </w:rPrChange>
            </w:rPr>
          </w:pPr>
          <w:ins w:author="Shubhankar Ghosh" w:date="2024-08-27T14:45:00Z" w:id="1273">
            <w:r>
              <w:rPr>
                <w:rStyle w:val="Hyperlink"/>
                <w:rFonts w:ascii="Calibri" w:hAnsi="Calibri" w:cs="Calibri"/>
                <w:rPrChange w:author="Neeraj Durgapal" w:date="2024-08-28T03:49:00Z" w:id="1274">
                  <w:rPr>
                    <w:rStyle w:val="Hyperlink"/>
                  </w:rPr>
                </w:rPrChange>
              </w:rPr>
              <w:fldChar w:fldCharType="begin"/>
            </w:r>
            <w:r>
              <w:rPr>
                <w:rStyle w:val="Hyperlink"/>
                <w:rFonts w:ascii="Calibri" w:hAnsi="Calibri" w:cs="Calibri"/>
                <w:rPrChange w:author="Neeraj Durgapal" w:date="2024-08-28T03:49:00Z" w:id="1275">
                  <w:rPr>
                    <w:rStyle w:val="Hyperlink"/>
                  </w:rPr>
                </w:rPrChange>
              </w:rPr>
              <w:instrText xml:space="preserve"> </w:instrText>
            </w:r>
            <w:r>
              <w:rPr>
                <w:rFonts w:ascii="Calibri" w:hAnsi="Calibri" w:cs="Calibri"/>
                <w:rPrChange w:author="Neeraj Durgapal" w:date="2024-08-28T03:49:00Z" w:id="1276">
                  <w:rPr/>
                </w:rPrChange>
              </w:rPr>
              <w:instrText>HYPERLINK \l "_Toc175662433"</w:instrText>
            </w:r>
            <w:r>
              <w:rPr>
                <w:rStyle w:val="Hyperlink"/>
                <w:rFonts w:ascii="Calibri" w:hAnsi="Calibri" w:cs="Calibri"/>
                <w:rPrChange w:author="Neeraj Durgapal" w:date="2024-08-28T03:49:00Z" w:id="1277">
                  <w:rPr>
                    <w:rStyle w:val="Hyperlink"/>
                  </w:rPr>
                </w:rPrChange>
              </w:rPr>
              <w:instrText xml:space="preserve"> </w:instrText>
            </w:r>
            <w:r>
              <w:rPr>
                <w:rStyle w:val="Hyperlink"/>
                <w:rFonts w:ascii="Calibri" w:hAnsi="Calibri" w:cs="Calibri"/>
                <w:rPrChange w:author="Neeraj Durgapal" w:date="2024-08-28T03:49:00Z" w:id="1278">
                  <w:rPr>
                    <w:rStyle w:val="Hyperlink"/>
                  </w:rPr>
                </w:rPrChange>
              </w:rPr>
              <w:fldChar w:fldCharType="separate"/>
            </w:r>
            <w:r>
              <w:rPr>
                <w:rStyle w:val="Hyperlink"/>
                <w:rFonts w:ascii="Calibri" w:hAnsi="Calibri" w:cs="Calibri"/>
              </w:rPr>
              <w:t>3.1.2 - Merchant Key Mana</w:t>
            </w:r>
            <w:r>
              <w:rPr>
                <w:rStyle w:val="Hyperlink"/>
                <w:rFonts w:ascii="Calibri" w:hAnsi="Calibri" w:cs="Calibri"/>
              </w:rPr>
              <w:t>g</w:t>
            </w:r>
            <w:r>
              <w:rPr>
                <w:rStyle w:val="Hyperlink"/>
                <w:rFonts w:ascii="Calibri" w:hAnsi="Calibri" w:cs="Calibri"/>
              </w:rPr>
              <w:t>ement</w:t>
            </w:r>
            <w:r>
              <w:rPr>
                <w:rFonts w:ascii="Calibri" w:hAnsi="Calibri" w:cs="Calibri"/>
                <w:rPrChange w:author="Neeraj Durgapal" w:date="2024-08-28T03:49:00Z" w:id="1279">
                  <w:rPr/>
                </w:rPrChange>
              </w:rPr>
              <w:tab/>
            </w:r>
            <w:r>
              <w:rPr>
                <w:rFonts w:ascii="Calibri" w:hAnsi="Calibri" w:cs="Calibri"/>
                <w:rPrChange w:author="Neeraj Durgapal" w:date="2024-08-28T03:49:00Z" w:id="1280">
                  <w:rPr/>
                </w:rPrChange>
              </w:rPr>
              <w:fldChar w:fldCharType="begin"/>
            </w:r>
            <w:r>
              <w:rPr>
                <w:rFonts w:ascii="Calibri" w:hAnsi="Calibri" w:cs="Calibri"/>
                <w:rPrChange w:author="Neeraj Durgapal" w:date="2024-08-28T03:49:00Z" w:id="1281">
                  <w:rPr/>
                </w:rPrChange>
              </w:rPr>
              <w:instrText xml:space="preserve"> PAGEREF _Toc175662433 \h </w:instrText>
            </w:r>
          </w:ins>
          <w:r>
            <w:rPr>
              <w:rFonts w:ascii="Calibri" w:hAnsi="Calibri" w:cs="Calibri"/>
              <w:rPrChange w:author="Neeraj Durgapal" w:date="2024-08-28T03:49:00Z" w:id="1282">
                <w:rPr>
                  <w:rFonts w:ascii="Calibri" w:hAnsi="Calibri" w:cs="Calibri"/>
                </w:rPr>
              </w:rPrChange>
            </w:rPr>
          </w:r>
          <w:ins w:author="Shubhankar Ghosh" w:date="2024-08-27T14:45:00Z" w:id="1283">
            <w:r>
              <w:rPr>
                <w:rFonts w:ascii="Calibri" w:hAnsi="Calibri" w:cs="Calibri"/>
                <w:rPrChange w:author="Neeraj Durgapal" w:date="2024-08-28T03:49:00Z" w:id="1284">
                  <w:rPr/>
                </w:rPrChange>
              </w:rPr>
              <w:fldChar w:fldCharType="separate"/>
            </w:r>
            <w:r>
              <w:rPr>
                <w:rFonts w:ascii="Calibri" w:hAnsi="Calibri" w:cs="Calibri"/>
                <w:rPrChange w:author="Neeraj Durgapal" w:date="2024-08-28T03:49:00Z" w:id="1285">
                  <w:rPr/>
                </w:rPrChange>
              </w:rPr>
              <w:t>19</w:t>
            </w:r>
            <w:r>
              <w:rPr>
                <w:rFonts w:ascii="Calibri" w:hAnsi="Calibri" w:cs="Calibri"/>
                <w:rPrChange w:author="Neeraj Durgapal" w:date="2024-08-28T03:49:00Z" w:id="1286">
                  <w:rPr/>
                </w:rPrChange>
              </w:rPr>
              <w:fldChar w:fldCharType="end"/>
            </w:r>
            <w:r>
              <w:rPr>
                <w:rStyle w:val="Hyperlink"/>
                <w:rFonts w:ascii="Calibri" w:hAnsi="Calibri" w:cs="Calibri"/>
                <w:rPrChange w:author="Neeraj Durgapal" w:date="2024-08-28T03:49:00Z" w:id="1287">
                  <w:rPr>
                    <w:rStyle w:val="Hyperlink"/>
                  </w:rPr>
                </w:rPrChange>
              </w:rPr>
              <w:fldChar w:fldCharType="end"/>
            </w:r>
          </w:ins>
        </w:p>
        <w:p w:rsidRPr="00E403D6" w:rsidR="00E403D6" w:rsidRDefault="00287800" w14:paraId="3EACA141" w14:textId="77777777">
          <w:pPr>
            <w:pStyle w:val="TOC3"/>
            <w:tabs>
              <w:tab w:val="right" w:leader="dot" w:pos="9350"/>
            </w:tabs>
            <w:rPr>
              <w:ins w:author="Shubhankar Ghosh" w:date="2024-08-27T14:45:00Z" w:id="1288"/>
              <w:rFonts w:ascii="Calibri" w:hAnsi="Calibri" w:cs="Calibri"/>
              <w:lang w:val="en-IN" w:eastAsia="en-IN" w:bidi="mr-IN"/>
              <w:rPrChange w:author="Neeraj Durgapal" w:date="2024-08-28T03:49:00Z" w:id="1289">
                <w:rPr>
                  <w:ins w:author="Shubhankar Ghosh" w:date="2024-08-27T14:45:00Z" w:id="1290"/>
                  <w:rFonts w:cs="Mangal"/>
                  <w:sz w:val="22"/>
                  <w:szCs w:val="20"/>
                  <w:lang w:val="en-IN" w:eastAsia="en-IN" w:bidi="mr-IN"/>
                </w:rPr>
              </w:rPrChange>
            </w:rPr>
          </w:pPr>
          <w:ins w:author="Shubhankar Ghosh" w:date="2024-08-27T14:45:00Z" w:id="1291">
            <w:r>
              <w:rPr>
                <w:rStyle w:val="Hyperlink"/>
                <w:rFonts w:ascii="Calibri" w:hAnsi="Calibri" w:cs="Calibri"/>
                <w:rPrChange w:author="Neeraj Durgapal" w:date="2024-08-28T03:49:00Z" w:id="1292">
                  <w:rPr>
                    <w:rStyle w:val="Hyperlink"/>
                  </w:rPr>
                </w:rPrChange>
              </w:rPr>
              <w:fldChar w:fldCharType="begin"/>
            </w:r>
            <w:r>
              <w:rPr>
                <w:rStyle w:val="Hyperlink"/>
                <w:rFonts w:ascii="Calibri" w:hAnsi="Calibri" w:cs="Calibri"/>
                <w:rPrChange w:author="Neeraj Durgapal" w:date="2024-08-28T03:49:00Z" w:id="1293">
                  <w:rPr>
                    <w:rStyle w:val="Hyperlink"/>
                  </w:rPr>
                </w:rPrChange>
              </w:rPr>
              <w:instrText xml:space="preserve"> </w:instrText>
            </w:r>
            <w:r>
              <w:rPr>
                <w:rFonts w:ascii="Calibri" w:hAnsi="Calibri" w:cs="Calibri"/>
                <w:rPrChange w:author="Neeraj Durgapal" w:date="2024-08-28T03:49:00Z" w:id="1294">
                  <w:rPr/>
                </w:rPrChange>
              </w:rPr>
              <w:instrText>HYPERLINK \l "_Toc175662434"</w:instrText>
            </w:r>
            <w:r>
              <w:rPr>
                <w:rStyle w:val="Hyperlink"/>
                <w:rFonts w:ascii="Calibri" w:hAnsi="Calibri" w:cs="Calibri"/>
                <w:rPrChange w:author="Neeraj Durgapal" w:date="2024-08-28T03:49:00Z" w:id="1295">
                  <w:rPr>
                    <w:rStyle w:val="Hyperlink"/>
                  </w:rPr>
                </w:rPrChange>
              </w:rPr>
              <w:instrText xml:space="preserve"> </w:instrText>
            </w:r>
            <w:r>
              <w:rPr>
                <w:rStyle w:val="Hyperlink"/>
                <w:rFonts w:ascii="Calibri" w:hAnsi="Calibri" w:cs="Calibri"/>
                <w:rPrChange w:author="Neeraj Durgapal" w:date="2024-08-28T03:49:00Z" w:id="1296">
                  <w:rPr>
                    <w:rStyle w:val="Hyperlink"/>
                  </w:rPr>
                </w:rPrChange>
              </w:rPr>
              <w:fldChar w:fldCharType="separate"/>
            </w:r>
            <w:r>
              <w:rPr>
                <w:rStyle w:val="Hyperlink"/>
                <w:rFonts w:ascii="Calibri" w:hAnsi="Calibri" w:cs="Calibri"/>
              </w:rPr>
              <w:t>3.2 - Functional Flow / Mockup</w:t>
            </w:r>
            <w:r>
              <w:rPr>
                <w:rFonts w:ascii="Calibri" w:hAnsi="Calibri" w:cs="Calibri"/>
                <w:rPrChange w:author="Neeraj Durgapal" w:date="2024-08-28T03:49:00Z" w:id="1297">
                  <w:rPr/>
                </w:rPrChange>
              </w:rPr>
              <w:tab/>
            </w:r>
            <w:r>
              <w:rPr>
                <w:rFonts w:ascii="Calibri" w:hAnsi="Calibri" w:cs="Calibri"/>
                <w:rPrChange w:author="Neeraj Durgapal" w:date="2024-08-28T03:49:00Z" w:id="1298">
                  <w:rPr/>
                </w:rPrChange>
              </w:rPr>
              <w:fldChar w:fldCharType="begin"/>
            </w:r>
            <w:r>
              <w:rPr>
                <w:rFonts w:ascii="Calibri" w:hAnsi="Calibri" w:cs="Calibri"/>
                <w:rPrChange w:author="Neeraj Durgapal" w:date="2024-08-28T03:49:00Z" w:id="1299">
                  <w:rPr/>
                </w:rPrChange>
              </w:rPr>
              <w:instrText xml:space="preserve"> PAGEREF _Toc175662434 \h </w:instrText>
            </w:r>
          </w:ins>
          <w:r>
            <w:rPr>
              <w:rFonts w:ascii="Calibri" w:hAnsi="Calibri" w:cs="Calibri"/>
              <w:rPrChange w:author="Neeraj Durgapal" w:date="2024-08-28T03:49:00Z" w:id="1300">
                <w:rPr>
                  <w:rFonts w:ascii="Calibri" w:hAnsi="Calibri" w:cs="Calibri"/>
                </w:rPr>
              </w:rPrChange>
            </w:rPr>
          </w:r>
          <w:ins w:author="Shubhankar Ghosh" w:date="2024-08-27T14:45:00Z" w:id="1301">
            <w:r>
              <w:rPr>
                <w:rFonts w:ascii="Calibri" w:hAnsi="Calibri" w:cs="Calibri"/>
                <w:rPrChange w:author="Neeraj Durgapal" w:date="2024-08-28T03:49:00Z" w:id="1302">
                  <w:rPr/>
                </w:rPrChange>
              </w:rPr>
              <w:fldChar w:fldCharType="separate"/>
            </w:r>
            <w:r>
              <w:rPr>
                <w:rFonts w:ascii="Calibri" w:hAnsi="Calibri" w:cs="Calibri"/>
                <w:rPrChange w:author="Neeraj Durgapal" w:date="2024-08-28T03:49:00Z" w:id="1303">
                  <w:rPr/>
                </w:rPrChange>
              </w:rPr>
              <w:t>20</w:t>
            </w:r>
            <w:r>
              <w:rPr>
                <w:rFonts w:ascii="Calibri" w:hAnsi="Calibri" w:cs="Calibri"/>
                <w:rPrChange w:author="Neeraj Durgapal" w:date="2024-08-28T03:49:00Z" w:id="1304">
                  <w:rPr/>
                </w:rPrChange>
              </w:rPr>
              <w:fldChar w:fldCharType="end"/>
            </w:r>
            <w:r>
              <w:rPr>
                <w:rStyle w:val="Hyperlink"/>
                <w:rFonts w:ascii="Calibri" w:hAnsi="Calibri" w:cs="Calibri"/>
                <w:rPrChange w:author="Neeraj Durgapal" w:date="2024-08-28T03:49:00Z" w:id="1305">
                  <w:rPr>
                    <w:rStyle w:val="Hyperlink"/>
                  </w:rPr>
                </w:rPrChange>
              </w:rPr>
              <w:fldChar w:fldCharType="end"/>
            </w:r>
          </w:ins>
        </w:p>
        <w:p w:rsidRPr="00E403D6" w:rsidR="00E403D6" w:rsidRDefault="00287800" w14:paraId="7FB31174" w14:textId="77777777">
          <w:pPr>
            <w:pStyle w:val="TOC3"/>
            <w:tabs>
              <w:tab w:val="right" w:leader="dot" w:pos="9350"/>
            </w:tabs>
            <w:rPr>
              <w:ins w:author="Shubhankar Ghosh" w:date="2024-08-27T14:45:00Z" w:id="1306"/>
              <w:rFonts w:ascii="Calibri" w:hAnsi="Calibri" w:cs="Calibri"/>
              <w:lang w:val="en-IN" w:eastAsia="en-IN" w:bidi="mr-IN"/>
              <w:rPrChange w:author="Neeraj Durgapal" w:date="2024-08-28T03:49:00Z" w:id="1307">
                <w:rPr>
                  <w:ins w:author="Shubhankar Ghosh" w:date="2024-08-27T14:45:00Z" w:id="1308"/>
                  <w:rFonts w:cs="Mangal"/>
                  <w:sz w:val="22"/>
                  <w:szCs w:val="20"/>
                  <w:lang w:val="en-IN" w:eastAsia="en-IN" w:bidi="mr-IN"/>
                </w:rPr>
              </w:rPrChange>
            </w:rPr>
          </w:pPr>
          <w:ins w:author="Shubhankar Ghosh" w:date="2024-08-27T14:45:00Z" w:id="1309">
            <w:r>
              <w:rPr>
                <w:rStyle w:val="Hyperlink"/>
                <w:rFonts w:ascii="Calibri" w:hAnsi="Calibri" w:cs="Calibri"/>
                <w:rPrChange w:author="Neeraj Durgapal" w:date="2024-08-28T03:49:00Z" w:id="1310">
                  <w:rPr>
                    <w:rStyle w:val="Hyperlink"/>
                  </w:rPr>
                </w:rPrChange>
              </w:rPr>
              <w:fldChar w:fldCharType="begin"/>
            </w:r>
            <w:r>
              <w:rPr>
                <w:rStyle w:val="Hyperlink"/>
                <w:rFonts w:ascii="Calibri" w:hAnsi="Calibri" w:cs="Calibri"/>
                <w:rPrChange w:author="Neeraj Durgapal" w:date="2024-08-28T03:49:00Z" w:id="1311">
                  <w:rPr>
                    <w:rStyle w:val="Hyperlink"/>
                  </w:rPr>
                </w:rPrChange>
              </w:rPr>
              <w:instrText xml:space="preserve"> </w:instrText>
            </w:r>
            <w:r>
              <w:rPr>
                <w:rFonts w:ascii="Calibri" w:hAnsi="Calibri" w:cs="Calibri"/>
                <w:rPrChange w:author="Neeraj Durgapal" w:date="2024-08-28T03:49:00Z" w:id="1312">
                  <w:rPr/>
                </w:rPrChange>
              </w:rPr>
              <w:instrText>HYPERLINK \l "_Toc175662435"</w:instrText>
            </w:r>
            <w:r>
              <w:rPr>
                <w:rStyle w:val="Hyperlink"/>
                <w:rFonts w:ascii="Calibri" w:hAnsi="Calibri" w:cs="Calibri"/>
                <w:rPrChange w:author="Neeraj Durgapal" w:date="2024-08-28T03:49:00Z" w:id="1313">
                  <w:rPr>
                    <w:rStyle w:val="Hyperlink"/>
                  </w:rPr>
                </w:rPrChange>
              </w:rPr>
              <w:instrText xml:space="preserve"> </w:instrText>
            </w:r>
            <w:r>
              <w:rPr>
                <w:rStyle w:val="Hyperlink"/>
                <w:rFonts w:ascii="Calibri" w:hAnsi="Calibri" w:cs="Calibri"/>
                <w:rPrChange w:author="Neeraj Durgapal" w:date="2024-08-28T03:49:00Z" w:id="1314">
                  <w:rPr>
                    <w:rStyle w:val="Hyperlink"/>
                  </w:rPr>
                </w:rPrChange>
              </w:rPr>
              <w:fldChar w:fldCharType="separate"/>
            </w:r>
            <w:r>
              <w:rPr>
                <w:rStyle w:val="Hyperlink"/>
                <w:rFonts w:ascii="Calibri" w:hAnsi="Calibri" w:cs="Calibri"/>
              </w:rPr>
              <w:t>3.3 Functional Specification</w:t>
            </w:r>
            <w:r>
              <w:rPr>
                <w:rFonts w:ascii="Calibri" w:hAnsi="Calibri" w:cs="Calibri"/>
                <w:rPrChange w:author="Neeraj Durgapal" w:date="2024-08-28T03:49:00Z" w:id="1315">
                  <w:rPr/>
                </w:rPrChange>
              </w:rPr>
              <w:tab/>
            </w:r>
            <w:r>
              <w:rPr>
                <w:rFonts w:ascii="Calibri" w:hAnsi="Calibri" w:cs="Calibri"/>
                <w:rPrChange w:author="Neeraj Durgapal" w:date="2024-08-28T03:49:00Z" w:id="1316">
                  <w:rPr/>
                </w:rPrChange>
              </w:rPr>
              <w:fldChar w:fldCharType="begin"/>
            </w:r>
            <w:r>
              <w:rPr>
                <w:rFonts w:ascii="Calibri" w:hAnsi="Calibri" w:cs="Calibri"/>
                <w:rPrChange w:author="Neeraj Durgapal" w:date="2024-08-28T03:49:00Z" w:id="1317">
                  <w:rPr/>
                </w:rPrChange>
              </w:rPr>
              <w:instrText xml:space="preserve"> PAGEREF _Toc175662435 \h </w:instrText>
            </w:r>
          </w:ins>
          <w:r>
            <w:rPr>
              <w:rFonts w:ascii="Calibri" w:hAnsi="Calibri" w:cs="Calibri"/>
              <w:rPrChange w:author="Neeraj Durgapal" w:date="2024-08-28T03:49:00Z" w:id="1318">
                <w:rPr>
                  <w:rFonts w:ascii="Calibri" w:hAnsi="Calibri" w:cs="Calibri"/>
                </w:rPr>
              </w:rPrChange>
            </w:rPr>
          </w:r>
          <w:ins w:author="Shubhankar Ghosh" w:date="2024-08-27T14:45:00Z" w:id="1319">
            <w:r>
              <w:rPr>
                <w:rFonts w:ascii="Calibri" w:hAnsi="Calibri" w:cs="Calibri"/>
                <w:rPrChange w:author="Neeraj Durgapal" w:date="2024-08-28T03:49:00Z" w:id="1320">
                  <w:rPr/>
                </w:rPrChange>
              </w:rPr>
              <w:fldChar w:fldCharType="separate"/>
            </w:r>
            <w:r>
              <w:rPr>
                <w:rFonts w:ascii="Calibri" w:hAnsi="Calibri" w:cs="Calibri"/>
                <w:rPrChange w:author="Neeraj Durgapal" w:date="2024-08-28T03:49:00Z" w:id="1321">
                  <w:rPr/>
                </w:rPrChange>
              </w:rPr>
              <w:t>20</w:t>
            </w:r>
            <w:r>
              <w:rPr>
                <w:rFonts w:ascii="Calibri" w:hAnsi="Calibri" w:cs="Calibri"/>
                <w:rPrChange w:author="Neeraj Durgapal" w:date="2024-08-28T03:49:00Z" w:id="1322">
                  <w:rPr/>
                </w:rPrChange>
              </w:rPr>
              <w:fldChar w:fldCharType="end"/>
            </w:r>
            <w:r>
              <w:rPr>
                <w:rStyle w:val="Hyperlink"/>
                <w:rFonts w:ascii="Calibri" w:hAnsi="Calibri" w:cs="Calibri"/>
                <w:rPrChange w:author="Neeraj Durgapal" w:date="2024-08-28T03:49:00Z" w:id="1323">
                  <w:rPr>
                    <w:rStyle w:val="Hyperlink"/>
                  </w:rPr>
                </w:rPrChange>
              </w:rPr>
              <w:fldChar w:fldCharType="end"/>
            </w:r>
          </w:ins>
        </w:p>
        <w:p w:rsidRPr="00E403D6" w:rsidR="00E403D6" w:rsidRDefault="00287800" w14:paraId="13B17CFD" w14:textId="77777777">
          <w:pPr>
            <w:pStyle w:val="TOC4"/>
            <w:tabs>
              <w:tab w:val="right" w:leader="dot" w:pos="9350"/>
            </w:tabs>
            <w:rPr>
              <w:ins w:author="Shubhankar Ghosh" w:date="2024-08-27T14:45:00Z" w:id="1324"/>
              <w:rFonts w:ascii="Calibri" w:hAnsi="Calibri" w:cs="Calibri"/>
              <w:lang w:val="en-IN" w:eastAsia="en-IN" w:bidi="mr-IN"/>
              <w:rPrChange w:author="Neeraj Durgapal" w:date="2024-08-28T03:49:00Z" w:id="1325">
                <w:rPr>
                  <w:ins w:author="Shubhankar Ghosh" w:date="2024-08-27T14:45:00Z" w:id="1326"/>
                  <w:rFonts w:cs="Mangal"/>
                  <w:sz w:val="22"/>
                  <w:szCs w:val="20"/>
                  <w:lang w:val="en-IN" w:eastAsia="en-IN" w:bidi="mr-IN"/>
                </w:rPr>
              </w:rPrChange>
            </w:rPr>
          </w:pPr>
          <w:ins w:author="Shubhankar Ghosh" w:date="2024-08-27T14:45:00Z" w:id="1327">
            <w:r>
              <w:rPr>
                <w:rStyle w:val="Hyperlink"/>
                <w:rFonts w:ascii="Calibri" w:hAnsi="Calibri" w:cs="Calibri"/>
                <w:rPrChange w:author="Neeraj Durgapal" w:date="2024-08-28T03:49:00Z" w:id="1328">
                  <w:rPr>
                    <w:rStyle w:val="Hyperlink"/>
                  </w:rPr>
                </w:rPrChange>
              </w:rPr>
              <w:fldChar w:fldCharType="begin"/>
            </w:r>
            <w:r>
              <w:rPr>
                <w:rStyle w:val="Hyperlink"/>
                <w:rFonts w:ascii="Calibri" w:hAnsi="Calibri" w:cs="Calibri"/>
                <w:rPrChange w:author="Neeraj Durgapal" w:date="2024-08-28T03:49:00Z" w:id="1329">
                  <w:rPr>
                    <w:rStyle w:val="Hyperlink"/>
                  </w:rPr>
                </w:rPrChange>
              </w:rPr>
              <w:instrText xml:space="preserve"> </w:instrText>
            </w:r>
            <w:r>
              <w:rPr>
                <w:rFonts w:ascii="Calibri" w:hAnsi="Calibri" w:cs="Calibri"/>
                <w:rPrChange w:author="Neeraj Durgapal" w:date="2024-08-28T03:49:00Z" w:id="1330">
                  <w:rPr/>
                </w:rPrChange>
              </w:rPr>
              <w:instrText>HYPERLINK \l "_Toc175662436"</w:instrText>
            </w:r>
            <w:r>
              <w:rPr>
                <w:rStyle w:val="Hyperlink"/>
                <w:rFonts w:ascii="Calibri" w:hAnsi="Calibri" w:cs="Calibri"/>
                <w:rPrChange w:author="Neeraj Durgapal" w:date="2024-08-28T03:49:00Z" w:id="1331">
                  <w:rPr>
                    <w:rStyle w:val="Hyperlink"/>
                  </w:rPr>
                </w:rPrChange>
              </w:rPr>
              <w:instrText xml:space="preserve"> </w:instrText>
            </w:r>
            <w:r>
              <w:rPr>
                <w:rStyle w:val="Hyperlink"/>
                <w:rFonts w:ascii="Calibri" w:hAnsi="Calibri" w:cs="Calibri"/>
                <w:rPrChange w:author="Neeraj Durgapal" w:date="2024-08-28T03:49:00Z" w:id="1332">
                  <w:rPr>
                    <w:rStyle w:val="Hyperlink"/>
                  </w:rPr>
                </w:rPrChange>
              </w:rPr>
              <w:fldChar w:fldCharType="separate"/>
            </w:r>
            <w:r>
              <w:rPr>
                <w:rStyle w:val="Hyperlink"/>
                <w:rFonts w:ascii="Calibri" w:hAnsi="Calibri" w:eastAsia="Aptos Display" w:cs="Calibri"/>
              </w:rPr>
              <w:t>3.3.1- Users</w:t>
            </w:r>
            <w:r>
              <w:rPr>
                <w:rFonts w:ascii="Calibri" w:hAnsi="Calibri" w:cs="Calibri"/>
                <w:rPrChange w:author="Neeraj Durgapal" w:date="2024-08-28T03:49:00Z" w:id="1333">
                  <w:rPr/>
                </w:rPrChange>
              </w:rPr>
              <w:tab/>
            </w:r>
            <w:r>
              <w:rPr>
                <w:rFonts w:ascii="Calibri" w:hAnsi="Calibri" w:cs="Calibri"/>
                <w:rPrChange w:author="Neeraj Durgapal" w:date="2024-08-28T03:49:00Z" w:id="1334">
                  <w:rPr/>
                </w:rPrChange>
              </w:rPr>
              <w:fldChar w:fldCharType="begin"/>
            </w:r>
            <w:r>
              <w:rPr>
                <w:rFonts w:ascii="Calibri" w:hAnsi="Calibri" w:cs="Calibri"/>
                <w:rPrChange w:author="Neeraj Durgapal" w:date="2024-08-28T03:49:00Z" w:id="1335">
                  <w:rPr/>
                </w:rPrChange>
              </w:rPr>
              <w:instrText xml:space="preserve"> PAGEREF _Toc175662436 \h </w:instrText>
            </w:r>
          </w:ins>
          <w:r>
            <w:rPr>
              <w:rFonts w:ascii="Calibri" w:hAnsi="Calibri" w:cs="Calibri"/>
              <w:rPrChange w:author="Neeraj Durgapal" w:date="2024-08-28T03:49:00Z" w:id="1336">
                <w:rPr>
                  <w:rFonts w:ascii="Calibri" w:hAnsi="Calibri" w:cs="Calibri"/>
                </w:rPr>
              </w:rPrChange>
            </w:rPr>
          </w:r>
          <w:ins w:author="Shubhankar Ghosh" w:date="2024-08-27T14:45:00Z" w:id="1337">
            <w:r>
              <w:rPr>
                <w:rFonts w:ascii="Calibri" w:hAnsi="Calibri" w:cs="Calibri"/>
                <w:rPrChange w:author="Neeraj Durgapal" w:date="2024-08-28T03:49:00Z" w:id="1338">
                  <w:rPr/>
                </w:rPrChange>
              </w:rPr>
              <w:fldChar w:fldCharType="separate"/>
            </w:r>
            <w:r>
              <w:rPr>
                <w:rFonts w:ascii="Calibri" w:hAnsi="Calibri" w:cs="Calibri"/>
                <w:rPrChange w:author="Neeraj Durgapal" w:date="2024-08-28T03:49:00Z" w:id="1339">
                  <w:rPr/>
                </w:rPrChange>
              </w:rPr>
              <w:t>20</w:t>
            </w:r>
            <w:r>
              <w:rPr>
                <w:rFonts w:ascii="Calibri" w:hAnsi="Calibri" w:cs="Calibri"/>
                <w:rPrChange w:author="Neeraj Durgapal" w:date="2024-08-28T03:49:00Z" w:id="1340">
                  <w:rPr/>
                </w:rPrChange>
              </w:rPr>
              <w:fldChar w:fldCharType="end"/>
            </w:r>
            <w:r>
              <w:rPr>
                <w:rStyle w:val="Hyperlink"/>
                <w:rFonts w:ascii="Calibri" w:hAnsi="Calibri" w:cs="Calibri"/>
                <w:rPrChange w:author="Neeraj Durgapal" w:date="2024-08-28T03:49:00Z" w:id="1341">
                  <w:rPr>
                    <w:rStyle w:val="Hyperlink"/>
                  </w:rPr>
                </w:rPrChange>
              </w:rPr>
              <w:fldChar w:fldCharType="end"/>
            </w:r>
          </w:ins>
        </w:p>
        <w:p w:rsidRPr="00E403D6" w:rsidR="00E403D6" w:rsidRDefault="00287800" w14:paraId="1B14B47A" w14:textId="77777777">
          <w:pPr>
            <w:pStyle w:val="TOC5"/>
            <w:tabs>
              <w:tab w:val="right" w:leader="dot" w:pos="9350"/>
            </w:tabs>
            <w:rPr>
              <w:ins w:author="Shubhankar Ghosh" w:date="2024-08-27T14:45:00Z" w:id="1342"/>
              <w:rFonts w:ascii="Calibri" w:hAnsi="Calibri" w:cs="Calibri"/>
              <w:lang w:val="en-IN" w:eastAsia="en-IN" w:bidi="mr-IN"/>
              <w:rPrChange w:author="Neeraj Durgapal" w:date="2024-08-28T03:49:00Z" w:id="1343">
                <w:rPr>
                  <w:ins w:author="Shubhankar Ghosh" w:date="2024-08-27T14:45:00Z" w:id="1344"/>
                  <w:rFonts w:cs="Mangal"/>
                  <w:sz w:val="22"/>
                  <w:szCs w:val="20"/>
                  <w:lang w:val="en-IN" w:eastAsia="en-IN" w:bidi="mr-IN"/>
                </w:rPr>
              </w:rPrChange>
            </w:rPr>
          </w:pPr>
          <w:ins w:author="Shubhankar Ghosh" w:date="2024-08-27T14:45:00Z" w:id="1345">
            <w:r>
              <w:rPr>
                <w:rStyle w:val="Hyperlink"/>
                <w:rFonts w:ascii="Calibri" w:hAnsi="Calibri" w:cs="Calibri"/>
                <w:rPrChange w:author="Neeraj Durgapal" w:date="2024-08-28T03:49:00Z" w:id="1346">
                  <w:rPr>
                    <w:rStyle w:val="Hyperlink"/>
                  </w:rPr>
                </w:rPrChange>
              </w:rPr>
              <w:fldChar w:fldCharType="begin"/>
            </w:r>
            <w:r>
              <w:rPr>
                <w:rStyle w:val="Hyperlink"/>
                <w:rFonts w:ascii="Calibri" w:hAnsi="Calibri" w:cs="Calibri"/>
                <w:rPrChange w:author="Neeraj Durgapal" w:date="2024-08-28T03:49:00Z" w:id="1347">
                  <w:rPr>
                    <w:rStyle w:val="Hyperlink"/>
                  </w:rPr>
                </w:rPrChange>
              </w:rPr>
              <w:instrText xml:space="preserve"> </w:instrText>
            </w:r>
            <w:r>
              <w:rPr>
                <w:rFonts w:ascii="Calibri" w:hAnsi="Calibri" w:cs="Calibri"/>
                <w:rPrChange w:author="Neeraj Durgapal" w:date="2024-08-28T03:49:00Z" w:id="1348">
                  <w:rPr/>
                </w:rPrChange>
              </w:rPr>
              <w:instrText>HYPERLINK \l "_Toc175662437"</w:instrText>
            </w:r>
            <w:r>
              <w:rPr>
                <w:rStyle w:val="Hyperlink"/>
                <w:rFonts w:ascii="Calibri" w:hAnsi="Calibri" w:cs="Calibri"/>
                <w:rPrChange w:author="Neeraj Durgapal" w:date="2024-08-28T03:49:00Z" w:id="1349">
                  <w:rPr>
                    <w:rStyle w:val="Hyperlink"/>
                  </w:rPr>
                </w:rPrChange>
              </w:rPr>
              <w:instrText xml:space="preserve"> </w:instrText>
            </w:r>
            <w:r>
              <w:rPr>
                <w:rStyle w:val="Hyperlink"/>
                <w:rFonts w:ascii="Calibri" w:hAnsi="Calibri" w:cs="Calibri"/>
                <w:rPrChange w:author="Neeraj Durgapal" w:date="2024-08-28T03:49:00Z" w:id="1350">
                  <w:rPr>
                    <w:rStyle w:val="Hyperlink"/>
                  </w:rPr>
                </w:rPrChange>
              </w:rPr>
              <w:fldChar w:fldCharType="separate"/>
            </w:r>
            <w:r>
              <w:rPr>
                <w:rStyle w:val="Hyperlink"/>
                <w:rFonts w:ascii="Calibri" w:hAnsi="Calibri" w:eastAsia="Aptos Display" w:cs="Calibri"/>
              </w:rPr>
              <w:t>3.3.1.1 - Create new Merchant User</w:t>
            </w:r>
            <w:r>
              <w:rPr>
                <w:rFonts w:ascii="Calibri" w:hAnsi="Calibri" w:cs="Calibri"/>
                <w:rPrChange w:author="Neeraj Durgapal" w:date="2024-08-28T03:49:00Z" w:id="1351">
                  <w:rPr/>
                </w:rPrChange>
              </w:rPr>
              <w:tab/>
            </w:r>
            <w:r>
              <w:rPr>
                <w:rFonts w:ascii="Calibri" w:hAnsi="Calibri" w:cs="Calibri"/>
                <w:rPrChange w:author="Neeraj Durgapal" w:date="2024-08-28T03:49:00Z" w:id="1352">
                  <w:rPr/>
                </w:rPrChange>
              </w:rPr>
              <w:fldChar w:fldCharType="begin"/>
            </w:r>
            <w:r>
              <w:rPr>
                <w:rFonts w:ascii="Calibri" w:hAnsi="Calibri" w:cs="Calibri"/>
                <w:rPrChange w:author="Neeraj Durgapal" w:date="2024-08-28T03:49:00Z" w:id="1353">
                  <w:rPr/>
                </w:rPrChange>
              </w:rPr>
              <w:instrText xml:space="preserve"> PAGEREF _Toc175662437 \h </w:instrText>
            </w:r>
          </w:ins>
          <w:r>
            <w:rPr>
              <w:rFonts w:ascii="Calibri" w:hAnsi="Calibri" w:cs="Calibri"/>
              <w:rPrChange w:author="Neeraj Durgapal" w:date="2024-08-28T03:49:00Z" w:id="1354">
                <w:rPr>
                  <w:rFonts w:ascii="Calibri" w:hAnsi="Calibri" w:cs="Calibri"/>
                </w:rPr>
              </w:rPrChange>
            </w:rPr>
          </w:r>
          <w:ins w:author="Shubhankar Ghosh" w:date="2024-08-27T14:45:00Z" w:id="1355">
            <w:r>
              <w:rPr>
                <w:rFonts w:ascii="Calibri" w:hAnsi="Calibri" w:cs="Calibri"/>
                <w:rPrChange w:author="Neeraj Durgapal" w:date="2024-08-28T03:49:00Z" w:id="1356">
                  <w:rPr/>
                </w:rPrChange>
              </w:rPr>
              <w:fldChar w:fldCharType="separate"/>
            </w:r>
            <w:r>
              <w:rPr>
                <w:rFonts w:ascii="Calibri" w:hAnsi="Calibri" w:cs="Calibri"/>
                <w:rPrChange w:author="Neeraj Durgapal" w:date="2024-08-28T03:49:00Z" w:id="1357">
                  <w:rPr/>
                </w:rPrChange>
              </w:rPr>
              <w:t>20</w:t>
            </w:r>
            <w:r>
              <w:rPr>
                <w:rFonts w:ascii="Calibri" w:hAnsi="Calibri" w:cs="Calibri"/>
                <w:rPrChange w:author="Neeraj Durgapal" w:date="2024-08-28T03:49:00Z" w:id="1358">
                  <w:rPr/>
                </w:rPrChange>
              </w:rPr>
              <w:fldChar w:fldCharType="end"/>
            </w:r>
            <w:r>
              <w:rPr>
                <w:rStyle w:val="Hyperlink"/>
                <w:rFonts w:ascii="Calibri" w:hAnsi="Calibri" w:cs="Calibri"/>
                <w:rPrChange w:author="Neeraj Durgapal" w:date="2024-08-28T03:49:00Z" w:id="1359">
                  <w:rPr>
                    <w:rStyle w:val="Hyperlink"/>
                  </w:rPr>
                </w:rPrChange>
              </w:rPr>
              <w:fldChar w:fldCharType="end"/>
            </w:r>
          </w:ins>
        </w:p>
        <w:p w:rsidRPr="00E403D6" w:rsidR="00E403D6" w:rsidRDefault="00287800" w14:paraId="045C7980" w14:textId="77777777">
          <w:pPr>
            <w:pStyle w:val="TOC5"/>
            <w:tabs>
              <w:tab w:val="right" w:leader="dot" w:pos="9350"/>
            </w:tabs>
            <w:rPr>
              <w:ins w:author="Shubhankar Ghosh" w:date="2024-08-27T14:45:00Z" w:id="1360"/>
              <w:rFonts w:ascii="Calibri" w:hAnsi="Calibri" w:cs="Calibri"/>
              <w:lang w:val="en-IN" w:eastAsia="en-IN" w:bidi="mr-IN"/>
              <w:rPrChange w:author="Neeraj Durgapal" w:date="2024-08-28T03:49:00Z" w:id="1361">
                <w:rPr>
                  <w:ins w:author="Shubhankar Ghosh" w:date="2024-08-27T14:45:00Z" w:id="1362"/>
                  <w:rFonts w:cs="Mangal"/>
                  <w:sz w:val="22"/>
                  <w:szCs w:val="20"/>
                  <w:lang w:val="en-IN" w:eastAsia="en-IN" w:bidi="mr-IN"/>
                </w:rPr>
              </w:rPrChange>
            </w:rPr>
          </w:pPr>
          <w:ins w:author="Shubhankar Ghosh" w:date="2024-08-27T14:45:00Z" w:id="1363">
            <w:r>
              <w:rPr>
                <w:rStyle w:val="Hyperlink"/>
                <w:rFonts w:ascii="Calibri" w:hAnsi="Calibri" w:cs="Calibri"/>
                <w:rPrChange w:author="Neeraj Durgapal" w:date="2024-08-28T03:49:00Z" w:id="1364">
                  <w:rPr>
                    <w:rStyle w:val="Hyperlink"/>
                  </w:rPr>
                </w:rPrChange>
              </w:rPr>
              <w:fldChar w:fldCharType="begin"/>
            </w:r>
            <w:r>
              <w:rPr>
                <w:rStyle w:val="Hyperlink"/>
                <w:rFonts w:ascii="Calibri" w:hAnsi="Calibri" w:cs="Calibri"/>
                <w:rPrChange w:author="Neeraj Durgapal" w:date="2024-08-28T03:49:00Z" w:id="1365">
                  <w:rPr>
                    <w:rStyle w:val="Hyperlink"/>
                  </w:rPr>
                </w:rPrChange>
              </w:rPr>
              <w:instrText xml:space="preserve"> </w:instrText>
            </w:r>
            <w:r>
              <w:rPr>
                <w:rFonts w:ascii="Calibri" w:hAnsi="Calibri" w:cs="Calibri"/>
                <w:rPrChange w:author="Neeraj Durgapal" w:date="2024-08-28T03:49:00Z" w:id="1366">
                  <w:rPr/>
                </w:rPrChange>
              </w:rPr>
              <w:instrText>HYPERLINK \l "_Toc175662439"</w:instrText>
            </w:r>
            <w:r>
              <w:rPr>
                <w:rStyle w:val="Hyperlink"/>
                <w:rFonts w:ascii="Calibri" w:hAnsi="Calibri" w:cs="Calibri"/>
                <w:rPrChange w:author="Neeraj Durgapal" w:date="2024-08-28T03:49:00Z" w:id="1367">
                  <w:rPr>
                    <w:rStyle w:val="Hyperlink"/>
                  </w:rPr>
                </w:rPrChange>
              </w:rPr>
              <w:instrText xml:space="preserve"> </w:instrText>
            </w:r>
            <w:r>
              <w:rPr>
                <w:rStyle w:val="Hyperlink"/>
                <w:rFonts w:ascii="Calibri" w:hAnsi="Calibri" w:cs="Calibri"/>
                <w:rPrChange w:author="Neeraj Durgapal" w:date="2024-08-28T03:49:00Z" w:id="1368">
                  <w:rPr>
                    <w:rStyle w:val="Hyperlink"/>
                  </w:rPr>
                </w:rPrChange>
              </w:rPr>
              <w:fldChar w:fldCharType="separate"/>
            </w:r>
            <w:r>
              <w:rPr>
                <w:rStyle w:val="Hyperlink"/>
                <w:rFonts w:ascii="Calibri" w:hAnsi="Calibri" w:eastAsia="Aptos Display" w:cs="Calibri"/>
              </w:rPr>
              <w:t>3.3.1.2 - Disable a Merchant User</w:t>
            </w:r>
            <w:r>
              <w:rPr>
                <w:rFonts w:ascii="Calibri" w:hAnsi="Calibri" w:cs="Calibri"/>
                <w:rPrChange w:author="Neeraj Durgapal" w:date="2024-08-28T03:49:00Z" w:id="1369">
                  <w:rPr/>
                </w:rPrChange>
              </w:rPr>
              <w:tab/>
            </w:r>
            <w:r>
              <w:rPr>
                <w:rFonts w:ascii="Calibri" w:hAnsi="Calibri" w:cs="Calibri"/>
                <w:rPrChange w:author="Neeraj Durgapal" w:date="2024-08-28T03:49:00Z" w:id="1370">
                  <w:rPr/>
                </w:rPrChange>
              </w:rPr>
              <w:fldChar w:fldCharType="begin"/>
            </w:r>
            <w:r>
              <w:rPr>
                <w:rFonts w:ascii="Calibri" w:hAnsi="Calibri" w:cs="Calibri"/>
                <w:rPrChange w:author="Neeraj Durgapal" w:date="2024-08-28T03:49:00Z" w:id="1371">
                  <w:rPr/>
                </w:rPrChange>
              </w:rPr>
              <w:instrText xml:space="preserve"> PAGEREF _Toc175662439 \h </w:instrText>
            </w:r>
          </w:ins>
          <w:r>
            <w:rPr>
              <w:rFonts w:ascii="Calibri" w:hAnsi="Calibri" w:cs="Calibri"/>
              <w:rPrChange w:author="Neeraj Durgapal" w:date="2024-08-28T03:49:00Z" w:id="1372">
                <w:rPr>
                  <w:rFonts w:ascii="Calibri" w:hAnsi="Calibri" w:cs="Calibri"/>
                </w:rPr>
              </w:rPrChange>
            </w:rPr>
          </w:r>
          <w:ins w:author="Shubhankar Ghosh" w:date="2024-08-27T14:45:00Z" w:id="1373">
            <w:r>
              <w:rPr>
                <w:rFonts w:ascii="Calibri" w:hAnsi="Calibri" w:cs="Calibri"/>
                <w:rPrChange w:author="Neeraj Durgapal" w:date="2024-08-28T03:49:00Z" w:id="1374">
                  <w:rPr/>
                </w:rPrChange>
              </w:rPr>
              <w:fldChar w:fldCharType="separate"/>
            </w:r>
            <w:r>
              <w:rPr>
                <w:rFonts w:ascii="Calibri" w:hAnsi="Calibri" w:cs="Calibri"/>
                <w:rPrChange w:author="Neeraj Durgapal" w:date="2024-08-28T03:49:00Z" w:id="1375">
                  <w:rPr/>
                </w:rPrChange>
              </w:rPr>
              <w:t>21</w:t>
            </w:r>
            <w:r>
              <w:rPr>
                <w:rFonts w:ascii="Calibri" w:hAnsi="Calibri" w:cs="Calibri"/>
                <w:rPrChange w:author="Neeraj Durgapal" w:date="2024-08-28T03:49:00Z" w:id="1376">
                  <w:rPr/>
                </w:rPrChange>
              </w:rPr>
              <w:fldChar w:fldCharType="end"/>
            </w:r>
            <w:r>
              <w:rPr>
                <w:rStyle w:val="Hyperlink"/>
                <w:rFonts w:ascii="Calibri" w:hAnsi="Calibri" w:cs="Calibri"/>
                <w:rPrChange w:author="Neeraj Durgapal" w:date="2024-08-28T03:49:00Z" w:id="1377">
                  <w:rPr>
                    <w:rStyle w:val="Hyperlink"/>
                  </w:rPr>
                </w:rPrChange>
              </w:rPr>
              <w:fldChar w:fldCharType="end"/>
            </w:r>
          </w:ins>
        </w:p>
        <w:p w:rsidRPr="00E403D6" w:rsidR="00E403D6" w:rsidRDefault="00287800" w14:paraId="6AADDA6C" w14:textId="77777777">
          <w:pPr>
            <w:pStyle w:val="TOC5"/>
            <w:tabs>
              <w:tab w:val="right" w:leader="dot" w:pos="9350"/>
            </w:tabs>
            <w:rPr>
              <w:ins w:author="Shubhankar Ghosh" w:date="2024-08-27T14:45:00Z" w:id="1378"/>
              <w:rFonts w:ascii="Calibri" w:hAnsi="Calibri" w:cs="Calibri"/>
              <w:lang w:val="en-IN" w:eastAsia="en-IN" w:bidi="mr-IN"/>
              <w:rPrChange w:author="Neeraj Durgapal" w:date="2024-08-28T03:49:00Z" w:id="1379">
                <w:rPr>
                  <w:ins w:author="Shubhankar Ghosh" w:date="2024-08-27T14:45:00Z" w:id="1380"/>
                  <w:rFonts w:cs="Mangal"/>
                  <w:sz w:val="22"/>
                  <w:szCs w:val="20"/>
                  <w:lang w:val="en-IN" w:eastAsia="en-IN" w:bidi="mr-IN"/>
                </w:rPr>
              </w:rPrChange>
            </w:rPr>
          </w:pPr>
          <w:ins w:author="Shubhankar Ghosh" w:date="2024-08-27T14:45:00Z" w:id="1381">
            <w:r>
              <w:rPr>
                <w:rStyle w:val="Hyperlink"/>
                <w:rFonts w:ascii="Calibri" w:hAnsi="Calibri" w:cs="Calibri"/>
                <w:rPrChange w:author="Neeraj Durgapal" w:date="2024-08-28T03:49:00Z" w:id="1382">
                  <w:rPr>
                    <w:rStyle w:val="Hyperlink"/>
                  </w:rPr>
                </w:rPrChange>
              </w:rPr>
              <w:fldChar w:fldCharType="begin"/>
            </w:r>
            <w:r>
              <w:rPr>
                <w:rStyle w:val="Hyperlink"/>
                <w:rFonts w:ascii="Calibri" w:hAnsi="Calibri" w:cs="Calibri"/>
                <w:rPrChange w:author="Neeraj Durgapal" w:date="2024-08-28T03:49:00Z" w:id="1383">
                  <w:rPr>
                    <w:rStyle w:val="Hyperlink"/>
                  </w:rPr>
                </w:rPrChange>
              </w:rPr>
              <w:instrText xml:space="preserve"> </w:instrText>
            </w:r>
            <w:r>
              <w:rPr>
                <w:rFonts w:ascii="Calibri" w:hAnsi="Calibri" w:cs="Calibri"/>
                <w:rPrChange w:author="Neeraj Durgapal" w:date="2024-08-28T03:49:00Z" w:id="1384">
                  <w:rPr/>
                </w:rPrChange>
              </w:rPr>
              <w:instrText>HYPERLINK \l "_Toc175662440"</w:instrText>
            </w:r>
            <w:r>
              <w:rPr>
                <w:rStyle w:val="Hyperlink"/>
                <w:rFonts w:ascii="Calibri" w:hAnsi="Calibri" w:cs="Calibri"/>
                <w:rPrChange w:author="Neeraj Durgapal" w:date="2024-08-28T03:49:00Z" w:id="1385">
                  <w:rPr>
                    <w:rStyle w:val="Hyperlink"/>
                  </w:rPr>
                </w:rPrChange>
              </w:rPr>
              <w:instrText xml:space="preserve"> </w:instrText>
            </w:r>
            <w:r>
              <w:rPr>
                <w:rStyle w:val="Hyperlink"/>
                <w:rFonts w:ascii="Calibri" w:hAnsi="Calibri" w:cs="Calibri"/>
                <w:rPrChange w:author="Neeraj Durgapal" w:date="2024-08-28T03:49:00Z" w:id="1386">
                  <w:rPr>
                    <w:rStyle w:val="Hyperlink"/>
                  </w:rPr>
                </w:rPrChange>
              </w:rPr>
              <w:fldChar w:fldCharType="separate"/>
            </w:r>
            <w:r>
              <w:rPr>
                <w:rStyle w:val="Hyperlink"/>
                <w:rFonts w:ascii="Calibri" w:hAnsi="Calibri" w:eastAsia="Aptos Display" w:cs="Calibri"/>
              </w:rPr>
              <w:t>3.3.1.3 - Edit roles</w:t>
            </w:r>
            <w:r>
              <w:rPr>
                <w:rFonts w:ascii="Calibri" w:hAnsi="Calibri" w:cs="Calibri"/>
                <w:rPrChange w:author="Neeraj Durgapal" w:date="2024-08-28T03:49:00Z" w:id="1387">
                  <w:rPr/>
                </w:rPrChange>
              </w:rPr>
              <w:tab/>
            </w:r>
            <w:r>
              <w:rPr>
                <w:rFonts w:ascii="Calibri" w:hAnsi="Calibri" w:cs="Calibri"/>
                <w:rPrChange w:author="Neeraj Durgapal" w:date="2024-08-28T03:49:00Z" w:id="1388">
                  <w:rPr/>
                </w:rPrChange>
              </w:rPr>
              <w:fldChar w:fldCharType="begin"/>
            </w:r>
            <w:r>
              <w:rPr>
                <w:rFonts w:ascii="Calibri" w:hAnsi="Calibri" w:cs="Calibri"/>
                <w:rPrChange w:author="Neeraj Durgapal" w:date="2024-08-28T03:49:00Z" w:id="1389">
                  <w:rPr/>
                </w:rPrChange>
              </w:rPr>
              <w:instrText xml:space="preserve"> PAGEREF _Toc175662440 \h </w:instrText>
            </w:r>
          </w:ins>
          <w:r>
            <w:rPr>
              <w:rFonts w:ascii="Calibri" w:hAnsi="Calibri" w:cs="Calibri"/>
              <w:rPrChange w:author="Neeraj Durgapal" w:date="2024-08-28T03:49:00Z" w:id="1390">
                <w:rPr>
                  <w:rFonts w:ascii="Calibri" w:hAnsi="Calibri" w:cs="Calibri"/>
                </w:rPr>
              </w:rPrChange>
            </w:rPr>
          </w:r>
          <w:ins w:author="Shubhankar Ghosh" w:date="2024-08-27T14:45:00Z" w:id="1391">
            <w:r>
              <w:rPr>
                <w:rFonts w:ascii="Calibri" w:hAnsi="Calibri" w:cs="Calibri"/>
                <w:rPrChange w:author="Neeraj Durgapal" w:date="2024-08-28T03:49:00Z" w:id="1392">
                  <w:rPr/>
                </w:rPrChange>
              </w:rPr>
              <w:fldChar w:fldCharType="separate"/>
            </w:r>
            <w:r>
              <w:rPr>
                <w:rFonts w:ascii="Calibri" w:hAnsi="Calibri" w:cs="Calibri"/>
                <w:rPrChange w:author="Neeraj Durgapal" w:date="2024-08-28T03:49:00Z" w:id="1393">
                  <w:rPr/>
                </w:rPrChange>
              </w:rPr>
              <w:t>21</w:t>
            </w:r>
            <w:r>
              <w:rPr>
                <w:rFonts w:ascii="Calibri" w:hAnsi="Calibri" w:cs="Calibri"/>
                <w:rPrChange w:author="Neeraj Durgapal" w:date="2024-08-28T03:49:00Z" w:id="1394">
                  <w:rPr/>
                </w:rPrChange>
              </w:rPr>
              <w:fldChar w:fldCharType="end"/>
            </w:r>
            <w:r>
              <w:rPr>
                <w:rStyle w:val="Hyperlink"/>
                <w:rFonts w:ascii="Calibri" w:hAnsi="Calibri" w:cs="Calibri"/>
                <w:rPrChange w:author="Neeraj Durgapal" w:date="2024-08-28T03:49:00Z" w:id="1395">
                  <w:rPr>
                    <w:rStyle w:val="Hyperlink"/>
                  </w:rPr>
                </w:rPrChange>
              </w:rPr>
              <w:fldChar w:fldCharType="end"/>
            </w:r>
          </w:ins>
        </w:p>
        <w:p w:rsidRPr="00E403D6" w:rsidR="00E403D6" w:rsidRDefault="00287800" w14:paraId="2AA1408B" w14:textId="77777777">
          <w:pPr>
            <w:pStyle w:val="TOC5"/>
            <w:tabs>
              <w:tab w:val="right" w:leader="dot" w:pos="9350"/>
            </w:tabs>
            <w:rPr>
              <w:ins w:author="Shubhankar Ghosh" w:date="2024-08-27T14:45:00Z" w:id="1396"/>
              <w:rFonts w:ascii="Calibri" w:hAnsi="Calibri" w:cs="Calibri"/>
              <w:lang w:val="en-IN" w:eastAsia="en-IN" w:bidi="mr-IN"/>
              <w:rPrChange w:author="Neeraj Durgapal" w:date="2024-08-28T03:49:00Z" w:id="1397">
                <w:rPr>
                  <w:ins w:author="Shubhankar Ghosh" w:date="2024-08-27T14:45:00Z" w:id="1398"/>
                  <w:rFonts w:cs="Mangal"/>
                  <w:sz w:val="22"/>
                  <w:szCs w:val="20"/>
                  <w:lang w:val="en-IN" w:eastAsia="en-IN" w:bidi="mr-IN"/>
                </w:rPr>
              </w:rPrChange>
            </w:rPr>
          </w:pPr>
          <w:ins w:author="Shubhankar Ghosh" w:date="2024-08-27T14:45:00Z" w:id="1399">
            <w:r>
              <w:rPr>
                <w:rStyle w:val="Hyperlink"/>
                <w:rFonts w:ascii="Calibri" w:hAnsi="Calibri" w:cs="Calibri"/>
                <w:rPrChange w:author="Neeraj Durgapal" w:date="2024-08-28T03:49:00Z" w:id="1400">
                  <w:rPr>
                    <w:rStyle w:val="Hyperlink"/>
                  </w:rPr>
                </w:rPrChange>
              </w:rPr>
              <w:fldChar w:fldCharType="begin"/>
            </w:r>
            <w:r>
              <w:rPr>
                <w:rStyle w:val="Hyperlink"/>
                <w:rFonts w:ascii="Calibri" w:hAnsi="Calibri" w:cs="Calibri"/>
                <w:rPrChange w:author="Neeraj Durgapal" w:date="2024-08-28T03:49:00Z" w:id="1401">
                  <w:rPr>
                    <w:rStyle w:val="Hyperlink"/>
                  </w:rPr>
                </w:rPrChange>
              </w:rPr>
              <w:instrText xml:space="preserve"> </w:instrText>
            </w:r>
            <w:r>
              <w:rPr>
                <w:rFonts w:ascii="Calibri" w:hAnsi="Calibri" w:cs="Calibri"/>
                <w:rPrChange w:author="Neeraj Durgapal" w:date="2024-08-28T03:49:00Z" w:id="1402">
                  <w:rPr/>
                </w:rPrChange>
              </w:rPr>
              <w:instrText>HYPERLINK \l "_Toc175662441"</w:instrText>
            </w:r>
            <w:r>
              <w:rPr>
                <w:rStyle w:val="Hyperlink"/>
                <w:rFonts w:ascii="Calibri" w:hAnsi="Calibri" w:cs="Calibri"/>
                <w:rPrChange w:author="Neeraj Durgapal" w:date="2024-08-28T03:49:00Z" w:id="1403">
                  <w:rPr>
                    <w:rStyle w:val="Hyperlink"/>
                  </w:rPr>
                </w:rPrChange>
              </w:rPr>
              <w:instrText xml:space="preserve"> </w:instrText>
            </w:r>
            <w:r>
              <w:rPr>
                <w:rStyle w:val="Hyperlink"/>
                <w:rFonts w:ascii="Calibri" w:hAnsi="Calibri" w:cs="Calibri"/>
                <w:rPrChange w:author="Neeraj Durgapal" w:date="2024-08-28T03:49:00Z" w:id="1404">
                  <w:rPr>
                    <w:rStyle w:val="Hyperlink"/>
                  </w:rPr>
                </w:rPrChange>
              </w:rPr>
              <w:fldChar w:fldCharType="separate"/>
            </w:r>
            <w:r>
              <w:rPr>
                <w:rStyle w:val="Hyperlink"/>
                <w:rFonts w:ascii="Calibri" w:hAnsi="Calibri" w:eastAsia="Aptos Display" w:cs="Calibri"/>
              </w:rPr>
              <w:t>3.3.1.3.1 Merchant Users</w:t>
            </w:r>
            <w:r>
              <w:rPr>
                <w:rFonts w:ascii="Calibri" w:hAnsi="Calibri" w:cs="Calibri"/>
                <w:rPrChange w:author="Neeraj Durgapal" w:date="2024-08-28T03:49:00Z" w:id="1405">
                  <w:rPr/>
                </w:rPrChange>
              </w:rPr>
              <w:tab/>
            </w:r>
            <w:r>
              <w:rPr>
                <w:rFonts w:ascii="Calibri" w:hAnsi="Calibri" w:cs="Calibri"/>
                <w:rPrChange w:author="Neeraj Durgapal" w:date="2024-08-28T03:49:00Z" w:id="1406">
                  <w:rPr/>
                </w:rPrChange>
              </w:rPr>
              <w:fldChar w:fldCharType="begin"/>
            </w:r>
            <w:r>
              <w:rPr>
                <w:rFonts w:ascii="Calibri" w:hAnsi="Calibri" w:cs="Calibri"/>
                <w:rPrChange w:author="Neeraj Durgapal" w:date="2024-08-28T03:49:00Z" w:id="1407">
                  <w:rPr/>
                </w:rPrChange>
              </w:rPr>
              <w:instrText xml:space="preserve"> PAGEREF _Toc175662441 \h </w:instrText>
            </w:r>
          </w:ins>
          <w:r>
            <w:rPr>
              <w:rFonts w:ascii="Calibri" w:hAnsi="Calibri" w:cs="Calibri"/>
              <w:rPrChange w:author="Neeraj Durgapal" w:date="2024-08-28T03:49:00Z" w:id="1408">
                <w:rPr>
                  <w:rFonts w:ascii="Calibri" w:hAnsi="Calibri" w:cs="Calibri"/>
                </w:rPr>
              </w:rPrChange>
            </w:rPr>
          </w:r>
          <w:ins w:author="Shubhankar Ghosh" w:date="2024-08-27T14:45:00Z" w:id="1409">
            <w:r>
              <w:rPr>
                <w:rFonts w:ascii="Calibri" w:hAnsi="Calibri" w:cs="Calibri"/>
                <w:rPrChange w:author="Neeraj Durgapal" w:date="2024-08-28T03:49:00Z" w:id="1410">
                  <w:rPr/>
                </w:rPrChange>
              </w:rPr>
              <w:fldChar w:fldCharType="separate"/>
            </w:r>
            <w:r>
              <w:rPr>
                <w:rFonts w:ascii="Calibri" w:hAnsi="Calibri" w:cs="Calibri"/>
                <w:rPrChange w:author="Neeraj Durgapal" w:date="2024-08-28T03:49:00Z" w:id="1411">
                  <w:rPr/>
                </w:rPrChange>
              </w:rPr>
              <w:t>21</w:t>
            </w:r>
            <w:r>
              <w:rPr>
                <w:rFonts w:ascii="Calibri" w:hAnsi="Calibri" w:cs="Calibri"/>
                <w:rPrChange w:author="Neeraj Durgapal" w:date="2024-08-28T03:49:00Z" w:id="1412">
                  <w:rPr/>
                </w:rPrChange>
              </w:rPr>
              <w:fldChar w:fldCharType="end"/>
            </w:r>
            <w:r>
              <w:rPr>
                <w:rStyle w:val="Hyperlink"/>
                <w:rFonts w:ascii="Calibri" w:hAnsi="Calibri" w:cs="Calibri"/>
                <w:rPrChange w:author="Neeraj Durgapal" w:date="2024-08-28T03:49:00Z" w:id="1413">
                  <w:rPr>
                    <w:rStyle w:val="Hyperlink"/>
                  </w:rPr>
                </w:rPrChange>
              </w:rPr>
              <w:fldChar w:fldCharType="end"/>
            </w:r>
          </w:ins>
        </w:p>
        <w:p w:rsidRPr="00E403D6" w:rsidR="00E403D6" w:rsidRDefault="00287800" w14:paraId="0735F023" w14:textId="77777777">
          <w:pPr>
            <w:pStyle w:val="TOC3"/>
            <w:tabs>
              <w:tab w:val="right" w:leader="dot" w:pos="9350"/>
            </w:tabs>
            <w:rPr>
              <w:ins w:author="Shubhankar Ghosh" w:date="2024-08-27T14:45:00Z" w:id="1414"/>
              <w:rFonts w:ascii="Calibri" w:hAnsi="Calibri" w:cs="Calibri"/>
              <w:lang w:val="en-IN" w:eastAsia="en-IN" w:bidi="mr-IN"/>
              <w:rPrChange w:author="Neeraj Durgapal" w:date="2024-08-28T03:49:00Z" w:id="1415">
                <w:rPr>
                  <w:ins w:author="Shubhankar Ghosh" w:date="2024-08-27T14:45:00Z" w:id="1416"/>
                  <w:rFonts w:cs="Mangal"/>
                  <w:sz w:val="22"/>
                  <w:szCs w:val="20"/>
                  <w:lang w:val="en-IN" w:eastAsia="en-IN" w:bidi="mr-IN"/>
                </w:rPr>
              </w:rPrChange>
            </w:rPr>
          </w:pPr>
          <w:ins w:author="Shubhankar Ghosh" w:date="2024-08-27T14:45:00Z" w:id="1417">
            <w:r>
              <w:rPr>
                <w:rStyle w:val="Hyperlink"/>
                <w:rFonts w:ascii="Calibri" w:hAnsi="Calibri" w:cs="Calibri"/>
                <w:rPrChange w:author="Neeraj Durgapal" w:date="2024-08-28T03:49:00Z" w:id="1418">
                  <w:rPr>
                    <w:rStyle w:val="Hyperlink"/>
                  </w:rPr>
                </w:rPrChange>
              </w:rPr>
              <w:fldChar w:fldCharType="begin"/>
            </w:r>
            <w:r>
              <w:rPr>
                <w:rStyle w:val="Hyperlink"/>
                <w:rFonts w:ascii="Calibri" w:hAnsi="Calibri" w:cs="Calibri"/>
                <w:rPrChange w:author="Neeraj Durgapal" w:date="2024-08-28T03:49:00Z" w:id="1419">
                  <w:rPr>
                    <w:rStyle w:val="Hyperlink"/>
                  </w:rPr>
                </w:rPrChange>
              </w:rPr>
              <w:instrText xml:space="preserve"> </w:instrText>
            </w:r>
            <w:r>
              <w:rPr>
                <w:rFonts w:ascii="Calibri" w:hAnsi="Calibri" w:cs="Calibri"/>
                <w:rPrChange w:author="Neeraj Durgapal" w:date="2024-08-28T03:49:00Z" w:id="1420">
                  <w:rPr/>
                </w:rPrChange>
              </w:rPr>
              <w:instrText>HYPERLINK \l "_Toc175662442"</w:instrText>
            </w:r>
            <w:r>
              <w:rPr>
                <w:rStyle w:val="Hyperlink"/>
                <w:rFonts w:ascii="Calibri" w:hAnsi="Calibri" w:cs="Calibri"/>
                <w:rPrChange w:author="Neeraj Durgapal" w:date="2024-08-28T03:49:00Z" w:id="1421">
                  <w:rPr>
                    <w:rStyle w:val="Hyperlink"/>
                  </w:rPr>
                </w:rPrChange>
              </w:rPr>
              <w:instrText xml:space="preserve"> </w:instrText>
            </w:r>
            <w:r>
              <w:rPr>
                <w:rStyle w:val="Hyperlink"/>
                <w:rFonts w:ascii="Calibri" w:hAnsi="Calibri" w:cs="Calibri"/>
                <w:rPrChange w:author="Neeraj Durgapal" w:date="2024-08-28T03:49:00Z" w:id="1422">
                  <w:rPr>
                    <w:rStyle w:val="Hyperlink"/>
                  </w:rPr>
                </w:rPrChange>
              </w:rPr>
              <w:fldChar w:fldCharType="separate"/>
            </w:r>
            <w:r>
              <w:rPr>
                <w:rStyle w:val="Hyperlink"/>
                <w:rFonts w:ascii="Calibri" w:hAnsi="Calibri" w:cs="Calibri"/>
              </w:rPr>
              <w:t>3.4 - Non - Functional Specification</w:t>
            </w:r>
            <w:r>
              <w:rPr>
                <w:rFonts w:ascii="Calibri" w:hAnsi="Calibri" w:cs="Calibri"/>
                <w:rPrChange w:author="Neeraj Durgapal" w:date="2024-08-28T03:49:00Z" w:id="1423">
                  <w:rPr/>
                </w:rPrChange>
              </w:rPr>
              <w:tab/>
            </w:r>
            <w:r>
              <w:rPr>
                <w:rFonts w:ascii="Calibri" w:hAnsi="Calibri" w:cs="Calibri"/>
                <w:rPrChange w:author="Neeraj Durgapal" w:date="2024-08-28T03:49:00Z" w:id="1424">
                  <w:rPr/>
                </w:rPrChange>
              </w:rPr>
              <w:fldChar w:fldCharType="begin"/>
            </w:r>
            <w:r>
              <w:rPr>
                <w:rFonts w:ascii="Calibri" w:hAnsi="Calibri" w:cs="Calibri"/>
                <w:rPrChange w:author="Neeraj Durgapal" w:date="2024-08-28T03:49:00Z" w:id="1425">
                  <w:rPr/>
                </w:rPrChange>
              </w:rPr>
              <w:instrText xml:space="preserve"> PAGEREF _Toc175662442 \h </w:instrText>
            </w:r>
          </w:ins>
          <w:r>
            <w:rPr>
              <w:rFonts w:ascii="Calibri" w:hAnsi="Calibri" w:cs="Calibri"/>
              <w:rPrChange w:author="Neeraj Durgapal" w:date="2024-08-28T03:49:00Z" w:id="1426">
                <w:rPr>
                  <w:rFonts w:ascii="Calibri" w:hAnsi="Calibri" w:cs="Calibri"/>
                </w:rPr>
              </w:rPrChange>
            </w:rPr>
          </w:r>
          <w:ins w:author="Shubhankar Ghosh" w:date="2024-08-27T14:45:00Z" w:id="1427">
            <w:r>
              <w:rPr>
                <w:rFonts w:ascii="Calibri" w:hAnsi="Calibri" w:cs="Calibri"/>
                <w:rPrChange w:author="Neeraj Durgapal" w:date="2024-08-28T03:49:00Z" w:id="1428">
                  <w:rPr/>
                </w:rPrChange>
              </w:rPr>
              <w:fldChar w:fldCharType="separate"/>
            </w:r>
            <w:r>
              <w:rPr>
                <w:rFonts w:ascii="Calibri" w:hAnsi="Calibri" w:cs="Calibri"/>
                <w:rPrChange w:author="Neeraj Durgapal" w:date="2024-08-28T03:49:00Z" w:id="1429">
                  <w:rPr/>
                </w:rPrChange>
              </w:rPr>
              <w:t>23</w:t>
            </w:r>
            <w:r>
              <w:rPr>
                <w:rFonts w:ascii="Calibri" w:hAnsi="Calibri" w:cs="Calibri"/>
                <w:rPrChange w:author="Neeraj Durgapal" w:date="2024-08-28T03:49:00Z" w:id="1430">
                  <w:rPr/>
                </w:rPrChange>
              </w:rPr>
              <w:fldChar w:fldCharType="end"/>
            </w:r>
            <w:r>
              <w:rPr>
                <w:rStyle w:val="Hyperlink"/>
                <w:rFonts w:ascii="Calibri" w:hAnsi="Calibri" w:cs="Calibri"/>
                <w:rPrChange w:author="Neeraj Durgapal" w:date="2024-08-28T03:49:00Z" w:id="1431">
                  <w:rPr>
                    <w:rStyle w:val="Hyperlink"/>
                  </w:rPr>
                </w:rPrChange>
              </w:rPr>
              <w:fldChar w:fldCharType="end"/>
            </w:r>
          </w:ins>
        </w:p>
        <w:p w:rsidRPr="00E403D6" w:rsidR="00E403D6" w:rsidRDefault="00287800" w14:paraId="3B4A27D0" w14:textId="77777777">
          <w:pPr>
            <w:pStyle w:val="TOC2"/>
            <w:tabs>
              <w:tab w:val="left" w:pos="660"/>
              <w:tab w:val="right" w:leader="dot" w:pos="9350"/>
            </w:tabs>
            <w:rPr>
              <w:ins w:author="Shubhankar Ghosh" w:date="2024-08-27T14:45:00Z" w:id="1432"/>
              <w:rFonts w:ascii="Calibri" w:hAnsi="Calibri" w:cs="Calibri"/>
              <w:lang w:val="en-IN" w:eastAsia="en-IN" w:bidi="mr-IN"/>
              <w:rPrChange w:author="Neeraj Durgapal" w:date="2024-08-28T03:49:00Z" w:id="1433">
                <w:rPr>
                  <w:ins w:author="Shubhankar Ghosh" w:date="2024-08-27T14:45:00Z" w:id="1434"/>
                  <w:rFonts w:cs="Mangal"/>
                  <w:sz w:val="22"/>
                  <w:szCs w:val="20"/>
                  <w:lang w:val="en-IN" w:eastAsia="en-IN" w:bidi="mr-IN"/>
                </w:rPr>
              </w:rPrChange>
            </w:rPr>
          </w:pPr>
          <w:ins w:author="Shubhankar Ghosh" w:date="2024-08-27T14:45:00Z" w:id="1435">
            <w:r>
              <w:rPr>
                <w:rStyle w:val="Hyperlink"/>
                <w:rFonts w:ascii="Calibri" w:hAnsi="Calibri" w:cs="Calibri"/>
                <w:rPrChange w:author="Neeraj Durgapal" w:date="2024-08-28T03:49:00Z" w:id="1436">
                  <w:rPr>
                    <w:rStyle w:val="Hyperlink"/>
                  </w:rPr>
                </w:rPrChange>
              </w:rPr>
              <w:fldChar w:fldCharType="begin"/>
            </w:r>
            <w:r>
              <w:rPr>
                <w:rStyle w:val="Hyperlink"/>
                <w:rFonts w:ascii="Calibri" w:hAnsi="Calibri" w:cs="Calibri"/>
                <w:rPrChange w:author="Neeraj Durgapal" w:date="2024-08-28T03:49:00Z" w:id="1437">
                  <w:rPr>
                    <w:rStyle w:val="Hyperlink"/>
                  </w:rPr>
                </w:rPrChange>
              </w:rPr>
              <w:instrText xml:space="preserve"> </w:instrText>
            </w:r>
            <w:r>
              <w:rPr>
                <w:rFonts w:ascii="Calibri" w:hAnsi="Calibri" w:cs="Calibri"/>
                <w:rPrChange w:author="Neeraj Durgapal" w:date="2024-08-28T03:49:00Z" w:id="1438">
                  <w:rPr/>
                </w:rPrChange>
              </w:rPr>
              <w:instrText>HYPERLINK \l "_Toc175662443"</w:instrText>
            </w:r>
            <w:r>
              <w:rPr>
                <w:rStyle w:val="Hyperlink"/>
                <w:rFonts w:ascii="Calibri" w:hAnsi="Calibri" w:cs="Calibri"/>
                <w:rPrChange w:author="Neeraj Durgapal" w:date="2024-08-28T03:49:00Z" w:id="1439">
                  <w:rPr>
                    <w:rStyle w:val="Hyperlink"/>
                  </w:rPr>
                </w:rPrChange>
              </w:rPr>
              <w:instrText xml:space="preserve"> </w:instrText>
            </w:r>
            <w:r>
              <w:rPr>
                <w:rStyle w:val="Hyperlink"/>
                <w:rFonts w:ascii="Calibri" w:hAnsi="Calibri" w:cs="Calibri"/>
                <w:rPrChange w:author="Neeraj Durgapal" w:date="2024-08-28T03:49:00Z" w:id="1440">
                  <w:rPr>
                    <w:rStyle w:val="Hyperlink"/>
                  </w:rPr>
                </w:rPrChange>
              </w:rPr>
              <w:fldChar w:fldCharType="separate"/>
            </w:r>
            <w:r>
              <w:rPr>
                <w:rStyle w:val="Hyperlink"/>
                <w:rFonts w:ascii="Calibri" w:hAnsi="Calibri" w:cs="Calibri"/>
              </w:rPr>
              <w:t>4.</w:t>
            </w:r>
            <w:r>
              <w:rPr>
                <w:rFonts w:ascii="Calibri" w:hAnsi="Calibri" w:cs="Calibri"/>
                <w:lang w:val="en-IN" w:eastAsia="en-IN" w:bidi="mr-IN"/>
                <w:rPrChange w:author="Neeraj Durgapal" w:date="2024-08-28T03:49:00Z" w:id="1441">
                  <w:rPr>
                    <w:rFonts w:cs="Mangal"/>
                    <w:sz w:val="22"/>
                    <w:szCs w:val="20"/>
                    <w:lang w:val="en-IN" w:eastAsia="en-IN" w:bidi="mr-IN"/>
                  </w:rPr>
                </w:rPrChange>
              </w:rPr>
              <w:tab/>
            </w:r>
            <w:r>
              <w:rPr>
                <w:rStyle w:val="Hyperlink"/>
                <w:rFonts w:ascii="Calibri" w:hAnsi="Calibri" w:cs="Calibri"/>
              </w:rPr>
              <w:t>FS_MS_4 – Settlement</w:t>
            </w:r>
            <w:r>
              <w:rPr>
                <w:rFonts w:ascii="Calibri" w:hAnsi="Calibri" w:cs="Calibri"/>
                <w:rPrChange w:author="Neeraj Durgapal" w:date="2024-08-28T03:49:00Z" w:id="1442">
                  <w:rPr/>
                </w:rPrChange>
              </w:rPr>
              <w:tab/>
            </w:r>
            <w:r>
              <w:rPr>
                <w:rFonts w:ascii="Calibri" w:hAnsi="Calibri" w:cs="Calibri"/>
                <w:rPrChange w:author="Neeraj Durgapal" w:date="2024-08-28T03:49:00Z" w:id="1443">
                  <w:rPr/>
                </w:rPrChange>
              </w:rPr>
              <w:fldChar w:fldCharType="begin"/>
            </w:r>
            <w:r>
              <w:rPr>
                <w:rFonts w:ascii="Calibri" w:hAnsi="Calibri" w:cs="Calibri"/>
                <w:rPrChange w:author="Neeraj Durgapal" w:date="2024-08-28T03:49:00Z" w:id="1444">
                  <w:rPr/>
                </w:rPrChange>
              </w:rPr>
              <w:instrText xml:space="preserve"> PAGEREF _Toc175662443 \h </w:instrText>
            </w:r>
          </w:ins>
          <w:r>
            <w:rPr>
              <w:rFonts w:ascii="Calibri" w:hAnsi="Calibri" w:cs="Calibri"/>
              <w:rPrChange w:author="Neeraj Durgapal" w:date="2024-08-28T03:49:00Z" w:id="1445">
                <w:rPr>
                  <w:rFonts w:ascii="Calibri" w:hAnsi="Calibri" w:cs="Calibri"/>
                </w:rPr>
              </w:rPrChange>
            </w:rPr>
          </w:r>
          <w:ins w:author="Shubhankar Ghosh" w:date="2024-08-27T14:45:00Z" w:id="1446">
            <w:r>
              <w:rPr>
                <w:rFonts w:ascii="Calibri" w:hAnsi="Calibri" w:cs="Calibri"/>
                <w:rPrChange w:author="Neeraj Durgapal" w:date="2024-08-28T03:49:00Z" w:id="1447">
                  <w:rPr/>
                </w:rPrChange>
              </w:rPr>
              <w:fldChar w:fldCharType="separate"/>
            </w:r>
            <w:r>
              <w:rPr>
                <w:rFonts w:ascii="Calibri" w:hAnsi="Calibri" w:cs="Calibri"/>
                <w:rPrChange w:author="Neeraj Durgapal" w:date="2024-08-28T03:49:00Z" w:id="1448">
                  <w:rPr/>
                </w:rPrChange>
              </w:rPr>
              <w:t>23</w:t>
            </w:r>
            <w:r>
              <w:rPr>
                <w:rFonts w:ascii="Calibri" w:hAnsi="Calibri" w:cs="Calibri"/>
                <w:rPrChange w:author="Neeraj Durgapal" w:date="2024-08-28T03:49:00Z" w:id="1449">
                  <w:rPr/>
                </w:rPrChange>
              </w:rPr>
              <w:fldChar w:fldCharType="end"/>
            </w:r>
            <w:r>
              <w:rPr>
                <w:rStyle w:val="Hyperlink"/>
                <w:rFonts w:ascii="Calibri" w:hAnsi="Calibri" w:cs="Calibri"/>
                <w:rPrChange w:author="Neeraj Durgapal" w:date="2024-08-28T03:49:00Z" w:id="1450">
                  <w:rPr>
                    <w:rStyle w:val="Hyperlink"/>
                  </w:rPr>
                </w:rPrChange>
              </w:rPr>
              <w:fldChar w:fldCharType="end"/>
            </w:r>
          </w:ins>
        </w:p>
        <w:p w:rsidRPr="00E403D6" w:rsidR="00E403D6" w:rsidRDefault="00287800" w14:paraId="26E619C6" w14:textId="77777777">
          <w:pPr>
            <w:pStyle w:val="TOC3"/>
            <w:tabs>
              <w:tab w:val="right" w:leader="dot" w:pos="9350"/>
            </w:tabs>
            <w:rPr>
              <w:ins w:author="Shubhankar Ghosh" w:date="2024-08-27T14:45:00Z" w:id="1451"/>
              <w:rFonts w:ascii="Calibri" w:hAnsi="Calibri" w:cs="Calibri"/>
              <w:lang w:val="en-IN" w:eastAsia="en-IN" w:bidi="mr-IN"/>
              <w:rPrChange w:author="Neeraj Durgapal" w:date="2024-08-28T03:49:00Z" w:id="1452">
                <w:rPr>
                  <w:ins w:author="Shubhankar Ghosh" w:date="2024-08-27T14:45:00Z" w:id="1453"/>
                  <w:rFonts w:cs="Mangal"/>
                  <w:sz w:val="22"/>
                  <w:szCs w:val="20"/>
                  <w:lang w:val="en-IN" w:eastAsia="en-IN" w:bidi="mr-IN"/>
                </w:rPr>
              </w:rPrChange>
            </w:rPr>
          </w:pPr>
          <w:ins w:author="Shubhankar Ghosh" w:date="2024-08-27T14:45:00Z" w:id="1454">
            <w:r>
              <w:rPr>
                <w:rStyle w:val="Hyperlink"/>
                <w:rFonts w:ascii="Calibri" w:hAnsi="Calibri" w:cs="Calibri"/>
                <w:rPrChange w:author="Neeraj Durgapal" w:date="2024-08-28T03:49:00Z" w:id="1455">
                  <w:rPr>
                    <w:rStyle w:val="Hyperlink"/>
                  </w:rPr>
                </w:rPrChange>
              </w:rPr>
              <w:fldChar w:fldCharType="begin"/>
            </w:r>
            <w:r>
              <w:rPr>
                <w:rStyle w:val="Hyperlink"/>
                <w:rFonts w:ascii="Calibri" w:hAnsi="Calibri" w:cs="Calibri"/>
                <w:rPrChange w:author="Neeraj Durgapal" w:date="2024-08-28T03:49:00Z" w:id="1456">
                  <w:rPr>
                    <w:rStyle w:val="Hyperlink"/>
                  </w:rPr>
                </w:rPrChange>
              </w:rPr>
              <w:instrText xml:space="preserve"> </w:instrText>
            </w:r>
            <w:r>
              <w:rPr>
                <w:rFonts w:ascii="Calibri" w:hAnsi="Calibri" w:cs="Calibri"/>
                <w:rPrChange w:author="Neeraj Durgapal" w:date="2024-08-28T03:49:00Z" w:id="1457">
                  <w:rPr/>
                </w:rPrChange>
              </w:rPr>
              <w:instrText>HYPERLINK \l "_Toc175662444"</w:instrText>
            </w:r>
            <w:r>
              <w:rPr>
                <w:rStyle w:val="Hyperlink"/>
                <w:rFonts w:ascii="Calibri" w:hAnsi="Calibri" w:cs="Calibri"/>
                <w:rPrChange w:author="Neeraj Durgapal" w:date="2024-08-28T03:49:00Z" w:id="1458">
                  <w:rPr>
                    <w:rStyle w:val="Hyperlink"/>
                  </w:rPr>
                </w:rPrChange>
              </w:rPr>
              <w:instrText xml:space="preserve"> </w:instrText>
            </w:r>
            <w:r>
              <w:rPr>
                <w:rStyle w:val="Hyperlink"/>
                <w:rFonts w:ascii="Calibri" w:hAnsi="Calibri" w:cs="Calibri"/>
                <w:rPrChange w:author="Neeraj Durgapal" w:date="2024-08-28T03:49:00Z" w:id="1459">
                  <w:rPr>
                    <w:rStyle w:val="Hyperlink"/>
                  </w:rPr>
                </w:rPrChange>
              </w:rPr>
              <w:fldChar w:fldCharType="separate"/>
            </w:r>
            <w:r>
              <w:rPr>
                <w:rStyle w:val="Hyperlink"/>
                <w:rFonts w:ascii="Calibri" w:hAnsi="Calibri" w:eastAsia="Aptos Display" w:cs="Calibri"/>
              </w:rPr>
              <w:t>4.1 – Objective</w:t>
            </w:r>
            <w:r>
              <w:rPr>
                <w:rFonts w:ascii="Calibri" w:hAnsi="Calibri" w:cs="Calibri"/>
                <w:rPrChange w:author="Neeraj Durgapal" w:date="2024-08-28T03:49:00Z" w:id="1460">
                  <w:rPr/>
                </w:rPrChange>
              </w:rPr>
              <w:tab/>
            </w:r>
            <w:r>
              <w:rPr>
                <w:rFonts w:ascii="Calibri" w:hAnsi="Calibri" w:cs="Calibri"/>
                <w:rPrChange w:author="Neeraj Durgapal" w:date="2024-08-28T03:49:00Z" w:id="1461">
                  <w:rPr/>
                </w:rPrChange>
              </w:rPr>
              <w:fldChar w:fldCharType="begin"/>
            </w:r>
            <w:r>
              <w:rPr>
                <w:rFonts w:ascii="Calibri" w:hAnsi="Calibri" w:cs="Calibri"/>
                <w:rPrChange w:author="Neeraj Durgapal" w:date="2024-08-28T03:49:00Z" w:id="1462">
                  <w:rPr/>
                </w:rPrChange>
              </w:rPr>
              <w:instrText xml:space="preserve"> PAGEREF _Toc175662444 \h </w:instrText>
            </w:r>
          </w:ins>
          <w:r>
            <w:rPr>
              <w:rFonts w:ascii="Calibri" w:hAnsi="Calibri" w:cs="Calibri"/>
              <w:rPrChange w:author="Neeraj Durgapal" w:date="2024-08-28T03:49:00Z" w:id="1463">
                <w:rPr>
                  <w:rFonts w:ascii="Calibri" w:hAnsi="Calibri" w:cs="Calibri"/>
                </w:rPr>
              </w:rPrChange>
            </w:rPr>
          </w:r>
          <w:ins w:author="Shubhankar Ghosh" w:date="2024-08-27T14:45:00Z" w:id="1464">
            <w:r>
              <w:rPr>
                <w:rFonts w:ascii="Calibri" w:hAnsi="Calibri" w:cs="Calibri"/>
                <w:rPrChange w:author="Neeraj Durgapal" w:date="2024-08-28T03:49:00Z" w:id="1465">
                  <w:rPr/>
                </w:rPrChange>
              </w:rPr>
              <w:fldChar w:fldCharType="separate"/>
            </w:r>
            <w:r>
              <w:rPr>
                <w:rFonts w:ascii="Calibri" w:hAnsi="Calibri" w:cs="Calibri"/>
                <w:rPrChange w:author="Neeraj Durgapal" w:date="2024-08-28T03:49:00Z" w:id="1466">
                  <w:rPr/>
                </w:rPrChange>
              </w:rPr>
              <w:t>23</w:t>
            </w:r>
            <w:r>
              <w:rPr>
                <w:rFonts w:ascii="Calibri" w:hAnsi="Calibri" w:cs="Calibri"/>
                <w:rPrChange w:author="Neeraj Durgapal" w:date="2024-08-28T03:49:00Z" w:id="1467">
                  <w:rPr/>
                </w:rPrChange>
              </w:rPr>
              <w:fldChar w:fldCharType="end"/>
            </w:r>
            <w:r>
              <w:rPr>
                <w:rStyle w:val="Hyperlink"/>
                <w:rFonts w:ascii="Calibri" w:hAnsi="Calibri" w:cs="Calibri"/>
                <w:rPrChange w:author="Neeraj Durgapal" w:date="2024-08-28T03:49:00Z" w:id="1468">
                  <w:rPr>
                    <w:rStyle w:val="Hyperlink"/>
                  </w:rPr>
                </w:rPrChange>
              </w:rPr>
              <w:fldChar w:fldCharType="end"/>
            </w:r>
          </w:ins>
        </w:p>
        <w:p w:rsidRPr="00E403D6" w:rsidR="00E403D6" w:rsidRDefault="00287800" w14:paraId="64779825" w14:textId="77777777">
          <w:pPr>
            <w:pStyle w:val="TOC4"/>
            <w:tabs>
              <w:tab w:val="right" w:leader="dot" w:pos="9350"/>
            </w:tabs>
            <w:rPr>
              <w:ins w:author="Shubhankar Ghosh" w:date="2024-08-27T14:45:00Z" w:id="1469"/>
              <w:rFonts w:ascii="Calibri" w:hAnsi="Calibri" w:cs="Calibri"/>
              <w:lang w:val="en-IN" w:eastAsia="en-IN" w:bidi="mr-IN"/>
              <w:rPrChange w:author="Neeraj Durgapal" w:date="2024-08-28T03:49:00Z" w:id="1470">
                <w:rPr>
                  <w:ins w:author="Shubhankar Ghosh" w:date="2024-08-27T14:45:00Z" w:id="1471"/>
                  <w:rFonts w:cs="Mangal"/>
                  <w:sz w:val="22"/>
                  <w:szCs w:val="20"/>
                  <w:lang w:val="en-IN" w:eastAsia="en-IN" w:bidi="mr-IN"/>
                </w:rPr>
              </w:rPrChange>
            </w:rPr>
          </w:pPr>
          <w:ins w:author="Shubhankar Ghosh" w:date="2024-08-27T14:45:00Z" w:id="1472">
            <w:r>
              <w:rPr>
                <w:rStyle w:val="Hyperlink"/>
                <w:rFonts w:ascii="Calibri" w:hAnsi="Calibri" w:cs="Calibri"/>
                <w:rPrChange w:author="Neeraj Durgapal" w:date="2024-08-28T03:49:00Z" w:id="1473">
                  <w:rPr>
                    <w:rStyle w:val="Hyperlink"/>
                  </w:rPr>
                </w:rPrChange>
              </w:rPr>
              <w:fldChar w:fldCharType="begin"/>
            </w:r>
            <w:r>
              <w:rPr>
                <w:rStyle w:val="Hyperlink"/>
                <w:rFonts w:ascii="Calibri" w:hAnsi="Calibri" w:cs="Calibri"/>
                <w:rPrChange w:author="Neeraj Durgapal" w:date="2024-08-28T03:49:00Z" w:id="1474">
                  <w:rPr>
                    <w:rStyle w:val="Hyperlink"/>
                  </w:rPr>
                </w:rPrChange>
              </w:rPr>
              <w:instrText xml:space="preserve"> </w:instrText>
            </w:r>
            <w:r>
              <w:rPr>
                <w:rFonts w:ascii="Calibri" w:hAnsi="Calibri" w:cs="Calibri"/>
                <w:rPrChange w:author="Neeraj Durgapal" w:date="2024-08-28T03:49:00Z" w:id="1475">
                  <w:rPr/>
                </w:rPrChange>
              </w:rPr>
              <w:instrText>HYPERLINK \l "_Toc175662445"</w:instrText>
            </w:r>
            <w:r>
              <w:rPr>
                <w:rStyle w:val="Hyperlink"/>
                <w:rFonts w:ascii="Calibri" w:hAnsi="Calibri" w:cs="Calibri"/>
                <w:rPrChange w:author="Neeraj Durgapal" w:date="2024-08-28T03:49:00Z" w:id="1476">
                  <w:rPr>
                    <w:rStyle w:val="Hyperlink"/>
                  </w:rPr>
                </w:rPrChange>
              </w:rPr>
              <w:instrText xml:space="preserve"> </w:instrText>
            </w:r>
            <w:r>
              <w:rPr>
                <w:rStyle w:val="Hyperlink"/>
                <w:rFonts w:ascii="Calibri" w:hAnsi="Calibri" w:cs="Calibri"/>
                <w:rPrChange w:author="Neeraj Durgapal" w:date="2024-08-28T03:49:00Z" w:id="1477">
                  <w:rPr>
                    <w:rStyle w:val="Hyperlink"/>
                  </w:rPr>
                </w:rPrChange>
              </w:rPr>
              <w:fldChar w:fldCharType="separate"/>
            </w:r>
            <w:r>
              <w:rPr>
                <w:rStyle w:val="Hyperlink"/>
                <w:rFonts w:ascii="Calibri" w:hAnsi="Calibri" w:eastAsia="Aptos Display" w:cs="Calibri"/>
              </w:rPr>
              <w:t>4.1.1 – Settlement Tracking</w:t>
            </w:r>
            <w:r>
              <w:rPr>
                <w:rFonts w:ascii="Calibri" w:hAnsi="Calibri" w:cs="Calibri"/>
                <w:rPrChange w:author="Neeraj Durgapal" w:date="2024-08-28T03:49:00Z" w:id="1478">
                  <w:rPr/>
                </w:rPrChange>
              </w:rPr>
              <w:tab/>
            </w:r>
            <w:r>
              <w:rPr>
                <w:rFonts w:ascii="Calibri" w:hAnsi="Calibri" w:cs="Calibri"/>
                <w:rPrChange w:author="Neeraj Durgapal" w:date="2024-08-28T03:49:00Z" w:id="1479">
                  <w:rPr/>
                </w:rPrChange>
              </w:rPr>
              <w:fldChar w:fldCharType="begin"/>
            </w:r>
            <w:r>
              <w:rPr>
                <w:rFonts w:ascii="Calibri" w:hAnsi="Calibri" w:cs="Calibri"/>
                <w:rPrChange w:author="Neeraj Durgapal" w:date="2024-08-28T03:49:00Z" w:id="1480">
                  <w:rPr/>
                </w:rPrChange>
              </w:rPr>
              <w:instrText xml:space="preserve"> PAGEREF _Toc175662445 \h </w:instrText>
            </w:r>
          </w:ins>
          <w:r>
            <w:rPr>
              <w:rFonts w:ascii="Calibri" w:hAnsi="Calibri" w:cs="Calibri"/>
              <w:rPrChange w:author="Neeraj Durgapal" w:date="2024-08-28T03:49:00Z" w:id="1481">
                <w:rPr>
                  <w:rFonts w:ascii="Calibri" w:hAnsi="Calibri" w:cs="Calibri"/>
                </w:rPr>
              </w:rPrChange>
            </w:rPr>
          </w:r>
          <w:ins w:author="Shubhankar Ghosh" w:date="2024-08-27T14:45:00Z" w:id="1482">
            <w:r>
              <w:rPr>
                <w:rFonts w:ascii="Calibri" w:hAnsi="Calibri" w:cs="Calibri"/>
                <w:rPrChange w:author="Neeraj Durgapal" w:date="2024-08-28T03:49:00Z" w:id="1483">
                  <w:rPr/>
                </w:rPrChange>
              </w:rPr>
              <w:fldChar w:fldCharType="separate"/>
            </w:r>
            <w:r>
              <w:rPr>
                <w:rFonts w:ascii="Calibri" w:hAnsi="Calibri" w:cs="Calibri"/>
                <w:rPrChange w:author="Neeraj Durgapal" w:date="2024-08-28T03:49:00Z" w:id="1484">
                  <w:rPr/>
                </w:rPrChange>
              </w:rPr>
              <w:t>23</w:t>
            </w:r>
            <w:r>
              <w:rPr>
                <w:rFonts w:ascii="Calibri" w:hAnsi="Calibri" w:cs="Calibri"/>
                <w:rPrChange w:author="Neeraj Durgapal" w:date="2024-08-28T03:49:00Z" w:id="1485">
                  <w:rPr/>
                </w:rPrChange>
              </w:rPr>
              <w:fldChar w:fldCharType="end"/>
            </w:r>
            <w:r>
              <w:rPr>
                <w:rStyle w:val="Hyperlink"/>
                <w:rFonts w:ascii="Calibri" w:hAnsi="Calibri" w:cs="Calibri"/>
                <w:rPrChange w:author="Neeraj Durgapal" w:date="2024-08-28T03:49:00Z" w:id="1486">
                  <w:rPr>
                    <w:rStyle w:val="Hyperlink"/>
                  </w:rPr>
                </w:rPrChange>
              </w:rPr>
              <w:fldChar w:fldCharType="end"/>
            </w:r>
          </w:ins>
        </w:p>
        <w:p w:rsidRPr="00E403D6" w:rsidR="00E403D6" w:rsidRDefault="00287800" w14:paraId="5B14ADC3" w14:textId="77777777">
          <w:pPr>
            <w:pStyle w:val="TOC4"/>
            <w:tabs>
              <w:tab w:val="right" w:leader="dot" w:pos="9350"/>
            </w:tabs>
            <w:rPr>
              <w:ins w:author="Shubhankar Ghosh" w:date="2024-08-27T14:45:00Z" w:id="1487"/>
              <w:rFonts w:ascii="Calibri" w:hAnsi="Calibri" w:cs="Calibri"/>
              <w:lang w:val="en-IN" w:eastAsia="en-IN" w:bidi="mr-IN"/>
              <w:rPrChange w:author="Neeraj Durgapal" w:date="2024-08-28T03:49:00Z" w:id="1488">
                <w:rPr>
                  <w:ins w:author="Shubhankar Ghosh" w:date="2024-08-27T14:45:00Z" w:id="1489"/>
                  <w:rFonts w:cs="Mangal"/>
                  <w:sz w:val="22"/>
                  <w:szCs w:val="20"/>
                  <w:lang w:val="en-IN" w:eastAsia="en-IN" w:bidi="mr-IN"/>
                </w:rPr>
              </w:rPrChange>
            </w:rPr>
          </w:pPr>
          <w:ins w:author="Shubhankar Ghosh" w:date="2024-08-27T14:45:00Z" w:id="1490">
            <w:r>
              <w:rPr>
                <w:rStyle w:val="Hyperlink"/>
                <w:rFonts w:ascii="Calibri" w:hAnsi="Calibri" w:cs="Calibri"/>
                <w:rPrChange w:author="Neeraj Durgapal" w:date="2024-08-28T03:49:00Z" w:id="1491">
                  <w:rPr>
                    <w:rStyle w:val="Hyperlink"/>
                  </w:rPr>
                </w:rPrChange>
              </w:rPr>
              <w:fldChar w:fldCharType="begin"/>
            </w:r>
            <w:r>
              <w:rPr>
                <w:rStyle w:val="Hyperlink"/>
                <w:rFonts w:ascii="Calibri" w:hAnsi="Calibri" w:cs="Calibri"/>
                <w:rPrChange w:author="Neeraj Durgapal" w:date="2024-08-28T03:49:00Z" w:id="1492">
                  <w:rPr>
                    <w:rStyle w:val="Hyperlink"/>
                  </w:rPr>
                </w:rPrChange>
              </w:rPr>
              <w:instrText xml:space="preserve"> </w:instrText>
            </w:r>
            <w:r>
              <w:rPr>
                <w:rFonts w:ascii="Calibri" w:hAnsi="Calibri" w:cs="Calibri"/>
                <w:rPrChange w:author="Neeraj Durgapal" w:date="2024-08-28T03:49:00Z" w:id="1493">
                  <w:rPr/>
                </w:rPrChange>
              </w:rPr>
              <w:instrText>HYPERLINK \l "_Toc175662446"</w:instrText>
            </w:r>
            <w:r>
              <w:rPr>
                <w:rStyle w:val="Hyperlink"/>
                <w:rFonts w:ascii="Calibri" w:hAnsi="Calibri" w:cs="Calibri"/>
                <w:rPrChange w:author="Neeraj Durgapal" w:date="2024-08-28T03:49:00Z" w:id="1494">
                  <w:rPr>
                    <w:rStyle w:val="Hyperlink"/>
                  </w:rPr>
                </w:rPrChange>
              </w:rPr>
              <w:instrText xml:space="preserve"> </w:instrText>
            </w:r>
            <w:r>
              <w:rPr>
                <w:rStyle w:val="Hyperlink"/>
                <w:rFonts w:ascii="Calibri" w:hAnsi="Calibri" w:cs="Calibri"/>
                <w:rPrChange w:author="Neeraj Durgapal" w:date="2024-08-28T03:49:00Z" w:id="1495">
                  <w:rPr>
                    <w:rStyle w:val="Hyperlink"/>
                  </w:rPr>
                </w:rPrChange>
              </w:rPr>
              <w:fldChar w:fldCharType="separate"/>
            </w:r>
            <w:r>
              <w:rPr>
                <w:rStyle w:val="Hyperlink"/>
                <w:rFonts w:ascii="Calibri" w:hAnsi="Calibri" w:eastAsia="Aptos Display" w:cs="Calibri"/>
              </w:rPr>
              <w:t>4.1.2 – Settlement History</w:t>
            </w:r>
            <w:r>
              <w:rPr>
                <w:rFonts w:ascii="Calibri" w:hAnsi="Calibri" w:cs="Calibri"/>
                <w:rPrChange w:author="Neeraj Durgapal" w:date="2024-08-28T03:49:00Z" w:id="1496">
                  <w:rPr/>
                </w:rPrChange>
              </w:rPr>
              <w:tab/>
            </w:r>
            <w:r>
              <w:rPr>
                <w:rFonts w:ascii="Calibri" w:hAnsi="Calibri" w:cs="Calibri"/>
                <w:rPrChange w:author="Neeraj Durgapal" w:date="2024-08-28T03:49:00Z" w:id="1497">
                  <w:rPr/>
                </w:rPrChange>
              </w:rPr>
              <w:fldChar w:fldCharType="begin"/>
            </w:r>
            <w:r>
              <w:rPr>
                <w:rFonts w:ascii="Calibri" w:hAnsi="Calibri" w:cs="Calibri"/>
                <w:rPrChange w:author="Neeraj Durgapal" w:date="2024-08-28T03:49:00Z" w:id="1498">
                  <w:rPr/>
                </w:rPrChange>
              </w:rPr>
              <w:instrText xml:space="preserve"> PAGEREF _Toc175662446 \h </w:instrText>
            </w:r>
          </w:ins>
          <w:r>
            <w:rPr>
              <w:rFonts w:ascii="Calibri" w:hAnsi="Calibri" w:cs="Calibri"/>
              <w:rPrChange w:author="Neeraj Durgapal" w:date="2024-08-28T03:49:00Z" w:id="1499">
                <w:rPr>
                  <w:rFonts w:ascii="Calibri" w:hAnsi="Calibri" w:cs="Calibri"/>
                </w:rPr>
              </w:rPrChange>
            </w:rPr>
          </w:r>
          <w:ins w:author="Shubhankar Ghosh" w:date="2024-08-27T14:45:00Z" w:id="1500">
            <w:r>
              <w:rPr>
                <w:rFonts w:ascii="Calibri" w:hAnsi="Calibri" w:cs="Calibri"/>
                <w:rPrChange w:author="Neeraj Durgapal" w:date="2024-08-28T03:49:00Z" w:id="1501">
                  <w:rPr/>
                </w:rPrChange>
              </w:rPr>
              <w:fldChar w:fldCharType="separate"/>
            </w:r>
            <w:r>
              <w:rPr>
                <w:rFonts w:ascii="Calibri" w:hAnsi="Calibri" w:cs="Calibri"/>
                <w:rPrChange w:author="Neeraj Durgapal" w:date="2024-08-28T03:49:00Z" w:id="1502">
                  <w:rPr/>
                </w:rPrChange>
              </w:rPr>
              <w:t>23</w:t>
            </w:r>
            <w:r>
              <w:rPr>
                <w:rFonts w:ascii="Calibri" w:hAnsi="Calibri" w:cs="Calibri"/>
                <w:rPrChange w:author="Neeraj Durgapal" w:date="2024-08-28T03:49:00Z" w:id="1503">
                  <w:rPr/>
                </w:rPrChange>
              </w:rPr>
              <w:fldChar w:fldCharType="end"/>
            </w:r>
            <w:r>
              <w:rPr>
                <w:rStyle w:val="Hyperlink"/>
                <w:rFonts w:ascii="Calibri" w:hAnsi="Calibri" w:cs="Calibri"/>
                <w:rPrChange w:author="Neeraj Durgapal" w:date="2024-08-28T03:49:00Z" w:id="1504">
                  <w:rPr>
                    <w:rStyle w:val="Hyperlink"/>
                  </w:rPr>
                </w:rPrChange>
              </w:rPr>
              <w:fldChar w:fldCharType="end"/>
            </w:r>
          </w:ins>
        </w:p>
        <w:p w:rsidRPr="00E403D6" w:rsidR="00E403D6" w:rsidRDefault="00287800" w14:paraId="435B0860" w14:textId="77777777">
          <w:pPr>
            <w:pStyle w:val="TOC4"/>
            <w:tabs>
              <w:tab w:val="right" w:leader="dot" w:pos="9350"/>
            </w:tabs>
            <w:rPr>
              <w:ins w:author="Shubhankar Ghosh" w:date="2024-08-27T14:45:00Z" w:id="1505"/>
              <w:rFonts w:ascii="Calibri" w:hAnsi="Calibri" w:cs="Calibri"/>
              <w:lang w:val="en-IN" w:eastAsia="en-IN" w:bidi="mr-IN"/>
              <w:rPrChange w:author="Neeraj Durgapal" w:date="2024-08-28T03:49:00Z" w:id="1506">
                <w:rPr>
                  <w:ins w:author="Shubhankar Ghosh" w:date="2024-08-27T14:45:00Z" w:id="1507"/>
                  <w:rFonts w:cs="Mangal"/>
                  <w:sz w:val="22"/>
                  <w:szCs w:val="20"/>
                  <w:lang w:val="en-IN" w:eastAsia="en-IN" w:bidi="mr-IN"/>
                </w:rPr>
              </w:rPrChange>
            </w:rPr>
          </w:pPr>
          <w:ins w:author="Shubhankar Ghosh" w:date="2024-08-27T14:45:00Z" w:id="1508">
            <w:r>
              <w:rPr>
                <w:rStyle w:val="Hyperlink"/>
                <w:rFonts w:ascii="Calibri" w:hAnsi="Calibri" w:cs="Calibri"/>
                <w:rPrChange w:author="Neeraj Durgapal" w:date="2024-08-28T03:49:00Z" w:id="1509">
                  <w:rPr>
                    <w:rStyle w:val="Hyperlink"/>
                  </w:rPr>
                </w:rPrChange>
              </w:rPr>
              <w:fldChar w:fldCharType="begin"/>
            </w:r>
            <w:r>
              <w:rPr>
                <w:rStyle w:val="Hyperlink"/>
                <w:rFonts w:ascii="Calibri" w:hAnsi="Calibri" w:cs="Calibri"/>
                <w:rPrChange w:author="Neeraj Durgapal" w:date="2024-08-28T03:49:00Z" w:id="1510">
                  <w:rPr>
                    <w:rStyle w:val="Hyperlink"/>
                  </w:rPr>
                </w:rPrChange>
              </w:rPr>
              <w:instrText xml:space="preserve"> </w:instrText>
            </w:r>
            <w:r>
              <w:rPr>
                <w:rFonts w:ascii="Calibri" w:hAnsi="Calibri" w:cs="Calibri"/>
                <w:rPrChange w:author="Neeraj Durgapal" w:date="2024-08-28T03:49:00Z" w:id="1511">
                  <w:rPr/>
                </w:rPrChange>
              </w:rPr>
              <w:instrText>HYPERLINK \l "_Toc175662447"</w:instrText>
            </w:r>
            <w:r>
              <w:rPr>
                <w:rStyle w:val="Hyperlink"/>
                <w:rFonts w:ascii="Calibri" w:hAnsi="Calibri" w:cs="Calibri"/>
                <w:rPrChange w:author="Neeraj Durgapal" w:date="2024-08-28T03:49:00Z" w:id="1512">
                  <w:rPr>
                    <w:rStyle w:val="Hyperlink"/>
                  </w:rPr>
                </w:rPrChange>
              </w:rPr>
              <w:instrText xml:space="preserve"> </w:instrText>
            </w:r>
            <w:r>
              <w:rPr>
                <w:rStyle w:val="Hyperlink"/>
                <w:rFonts w:ascii="Calibri" w:hAnsi="Calibri" w:cs="Calibri"/>
                <w:rPrChange w:author="Neeraj Durgapal" w:date="2024-08-28T03:49:00Z" w:id="1513">
                  <w:rPr>
                    <w:rStyle w:val="Hyperlink"/>
                  </w:rPr>
                </w:rPrChange>
              </w:rPr>
              <w:fldChar w:fldCharType="separate"/>
            </w:r>
            <w:r>
              <w:rPr>
                <w:rStyle w:val="Hyperlink"/>
                <w:rFonts w:ascii="Calibri" w:hAnsi="Calibri" w:eastAsia="Aptos Display" w:cs="Calibri"/>
              </w:rPr>
              <w:t>4.1.3 – Pending Settlement</w:t>
            </w:r>
            <w:r>
              <w:rPr>
                <w:rFonts w:ascii="Calibri" w:hAnsi="Calibri" w:cs="Calibri"/>
                <w:rPrChange w:author="Neeraj Durgapal" w:date="2024-08-28T03:49:00Z" w:id="1514">
                  <w:rPr/>
                </w:rPrChange>
              </w:rPr>
              <w:tab/>
            </w:r>
            <w:r>
              <w:rPr>
                <w:rFonts w:ascii="Calibri" w:hAnsi="Calibri" w:cs="Calibri"/>
                <w:rPrChange w:author="Neeraj Durgapal" w:date="2024-08-28T03:49:00Z" w:id="1515">
                  <w:rPr/>
                </w:rPrChange>
              </w:rPr>
              <w:fldChar w:fldCharType="begin"/>
            </w:r>
            <w:r>
              <w:rPr>
                <w:rFonts w:ascii="Calibri" w:hAnsi="Calibri" w:cs="Calibri"/>
                <w:rPrChange w:author="Neeraj Durgapal" w:date="2024-08-28T03:49:00Z" w:id="1516">
                  <w:rPr/>
                </w:rPrChange>
              </w:rPr>
              <w:instrText xml:space="preserve"> PAGEREF _Toc175662447 \h </w:instrText>
            </w:r>
          </w:ins>
          <w:r>
            <w:rPr>
              <w:rFonts w:ascii="Calibri" w:hAnsi="Calibri" w:cs="Calibri"/>
              <w:rPrChange w:author="Neeraj Durgapal" w:date="2024-08-28T03:49:00Z" w:id="1517">
                <w:rPr>
                  <w:rFonts w:ascii="Calibri" w:hAnsi="Calibri" w:cs="Calibri"/>
                </w:rPr>
              </w:rPrChange>
            </w:rPr>
          </w:r>
          <w:ins w:author="Shubhankar Ghosh" w:date="2024-08-27T14:45:00Z" w:id="1518">
            <w:r>
              <w:rPr>
                <w:rFonts w:ascii="Calibri" w:hAnsi="Calibri" w:cs="Calibri"/>
                <w:rPrChange w:author="Neeraj Durgapal" w:date="2024-08-28T03:49:00Z" w:id="1519">
                  <w:rPr/>
                </w:rPrChange>
              </w:rPr>
              <w:fldChar w:fldCharType="separate"/>
            </w:r>
            <w:r>
              <w:rPr>
                <w:rFonts w:ascii="Calibri" w:hAnsi="Calibri" w:cs="Calibri"/>
                <w:rPrChange w:author="Neeraj Durgapal" w:date="2024-08-28T03:49:00Z" w:id="1520">
                  <w:rPr/>
                </w:rPrChange>
              </w:rPr>
              <w:t>23</w:t>
            </w:r>
            <w:r>
              <w:rPr>
                <w:rFonts w:ascii="Calibri" w:hAnsi="Calibri" w:cs="Calibri"/>
                <w:rPrChange w:author="Neeraj Durgapal" w:date="2024-08-28T03:49:00Z" w:id="1521">
                  <w:rPr/>
                </w:rPrChange>
              </w:rPr>
              <w:fldChar w:fldCharType="end"/>
            </w:r>
            <w:r>
              <w:rPr>
                <w:rStyle w:val="Hyperlink"/>
                <w:rFonts w:ascii="Calibri" w:hAnsi="Calibri" w:cs="Calibri"/>
                <w:rPrChange w:author="Neeraj Durgapal" w:date="2024-08-28T03:49:00Z" w:id="1522">
                  <w:rPr>
                    <w:rStyle w:val="Hyperlink"/>
                  </w:rPr>
                </w:rPrChange>
              </w:rPr>
              <w:fldChar w:fldCharType="end"/>
            </w:r>
          </w:ins>
        </w:p>
        <w:p w:rsidRPr="00E403D6" w:rsidR="00E403D6" w:rsidRDefault="00287800" w14:paraId="165D325B" w14:textId="77777777">
          <w:pPr>
            <w:pStyle w:val="TOC3"/>
            <w:tabs>
              <w:tab w:val="right" w:leader="dot" w:pos="9350"/>
            </w:tabs>
            <w:rPr>
              <w:ins w:author="Shubhankar Ghosh" w:date="2024-08-27T14:45:00Z" w:id="1523"/>
              <w:rFonts w:ascii="Calibri" w:hAnsi="Calibri" w:cs="Calibri"/>
              <w:lang w:val="en-IN" w:eastAsia="en-IN" w:bidi="mr-IN"/>
              <w:rPrChange w:author="Neeraj Durgapal" w:date="2024-08-28T03:49:00Z" w:id="1524">
                <w:rPr>
                  <w:ins w:author="Shubhankar Ghosh" w:date="2024-08-27T14:45:00Z" w:id="1525"/>
                  <w:rFonts w:cs="Mangal"/>
                  <w:sz w:val="22"/>
                  <w:szCs w:val="20"/>
                  <w:lang w:val="en-IN" w:eastAsia="en-IN" w:bidi="mr-IN"/>
                </w:rPr>
              </w:rPrChange>
            </w:rPr>
          </w:pPr>
          <w:ins w:author="Shubhankar Ghosh" w:date="2024-08-27T14:45:00Z" w:id="1526">
            <w:r>
              <w:rPr>
                <w:rStyle w:val="Hyperlink"/>
                <w:rFonts w:ascii="Calibri" w:hAnsi="Calibri" w:cs="Calibri"/>
                <w:rPrChange w:author="Neeraj Durgapal" w:date="2024-08-28T03:49:00Z" w:id="1527">
                  <w:rPr>
                    <w:rStyle w:val="Hyperlink"/>
                  </w:rPr>
                </w:rPrChange>
              </w:rPr>
              <w:fldChar w:fldCharType="begin"/>
            </w:r>
            <w:r>
              <w:rPr>
                <w:rStyle w:val="Hyperlink"/>
                <w:rFonts w:ascii="Calibri" w:hAnsi="Calibri" w:cs="Calibri"/>
                <w:rPrChange w:author="Neeraj Durgapal" w:date="2024-08-28T03:49:00Z" w:id="1528">
                  <w:rPr>
                    <w:rStyle w:val="Hyperlink"/>
                  </w:rPr>
                </w:rPrChange>
              </w:rPr>
              <w:instrText xml:space="preserve"> </w:instrText>
            </w:r>
            <w:r>
              <w:rPr>
                <w:rFonts w:ascii="Calibri" w:hAnsi="Calibri" w:cs="Calibri"/>
                <w:rPrChange w:author="Neeraj Durgapal" w:date="2024-08-28T03:49:00Z" w:id="1529">
                  <w:rPr/>
                </w:rPrChange>
              </w:rPr>
              <w:instrText>HYPERLINK \l "_Toc175662448"</w:instrText>
            </w:r>
            <w:r>
              <w:rPr>
                <w:rStyle w:val="Hyperlink"/>
                <w:rFonts w:ascii="Calibri" w:hAnsi="Calibri" w:cs="Calibri"/>
                <w:rPrChange w:author="Neeraj Durgapal" w:date="2024-08-28T03:49:00Z" w:id="1530">
                  <w:rPr>
                    <w:rStyle w:val="Hyperlink"/>
                  </w:rPr>
                </w:rPrChange>
              </w:rPr>
              <w:instrText xml:space="preserve"> </w:instrText>
            </w:r>
            <w:r>
              <w:rPr>
                <w:rStyle w:val="Hyperlink"/>
                <w:rFonts w:ascii="Calibri" w:hAnsi="Calibri" w:cs="Calibri"/>
                <w:rPrChange w:author="Neeraj Durgapal" w:date="2024-08-28T03:49:00Z" w:id="1531">
                  <w:rPr>
                    <w:rStyle w:val="Hyperlink"/>
                  </w:rPr>
                </w:rPrChange>
              </w:rPr>
              <w:fldChar w:fldCharType="separate"/>
            </w:r>
            <w:r>
              <w:rPr>
                <w:rStyle w:val="Hyperlink"/>
                <w:rFonts w:ascii="Calibri" w:hAnsi="Calibri" w:eastAsia="Aptos Display" w:cs="Calibri"/>
              </w:rPr>
              <w:t>4.2 - Functional Flow / MockUp</w:t>
            </w:r>
            <w:r>
              <w:rPr>
                <w:rFonts w:ascii="Calibri" w:hAnsi="Calibri" w:cs="Calibri"/>
                <w:rPrChange w:author="Neeraj Durgapal" w:date="2024-08-28T03:49:00Z" w:id="1532">
                  <w:rPr/>
                </w:rPrChange>
              </w:rPr>
              <w:tab/>
            </w:r>
            <w:r>
              <w:rPr>
                <w:rFonts w:ascii="Calibri" w:hAnsi="Calibri" w:cs="Calibri"/>
                <w:rPrChange w:author="Neeraj Durgapal" w:date="2024-08-28T03:49:00Z" w:id="1533">
                  <w:rPr/>
                </w:rPrChange>
              </w:rPr>
              <w:fldChar w:fldCharType="begin"/>
            </w:r>
            <w:r>
              <w:rPr>
                <w:rFonts w:ascii="Calibri" w:hAnsi="Calibri" w:cs="Calibri"/>
                <w:rPrChange w:author="Neeraj Durgapal" w:date="2024-08-28T03:49:00Z" w:id="1534">
                  <w:rPr/>
                </w:rPrChange>
              </w:rPr>
              <w:instrText xml:space="preserve"> PAGEREF _Toc175662448 \h </w:instrText>
            </w:r>
          </w:ins>
          <w:r>
            <w:rPr>
              <w:rFonts w:ascii="Calibri" w:hAnsi="Calibri" w:cs="Calibri"/>
              <w:rPrChange w:author="Neeraj Durgapal" w:date="2024-08-28T03:49:00Z" w:id="1535">
                <w:rPr>
                  <w:rFonts w:ascii="Calibri" w:hAnsi="Calibri" w:cs="Calibri"/>
                </w:rPr>
              </w:rPrChange>
            </w:rPr>
          </w:r>
          <w:ins w:author="Shubhankar Ghosh" w:date="2024-08-27T14:45:00Z" w:id="1536">
            <w:r>
              <w:rPr>
                <w:rFonts w:ascii="Calibri" w:hAnsi="Calibri" w:cs="Calibri"/>
                <w:rPrChange w:author="Neeraj Durgapal" w:date="2024-08-28T03:49:00Z" w:id="1537">
                  <w:rPr/>
                </w:rPrChange>
              </w:rPr>
              <w:fldChar w:fldCharType="separate"/>
            </w:r>
            <w:r>
              <w:rPr>
                <w:rFonts w:ascii="Calibri" w:hAnsi="Calibri" w:cs="Calibri"/>
                <w:rPrChange w:author="Neeraj Durgapal" w:date="2024-08-28T03:49:00Z" w:id="1538">
                  <w:rPr/>
                </w:rPrChange>
              </w:rPr>
              <w:t>23</w:t>
            </w:r>
            <w:r>
              <w:rPr>
                <w:rFonts w:ascii="Calibri" w:hAnsi="Calibri" w:cs="Calibri"/>
                <w:rPrChange w:author="Neeraj Durgapal" w:date="2024-08-28T03:49:00Z" w:id="1539">
                  <w:rPr/>
                </w:rPrChange>
              </w:rPr>
              <w:fldChar w:fldCharType="end"/>
            </w:r>
            <w:r>
              <w:rPr>
                <w:rStyle w:val="Hyperlink"/>
                <w:rFonts w:ascii="Calibri" w:hAnsi="Calibri" w:cs="Calibri"/>
                <w:rPrChange w:author="Neeraj Durgapal" w:date="2024-08-28T03:49:00Z" w:id="1540">
                  <w:rPr>
                    <w:rStyle w:val="Hyperlink"/>
                  </w:rPr>
                </w:rPrChange>
              </w:rPr>
              <w:fldChar w:fldCharType="end"/>
            </w:r>
          </w:ins>
        </w:p>
        <w:p w:rsidRPr="00E403D6" w:rsidR="00E403D6" w:rsidRDefault="00287800" w14:paraId="10617A9E" w14:textId="77777777">
          <w:pPr>
            <w:pStyle w:val="TOC3"/>
            <w:tabs>
              <w:tab w:val="right" w:leader="dot" w:pos="9350"/>
            </w:tabs>
            <w:rPr>
              <w:ins w:author="Shubhankar Ghosh" w:date="2024-08-27T14:45:00Z" w:id="1541"/>
              <w:rFonts w:ascii="Calibri" w:hAnsi="Calibri" w:cs="Calibri"/>
              <w:lang w:val="en-IN" w:eastAsia="en-IN" w:bidi="mr-IN"/>
              <w:rPrChange w:author="Neeraj Durgapal" w:date="2024-08-28T03:49:00Z" w:id="1542">
                <w:rPr>
                  <w:ins w:author="Shubhankar Ghosh" w:date="2024-08-27T14:45:00Z" w:id="1543"/>
                  <w:rFonts w:cs="Mangal"/>
                  <w:sz w:val="22"/>
                  <w:szCs w:val="20"/>
                  <w:lang w:val="en-IN" w:eastAsia="en-IN" w:bidi="mr-IN"/>
                </w:rPr>
              </w:rPrChange>
            </w:rPr>
          </w:pPr>
          <w:ins w:author="Shubhankar Ghosh" w:date="2024-08-27T14:45:00Z" w:id="1544">
            <w:r>
              <w:rPr>
                <w:rStyle w:val="Hyperlink"/>
                <w:rFonts w:ascii="Calibri" w:hAnsi="Calibri" w:cs="Calibri"/>
                <w:rPrChange w:author="Neeraj Durgapal" w:date="2024-08-28T03:49:00Z" w:id="1545">
                  <w:rPr>
                    <w:rStyle w:val="Hyperlink"/>
                  </w:rPr>
                </w:rPrChange>
              </w:rPr>
              <w:fldChar w:fldCharType="begin"/>
            </w:r>
            <w:r>
              <w:rPr>
                <w:rStyle w:val="Hyperlink"/>
                <w:rFonts w:ascii="Calibri" w:hAnsi="Calibri" w:cs="Calibri"/>
                <w:rPrChange w:author="Neeraj Durgapal" w:date="2024-08-28T03:49:00Z" w:id="1546">
                  <w:rPr>
                    <w:rStyle w:val="Hyperlink"/>
                  </w:rPr>
                </w:rPrChange>
              </w:rPr>
              <w:instrText xml:space="preserve"> </w:instrText>
            </w:r>
            <w:r>
              <w:rPr>
                <w:rFonts w:ascii="Calibri" w:hAnsi="Calibri" w:cs="Calibri"/>
                <w:rPrChange w:author="Neeraj Durgapal" w:date="2024-08-28T03:49:00Z" w:id="1547">
                  <w:rPr/>
                </w:rPrChange>
              </w:rPr>
              <w:instrText>HYPERLINK \l "_Toc175662449"</w:instrText>
            </w:r>
            <w:r>
              <w:rPr>
                <w:rStyle w:val="Hyperlink"/>
                <w:rFonts w:ascii="Calibri" w:hAnsi="Calibri" w:cs="Calibri"/>
                <w:rPrChange w:author="Neeraj Durgapal" w:date="2024-08-28T03:49:00Z" w:id="1548">
                  <w:rPr>
                    <w:rStyle w:val="Hyperlink"/>
                  </w:rPr>
                </w:rPrChange>
              </w:rPr>
              <w:instrText xml:space="preserve"> </w:instrText>
            </w:r>
            <w:r>
              <w:rPr>
                <w:rStyle w:val="Hyperlink"/>
                <w:rFonts w:ascii="Calibri" w:hAnsi="Calibri" w:cs="Calibri"/>
                <w:rPrChange w:author="Neeraj Durgapal" w:date="2024-08-28T03:49:00Z" w:id="1549">
                  <w:rPr>
                    <w:rStyle w:val="Hyperlink"/>
                  </w:rPr>
                </w:rPrChange>
              </w:rPr>
              <w:fldChar w:fldCharType="separate"/>
            </w:r>
            <w:r>
              <w:rPr>
                <w:rStyle w:val="Hyperlink"/>
                <w:rFonts w:ascii="Calibri" w:hAnsi="Calibri" w:eastAsia="Aptos Display" w:cs="Calibri"/>
              </w:rPr>
              <w:t>4.3 Functional Specification</w:t>
            </w:r>
            <w:r>
              <w:rPr>
                <w:rFonts w:ascii="Calibri" w:hAnsi="Calibri" w:cs="Calibri"/>
                <w:rPrChange w:author="Neeraj Durgapal" w:date="2024-08-28T03:49:00Z" w:id="1550">
                  <w:rPr/>
                </w:rPrChange>
              </w:rPr>
              <w:tab/>
            </w:r>
            <w:r>
              <w:rPr>
                <w:rFonts w:ascii="Calibri" w:hAnsi="Calibri" w:cs="Calibri"/>
                <w:rPrChange w:author="Neeraj Durgapal" w:date="2024-08-28T03:49:00Z" w:id="1551">
                  <w:rPr/>
                </w:rPrChange>
              </w:rPr>
              <w:fldChar w:fldCharType="begin"/>
            </w:r>
            <w:r>
              <w:rPr>
                <w:rFonts w:ascii="Calibri" w:hAnsi="Calibri" w:cs="Calibri"/>
                <w:rPrChange w:author="Neeraj Durgapal" w:date="2024-08-28T03:49:00Z" w:id="1552">
                  <w:rPr/>
                </w:rPrChange>
              </w:rPr>
              <w:instrText xml:space="preserve"> PAGEREF _Toc175662449 \h </w:instrText>
            </w:r>
          </w:ins>
          <w:r>
            <w:rPr>
              <w:rFonts w:ascii="Calibri" w:hAnsi="Calibri" w:cs="Calibri"/>
              <w:rPrChange w:author="Neeraj Durgapal" w:date="2024-08-28T03:49:00Z" w:id="1553">
                <w:rPr>
                  <w:rFonts w:ascii="Calibri" w:hAnsi="Calibri" w:cs="Calibri"/>
                </w:rPr>
              </w:rPrChange>
            </w:rPr>
          </w:r>
          <w:ins w:author="Shubhankar Ghosh" w:date="2024-08-27T14:45:00Z" w:id="1554">
            <w:r>
              <w:rPr>
                <w:rFonts w:ascii="Calibri" w:hAnsi="Calibri" w:cs="Calibri"/>
                <w:rPrChange w:author="Neeraj Durgapal" w:date="2024-08-28T03:49:00Z" w:id="1555">
                  <w:rPr/>
                </w:rPrChange>
              </w:rPr>
              <w:fldChar w:fldCharType="separate"/>
            </w:r>
            <w:r>
              <w:rPr>
                <w:rFonts w:ascii="Calibri" w:hAnsi="Calibri" w:cs="Calibri"/>
                <w:rPrChange w:author="Neeraj Durgapal" w:date="2024-08-28T03:49:00Z" w:id="1556">
                  <w:rPr/>
                </w:rPrChange>
              </w:rPr>
              <w:t>23</w:t>
            </w:r>
            <w:r>
              <w:rPr>
                <w:rFonts w:ascii="Calibri" w:hAnsi="Calibri" w:cs="Calibri"/>
                <w:rPrChange w:author="Neeraj Durgapal" w:date="2024-08-28T03:49:00Z" w:id="1557">
                  <w:rPr/>
                </w:rPrChange>
              </w:rPr>
              <w:fldChar w:fldCharType="end"/>
            </w:r>
            <w:r>
              <w:rPr>
                <w:rStyle w:val="Hyperlink"/>
                <w:rFonts w:ascii="Calibri" w:hAnsi="Calibri" w:cs="Calibri"/>
                <w:rPrChange w:author="Neeraj Durgapal" w:date="2024-08-28T03:49:00Z" w:id="1558">
                  <w:rPr>
                    <w:rStyle w:val="Hyperlink"/>
                  </w:rPr>
                </w:rPrChange>
              </w:rPr>
              <w:fldChar w:fldCharType="end"/>
            </w:r>
          </w:ins>
        </w:p>
        <w:p w:rsidRPr="00E403D6" w:rsidR="00E403D6" w:rsidRDefault="00287800" w14:paraId="06A9C3A9" w14:textId="77777777">
          <w:pPr>
            <w:pStyle w:val="TOC4"/>
            <w:tabs>
              <w:tab w:val="right" w:leader="dot" w:pos="9350"/>
            </w:tabs>
            <w:rPr>
              <w:ins w:author="Shubhankar Ghosh" w:date="2024-08-27T14:45:00Z" w:id="1559"/>
              <w:rFonts w:ascii="Calibri" w:hAnsi="Calibri" w:cs="Calibri"/>
              <w:lang w:val="en-IN" w:eastAsia="en-IN" w:bidi="mr-IN"/>
              <w:rPrChange w:author="Neeraj Durgapal" w:date="2024-08-28T03:49:00Z" w:id="1560">
                <w:rPr>
                  <w:ins w:author="Shubhankar Ghosh" w:date="2024-08-27T14:45:00Z" w:id="1561"/>
                  <w:rFonts w:cs="Mangal"/>
                  <w:sz w:val="22"/>
                  <w:szCs w:val="20"/>
                  <w:lang w:val="en-IN" w:eastAsia="en-IN" w:bidi="mr-IN"/>
                </w:rPr>
              </w:rPrChange>
            </w:rPr>
          </w:pPr>
          <w:ins w:author="Shubhankar Ghosh" w:date="2024-08-27T14:45:00Z" w:id="1562">
            <w:r>
              <w:rPr>
                <w:rStyle w:val="Hyperlink"/>
                <w:rFonts w:ascii="Calibri" w:hAnsi="Calibri" w:cs="Calibri"/>
                <w:rPrChange w:author="Neeraj Durgapal" w:date="2024-08-28T03:49:00Z" w:id="1563">
                  <w:rPr>
                    <w:rStyle w:val="Hyperlink"/>
                  </w:rPr>
                </w:rPrChange>
              </w:rPr>
              <w:fldChar w:fldCharType="begin"/>
            </w:r>
            <w:r>
              <w:rPr>
                <w:rStyle w:val="Hyperlink"/>
                <w:rFonts w:ascii="Calibri" w:hAnsi="Calibri" w:cs="Calibri"/>
                <w:rPrChange w:author="Neeraj Durgapal" w:date="2024-08-28T03:49:00Z" w:id="1564">
                  <w:rPr>
                    <w:rStyle w:val="Hyperlink"/>
                  </w:rPr>
                </w:rPrChange>
              </w:rPr>
              <w:instrText xml:space="preserve"> </w:instrText>
            </w:r>
            <w:r>
              <w:rPr>
                <w:rFonts w:ascii="Calibri" w:hAnsi="Calibri" w:cs="Calibri"/>
                <w:rPrChange w:author="Neeraj Durgapal" w:date="2024-08-28T03:49:00Z" w:id="1565">
                  <w:rPr/>
                </w:rPrChange>
              </w:rPr>
              <w:instrText>HYPERLINK \l "_Toc175662450"</w:instrText>
            </w:r>
            <w:r>
              <w:rPr>
                <w:rStyle w:val="Hyperlink"/>
                <w:rFonts w:ascii="Calibri" w:hAnsi="Calibri" w:cs="Calibri"/>
                <w:rPrChange w:author="Neeraj Durgapal" w:date="2024-08-28T03:49:00Z" w:id="1566">
                  <w:rPr>
                    <w:rStyle w:val="Hyperlink"/>
                  </w:rPr>
                </w:rPrChange>
              </w:rPr>
              <w:instrText xml:space="preserve"> </w:instrText>
            </w:r>
            <w:r>
              <w:rPr>
                <w:rStyle w:val="Hyperlink"/>
                <w:rFonts w:ascii="Calibri" w:hAnsi="Calibri" w:cs="Calibri"/>
                <w:rPrChange w:author="Neeraj Durgapal" w:date="2024-08-28T03:49:00Z" w:id="1567">
                  <w:rPr>
                    <w:rStyle w:val="Hyperlink"/>
                  </w:rPr>
                </w:rPrChange>
              </w:rPr>
              <w:fldChar w:fldCharType="separate"/>
            </w:r>
            <w:r>
              <w:rPr>
                <w:rStyle w:val="Hyperlink"/>
                <w:rFonts w:ascii="Calibri" w:hAnsi="Calibri" w:eastAsia="Aptos Display" w:cs="Calibri"/>
              </w:rPr>
              <w:t>4.3.1- Settlement Overview</w:t>
            </w:r>
            <w:r>
              <w:rPr>
                <w:rFonts w:ascii="Calibri" w:hAnsi="Calibri" w:cs="Calibri"/>
                <w:rPrChange w:author="Neeraj Durgapal" w:date="2024-08-28T03:49:00Z" w:id="1568">
                  <w:rPr/>
                </w:rPrChange>
              </w:rPr>
              <w:tab/>
            </w:r>
            <w:r>
              <w:rPr>
                <w:rFonts w:ascii="Calibri" w:hAnsi="Calibri" w:cs="Calibri"/>
                <w:rPrChange w:author="Neeraj Durgapal" w:date="2024-08-28T03:49:00Z" w:id="1569">
                  <w:rPr/>
                </w:rPrChange>
              </w:rPr>
              <w:fldChar w:fldCharType="begin"/>
            </w:r>
            <w:r>
              <w:rPr>
                <w:rFonts w:ascii="Calibri" w:hAnsi="Calibri" w:cs="Calibri"/>
                <w:rPrChange w:author="Neeraj Durgapal" w:date="2024-08-28T03:49:00Z" w:id="1570">
                  <w:rPr/>
                </w:rPrChange>
              </w:rPr>
              <w:instrText xml:space="preserve"> PAGEREF _Toc175662450 \h </w:instrText>
            </w:r>
          </w:ins>
          <w:r>
            <w:rPr>
              <w:rFonts w:ascii="Calibri" w:hAnsi="Calibri" w:cs="Calibri"/>
              <w:rPrChange w:author="Neeraj Durgapal" w:date="2024-08-28T03:49:00Z" w:id="1571">
                <w:rPr>
                  <w:rFonts w:ascii="Calibri" w:hAnsi="Calibri" w:cs="Calibri"/>
                </w:rPr>
              </w:rPrChange>
            </w:rPr>
          </w:r>
          <w:ins w:author="Shubhankar Ghosh" w:date="2024-08-27T14:45:00Z" w:id="1572">
            <w:r>
              <w:rPr>
                <w:rFonts w:ascii="Calibri" w:hAnsi="Calibri" w:cs="Calibri"/>
                <w:rPrChange w:author="Neeraj Durgapal" w:date="2024-08-28T03:49:00Z" w:id="1573">
                  <w:rPr/>
                </w:rPrChange>
              </w:rPr>
              <w:fldChar w:fldCharType="separate"/>
            </w:r>
            <w:r>
              <w:rPr>
                <w:rFonts w:ascii="Calibri" w:hAnsi="Calibri" w:cs="Calibri"/>
                <w:rPrChange w:author="Neeraj Durgapal" w:date="2024-08-28T03:49:00Z" w:id="1574">
                  <w:rPr/>
                </w:rPrChange>
              </w:rPr>
              <w:t>24</w:t>
            </w:r>
            <w:r>
              <w:rPr>
                <w:rFonts w:ascii="Calibri" w:hAnsi="Calibri" w:cs="Calibri"/>
                <w:rPrChange w:author="Neeraj Durgapal" w:date="2024-08-28T03:49:00Z" w:id="1575">
                  <w:rPr/>
                </w:rPrChange>
              </w:rPr>
              <w:fldChar w:fldCharType="end"/>
            </w:r>
            <w:r>
              <w:rPr>
                <w:rStyle w:val="Hyperlink"/>
                <w:rFonts w:ascii="Calibri" w:hAnsi="Calibri" w:cs="Calibri"/>
                <w:rPrChange w:author="Neeraj Durgapal" w:date="2024-08-28T03:49:00Z" w:id="1576">
                  <w:rPr>
                    <w:rStyle w:val="Hyperlink"/>
                  </w:rPr>
                </w:rPrChange>
              </w:rPr>
              <w:fldChar w:fldCharType="end"/>
            </w:r>
          </w:ins>
        </w:p>
        <w:p w:rsidRPr="00E403D6" w:rsidR="00E403D6" w:rsidRDefault="00287800" w14:paraId="39C3F014" w14:textId="77777777">
          <w:pPr>
            <w:pStyle w:val="TOC5"/>
            <w:tabs>
              <w:tab w:val="right" w:leader="dot" w:pos="9350"/>
            </w:tabs>
            <w:rPr>
              <w:ins w:author="Shubhankar Ghosh" w:date="2024-08-27T14:45:00Z" w:id="1577"/>
              <w:rFonts w:ascii="Calibri" w:hAnsi="Calibri" w:cs="Calibri"/>
              <w:lang w:val="en-IN" w:eastAsia="en-IN" w:bidi="mr-IN"/>
              <w:rPrChange w:author="Neeraj Durgapal" w:date="2024-08-28T03:49:00Z" w:id="1578">
                <w:rPr>
                  <w:ins w:author="Shubhankar Ghosh" w:date="2024-08-27T14:45:00Z" w:id="1579"/>
                  <w:rFonts w:cs="Mangal"/>
                  <w:sz w:val="22"/>
                  <w:szCs w:val="20"/>
                  <w:lang w:val="en-IN" w:eastAsia="en-IN" w:bidi="mr-IN"/>
                </w:rPr>
              </w:rPrChange>
            </w:rPr>
          </w:pPr>
          <w:ins w:author="Shubhankar Ghosh" w:date="2024-08-27T14:45:00Z" w:id="1580">
            <w:r>
              <w:rPr>
                <w:rStyle w:val="Hyperlink"/>
                <w:rFonts w:ascii="Calibri" w:hAnsi="Calibri" w:cs="Calibri"/>
                <w:rPrChange w:author="Neeraj Durgapal" w:date="2024-08-28T03:49:00Z" w:id="1581">
                  <w:rPr>
                    <w:rStyle w:val="Hyperlink"/>
                  </w:rPr>
                </w:rPrChange>
              </w:rPr>
              <w:fldChar w:fldCharType="begin"/>
            </w:r>
            <w:r>
              <w:rPr>
                <w:rStyle w:val="Hyperlink"/>
                <w:rFonts w:ascii="Calibri" w:hAnsi="Calibri" w:cs="Calibri"/>
                <w:rPrChange w:author="Neeraj Durgapal" w:date="2024-08-28T03:49:00Z" w:id="1582">
                  <w:rPr>
                    <w:rStyle w:val="Hyperlink"/>
                  </w:rPr>
                </w:rPrChange>
              </w:rPr>
              <w:instrText xml:space="preserve"> </w:instrText>
            </w:r>
            <w:r>
              <w:rPr>
                <w:rFonts w:ascii="Calibri" w:hAnsi="Calibri" w:cs="Calibri"/>
                <w:rPrChange w:author="Neeraj Durgapal" w:date="2024-08-28T03:49:00Z" w:id="1583">
                  <w:rPr/>
                </w:rPrChange>
              </w:rPr>
              <w:instrText>HYPERLINK \l "_Toc175662451"</w:instrText>
            </w:r>
            <w:r>
              <w:rPr>
                <w:rStyle w:val="Hyperlink"/>
                <w:rFonts w:ascii="Calibri" w:hAnsi="Calibri" w:cs="Calibri"/>
                <w:rPrChange w:author="Neeraj Durgapal" w:date="2024-08-28T03:49:00Z" w:id="1584">
                  <w:rPr>
                    <w:rStyle w:val="Hyperlink"/>
                  </w:rPr>
                </w:rPrChange>
              </w:rPr>
              <w:instrText xml:space="preserve"> </w:instrText>
            </w:r>
            <w:r>
              <w:rPr>
                <w:rStyle w:val="Hyperlink"/>
                <w:rFonts w:ascii="Calibri" w:hAnsi="Calibri" w:cs="Calibri"/>
                <w:rPrChange w:author="Neeraj Durgapal" w:date="2024-08-28T03:49:00Z" w:id="1585">
                  <w:rPr>
                    <w:rStyle w:val="Hyperlink"/>
                  </w:rPr>
                </w:rPrChange>
              </w:rPr>
              <w:fldChar w:fldCharType="separate"/>
            </w:r>
            <w:r>
              <w:rPr>
                <w:rStyle w:val="Hyperlink"/>
                <w:rFonts w:ascii="Calibri" w:hAnsi="Calibri" w:eastAsia="Aptos Display" w:cs="Calibri"/>
              </w:rPr>
              <w:t>4.3.1.1 – Real-Time Settlement Status</w:t>
            </w:r>
            <w:r>
              <w:rPr>
                <w:rFonts w:ascii="Calibri" w:hAnsi="Calibri" w:cs="Calibri"/>
                <w:rPrChange w:author="Neeraj Durgapal" w:date="2024-08-28T03:49:00Z" w:id="1586">
                  <w:rPr/>
                </w:rPrChange>
              </w:rPr>
              <w:tab/>
            </w:r>
            <w:r>
              <w:rPr>
                <w:rFonts w:ascii="Calibri" w:hAnsi="Calibri" w:cs="Calibri"/>
                <w:rPrChange w:author="Neeraj Durgapal" w:date="2024-08-28T03:49:00Z" w:id="1587">
                  <w:rPr/>
                </w:rPrChange>
              </w:rPr>
              <w:fldChar w:fldCharType="begin"/>
            </w:r>
            <w:r>
              <w:rPr>
                <w:rFonts w:ascii="Calibri" w:hAnsi="Calibri" w:cs="Calibri"/>
                <w:rPrChange w:author="Neeraj Durgapal" w:date="2024-08-28T03:49:00Z" w:id="1588">
                  <w:rPr/>
                </w:rPrChange>
              </w:rPr>
              <w:instrText xml:space="preserve"> PAGEREF _Toc175662451 \h </w:instrText>
            </w:r>
          </w:ins>
          <w:r>
            <w:rPr>
              <w:rFonts w:ascii="Calibri" w:hAnsi="Calibri" w:cs="Calibri"/>
              <w:rPrChange w:author="Neeraj Durgapal" w:date="2024-08-28T03:49:00Z" w:id="1589">
                <w:rPr>
                  <w:rFonts w:ascii="Calibri" w:hAnsi="Calibri" w:cs="Calibri"/>
                </w:rPr>
              </w:rPrChange>
            </w:rPr>
          </w:r>
          <w:ins w:author="Shubhankar Ghosh" w:date="2024-08-27T14:45:00Z" w:id="1590">
            <w:r>
              <w:rPr>
                <w:rFonts w:ascii="Calibri" w:hAnsi="Calibri" w:cs="Calibri"/>
                <w:rPrChange w:author="Neeraj Durgapal" w:date="2024-08-28T03:49:00Z" w:id="1591">
                  <w:rPr/>
                </w:rPrChange>
              </w:rPr>
              <w:fldChar w:fldCharType="separate"/>
            </w:r>
            <w:r>
              <w:rPr>
                <w:rFonts w:ascii="Calibri" w:hAnsi="Calibri" w:cs="Calibri"/>
                <w:rPrChange w:author="Neeraj Durgapal" w:date="2024-08-28T03:49:00Z" w:id="1592">
                  <w:rPr/>
                </w:rPrChange>
              </w:rPr>
              <w:t>24</w:t>
            </w:r>
            <w:r>
              <w:rPr>
                <w:rFonts w:ascii="Calibri" w:hAnsi="Calibri" w:cs="Calibri"/>
                <w:rPrChange w:author="Neeraj Durgapal" w:date="2024-08-28T03:49:00Z" w:id="1593">
                  <w:rPr/>
                </w:rPrChange>
              </w:rPr>
              <w:fldChar w:fldCharType="end"/>
            </w:r>
            <w:r>
              <w:rPr>
                <w:rStyle w:val="Hyperlink"/>
                <w:rFonts w:ascii="Calibri" w:hAnsi="Calibri" w:cs="Calibri"/>
                <w:rPrChange w:author="Neeraj Durgapal" w:date="2024-08-28T03:49:00Z" w:id="1594">
                  <w:rPr>
                    <w:rStyle w:val="Hyperlink"/>
                  </w:rPr>
                </w:rPrChange>
              </w:rPr>
              <w:fldChar w:fldCharType="end"/>
            </w:r>
          </w:ins>
        </w:p>
        <w:p w:rsidRPr="00E403D6" w:rsidR="00E403D6" w:rsidRDefault="00287800" w14:paraId="2CDE0642" w14:textId="77777777">
          <w:pPr>
            <w:pStyle w:val="TOC5"/>
            <w:tabs>
              <w:tab w:val="right" w:leader="dot" w:pos="9350"/>
            </w:tabs>
            <w:rPr>
              <w:ins w:author="Shubhankar Ghosh" w:date="2024-08-27T14:45:00Z" w:id="1595"/>
              <w:rFonts w:ascii="Calibri" w:hAnsi="Calibri" w:cs="Calibri"/>
              <w:lang w:val="en-IN" w:eastAsia="en-IN" w:bidi="mr-IN"/>
              <w:rPrChange w:author="Neeraj Durgapal" w:date="2024-08-28T03:49:00Z" w:id="1596">
                <w:rPr>
                  <w:ins w:author="Shubhankar Ghosh" w:date="2024-08-27T14:45:00Z" w:id="1597"/>
                  <w:rFonts w:cs="Mangal"/>
                  <w:sz w:val="22"/>
                  <w:szCs w:val="20"/>
                  <w:lang w:val="en-IN" w:eastAsia="en-IN" w:bidi="mr-IN"/>
                </w:rPr>
              </w:rPrChange>
            </w:rPr>
          </w:pPr>
          <w:ins w:author="Shubhankar Ghosh" w:date="2024-08-27T14:45:00Z" w:id="1598">
            <w:r>
              <w:rPr>
                <w:rStyle w:val="Hyperlink"/>
                <w:rFonts w:ascii="Calibri" w:hAnsi="Calibri" w:cs="Calibri"/>
                <w:rPrChange w:author="Neeraj Durgapal" w:date="2024-08-28T03:49:00Z" w:id="1599">
                  <w:rPr>
                    <w:rStyle w:val="Hyperlink"/>
                  </w:rPr>
                </w:rPrChange>
              </w:rPr>
              <w:fldChar w:fldCharType="begin"/>
            </w:r>
            <w:r>
              <w:rPr>
                <w:rStyle w:val="Hyperlink"/>
                <w:rFonts w:ascii="Calibri" w:hAnsi="Calibri" w:cs="Calibri"/>
                <w:rPrChange w:author="Neeraj Durgapal" w:date="2024-08-28T03:49:00Z" w:id="1600">
                  <w:rPr>
                    <w:rStyle w:val="Hyperlink"/>
                  </w:rPr>
                </w:rPrChange>
              </w:rPr>
              <w:instrText xml:space="preserve"> </w:instrText>
            </w:r>
            <w:r>
              <w:rPr>
                <w:rFonts w:ascii="Calibri" w:hAnsi="Calibri" w:cs="Calibri"/>
                <w:rPrChange w:author="Neeraj Durgapal" w:date="2024-08-28T03:49:00Z" w:id="1601">
                  <w:rPr/>
                </w:rPrChange>
              </w:rPr>
              <w:instrText>HYPERLINK \l "_Toc175662452"</w:instrText>
            </w:r>
            <w:r>
              <w:rPr>
                <w:rStyle w:val="Hyperlink"/>
                <w:rFonts w:ascii="Calibri" w:hAnsi="Calibri" w:cs="Calibri"/>
                <w:rPrChange w:author="Neeraj Durgapal" w:date="2024-08-28T03:49:00Z" w:id="1602">
                  <w:rPr>
                    <w:rStyle w:val="Hyperlink"/>
                  </w:rPr>
                </w:rPrChange>
              </w:rPr>
              <w:instrText xml:space="preserve"> </w:instrText>
            </w:r>
            <w:r>
              <w:rPr>
                <w:rStyle w:val="Hyperlink"/>
                <w:rFonts w:ascii="Calibri" w:hAnsi="Calibri" w:cs="Calibri"/>
                <w:rPrChange w:author="Neeraj Durgapal" w:date="2024-08-28T03:49:00Z" w:id="1603">
                  <w:rPr>
                    <w:rStyle w:val="Hyperlink"/>
                  </w:rPr>
                </w:rPrChange>
              </w:rPr>
              <w:fldChar w:fldCharType="separate"/>
            </w:r>
            <w:r>
              <w:rPr>
                <w:rStyle w:val="Hyperlink"/>
                <w:rFonts w:ascii="Calibri" w:hAnsi="Calibri" w:eastAsia="Aptos Display" w:cs="Calibri"/>
              </w:rPr>
              <w:t xml:space="preserve">4.3.1.2 – </w:t>
            </w:r>
            <w:r>
              <w:rPr>
                <w:rStyle w:val="Hyperlink"/>
                <w:rFonts w:ascii="Calibri" w:hAnsi="Calibri" w:eastAsia="Aptos" w:cs="Calibri"/>
              </w:rPr>
              <w:t>Summary Dashboard</w:t>
            </w:r>
            <w:r>
              <w:rPr>
                <w:rFonts w:ascii="Calibri" w:hAnsi="Calibri" w:cs="Calibri"/>
                <w:rPrChange w:author="Neeraj Durgapal" w:date="2024-08-28T03:49:00Z" w:id="1604">
                  <w:rPr/>
                </w:rPrChange>
              </w:rPr>
              <w:tab/>
            </w:r>
            <w:r>
              <w:rPr>
                <w:rFonts w:ascii="Calibri" w:hAnsi="Calibri" w:cs="Calibri"/>
                <w:rPrChange w:author="Neeraj Durgapal" w:date="2024-08-28T03:49:00Z" w:id="1605">
                  <w:rPr/>
                </w:rPrChange>
              </w:rPr>
              <w:fldChar w:fldCharType="begin"/>
            </w:r>
            <w:r>
              <w:rPr>
                <w:rFonts w:ascii="Calibri" w:hAnsi="Calibri" w:cs="Calibri"/>
                <w:rPrChange w:author="Neeraj Durgapal" w:date="2024-08-28T03:49:00Z" w:id="1606">
                  <w:rPr/>
                </w:rPrChange>
              </w:rPr>
              <w:instrText xml:space="preserve"> PAGEREF _Toc175662452 \h </w:instrText>
            </w:r>
          </w:ins>
          <w:r>
            <w:rPr>
              <w:rFonts w:ascii="Calibri" w:hAnsi="Calibri" w:cs="Calibri"/>
              <w:rPrChange w:author="Neeraj Durgapal" w:date="2024-08-28T03:49:00Z" w:id="1607">
                <w:rPr>
                  <w:rFonts w:ascii="Calibri" w:hAnsi="Calibri" w:cs="Calibri"/>
                </w:rPr>
              </w:rPrChange>
            </w:rPr>
          </w:r>
          <w:ins w:author="Shubhankar Ghosh" w:date="2024-08-27T14:45:00Z" w:id="1608">
            <w:r>
              <w:rPr>
                <w:rFonts w:ascii="Calibri" w:hAnsi="Calibri" w:cs="Calibri"/>
                <w:rPrChange w:author="Neeraj Durgapal" w:date="2024-08-28T03:49:00Z" w:id="1609">
                  <w:rPr/>
                </w:rPrChange>
              </w:rPr>
              <w:fldChar w:fldCharType="separate"/>
            </w:r>
            <w:r>
              <w:rPr>
                <w:rFonts w:ascii="Calibri" w:hAnsi="Calibri" w:cs="Calibri"/>
                <w:rPrChange w:author="Neeraj Durgapal" w:date="2024-08-28T03:49:00Z" w:id="1610">
                  <w:rPr/>
                </w:rPrChange>
              </w:rPr>
              <w:t>24</w:t>
            </w:r>
            <w:r>
              <w:rPr>
                <w:rFonts w:ascii="Calibri" w:hAnsi="Calibri" w:cs="Calibri"/>
                <w:rPrChange w:author="Neeraj Durgapal" w:date="2024-08-28T03:49:00Z" w:id="1611">
                  <w:rPr/>
                </w:rPrChange>
              </w:rPr>
              <w:fldChar w:fldCharType="end"/>
            </w:r>
            <w:r>
              <w:rPr>
                <w:rStyle w:val="Hyperlink"/>
                <w:rFonts w:ascii="Calibri" w:hAnsi="Calibri" w:cs="Calibri"/>
                <w:rPrChange w:author="Neeraj Durgapal" w:date="2024-08-28T03:49:00Z" w:id="1612">
                  <w:rPr>
                    <w:rStyle w:val="Hyperlink"/>
                  </w:rPr>
                </w:rPrChange>
              </w:rPr>
              <w:fldChar w:fldCharType="end"/>
            </w:r>
          </w:ins>
        </w:p>
        <w:p w:rsidRPr="00E403D6" w:rsidR="00E403D6" w:rsidRDefault="00287800" w14:paraId="5CA2E765" w14:textId="77777777">
          <w:pPr>
            <w:pStyle w:val="TOC4"/>
            <w:tabs>
              <w:tab w:val="right" w:leader="dot" w:pos="9350"/>
            </w:tabs>
            <w:rPr>
              <w:ins w:author="Shubhankar Ghosh" w:date="2024-08-27T14:45:00Z" w:id="1613"/>
              <w:rFonts w:ascii="Calibri" w:hAnsi="Calibri" w:cs="Calibri"/>
              <w:lang w:val="en-IN" w:eastAsia="en-IN" w:bidi="mr-IN"/>
              <w:rPrChange w:author="Neeraj Durgapal" w:date="2024-08-28T03:49:00Z" w:id="1614">
                <w:rPr>
                  <w:ins w:author="Shubhankar Ghosh" w:date="2024-08-27T14:45:00Z" w:id="1615"/>
                  <w:rFonts w:cs="Mangal"/>
                  <w:sz w:val="22"/>
                  <w:szCs w:val="20"/>
                  <w:lang w:val="en-IN" w:eastAsia="en-IN" w:bidi="mr-IN"/>
                </w:rPr>
              </w:rPrChange>
            </w:rPr>
          </w:pPr>
          <w:ins w:author="Shubhankar Ghosh" w:date="2024-08-27T14:45:00Z" w:id="1616">
            <w:r>
              <w:rPr>
                <w:rStyle w:val="Hyperlink"/>
                <w:rFonts w:ascii="Calibri" w:hAnsi="Calibri" w:cs="Calibri"/>
                <w:rPrChange w:author="Neeraj Durgapal" w:date="2024-08-28T03:49:00Z" w:id="1617">
                  <w:rPr>
                    <w:rStyle w:val="Hyperlink"/>
                  </w:rPr>
                </w:rPrChange>
              </w:rPr>
              <w:fldChar w:fldCharType="begin"/>
            </w:r>
            <w:r>
              <w:rPr>
                <w:rStyle w:val="Hyperlink"/>
                <w:rFonts w:ascii="Calibri" w:hAnsi="Calibri" w:cs="Calibri"/>
                <w:rPrChange w:author="Neeraj Durgapal" w:date="2024-08-28T03:49:00Z" w:id="1618">
                  <w:rPr>
                    <w:rStyle w:val="Hyperlink"/>
                  </w:rPr>
                </w:rPrChange>
              </w:rPr>
              <w:instrText xml:space="preserve"> </w:instrText>
            </w:r>
            <w:r>
              <w:rPr>
                <w:rFonts w:ascii="Calibri" w:hAnsi="Calibri" w:cs="Calibri"/>
                <w:rPrChange w:author="Neeraj Durgapal" w:date="2024-08-28T03:49:00Z" w:id="1619">
                  <w:rPr/>
                </w:rPrChange>
              </w:rPr>
              <w:instrText>HYPERLINK \l "_Toc175662453"</w:instrText>
            </w:r>
            <w:r>
              <w:rPr>
                <w:rStyle w:val="Hyperlink"/>
                <w:rFonts w:ascii="Calibri" w:hAnsi="Calibri" w:cs="Calibri"/>
                <w:rPrChange w:author="Neeraj Durgapal" w:date="2024-08-28T03:49:00Z" w:id="1620">
                  <w:rPr>
                    <w:rStyle w:val="Hyperlink"/>
                  </w:rPr>
                </w:rPrChange>
              </w:rPr>
              <w:instrText xml:space="preserve"> </w:instrText>
            </w:r>
            <w:r>
              <w:rPr>
                <w:rStyle w:val="Hyperlink"/>
                <w:rFonts w:ascii="Calibri" w:hAnsi="Calibri" w:cs="Calibri"/>
                <w:rPrChange w:author="Neeraj Durgapal" w:date="2024-08-28T03:49:00Z" w:id="1621">
                  <w:rPr>
                    <w:rStyle w:val="Hyperlink"/>
                  </w:rPr>
                </w:rPrChange>
              </w:rPr>
              <w:fldChar w:fldCharType="separate"/>
            </w:r>
            <w:r>
              <w:rPr>
                <w:rStyle w:val="Hyperlink"/>
                <w:rFonts w:ascii="Calibri" w:hAnsi="Calibri" w:eastAsia="Aptos Display" w:cs="Calibri"/>
              </w:rPr>
              <w:t>4.3.2- Settlement History</w:t>
            </w:r>
            <w:r>
              <w:rPr>
                <w:rFonts w:ascii="Calibri" w:hAnsi="Calibri" w:cs="Calibri"/>
                <w:rPrChange w:author="Neeraj Durgapal" w:date="2024-08-28T03:49:00Z" w:id="1622">
                  <w:rPr/>
                </w:rPrChange>
              </w:rPr>
              <w:tab/>
            </w:r>
            <w:r>
              <w:rPr>
                <w:rFonts w:ascii="Calibri" w:hAnsi="Calibri" w:cs="Calibri"/>
                <w:rPrChange w:author="Neeraj Durgapal" w:date="2024-08-28T03:49:00Z" w:id="1623">
                  <w:rPr/>
                </w:rPrChange>
              </w:rPr>
              <w:fldChar w:fldCharType="begin"/>
            </w:r>
            <w:r>
              <w:rPr>
                <w:rFonts w:ascii="Calibri" w:hAnsi="Calibri" w:cs="Calibri"/>
                <w:rPrChange w:author="Neeraj Durgapal" w:date="2024-08-28T03:49:00Z" w:id="1624">
                  <w:rPr/>
                </w:rPrChange>
              </w:rPr>
              <w:instrText xml:space="preserve"> PAGEREF _Toc175662453 \h </w:instrText>
            </w:r>
          </w:ins>
          <w:r>
            <w:rPr>
              <w:rFonts w:ascii="Calibri" w:hAnsi="Calibri" w:cs="Calibri"/>
              <w:rPrChange w:author="Neeraj Durgapal" w:date="2024-08-28T03:49:00Z" w:id="1625">
                <w:rPr>
                  <w:rFonts w:ascii="Calibri" w:hAnsi="Calibri" w:cs="Calibri"/>
                </w:rPr>
              </w:rPrChange>
            </w:rPr>
          </w:r>
          <w:ins w:author="Shubhankar Ghosh" w:date="2024-08-27T14:45:00Z" w:id="1626">
            <w:r>
              <w:rPr>
                <w:rFonts w:ascii="Calibri" w:hAnsi="Calibri" w:cs="Calibri"/>
                <w:rPrChange w:author="Neeraj Durgapal" w:date="2024-08-28T03:49:00Z" w:id="1627">
                  <w:rPr/>
                </w:rPrChange>
              </w:rPr>
              <w:fldChar w:fldCharType="separate"/>
            </w:r>
            <w:r>
              <w:rPr>
                <w:rFonts w:ascii="Calibri" w:hAnsi="Calibri" w:cs="Calibri"/>
                <w:rPrChange w:author="Neeraj Durgapal" w:date="2024-08-28T03:49:00Z" w:id="1628">
                  <w:rPr/>
                </w:rPrChange>
              </w:rPr>
              <w:t>24</w:t>
            </w:r>
            <w:r>
              <w:rPr>
                <w:rFonts w:ascii="Calibri" w:hAnsi="Calibri" w:cs="Calibri"/>
                <w:rPrChange w:author="Neeraj Durgapal" w:date="2024-08-28T03:49:00Z" w:id="1629">
                  <w:rPr/>
                </w:rPrChange>
              </w:rPr>
              <w:fldChar w:fldCharType="end"/>
            </w:r>
            <w:r>
              <w:rPr>
                <w:rStyle w:val="Hyperlink"/>
                <w:rFonts w:ascii="Calibri" w:hAnsi="Calibri" w:cs="Calibri"/>
                <w:rPrChange w:author="Neeraj Durgapal" w:date="2024-08-28T03:49:00Z" w:id="1630">
                  <w:rPr>
                    <w:rStyle w:val="Hyperlink"/>
                  </w:rPr>
                </w:rPrChange>
              </w:rPr>
              <w:fldChar w:fldCharType="end"/>
            </w:r>
          </w:ins>
        </w:p>
        <w:p w:rsidRPr="00E403D6" w:rsidR="00E403D6" w:rsidRDefault="00287800" w14:paraId="7093EA3A" w14:textId="77777777">
          <w:pPr>
            <w:pStyle w:val="TOC5"/>
            <w:tabs>
              <w:tab w:val="right" w:leader="dot" w:pos="9350"/>
            </w:tabs>
            <w:rPr>
              <w:ins w:author="Shubhankar Ghosh" w:date="2024-08-27T14:45:00Z" w:id="1631"/>
              <w:rFonts w:ascii="Calibri" w:hAnsi="Calibri" w:cs="Calibri"/>
              <w:lang w:val="en-IN" w:eastAsia="en-IN" w:bidi="mr-IN"/>
              <w:rPrChange w:author="Neeraj Durgapal" w:date="2024-08-28T03:49:00Z" w:id="1632">
                <w:rPr>
                  <w:ins w:author="Shubhankar Ghosh" w:date="2024-08-27T14:45:00Z" w:id="1633"/>
                  <w:rFonts w:cs="Mangal"/>
                  <w:sz w:val="22"/>
                  <w:szCs w:val="20"/>
                  <w:lang w:val="en-IN" w:eastAsia="en-IN" w:bidi="mr-IN"/>
                </w:rPr>
              </w:rPrChange>
            </w:rPr>
          </w:pPr>
          <w:ins w:author="Shubhankar Ghosh" w:date="2024-08-27T14:45:00Z" w:id="1634">
            <w:r>
              <w:rPr>
                <w:rStyle w:val="Hyperlink"/>
                <w:rFonts w:ascii="Calibri" w:hAnsi="Calibri" w:cs="Calibri"/>
                <w:rPrChange w:author="Neeraj Durgapal" w:date="2024-08-28T03:49:00Z" w:id="1635">
                  <w:rPr>
                    <w:rStyle w:val="Hyperlink"/>
                  </w:rPr>
                </w:rPrChange>
              </w:rPr>
              <w:fldChar w:fldCharType="begin"/>
            </w:r>
            <w:r>
              <w:rPr>
                <w:rStyle w:val="Hyperlink"/>
                <w:rFonts w:ascii="Calibri" w:hAnsi="Calibri" w:cs="Calibri"/>
                <w:rPrChange w:author="Neeraj Durgapal" w:date="2024-08-28T03:49:00Z" w:id="1636">
                  <w:rPr>
                    <w:rStyle w:val="Hyperlink"/>
                  </w:rPr>
                </w:rPrChange>
              </w:rPr>
              <w:instrText xml:space="preserve"> </w:instrText>
            </w:r>
            <w:r>
              <w:rPr>
                <w:rFonts w:ascii="Calibri" w:hAnsi="Calibri" w:cs="Calibri"/>
                <w:rPrChange w:author="Neeraj Durgapal" w:date="2024-08-28T03:49:00Z" w:id="1637">
                  <w:rPr/>
                </w:rPrChange>
              </w:rPr>
              <w:instrText>HYPERLINK \l "_Toc175662454"</w:instrText>
            </w:r>
            <w:r>
              <w:rPr>
                <w:rStyle w:val="Hyperlink"/>
                <w:rFonts w:ascii="Calibri" w:hAnsi="Calibri" w:cs="Calibri"/>
                <w:rPrChange w:author="Neeraj Durgapal" w:date="2024-08-28T03:49:00Z" w:id="1638">
                  <w:rPr>
                    <w:rStyle w:val="Hyperlink"/>
                  </w:rPr>
                </w:rPrChange>
              </w:rPr>
              <w:instrText xml:space="preserve"> </w:instrText>
            </w:r>
            <w:r>
              <w:rPr>
                <w:rStyle w:val="Hyperlink"/>
                <w:rFonts w:ascii="Calibri" w:hAnsi="Calibri" w:cs="Calibri"/>
                <w:rPrChange w:author="Neeraj Durgapal" w:date="2024-08-28T03:49:00Z" w:id="1639">
                  <w:rPr>
                    <w:rStyle w:val="Hyperlink"/>
                  </w:rPr>
                </w:rPrChange>
              </w:rPr>
              <w:fldChar w:fldCharType="separate"/>
            </w:r>
            <w:r>
              <w:rPr>
                <w:rStyle w:val="Hyperlink"/>
                <w:rFonts w:ascii="Calibri" w:hAnsi="Calibri" w:eastAsia="Aptos Display" w:cs="Calibri"/>
              </w:rPr>
              <w:t xml:space="preserve">4.3.2.1 – </w:t>
            </w:r>
            <w:r>
              <w:rPr>
                <w:rStyle w:val="Hyperlink"/>
                <w:rFonts w:ascii="Calibri" w:hAnsi="Calibri" w:eastAsia="Aptos" w:cs="Calibri"/>
              </w:rPr>
              <w:t>Detailed Records</w:t>
            </w:r>
            <w:r>
              <w:rPr>
                <w:rFonts w:ascii="Calibri" w:hAnsi="Calibri" w:cs="Calibri"/>
                <w:rPrChange w:author="Neeraj Durgapal" w:date="2024-08-28T03:49:00Z" w:id="1640">
                  <w:rPr/>
                </w:rPrChange>
              </w:rPr>
              <w:tab/>
            </w:r>
            <w:r>
              <w:rPr>
                <w:rFonts w:ascii="Calibri" w:hAnsi="Calibri" w:cs="Calibri"/>
                <w:rPrChange w:author="Neeraj Durgapal" w:date="2024-08-28T03:49:00Z" w:id="1641">
                  <w:rPr/>
                </w:rPrChange>
              </w:rPr>
              <w:fldChar w:fldCharType="begin"/>
            </w:r>
            <w:r>
              <w:rPr>
                <w:rFonts w:ascii="Calibri" w:hAnsi="Calibri" w:cs="Calibri"/>
                <w:rPrChange w:author="Neeraj Durgapal" w:date="2024-08-28T03:49:00Z" w:id="1642">
                  <w:rPr/>
                </w:rPrChange>
              </w:rPr>
              <w:instrText xml:space="preserve"> PAGEREF _Toc175662454 \h </w:instrText>
            </w:r>
          </w:ins>
          <w:r>
            <w:rPr>
              <w:rFonts w:ascii="Calibri" w:hAnsi="Calibri" w:cs="Calibri"/>
              <w:rPrChange w:author="Neeraj Durgapal" w:date="2024-08-28T03:49:00Z" w:id="1643">
                <w:rPr>
                  <w:rFonts w:ascii="Calibri" w:hAnsi="Calibri" w:cs="Calibri"/>
                </w:rPr>
              </w:rPrChange>
            </w:rPr>
          </w:r>
          <w:ins w:author="Shubhankar Ghosh" w:date="2024-08-27T14:45:00Z" w:id="1644">
            <w:r>
              <w:rPr>
                <w:rFonts w:ascii="Calibri" w:hAnsi="Calibri" w:cs="Calibri"/>
                <w:rPrChange w:author="Neeraj Durgapal" w:date="2024-08-28T03:49:00Z" w:id="1645">
                  <w:rPr/>
                </w:rPrChange>
              </w:rPr>
              <w:fldChar w:fldCharType="separate"/>
            </w:r>
            <w:r>
              <w:rPr>
                <w:rFonts w:ascii="Calibri" w:hAnsi="Calibri" w:cs="Calibri"/>
                <w:rPrChange w:author="Neeraj Durgapal" w:date="2024-08-28T03:49:00Z" w:id="1646">
                  <w:rPr/>
                </w:rPrChange>
              </w:rPr>
              <w:t>24</w:t>
            </w:r>
            <w:r>
              <w:rPr>
                <w:rFonts w:ascii="Calibri" w:hAnsi="Calibri" w:cs="Calibri"/>
                <w:rPrChange w:author="Neeraj Durgapal" w:date="2024-08-28T03:49:00Z" w:id="1647">
                  <w:rPr/>
                </w:rPrChange>
              </w:rPr>
              <w:fldChar w:fldCharType="end"/>
            </w:r>
            <w:r>
              <w:rPr>
                <w:rStyle w:val="Hyperlink"/>
                <w:rFonts w:ascii="Calibri" w:hAnsi="Calibri" w:cs="Calibri"/>
                <w:rPrChange w:author="Neeraj Durgapal" w:date="2024-08-28T03:49:00Z" w:id="1648">
                  <w:rPr>
                    <w:rStyle w:val="Hyperlink"/>
                  </w:rPr>
                </w:rPrChange>
              </w:rPr>
              <w:fldChar w:fldCharType="end"/>
            </w:r>
          </w:ins>
        </w:p>
        <w:p w:rsidRPr="00E403D6" w:rsidR="00E403D6" w:rsidRDefault="00287800" w14:paraId="758D996B" w14:textId="77777777">
          <w:pPr>
            <w:pStyle w:val="TOC5"/>
            <w:tabs>
              <w:tab w:val="right" w:leader="dot" w:pos="9350"/>
            </w:tabs>
            <w:rPr>
              <w:ins w:author="Shubhankar Ghosh" w:date="2024-08-27T14:45:00Z" w:id="1649"/>
              <w:rFonts w:ascii="Calibri" w:hAnsi="Calibri" w:cs="Calibri"/>
              <w:lang w:val="en-IN" w:eastAsia="en-IN" w:bidi="mr-IN"/>
              <w:rPrChange w:author="Neeraj Durgapal" w:date="2024-08-28T03:49:00Z" w:id="1650">
                <w:rPr>
                  <w:ins w:author="Shubhankar Ghosh" w:date="2024-08-27T14:45:00Z" w:id="1651"/>
                  <w:rFonts w:cs="Mangal"/>
                  <w:sz w:val="22"/>
                  <w:szCs w:val="20"/>
                  <w:lang w:val="en-IN" w:eastAsia="en-IN" w:bidi="mr-IN"/>
                </w:rPr>
              </w:rPrChange>
            </w:rPr>
          </w:pPr>
          <w:ins w:author="Shubhankar Ghosh" w:date="2024-08-27T14:45:00Z" w:id="1652">
            <w:r>
              <w:rPr>
                <w:rStyle w:val="Hyperlink"/>
                <w:rFonts w:ascii="Calibri" w:hAnsi="Calibri" w:cs="Calibri"/>
                <w:rPrChange w:author="Neeraj Durgapal" w:date="2024-08-28T03:49:00Z" w:id="1653">
                  <w:rPr>
                    <w:rStyle w:val="Hyperlink"/>
                  </w:rPr>
                </w:rPrChange>
              </w:rPr>
              <w:fldChar w:fldCharType="begin"/>
            </w:r>
            <w:r>
              <w:rPr>
                <w:rStyle w:val="Hyperlink"/>
                <w:rFonts w:ascii="Calibri" w:hAnsi="Calibri" w:cs="Calibri"/>
                <w:rPrChange w:author="Neeraj Durgapal" w:date="2024-08-28T03:49:00Z" w:id="1654">
                  <w:rPr>
                    <w:rStyle w:val="Hyperlink"/>
                  </w:rPr>
                </w:rPrChange>
              </w:rPr>
              <w:instrText xml:space="preserve"> </w:instrText>
            </w:r>
            <w:r>
              <w:rPr>
                <w:rFonts w:ascii="Calibri" w:hAnsi="Calibri" w:cs="Calibri"/>
                <w:rPrChange w:author="Neeraj Durgapal" w:date="2024-08-28T03:49:00Z" w:id="1655">
                  <w:rPr/>
                </w:rPrChange>
              </w:rPr>
              <w:instrText>HYPERLINK \l "_Toc175662455"</w:instrText>
            </w:r>
            <w:r>
              <w:rPr>
                <w:rStyle w:val="Hyperlink"/>
                <w:rFonts w:ascii="Calibri" w:hAnsi="Calibri" w:cs="Calibri"/>
                <w:rPrChange w:author="Neeraj Durgapal" w:date="2024-08-28T03:49:00Z" w:id="1656">
                  <w:rPr>
                    <w:rStyle w:val="Hyperlink"/>
                  </w:rPr>
                </w:rPrChange>
              </w:rPr>
              <w:instrText xml:space="preserve"> </w:instrText>
            </w:r>
            <w:r>
              <w:rPr>
                <w:rStyle w:val="Hyperlink"/>
                <w:rFonts w:ascii="Calibri" w:hAnsi="Calibri" w:cs="Calibri"/>
                <w:rPrChange w:author="Neeraj Durgapal" w:date="2024-08-28T03:49:00Z" w:id="1657">
                  <w:rPr>
                    <w:rStyle w:val="Hyperlink"/>
                  </w:rPr>
                </w:rPrChange>
              </w:rPr>
              <w:fldChar w:fldCharType="separate"/>
            </w:r>
            <w:r>
              <w:rPr>
                <w:rStyle w:val="Hyperlink"/>
                <w:rFonts w:ascii="Calibri" w:hAnsi="Calibri" w:eastAsia="Aptos Display" w:cs="Calibri"/>
              </w:rPr>
              <w:t xml:space="preserve">4.3.2.2 – </w:t>
            </w:r>
            <w:r>
              <w:rPr>
                <w:rStyle w:val="Hyperlink"/>
                <w:rFonts w:ascii="Calibri" w:hAnsi="Calibri" w:eastAsia="Aptos" w:cs="Calibri"/>
              </w:rPr>
              <w:t>Filtering Options</w:t>
            </w:r>
            <w:r>
              <w:rPr>
                <w:rFonts w:ascii="Calibri" w:hAnsi="Calibri" w:cs="Calibri"/>
                <w:rPrChange w:author="Neeraj Durgapal" w:date="2024-08-28T03:49:00Z" w:id="1658">
                  <w:rPr/>
                </w:rPrChange>
              </w:rPr>
              <w:tab/>
            </w:r>
            <w:r>
              <w:rPr>
                <w:rFonts w:ascii="Calibri" w:hAnsi="Calibri" w:cs="Calibri"/>
                <w:rPrChange w:author="Neeraj Durgapal" w:date="2024-08-28T03:49:00Z" w:id="1659">
                  <w:rPr/>
                </w:rPrChange>
              </w:rPr>
              <w:fldChar w:fldCharType="begin"/>
            </w:r>
            <w:r>
              <w:rPr>
                <w:rFonts w:ascii="Calibri" w:hAnsi="Calibri" w:cs="Calibri"/>
                <w:rPrChange w:author="Neeraj Durgapal" w:date="2024-08-28T03:49:00Z" w:id="1660">
                  <w:rPr/>
                </w:rPrChange>
              </w:rPr>
              <w:instrText xml:space="preserve"> PAGEREF _Toc175662455 \h </w:instrText>
            </w:r>
          </w:ins>
          <w:r>
            <w:rPr>
              <w:rFonts w:ascii="Calibri" w:hAnsi="Calibri" w:cs="Calibri"/>
              <w:rPrChange w:author="Neeraj Durgapal" w:date="2024-08-28T03:49:00Z" w:id="1661">
                <w:rPr>
                  <w:rFonts w:ascii="Calibri" w:hAnsi="Calibri" w:cs="Calibri"/>
                </w:rPr>
              </w:rPrChange>
            </w:rPr>
          </w:r>
          <w:ins w:author="Shubhankar Ghosh" w:date="2024-08-27T14:45:00Z" w:id="1662">
            <w:r>
              <w:rPr>
                <w:rFonts w:ascii="Calibri" w:hAnsi="Calibri" w:cs="Calibri"/>
                <w:rPrChange w:author="Neeraj Durgapal" w:date="2024-08-28T03:49:00Z" w:id="1663">
                  <w:rPr/>
                </w:rPrChange>
              </w:rPr>
              <w:fldChar w:fldCharType="separate"/>
            </w:r>
            <w:r>
              <w:rPr>
                <w:rFonts w:ascii="Calibri" w:hAnsi="Calibri" w:cs="Calibri"/>
                <w:rPrChange w:author="Neeraj Durgapal" w:date="2024-08-28T03:49:00Z" w:id="1664">
                  <w:rPr/>
                </w:rPrChange>
              </w:rPr>
              <w:t>24</w:t>
            </w:r>
            <w:r>
              <w:rPr>
                <w:rFonts w:ascii="Calibri" w:hAnsi="Calibri" w:cs="Calibri"/>
                <w:rPrChange w:author="Neeraj Durgapal" w:date="2024-08-28T03:49:00Z" w:id="1665">
                  <w:rPr/>
                </w:rPrChange>
              </w:rPr>
              <w:fldChar w:fldCharType="end"/>
            </w:r>
            <w:r>
              <w:rPr>
                <w:rStyle w:val="Hyperlink"/>
                <w:rFonts w:ascii="Calibri" w:hAnsi="Calibri" w:cs="Calibri"/>
                <w:rPrChange w:author="Neeraj Durgapal" w:date="2024-08-28T03:49:00Z" w:id="1666">
                  <w:rPr>
                    <w:rStyle w:val="Hyperlink"/>
                  </w:rPr>
                </w:rPrChange>
              </w:rPr>
              <w:fldChar w:fldCharType="end"/>
            </w:r>
          </w:ins>
        </w:p>
        <w:p w:rsidRPr="00E403D6" w:rsidR="00E403D6" w:rsidRDefault="00287800" w14:paraId="5443A2DE" w14:textId="77777777">
          <w:pPr>
            <w:pStyle w:val="TOC5"/>
            <w:tabs>
              <w:tab w:val="right" w:leader="dot" w:pos="9350"/>
            </w:tabs>
            <w:rPr>
              <w:ins w:author="Shubhankar Ghosh" w:date="2024-08-27T14:45:00Z" w:id="1667"/>
              <w:rFonts w:ascii="Calibri" w:hAnsi="Calibri" w:cs="Calibri"/>
              <w:lang w:val="en-IN" w:eastAsia="en-IN" w:bidi="mr-IN"/>
              <w:rPrChange w:author="Neeraj Durgapal" w:date="2024-08-28T03:49:00Z" w:id="1668">
                <w:rPr>
                  <w:ins w:author="Shubhankar Ghosh" w:date="2024-08-27T14:45:00Z" w:id="1669"/>
                  <w:rFonts w:cs="Mangal"/>
                  <w:sz w:val="22"/>
                  <w:szCs w:val="20"/>
                  <w:lang w:val="en-IN" w:eastAsia="en-IN" w:bidi="mr-IN"/>
                </w:rPr>
              </w:rPrChange>
            </w:rPr>
          </w:pPr>
          <w:ins w:author="Shubhankar Ghosh" w:date="2024-08-27T14:45:00Z" w:id="1670">
            <w:r>
              <w:rPr>
                <w:rStyle w:val="Hyperlink"/>
                <w:rFonts w:ascii="Calibri" w:hAnsi="Calibri" w:cs="Calibri"/>
                <w:rPrChange w:author="Neeraj Durgapal" w:date="2024-08-28T03:49:00Z" w:id="1671">
                  <w:rPr>
                    <w:rStyle w:val="Hyperlink"/>
                  </w:rPr>
                </w:rPrChange>
              </w:rPr>
              <w:fldChar w:fldCharType="begin"/>
            </w:r>
            <w:r>
              <w:rPr>
                <w:rStyle w:val="Hyperlink"/>
                <w:rFonts w:ascii="Calibri" w:hAnsi="Calibri" w:cs="Calibri"/>
                <w:rPrChange w:author="Neeraj Durgapal" w:date="2024-08-28T03:49:00Z" w:id="1672">
                  <w:rPr>
                    <w:rStyle w:val="Hyperlink"/>
                  </w:rPr>
                </w:rPrChange>
              </w:rPr>
              <w:instrText xml:space="preserve"> </w:instrText>
            </w:r>
            <w:r>
              <w:rPr>
                <w:rFonts w:ascii="Calibri" w:hAnsi="Calibri" w:cs="Calibri"/>
                <w:rPrChange w:author="Neeraj Durgapal" w:date="2024-08-28T03:49:00Z" w:id="1673">
                  <w:rPr/>
                </w:rPrChange>
              </w:rPr>
              <w:instrText>HYPERLINK \l "_Toc175662456"</w:instrText>
            </w:r>
            <w:r>
              <w:rPr>
                <w:rStyle w:val="Hyperlink"/>
                <w:rFonts w:ascii="Calibri" w:hAnsi="Calibri" w:cs="Calibri"/>
                <w:rPrChange w:author="Neeraj Durgapal" w:date="2024-08-28T03:49:00Z" w:id="1674">
                  <w:rPr>
                    <w:rStyle w:val="Hyperlink"/>
                  </w:rPr>
                </w:rPrChange>
              </w:rPr>
              <w:instrText xml:space="preserve"> </w:instrText>
            </w:r>
            <w:r>
              <w:rPr>
                <w:rStyle w:val="Hyperlink"/>
                <w:rFonts w:ascii="Calibri" w:hAnsi="Calibri" w:cs="Calibri"/>
                <w:rPrChange w:author="Neeraj Durgapal" w:date="2024-08-28T03:49:00Z" w:id="1675">
                  <w:rPr>
                    <w:rStyle w:val="Hyperlink"/>
                  </w:rPr>
                </w:rPrChange>
              </w:rPr>
              <w:fldChar w:fldCharType="separate"/>
            </w:r>
            <w:r>
              <w:rPr>
                <w:rStyle w:val="Hyperlink"/>
                <w:rFonts w:ascii="Calibri" w:hAnsi="Calibri" w:eastAsia="Aptos Display" w:cs="Calibri"/>
              </w:rPr>
              <w:t xml:space="preserve">4.3.2.3 – </w:t>
            </w:r>
            <w:r>
              <w:rPr>
                <w:rStyle w:val="Hyperlink"/>
                <w:rFonts w:ascii="Calibri" w:hAnsi="Calibri" w:eastAsia="Aptos" w:cs="Calibri"/>
              </w:rPr>
              <w:t>Export Functionality</w:t>
            </w:r>
            <w:r>
              <w:rPr>
                <w:rFonts w:ascii="Calibri" w:hAnsi="Calibri" w:cs="Calibri"/>
                <w:rPrChange w:author="Neeraj Durgapal" w:date="2024-08-28T03:49:00Z" w:id="1676">
                  <w:rPr/>
                </w:rPrChange>
              </w:rPr>
              <w:tab/>
            </w:r>
            <w:r>
              <w:rPr>
                <w:rFonts w:ascii="Calibri" w:hAnsi="Calibri" w:cs="Calibri"/>
                <w:rPrChange w:author="Neeraj Durgapal" w:date="2024-08-28T03:49:00Z" w:id="1677">
                  <w:rPr/>
                </w:rPrChange>
              </w:rPr>
              <w:fldChar w:fldCharType="begin"/>
            </w:r>
            <w:r>
              <w:rPr>
                <w:rFonts w:ascii="Calibri" w:hAnsi="Calibri" w:cs="Calibri"/>
                <w:rPrChange w:author="Neeraj Durgapal" w:date="2024-08-28T03:49:00Z" w:id="1678">
                  <w:rPr/>
                </w:rPrChange>
              </w:rPr>
              <w:instrText xml:space="preserve"> PAGEREF _Toc175662456 \h </w:instrText>
            </w:r>
          </w:ins>
          <w:r>
            <w:rPr>
              <w:rFonts w:ascii="Calibri" w:hAnsi="Calibri" w:cs="Calibri"/>
              <w:rPrChange w:author="Neeraj Durgapal" w:date="2024-08-28T03:49:00Z" w:id="1679">
                <w:rPr>
                  <w:rFonts w:ascii="Calibri" w:hAnsi="Calibri" w:cs="Calibri"/>
                </w:rPr>
              </w:rPrChange>
            </w:rPr>
          </w:r>
          <w:ins w:author="Shubhankar Ghosh" w:date="2024-08-27T14:45:00Z" w:id="1680">
            <w:r>
              <w:rPr>
                <w:rFonts w:ascii="Calibri" w:hAnsi="Calibri" w:cs="Calibri"/>
                <w:rPrChange w:author="Neeraj Durgapal" w:date="2024-08-28T03:49:00Z" w:id="1681">
                  <w:rPr/>
                </w:rPrChange>
              </w:rPr>
              <w:fldChar w:fldCharType="separate"/>
            </w:r>
            <w:r>
              <w:rPr>
                <w:rFonts w:ascii="Calibri" w:hAnsi="Calibri" w:cs="Calibri"/>
                <w:rPrChange w:author="Neeraj Durgapal" w:date="2024-08-28T03:49:00Z" w:id="1682">
                  <w:rPr/>
                </w:rPrChange>
              </w:rPr>
              <w:t>24</w:t>
            </w:r>
            <w:r>
              <w:rPr>
                <w:rFonts w:ascii="Calibri" w:hAnsi="Calibri" w:cs="Calibri"/>
                <w:rPrChange w:author="Neeraj Durgapal" w:date="2024-08-28T03:49:00Z" w:id="1683">
                  <w:rPr/>
                </w:rPrChange>
              </w:rPr>
              <w:fldChar w:fldCharType="end"/>
            </w:r>
            <w:r>
              <w:rPr>
                <w:rStyle w:val="Hyperlink"/>
                <w:rFonts w:ascii="Calibri" w:hAnsi="Calibri" w:cs="Calibri"/>
                <w:rPrChange w:author="Neeraj Durgapal" w:date="2024-08-28T03:49:00Z" w:id="1684">
                  <w:rPr>
                    <w:rStyle w:val="Hyperlink"/>
                  </w:rPr>
                </w:rPrChange>
              </w:rPr>
              <w:fldChar w:fldCharType="end"/>
            </w:r>
          </w:ins>
        </w:p>
        <w:p w:rsidRPr="00E403D6" w:rsidR="00E403D6" w:rsidRDefault="00287800" w14:paraId="41CC085F" w14:textId="77777777">
          <w:pPr>
            <w:pStyle w:val="TOC4"/>
            <w:tabs>
              <w:tab w:val="right" w:leader="dot" w:pos="9350"/>
            </w:tabs>
            <w:rPr>
              <w:ins w:author="Shubhankar Ghosh" w:date="2024-08-27T14:45:00Z" w:id="1685"/>
              <w:rFonts w:ascii="Calibri" w:hAnsi="Calibri" w:cs="Calibri"/>
              <w:lang w:val="en-IN" w:eastAsia="en-IN" w:bidi="mr-IN"/>
              <w:rPrChange w:author="Neeraj Durgapal" w:date="2024-08-28T03:49:00Z" w:id="1686">
                <w:rPr>
                  <w:ins w:author="Shubhankar Ghosh" w:date="2024-08-27T14:45:00Z" w:id="1687"/>
                  <w:rFonts w:cs="Mangal"/>
                  <w:sz w:val="22"/>
                  <w:szCs w:val="20"/>
                  <w:lang w:val="en-IN" w:eastAsia="en-IN" w:bidi="mr-IN"/>
                </w:rPr>
              </w:rPrChange>
            </w:rPr>
          </w:pPr>
          <w:ins w:author="Shubhankar Ghosh" w:date="2024-08-27T14:45:00Z" w:id="1688">
            <w:r>
              <w:rPr>
                <w:rStyle w:val="Hyperlink"/>
                <w:rFonts w:ascii="Calibri" w:hAnsi="Calibri" w:cs="Calibri"/>
                <w:rPrChange w:author="Neeraj Durgapal" w:date="2024-08-28T03:49:00Z" w:id="1689">
                  <w:rPr>
                    <w:rStyle w:val="Hyperlink"/>
                  </w:rPr>
                </w:rPrChange>
              </w:rPr>
              <w:fldChar w:fldCharType="begin"/>
            </w:r>
            <w:r>
              <w:rPr>
                <w:rStyle w:val="Hyperlink"/>
                <w:rFonts w:ascii="Calibri" w:hAnsi="Calibri" w:cs="Calibri"/>
                <w:rPrChange w:author="Neeraj Durgapal" w:date="2024-08-28T03:49:00Z" w:id="1690">
                  <w:rPr>
                    <w:rStyle w:val="Hyperlink"/>
                  </w:rPr>
                </w:rPrChange>
              </w:rPr>
              <w:instrText xml:space="preserve"> </w:instrText>
            </w:r>
            <w:r>
              <w:rPr>
                <w:rFonts w:ascii="Calibri" w:hAnsi="Calibri" w:cs="Calibri"/>
                <w:rPrChange w:author="Neeraj Durgapal" w:date="2024-08-28T03:49:00Z" w:id="1691">
                  <w:rPr/>
                </w:rPrChange>
              </w:rPr>
              <w:instrText>HYPERLINK \l "_Toc175662457"</w:instrText>
            </w:r>
            <w:r>
              <w:rPr>
                <w:rStyle w:val="Hyperlink"/>
                <w:rFonts w:ascii="Calibri" w:hAnsi="Calibri" w:cs="Calibri"/>
                <w:rPrChange w:author="Neeraj Durgapal" w:date="2024-08-28T03:49:00Z" w:id="1692">
                  <w:rPr>
                    <w:rStyle w:val="Hyperlink"/>
                  </w:rPr>
                </w:rPrChange>
              </w:rPr>
              <w:instrText xml:space="preserve"> </w:instrText>
            </w:r>
            <w:r>
              <w:rPr>
                <w:rStyle w:val="Hyperlink"/>
                <w:rFonts w:ascii="Calibri" w:hAnsi="Calibri" w:cs="Calibri"/>
                <w:rPrChange w:author="Neeraj Durgapal" w:date="2024-08-28T03:49:00Z" w:id="1693">
                  <w:rPr>
                    <w:rStyle w:val="Hyperlink"/>
                  </w:rPr>
                </w:rPrChange>
              </w:rPr>
              <w:fldChar w:fldCharType="separate"/>
            </w:r>
            <w:r>
              <w:rPr>
                <w:rStyle w:val="Hyperlink"/>
                <w:rFonts w:ascii="Calibri" w:hAnsi="Calibri" w:eastAsia="Aptos Display" w:cs="Calibri"/>
              </w:rPr>
              <w:t xml:space="preserve">4.3.4- </w:t>
            </w:r>
            <w:r>
              <w:rPr>
                <w:rStyle w:val="Hyperlink"/>
                <w:rFonts w:ascii="Calibri" w:hAnsi="Calibri" w:eastAsia="Aptos" w:cs="Calibri"/>
              </w:rPr>
              <w:t>Pending Settlements</w:t>
            </w:r>
            <w:r>
              <w:rPr>
                <w:rFonts w:ascii="Calibri" w:hAnsi="Calibri" w:cs="Calibri"/>
                <w:rPrChange w:author="Neeraj Durgapal" w:date="2024-08-28T03:49:00Z" w:id="1694">
                  <w:rPr/>
                </w:rPrChange>
              </w:rPr>
              <w:tab/>
            </w:r>
            <w:r>
              <w:rPr>
                <w:rFonts w:ascii="Calibri" w:hAnsi="Calibri" w:cs="Calibri"/>
                <w:rPrChange w:author="Neeraj Durgapal" w:date="2024-08-28T03:49:00Z" w:id="1695">
                  <w:rPr/>
                </w:rPrChange>
              </w:rPr>
              <w:fldChar w:fldCharType="begin"/>
            </w:r>
            <w:r>
              <w:rPr>
                <w:rFonts w:ascii="Calibri" w:hAnsi="Calibri" w:cs="Calibri"/>
                <w:rPrChange w:author="Neeraj Durgapal" w:date="2024-08-28T03:49:00Z" w:id="1696">
                  <w:rPr/>
                </w:rPrChange>
              </w:rPr>
              <w:instrText xml:space="preserve"> PAGEREF _Toc175662457 \h </w:instrText>
            </w:r>
          </w:ins>
          <w:r>
            <w:rPr>
              <w:rFonts w:ascii="Calibri" w:hAnsi="Calibri" w:cs="Calibri"/>
              <w:rPrChange w:author="Neeraj Durgapal" w:date="2024-08-28T03:49:00Z" w:id="1697">
                <w:rPr>
                  <w:rFonts w:ascii="Calibri" w:hAnsi="Calibri" w:cs="Calibri"/>
                </w:rPr>
              </w:rPrChange>
            </w:rPr>
          </w:r>
          <w:ins w:author="Shubhankar Ghosh" w:date="2024-08-27T14:45:00Z" w:id="1698">
            <w:r>
              <w:rPr>
                <w:rFonts w:ascii="Calibri" w:hAnsi="Calibri" w:cs="Calibri"/>
                <w:rPrChange w:author="Neeraj Durgapal" w:date="2024-08-28T03:49:00Z" w:id="1699">
                  <w:rPr/>
                </w:rPrChange>
              </w:rPr>
              <w:fldChar w:fldCharType="separate"/>
            </w:r>
            <w:r>
              <w:rPr>
                <w:rFonts w:ascii="Calibri" w:hAnsi="Calibri" w:cs="Calibri"/>
                <w:rPrChange w:author="Neeraj Durgapal" w:date="2024-08-28T03:49:00Z" w:id="1700">
                  <w:rPr/>
                </w:rPrChange>
              </w:rPr>
              <w:t>24</w:t>
            </w:r>
            <w:r>
              <w:rPr>
                <w:rFonts w:ascii="Calibri" w:hAnsi="Calibri" w:cs="Calibri"/>
                <w:rPrChange w:author="Neeraj Durgapal" w:date="2024-08-28T03:49:00Z" w:id="1701">
                  <w:rPr/>
                </w:rPrChange>
              </w:rPr>
              <w:fldChar w:fldCharType="end"/>
            </w:r>
            <w:r>
              <w:rPr>
                <w:rStyle w:val="Hyperlink"/>
                <w:rFonts w:ascii="Calibri" w:hAnsi="Calibri" w:cs="Calibri"/>
                <w:rPrChange w:author="Neeraj Durgapal" w:date="2024-08-28T03:49:00Z" w:id="1702">
                  <w:rPr>
                    <w:rStyle w:val="Hyperlink"/>
                  </w:rPr>
                </w:rPrChange>
              </w:rPr>
              <w:fldChar w:fldCharType="end"/>
            </w:r>
          </w:ins>
        </w:p>
        <w:p w:rsidRPr="00E403D6" w:rsidR="00E403D6" w:rsidRDefault="00287800" w14:paraId="4B6A09AA" w14:textId="77777777">
          <w:pPr>
            <w:pStyle w:val="TOC5"/>
            <w:tabs>
              <w:tab w:val="right" w:leader="dot" w:pos="9350"/>
            </w:tabs>
            <w:rPr>
              <w:ins w:author="Shubhankar Ghosh" w:date="2024-08-27T14:45:00Z" w:id="1703"/>
              <w:rFonts w:ascii="Calibri" w:hAnsi="Calibri" w:cs="Calibri"/>
              <w:lang w:val="en-IN" w:eastAsia="en-IN" w:bidi="mr-IN"/>
              <w:rPrChange w:author="Neeraj Durgapal" w:date="2024-08-28T03:49:00Z" w:id="1704">
                <w:rPr>
                  <w:ins w:author="Shubhankar Ghosh" w:date="2024-08-27T14:45:00Z" w:id="1705"/>
                  <w:rFonts w:cs="Mangal"/>
                  <w:sz w:val="22"/>
                  <w:szCs w:val="20"/>
                  <w:lang w:val="en-IN" w:eastAsia="en-IN" w:bidi="mr-IN"/>
                </w:rPr>
              </w:rPrChange>
            </w:rPr>
          </w:pPr>
          <w:ins w:author="Shubhankar Ghosh" w:date="2024-08-27T14:45:00Z" w:id="1706">
            <w:r>
              <w:rPr>
                <w:rStyle w:val="Hyperlink"/>
                <w:rFonts w:ascii="Calibri" w:hAnsi="Calibri" w:cs="Calibri"/>
                <w:rPrChange w:author="Neeraj Durgapal" w:date="2024-08-28T03:49:00Z" w:id="1707">
                  <w:rPr>
                    <w:rStyle w:val="Hyperlink"/>
                  </w:rPr>
                </w:rPrChange>
              </w:rPr>
              <w:fldChar w:fldCharType="begin"/>
            </w:r>
            <w:r>
              <w:rPr>
                <w:rStyle w:val="Hyperlink"/>
                <w:rFonts w:ascii="Calibri" w:hAnsi="Calibri" w:cs="Calibri"/>
                <w:rPrChange w:author="Neeraj Durgapal" w:date="2024-08-28T03:49:00Z" w:id="1708">
                  <w:rPr>
                    <w:rStyle w:val="Hyperlink"/>
                  </w:rPr>
                </w:rPrChange>
              </w:rPr>
              <w:instrText xml:space="preserve"> </w:instrText>
            </w:r>
            <w:r>
              <w:rPr>
                <w:rFonts w:ascii="Calibri" w:hAnsi="Calibri" w:cs="Calibri"/>
                <w:rPrChange w:author="Neeraj Durgapal" w:date="2024-08-28T03:49:00Z" w:id="1709">
                  <w:rPr/>
                </w:rPrChange>
              </w:rPr>
              <w:instrText>HYPERLINK \l "_Toc175662458"</w:instrText>
            </w:r>
            <w:r>
              <w:rPr>
                <w:rStyle w:val="Hyperlink"/>
                <w:rFonts w:ascii="Calibri" w:hAnsi="Calibri" w:cs="Calibri"/>
                <w:rPrChange w:author="Neeraj Durgapal" w:date="2024-08-28T03:49:00Z" w:id="1710">
                  <w:rPr>
                    <w:rStyle w:val="Hyperlink"/>
                  </w:rPr>
                </w:rPrChange>
              </w:rPr>
              <w:instrText xml:space="preserve"> </w:instrText>
            </w:r>
            <w:r>
              <w:rPr>
                <w:rStyle w:val="Hyperlink"/>
                <w:rFonts w:ascii="Calibri" w:hAnsi="Calibri" w:cs="Calibri"/>
                <w:rPrChange w:author="Neeraj Durgapal" w:date="2024-08-28T03:49:00Z" w:id="1711">
                  <w:rPr>
                    <w:rStyle w:val="Hyperlink"/>
                  </w:rPr>
                </w:rPrChange>
              </w:rPr>
              <w:fldChar w:fldCharType="separate"/>
            </w:r>
            <w:r>
              <w:rPr>
                <w:rStyle w:val="Hyperlink"/>
                <w:rFonts w:ascii="Calibri" w:hAnsi="Calibri" w:eastAsia="Aptos Display" w:cs="Calibri"/>
              </w:rPr>
              <w:t xml:space="preserve">4.3.4.1 – </w:t>
            </w:r>
            <w:r>
              <w:rPr>
                <w:rStyle w:val="Hyperlink"/>
                <w:rFonts w:ascii="Calibri" w:hAnsi="Calibri" w:eastAsia="Aptos" w:cs="Calibri"/>
              </w:rPr>
              <w:t>Pending Settlement List</w:t>
            </w:r>
            <w:r>
              <w:rPr>
                <w:rFonts w:ascii="Calibri" w:hAnsi="Calibri" w:cs="Calibri"/>
                <w:rPrChange w:author="Neeraj Durgapal" w:date="2024-08-28T03:49:00Z" w:id="1712">
                  <w:rPr/>
                </w:rPrChange>
              </w:rPr>
              <w:tab/>
            </w:r>
            <w:r>
              <w:rPr>
                <w:rFonts w:ascii="Calibri" w:hAnsi="Calibri" w:cs="Calibri"/>
                <w:rPrChange w:author="Neeraj Durgapal" w:date="2024-08-28T03:49:00Z" w:id="1713">
                  <w:rPr/>
                </w:rPrChange>
              </w:rPr>
              <w:fldChar w:fldCharType="begin"/>
            </w:r>
            <w:r>
              <w:rPr>
                <w:rFonts w:ascii="Calibri" w:hAnsi="Calibri" w:cs="Calibri"/>
                <w:rPrChange w:author="Neeraj Durgapal" w:date="2024-08-28T03:49:00Z" w:id="1714">
                  <w:rPr/>
                </w:rPrChange>
              </w:rPr>
              <w:instrText xml:space="preserve"> PAGEREF _Toc175662458 \h </w:instrText>
            </w:r>
          </w:ins>
          <w:r>
            <w:rPr>
              <w:rFonts w:ascii="Calibri" w:hAnsi="Calibri" w:cs="Calibri"/>
              <w:rPrChange w:author="Neeraj Durgapal" w:date="2024-08-28T03:49:00Z" w:id="1715">
                <w:rPr>
                  <w:rFonts w:ascii="Calibri" w:hAnsi="Calibri" w:cs="Calibri"/>
                </w:rPr>
              </w:rPrChange>
            </w:rPr>
          </w:r>
          <w:ins w:author="Shubhankar Ghosh" w:date="2024-08-27T14:45:00Z" w:id="1716">
            <w:r>
              <w:rPr>
                <w:rFonts w:ascii="Calibri" w:hAnsi="Calibri" w:cs="Calibri"/>
                <w:rPrChange w:author="Neeraj Durgapal" w:date="2024-08-28T03:49:00Z" w:id="1717">
                  <w:rPr/>
                </w:rPrChange>
              </w:rPr>
              <w:fldChar w:fldCharType="separate"/>
            </w:r>
            <w:r>
              <w:rPr>
                <w:rFonts w:ascii="Calibri" w:hAnsi="Calibri" w:cs="Calibri"/>
                <w:rPrChange w:author="Neeraj Durgapal" w:date="2024-08-28T03:49:00Z" w:id="1718">
                  <w:rPr/>
                </w:rPrChange>
              </w:rPr>
              <w:t>24</w:t>
            </w:r>
            <w:r>
              <w:rPr>
                <w:rFonts w:ascii="Calibri" w:hAnsi="Calibri" w:cs="Calibri"/>
                <w:rPrChange w:author="Neeraj Durgapal" w:date="2024-08-28T03:49:00Z" w:id="1719">
                  <w:rPr/>
                </w:rPrChange>
              </w:rPr>
              <w:fldChar w:fldCharType="end"/>
            </w:r>
            <w:r>
              <w:rPr>
                <w:rStyle w:val="Hyperlink"/>
                <w:rFonts w:ascii="Calibri" w:hAnsi="Calibri" w:cs="Calibri"/>
                <w:rPrChange w:author="Neeraj Durgapal" w:date="2024-08-28T03:49:00Z" w:id="1720">
                  <w:rPr>
                    <w:rStyle w:val="Hyperlink"/>
                  </w:rPr>
                </w:rPrChange>
              </w:rPr>
              <w:fldChar w:fldCharType="end"/>
            </w:r>
          </w:ins>
        </w:p>
        <w:p w:rsidRPr="00E403D6" w:rsidR="00E403D6" w:rsidRDefault="00287800" w14:paraId="3E01A0D7" w14:textId="77777777">
          <w:pPr>
            <w:pStyle w:val="TOC5"/>
            <w:tabs>
              <w:tab w:val="right" w:leader="dot" w:pos="9350"/>
            </w:tabs>
            <w:rPr>
              <w:ins w:author="Shubhankar Ghosh" w:date="2024-08-27T14:45:00Z" w:id="1721"/>
              <w:rFonts w:ascii="Calibri" w:hAnsi="Calibri" w:cs="Calibri"/>
              <w:lang w:val="en-IN" w:eastAsia="en-IN" w:bidi="mr-IN"/>
              <w:rPrChange w:author="Neeraj Durgapal" w:date="2024-08-28T03:49:00Z" w:id="1722">
                <w:rPr>
                  <w:ins w:author="Shubhankar Ghosh" w:date="2024-08-27T14:45:00Z" w:id="1723"/>
                  <w:rFonts w:cs="Mangal"/>
                  <w:sz w:val="22"/>
                  <w:szCs w:val="20"/>
                  <w:lang w:val="en-IN" w:eastAsia="en-IN" w:bidi="mr-IN"/>
                </w:rPr>
              </w:rPrChange>
            </w:rPr>
          </w:pPr>
          <w:ins w:author="Shubhankar Ghosh" w:date="2024-08-27T14:45:00Z" w:id="1724">
            <w:r>
              <w:rPr>
                <w:rStyle w:val="Hyperlink"/>
                <w:rFonts w:ascii="Calibri" w:hAnsi="Calibri" w:cs="Calibri"/>
                <w:rPrChange w:author="Neeraj Durgapal" w:date="2024-08-28T03:49:00Z" w:id="1725">
                  <w:rPr>
                    <w:rStyle w:val="Hyperlink"/>
                  </w:rPr>
                </w:rPrChange>
              </w:rPr>
              <w:fldChar w:fldCharType="begin"/>
            </w:r>
            <w:r>
              <w:rPr>
                <w:rStyle w:val="Hyperlink"/>
                <w:rFonts w:ascii="Calibri" w:hAnsi="Calibri" w:cs="Calibri"/>
                <w:rPrChange w:author="Neeraj Durgapal" w:date="2024-08-28T03:49:00Z" w:id="1726">
                  <w:rPr>
                    <w:rStyle w:val="Hyperlink"/>
                  </w:rPr>
                </w:rPrChange>
              </w:rPr>
              <w:instrText xml:space="preserve"> </w:instrText>
            </w:r>
            <w:r>
              <w:rPr>
                <w:rFonts w:ascii="Calibri" w:hAnsi="Calibri" w:cs="Calibri"/>
                <w:rPrChange w:author="Neeraj Durgapal" w:date="2024-08-28T03:49:00Z" w:id="1727">
                  <w:rPr/>
                </w:rPrChange>
              </w:rPr>
              <w:instrText>HYPERLINK \l "_Toc175662459"</w:instrText>
            </w:r>
            <w:r>
              <w:rPr>
                <w:rStyle w:val="Hyperlink"/>
                <w:rFonts w:ascii="Calibri" w:hAnsi="Calibri" w:cs="Calibri"/>
                <w:rPrChange w:author="Neeraj Durgapal" w:date="2024-08-28T03:49:00Z" w:id="1728">
                  <w:rPr>
                    <w:rStyle w:val="Hyperlink"/>
                  </w:rPr>
                </w:rPrChange>
              </w:rPr>
              <w:instrText xml:space="preserve"> </w:instrText>
            </w:r>
            <w:r>
              <w:rPr>
                <w:rStyle w:val="Hyperlink"/>
                <w:rFonts w:ascii="Calibri" w:hAnsi="Calibri" w:cs="Calibri"/>
                <w:rPrChange w:author="Neeraj Durgapal" w:date="2024-08-28T03:49:00Z" w:id="1729">
                  <w:rPr>
                    <w:rStyle w:val="Hyperlink"/>
                  </w:rPr>
                </w:rPrChange>
              </w:rPr>
              <w:fldChar w:fldCharType="separate"/>
            </w:r>
            <w:r>
              <w:rPr>
                <w:rStyle w:val="Hyperlink"/>
                <w:rFonts w:ascii="Calibri" w:hAnsi="Calibri" w:eastAsia="Aptos Display" w:cs="Calibri"/>
              </w:rPr>
              <w:t xml:space="preserve">4.3.4.2 – </w:t>
            </w:r>
            <w:r>
              <w:rPr>
                <w:rStyle w:val="Hyperlink"/>
                <w:rFonts w:ascii="Calibri" w:hAnsi="Calibri" w:eastAsia="Aptos" w:cs="Calibri"/>
              </w:rPr>
              <w:t>Automated Alerts</w:t>
            </w:r>
            <w:r>
              <w:rPr>
                <w:rStyle w:val="Hyperlink"/>
                <w:rFonts w:ascii="Calibri" w:hAnsi="Calibri" w:eastAsia="Aptos Display" w:cs="Calibri"/>
              </w:rPr>
              <w:t xml:space="preserve"> </w:t>
            </w:r>
            <w:r>
              <w:rPr>
                <w:rFonts w:ascii="Calibri" w:hAnsi="Calibri" w:cs="Calibri"/>
                <w:rPrChange w:author="Neeraj Durgapal" w:date="2024-08-28T03:49:00Z" w:id="1730">
                  <w:rPr/>
                </w:rPrChange>
              </w:rPr>
              <w:tab/>
            </w:r>
            <w:r>
              <w:rPr>
                <w:rFonts w:ascii="Calibri" w:hAnsi="Calibri" w:cs="Calibri"/>
                <w:rPrChange w:author="Neeraj Durgapal" w:date="2024-08-28T03:49:00Z" w:id="1731">
                  <w:rPr/>
                </w:rPrChange>
              </w:rPr>
              <w:fldChar w:fldCharType="begin"/>
            </w:r>
            <w:r>
              <w:rPr>
                <w:rFonts w:ascii="Calibri" w:hAnsi="Calibri" w:cs="Calibri"/>
                <w:rPrChange w:author="Neeraj Durgapal" w:date="2024-08-28T03:49:00Z" w:id="1732">
                  <w:rPr/>
                </w:rPrChange>
              </w:rPr>
              <w:instrText xml:space="preserve"> PAGEREF _Toc175662459 \h </w:instrText>
            </w:r>
          </w:ins>
          <w:r>
            <w:rPr>
              <w:rFonts w:ascii="Calibri" w:hAnsi="Calibri" w:cs="Calibri"/>
              <w:rPrChange w:author="Neeraj Durgapal" w:date="2024-08-28T03:49:00Z" w:id="1733">
                <w:rPr>
                  <w:rFonts w:ascii="Calibri" w:hAnsi="Calibri" w:cs="Calibri"/>
                </w:rPr>
              </w:rPrChange>
            </w:rPr>
          </w:r>
          <w:ins w:author="Shubhankar Ghosh" w:date="2024-08-27T14:45:00Z" w:id="1734">
            <w:r>
              <w:rPr>
                <w:rFonts w:ascii="Calibri" w:hAnsi="Calibri" w:cs="Calibri"/>
                <w:rPrChange w:author="Neeraj Durgapal" w:date="2024-08-28T03:49:00Z" w:id="1735">
                  <w:rPr/>
                </w:rPrChange>
              </w:rPr>
              <w:fldChar w:fldCharType="separate"/>
            </w:r>
            <w:r>
              <w:rPr>
                <w:rFonts w:ascii="Calibri" w:hAnsi="Calibri" w:cs="Calibri"/>
                <w:rPrChange w:author="Neeraj Durgapal" w:date="2024-08-28T03:49:00Z" w:id="1736">
                  <w:rPr/>
                </w:rPrChange>
              </w:rPr>
              <w:t>24</w:t>
            </w:r>
            <w:r>
              <w:rPr>
                <w:rFonts w:ascii="Calibri" w:hAnsi="Calibri" w:cs="Calibri"/>
                <w:rPrChange w:author="Neeraj Durgapal" w:date="2024-08-28T03:49:00Z" w:id="1737">
                  <w:rPr/>
                </w:rPrChange>
              </w:rPr>
              <w:fldChar w:fldCharType="end"/>
            </w:r>
            <w:r>
              <w:rPr>
                <w:rStyle w:val="Hyperlink"/>
                <w:rFonts w:ascii="Calibri" w:hAnsi="Calibri" w:cs="Calibri"/>
                <w:rPrChange w:author="Neeraj Durgapal" w:date="2024-08-28T03:49:00Z" w:id="1738">
                  <w:rPr>
                    <w:rStyle w:val="Hyperlink"/>
                  </w:rPr>
                </w:rPrChange>
              </w:rPr>
              <w:fldChar w:fldCharType="end"/>
            </w:r>
          </w:ins>
        </w:p>
        <w:p w:rsidRPr="00E403D6" w:rsidR="00E403D6" w:rsidRDefault="00287800" w14:paraId="5F842907" w14:textId="77777777">
          <w:pPr>
            <w:pStyle w:val="TOC3"/>
            <w:tabs>
              <w:tab w:val="right" w:leader="dot" w:pos="9350"/>
            </w:tabs>
            <w:rPr>
              <w:ins w:author="Shubhankar Ghosh" w:date="2024-08-27T14:45:00Z" w:id="1739"/>
              <w:rFonts w:ascii="Calibri" w:hAnsi="Calibri" w:cs="Calibri"/>
              <w:lang w:val="en-IN" w:eastAsia="en-IN" w:bidi="mr-IN"/>
              <w:rPrChange w:author="Neeraj Durgapal" w:date="2024-08-28T03:49:00Z" w:id="1740">
                <w:rPr>
                  <w:ins w:author="Shubhankar Ghosh" w:date="2024-08-27T14:45:00Z" w:id="1741"/>
                  <w:rFonts w:cs="Mangal"/>
                  <w:sz w:val="22"/>
                  <w:szCs w:val="20"/>
                  <w:lang w:val="en-IN" w:eastAsia="en-IN" w:bidi="mr-IN"/>
                </w:rPr>
              </w:rPrChange>
            </w:rPr>
          </w:pPr>
          <w:ins w:author="Shubhankar Ghosh" w:date="2024-08-27T14:45:00Z" w:id="1742">
            <w:r>
              <w:rPr>
                <w:rStyle w:val="Hyperlink"/>
                <w:rFonts w:ascii="Calibri" w:hAnsi="Calibri" w:cs="Calibri"/>
                <w:rPrChange w:author="Neeraj Durgapal" w:date="2024-08-28T03:49:00Z" w:id="1743">
                  <w:rPr>
                    <w:rStyle w:val="Hyperlink"/>
                  </w:rPr>
                </w:rPrChange>
              </w:rPr>
              <w:fldChar w:fldCharType="begin"/>
            </w:r>
            <w:r>
              <w:rPr>
                <w:rStyle w:val="Hyperlink"/>
                <w:rFonts w:ascii="Calibri" w:hAnsi="Calibri" w:cs="Calibri"/>
                <w:rPrChange w:author="Neeraj Durgapal" w:date="2024-08-28T03:49:00Z" w:id="1744">
                  <w:rPr>
                    <w:rStyle w:val="Hyperlink"/>
                  </w:rPr>
                </w:rPrChange>
              </w:rPr>
              <w:instrText xml:space="preserve"> </w:instrText>
            </w:r>
            <w:r>
              <w:rPr>
                <w:rFonts w:ascii="Calibri" w:hAnsi="Calibri" w:cs="Calibri"/>
                <w:rPrChange w:author="Neeraj Durgapal" w:date="2024-08-28T03:49:00Z" w:id="1745">
                  <w:rPr/>
                </w:rPrChange>
              </w:rPr>
              <w:instrText>HYPERLINK \l "_Toc175662460"</w:instrText>
            </w:r>
            <w:r>
              <w:rPr>
                <w:rStyle w:val="Hyperlink"/>
                <w:rFonts w:ascii="Calibri" w:hAnsi="Calibri" w:cs="Calibri"/>
                <w:rPrChange w:author="Neeraj Durgapal" w:date="2024-08-28T03:49:00Z" w:id="1746">
                  <w:rPr>
                    <w:rStyle w:val="Hyperlink"/>
                  </w:rPr>
                </w:rPrChange>
              </w:rPr>
              <w:instrText xml:space="preserve"> </w:instrText>
            </w:r>
            <w:r>
              <w:rPr>
                <w:rStyle w:val="Hyperlink"/>
                <w:rFonts w:ascii="Calibri" w:hAnsi="Calibri" w:cs="Calibri"/>
                <w:rPrChange w:author="Neeraj Durgapal" w:date="2024-08-28T03:49:00Z" w:id="1747">
                  <w:rPr>
                    <w:rStyle w:val="Hyperlink"/>
                  </w:rPr>
                </w:rPrChange>
              </w:rPr>
              <w:fldChar w:fldCharType="separate"/>
            </w:r>
            <w:r>
              <w:rPr>
                <w:rStyle w:val="Hyperlink"/>
                <w:rFonts w:ascii="Calibri" w:hAnsi="Calibri" w:cs="Calibri"/>
              </w:rPr>
              <w:t>4.4 - Non - Functional Specification</w:t>
            </w:r>
            <w:r>
              <w:rPr>
                <w:rFonts w:ascii="Calibri" w:hAnsi="Calibri" w:cs="Calibri"/>
                <w:rPrChange w:author="Neeraj Durgapal" w:date="2024-08-28T03:49:00Z" w:id="1748">
                  <w:rPr/>
                </w:rPrChange>
              </w:rPr>
              <w:tab/>
            </w:r>
            <w:r>
              <w:rPr>
                <w:rFonts w:ascii="Calibri" w:hAnsi="Calibri" w:cs="Calibri"/>
                <w:rPrChange w:author="Neeraj Durgapal" w:date="2024-08-28T03:49:00Z" w:id="1749">
                  <w:rPr/>
                </w:rPrChange>
              </w:rPr>
              <w:fldChar w:fldCharType="begin"/>
            </w:r>
            <w:r>
              <w:rPr>
                <w:rFonts w:ascii="Calibri" w:hAnsi="Calibri" w:cs="Calibri"/>
                <w:rPrChange w:author="Neeraj Durgapal" w:date="2024-08-28T03:49:00Z" w:id="1750">
                  <w:rPr/>
                </w:rPrChange>
              </w:rPr>
              <w:instrText xml:space="preserve"> PAGEREF _Toc175662460 \h </w:instrText>
            </w:r>
          </w:ins>
          <w:r>
            <w:rPr>
              <w:rFonts w:ascii="Calibri" w:hAnsi="Calibri" w:cs="Calibri"/>
              <w:rPrChange w:author="Neeraj Durgapal" w:date="2024-08-28T03:49:00Z" w:id="1751">
                <w:rPr>
                  <w:rFonts w:ascii="Calibri" w:hAnsi="Calibri" w:cs="Calibri"/>
                </w:rPr>
              </w:rPrChange>
            </w:rPr>
          </w:r>
          <w:ins w:author="Shubhankar Ghosh" w:date="2024-08-27T14:45:00Z" w:id="1752">
            <w:r>
              <w:rPr>
                <w:rFonts w:ascii="Calibri" w:hAnsi="Calibri" w:cs="Calibri"/>
                <w:rPrChange w:author="Neeraj Durgapal" w:date="2024-08-28T03:49:00Z" w:id="1753">
                  <w:rPr/>
                </w:rPrChange>
              </w:rPr>
              <w:fldChar w:fldCharType="separate"/>
            </w:r>
            <w:r>
              <w:rPr>
                <w:rFonts w:ascii="Calibri" w:hAnsi="Calibri" w:cs="Calibri"/>
                <w:rPrChange w:author="Neeraj Durgapal" w:date="2024-08-28T03:49:00Z" w:id="1754">
                  <w:rPr/>
                </w:rPrChange>
              </w:rPr>
              <w:t>25</w:t>
            </w:r>
            <w:r>
              <w:rPr>
                <w:rFonts w:ascii="Calibri" w:hAnsi="Calibri" w:cs="Calibri"/>
                <w:rPrChange w:author="Neeraj Durgapal" w:date="2024-08-28T03:49:00Z" w:id="1755">
                  <w:rPr/>
                </w:rPrChange>
              </w:rPr>
              <w:fldChar w:fldCharType="end"/>
            </w:r>
            <w:r>
              <w:rPr>
                <w:rStyle w:val="Hyperlink"/>
                <w:rFonts w:ascii="Calibri" w:hAnsi="Calibri" w:cs="Calibri"/>
                <w:rPrChange w:author="Neeraj Durgapal" w:date="2024-08-28T03:49:00Z" w:id="1756">
                  <w:rPr>
                    <w:rStyle w:val="Hyperlink"/>
                  </w:rPr>
                </w:rPrChange>
              </w:rPr>
              <w:fldChar w:fldCharType="end"/>
            </w:r>
          </w:ins>
        </w:p>
        <w:p w:rsidRPr="00E403D6" w:rsidR="00E403D6" w:rsidRDefault="00287800" w14:paraId="6C26D1F9" w14:textId="77777777">
          <w:pPr>
            <w:pStyle w:val="TOC2"/>
            <w:tabs>
              <w:tab w:val="left" w:pos="660"/>
              <w:tab w:val="right" w:leader="dot" w:pos="9350"/>
            </w:tabs>
            <w:rPr>
              <w:ins w:author="Shubhankar Ghosh" w:date="2024-08-27T14:45:00Z" w:id="1757"/>
              <w:rFonts w:ascii="Calibri" w:hAnsi="Calibri" w:cs="Calibri"/>
              <w:lang w:val="en-IN" w:eastAsia="en-IN" w:bidi="mr-IN"/>
              <w:rPrChange w:author="Neeraj Durgapal" w:date="2024-08-28T03:49:00Z" w:id="1758">
                <w:rPr>
                  <w:ins w:author="Shubhankar Ghosh" w:date="2024-08-27T14:45:00Z" w:id="1759"/>
                  <w:rFonts w:cs="Mangal"/>
                  <w:sz w:val="22"/>
                  <w:szCs w:val="20"/>
                  <w:lang w:val="en-IN" w:eastAsia="en-IN" w:bidi="mr-IN"/>
                </w:rPr>
              </w:rPrChange>
            </w:rPr>
          </w:pPr>
          <w:ins w:author="Shubhankar Ghosh" w:date="2024-08-27T14:45:00Z" w:id="1760">
            <w:r>
              <w:rPr>
                <w:rStyle w:val="Hyperlink"/>
                <w:rFonts w:ascii="Calibri" w:hAnsi="Calibri" w:cs="Calibri"/>
                <w:rPrChange w:author="Neeraj Durgapal" w:date="2024-08-28T03:49:00Z" w:id="1761">
                  <w:rPr>
                    <w:rStyle w:val="Hyperlink"/>
                  </w:rPr>
                </w:rPrChange>
              </w:rPr>
              <w:fldChar w:fldCharType="begin"/>
            </w:r>
            <w:r>
              <w:rPr>
                <w:rStyle w:val="Hyperlink"/>
                <w:rFonts w:ascii="Calibri" w:hAnsi="Calibri" w:cs="Calibri"/>
                <w:rPrChange w:author="Neeraj Durgapal" w:date="2024-08-28T03:49:00Z" w:id="1762">
                  <w:rPr>
                    <w:rStyle w:val="Hyperlink"/>
                  </w:rPr>
                </w:rPrChange>
              </w:rPr>
              <w:instrText xml:space="preserve"> </w:instrText>
            </w:r>
            <w:r>
              <w:rPr>
                <w:rFonts w:ascii="Calibri" w:hAnsi="Calibri" w:cs="Calibri"/>
                <w:rPrChange w:author="Neeraj Durgapal" w:date="2024-08-28T03:49:00Z" w:id="1763">
                  <w:rPr/>
                </w:rPrChange>
              </w:rPr>
              <w:instrText>HYPERLINK \l "_Toc175662461"</w:instrText>
            </w:r>
            <w:r>
              <w:rPr>
                <w:rStyle w:val="Hyperlink"/>
                <w:rFonts w:ascii="Calibri" w:hAnsi="Calibri" w:cs="Calibri"/>
                <w:rPrChange w:author="Neeraj Durgapal" w:date="2024-08-28T03:49:00Z" w:id="1764">
                  <w:rPr>
                    <w:rStyle w:val="Hyperlink"/>
                  </w:rPr>
                </w:rPrChange>
              </w:rPr>
              <w:instrText xml:space="preserve"> </w:instrText>
            </w:r>
            <w:r>
              <w:rPr>
                <w:rStyle w:val="Hyperlink"/>
                <w:rFonts w:ascii="Calibri" w:hAnsi="Calibri" w:cs="Calibri"/>
                <w:rPrChange w:author="Neeraj Durgapal" w:date="2024-08-28T03:49:00Z" w:id="1765">
                  <w:rPr>
                    <w:rStyle w:val="Hyperlink"/>
                  </w:rPr>
                </w:rPrChange>
              </w:rPr>
              <w:fldChar w:fldCharType="separate"/>
            </w:r>
            <w:r>
              <w:rPr>
                <w:rStyle w:val="Hyperlink"/>
                <w:rFonts w:ascii="Calibri" w:hAnsi="Calibri" w:cs="Calibri"/>
              </w:rPr>
              <w:t>5.</w:t>
            </w:r>
            <w:r>
              <w:rPr>
                <w:rFonts w:ascii="Calibri" w:hAnsi="Calibri" w:cs="Calibri"/>
                <w:lang w:val="en-IN" w:eastAsia="en-IN" w:bidi="mr-IN"/>
                <w:rPrChange w:author="Neeraj Durgapal" w:date="2024-08-28T03:49:00Z" w:id="1766">
                  <w:rPr>
                    <w:rFonts w:cs="Mangal"/>
                    <w:sz w:val="22"/>
                    <w:szCs w:val="20"/>
                    <w:lang w:val="en-IN" w:eastAsia="en-IN" w:bidi="mr-IN"/>
                  </w:rPr>
                </w:rPrChange>
              </w:rPr>
              <w:tab/>
            </w:r>
            <w:r>
              <w:rPr>
                <w:rStyle w:val="Hyperlink"/>
                <w:rFonts w:ascii="Calibri" w:hAnsi="Calibri" w:cs="Calibri"/>
              </w:rPr>
              <w:t>FS_MS_5 – Invoices</w:t>
            </w:r>
            <w:r>
              <w:rPr>
                <w:rFonts w:ascii="Calibri" w:hAnsi="Calibri" w:cs="Calibri"/>
                <w:rPrChange w:author="Neeraj Durgapal" w:date="2024-08-28T03:49:00Z" w:id="1767">
                  <w:rPr/>
                </w:rPrChange>
              </w:rPr>
              <w:tab/>
            </w:r>
            <w:r>
              <w:rPr>
                <w:rFonts w:ascii="Calibri" w:hAnsi="Calibri" w:cs="Calibri"/>
                <w:rPrChange w:author="Neeraj Durgapal" w:date="2024-08-28T03:49:00Z" w:id="1768">
                  <w:rPr/>
                </w:rPrChange>
              </w:rPr>
              <w:fldChar w:fldCharType="begin"/>
            </w:r>
            <w:r>
              <w:rPr>
                <w:rFonts w:ascii="Calibri" w:hAnsi="Calibri" w:cs="Calibri"/>
                <w:rPrChange w:author="Neeraj Durgapal" w:date="2024-08-28T03:49:00Z" w:id="1769">
                  <w:rPr/>
                </w:rPrChange>
              </w:rPr>
              <w:instrText xml:space="preserve"> PAGEREF _Toc175662461 \h </w:instrText>
            </w:r>
          </w:ins>
          <w:r>
            <w:rPr>
              <w:rFonts w:ascii="Calibri" w:hAnsi="Calibri" w:cs="Calibri"/>
              <w:rPrChange w:author="Neeraj Durgapal" w:date="2024-08-28T03:49:00Z" w:id="1770">
                <w:rPr>
                  <w:rFonts w:ascii="Calibri" w:hAnsi="Calibri" w:cs="Calibri"/>
                </w:rPr>
              </w:rPrChange>
            </w:rPr>
          </w:r>
          <w:ins w:author="Shubhankar Ghosh" w:date="2024-08-27T14:45:00Z" w:id="1771">
            <w:r>
              <w:rPr>
                <w:rFonts w:ascii="Calibri" w:hAnsi="Calibri" w:cs="Calibri"/>
                <w:rPrChange w:author="Neeraj Durgapal" w:date="2024-08-28T03:49:00Z" w:id="1772">
                  <w:rPr/>
                </w:rPrChange>
              </w:rPr>
              <w:fldChar w:fldCharType="separate"/>
            </w:r>
            <w:r>
              <w:rPr>
                <w:rFonts w:ascii="Calibri" w:hAnsi="Calibri" w:cs="Calibri"/>
                <w:rPrChange w:author="Neeraj Durgapal" w:date="2024-08-28T03:49:00Z" w:id="1773">
                  <w:rPr/>
                </w:rPrChange>
              </w:rPr>
              <w:t>25</w:t>
            </w:r>
            <w:r>
              <w:rPr>
                <w:rFonts w:ascii="Calibri" w:hAnsi="Calibri" w:cs="Calibri"/>
                <w:rPrChange w:author="Neeraj Durgapal" w:date="2024-08-28T03:49:00Z" w:id="1774">
                  <w:rPr/>
                </w:rPrChange>
              </w:rPr>
              <w:fldChar w:fldCharType="end"/>
            </w:r>
            <w:r>
              <w:rPr>
                <w:rStyle w:val="Hyperlink"/>
                <w:rFonts w:ascii="Calibri" w:hAnsi="Calibri" w:cs="Calibri"/>
                <w:rPrChange w:author="Neeraj Durgapal" w:date="2024-08-28T03:49:00Z" w:id="1775">
                  <w:rPr>
                    <w:rStyle w:val="Hyperlink"/>
                  </w:rPr>
                </w:rPrChange>
              </w:rPr>
              <w:fldChar w:fldCharType="end"/>
            </w:r>
          </w:ins>
        </w:p>
        <w:p w:rsidRPr="00E403D6" w:rsidR="00E403D6" w:rsidRDefault="00287800" w14:paraId="285234E5" w14:textId="77777777">
          <w:pPr>
            <w:pStyle w:val="TOC3"/>
            <w:tabs>
              <w:tab w:val="right" w:leader="dot" w:pos="9350"/>
            </w:tabs>
            <w:rPr>
              <w:ins w:author="Shubhankar Ghosh" w:date="2024-08-27T14:45:00Z" w:id="1776"/>
              <w:rFonts w:ascii="Calibri" w:hAnsi="Calibri" w:cs="Calibri"/>
              <w:lang w:val="en-IN" w:eastAsia="en-IN" w:bidi="mr-IN"/>
              <w:rPrChange w:author="Neeraj Durgapal" w:date="2024-08-28T03:49:00Z" w:id="1777">
                <w:rPr>
                  <w:ins w:author="Shubhankar Ghosh" w:date="2024-08-27T14:45:00Z" w:id="1778"/>
                  <w:rFonts w:cs="Mangal"/>
                  <w:sz w:val="22"/>
                  <w:szCs w:val="20"/>
                  <w:lang w:val="en-IN" w:eastAsia="en-IN" w:bidi="mr-IN"/>
                </w:rPr>
              </w:rPrChange>
            </w:rPr>
          </w:pPr>
          <w:ins w:author="Shubhankar Ghosh" w:date="2024-08-27T14:45:00Z" w:id="1779">
            <w:r>
              <w:rPr>
                <w:rStyle w:val="Hyperlink"/>
                <w:rFonts w:ascii="Calibri" w:hAnsi="Calibri" w:cs="Calibri"/>
                <w:rPrChange w:author="Neeraj Durgapal" w:date="2024-08-28T03:49:00Z" w:id="1780">
                  <w:rPr>
                    <w:rStyle w:val="Hyperlink"/>
                  </w:rPr>
                </w:rPrChange>
              </w:rPr>
              <w:fldChar w:fldCharType="begin"/>
            </w:r>
            <w:r>
              <w:rPr>
                <w:rStyle w:val="Hyperlink"/>
                <w:rFonts w:ascii="Calibri" w:hAnsi="Calibri" w:cs="Calibri"/>
                <w:rPrChange w:author="Neeraj Durgapal" w:date="2024-08-28T03:49:00Z" w:id="1781">
                  <w:rPr>
                    <w:rStyle w:val="Hyperlink"/>
                  </w:rPr>
                </w:rPrChange>
              </w:rPr>
              <w:instrText xml:space="preserve"> </w:instrText>
            </w:r>
            <w:r>
              <w:rPr>
                <w:rFonts w:ascii="Calibri" w:hAnsi="Calibri" w:cs="Calibri"/>
                <w:rPrChange w:author="Neeraj Durgapal" w:date="2024-08-28T03:49:00Z" w:id="1782">
                  <w:rPr/>
                </w:rPrChange>
              </w:rPr>
              <w:instrText>HYPERLINK \l "_Toc175662462"</w:instrText>
            </w:r>
            <w:r>
              <w:rPr>
                <w:rStyle w:val="Hyperlink"/>
                <w:rFonts w:ascii="Calibri" w:hAnsi="Calibri" w:cs="Calibri"/>
                <w:rPrChange w:author="Neeraj Durgapal" w:date="2024-08-28T03:49:00Z" w:id="1783">
                  <w:rPr>
                    <w:rStyle w:val="Hyperlink"/>
                  </w:rPr>
                </w:rPrChange>
              </w:rPr>
              <w:instrText xml:space="preserve"> </w:instrText>
            </w:r>
            <w:r>
              <w:rPr>
                <w:rStyle w:val="Hyperlink"/>
                <w:rFonts w:ascii="Calibri" w:hAnsi="Calibri" w:cs="Calibri"/>
                <w:rPrChange w:author="Neeraj Durgapal" w:date="2024-08-28T03:49:00Z" w:id="1784">
                  <w:rPr>
                    <w:rStyle w:val="Hyperlink"/>
                  </w:rPr>
                </w:rPrChange>
              </w:rPr>
              <w:fldChar w:fldCharType="separate"/>
            </w:r>
            <w:r>
              <w:rPr>
                <w:rStyle w:val="Hyperlink"/>
                <w:rFonts w:ascii="Calibri" w:hAnsi="Calibri" w:cs="Calibri"/>
              </w:rPr>
              <w:t>5.1 - Objective</w:t>
            </w:r>
            <w:r>
              <w:rPr>
                <w:rFonts w:ascii="Calibri" w:hAnsi="Calibri" w:cs="Calibri"/>
                <w:rPrChange w:author="Neeraj Durgapal" w:date="2024-08-28T03:49:00Z" w:id="1785">
                  <w:rPr/>
                </w:rPrChange>
              </w:rPr>
              <w:tab/>
            </w:r>
            <w:r>
              <w:rPr>
                <w:rFonts w:ascii="Calibri" w:hAnsi="Calibri" w:cs="Calibri"/>
                <w:rPrChange w:author="Neeraj Durgapal" w:date="2024-08-28T03:49:00Z" w:id="1786">
                  <w:rPr/>
                </w:rPrChange>
              </w:rPr>
              <w:fldChar w:fldCharType="begin"/>
            </w:r>
            <w:r>
              <w:rPr>
                <w:rFonts w:ascii="Calibri" w:hAnsi="Calibri" w:cs="Calibri"/>
                <w:rPrChange w:author="Neeraj Durgapal" w:date="2024-08-28T03:49:00Z" w:id="1787">
                  <w:rPr/>
                </w:rPrChange>
              </w:rPr>
              <w:instrText xml:space="preserve"> PAGEREF _Toc175662462 \h </w:instrText>
            </w:r>
          </w:ins>
          <w:r>
            <w:rPr>
              <w:rFonts w:ascii="Calibri" w:hAnsi="Calibri" w:cs="Calibri"/>
              <w:rPrChange w:author="Neeraj Durgapal" w:date="2024-08-28T03:49:00Z" w:id="1788">
                <w:rPr>
                  <w:rFonts w:ascii="Calibri" w:hAnsi="Calibri" w:cs="Calibri"/>
                </w:rPr>
              </w:rPrChange>
            </w:rPr>
          </w:r>
          <w:ins w:author="Shubhankar Ghosh" w:date="2024-08-27T14:45:00Z" w:id="1789">
            <w:r>
              <w:rPr>
                <w:rFonts w:ascii="Calibri" w:hAnsi="Calibri" w:cs="Calibri"/>
                <w:rPrChange w:author="Neeraj Durgapal" w:date="2024-08-28T03:49:00Z" w:id="1790">
                  <w:rPr/>
                </w:rPrChange>
              </w:rPr>
              <w:fldChar w:fldCharType="separate"/>
            </w:r>
            <w:r>
              <w:rPr>
                <w:rFonts w:ascii="Calibri" w:hAnsi="Calibri" w:cs="Calibri"/>
                <w:rPrChange w:author="Neeraj Durgapal" w:date="2024-08-28T03:49:00Z" w:id="1791">
                  <w:rPr/>
                </w:rPrChange>
              </w:rPr>
              <w:t>25</w:t>
            </w:r>
            <w:r>
              <w:rPr>
                <w:rFonts w:ascii="Calibri" w:hAnsi="Calibri" w:cs="Calibri"/>
                <w:rPrChange w:author="Neeraj Durgapal" w:date="2024-08-28T03:49:00Z" w:id="1792">
                  <w:rPr/>
                </w:rPrChange>
              </w:rPr>
              <w:fldChar w:fldCharType="end"/>
            </w:r>
            <w:r>
              <w:rPr>
                <w:rStyle w:val="Hyperlink"/>
                <w:rFonts w:ascii="Calibri" w:hAnsi="Calibri" w:cs="Calibri"/>
                <w:rPrChange w:author="Neeraj Durgapal" w:date="2024-08-28T03:49:00Z" w:id="1793">
                  <w:rPr>
                    <w:rStyle w:val="Hyperlink"/>
                  </w:rPr>
                </w:rPrChange>
              </w:rPr>
              <w:fldChar w:fldCharType="end"/>
            </w:r>
          </w:ins>
        </w:p>
        <w:p w:rsidRPr="00E403D6" w:rsidR="00E403D6" w:rsidRDefault="00287800" w14:paraId="74C3FD58" w14:textId="77777777">
          <w:pPr>
            <w:pStyle w:val="TOC4"/>
            <w:tabs>
              <w:tab w:val="right" w:leader="dot" w:pos="9350"/>
            </w:tabs>
            <w:rPr>
              <w:ins w:author="Shubhankar Ghosh" w:date="2024-08-27T14:45:00Z" w:id="1794"/>
              <w:rFonts w:ascii="Calibri" w:hAnsi="Calibri" w:cs="Calibri"/>
              <w:lang w:val="en-IN" w:eastAsia="en-IN" w:bidi="mr-IN"/>
              <w:rPrChange w:author="Neeraj Durgapal" w:date="2024-08-28T03:49:00Z" w:id="1795">
                <w:rPr>
                  <w:ins w:author="Shubhankar Ghosh" w:date="2024-08-27T14:45:00Z" w:id="1796"/>
                  <w:rFonts w:cs="Mangal"/>
                  <w:sz w:val="22"/>
                  <w:szCs w:val="20"/>
                  <w:lang w:val="en-IN" w:eastAsia="en-IN" w:bidi="mr-IN"/>
                </w:rPr>
              </w:rPrChange>
            </w:rPr>
          </w:pPr>
          <w:ins w:author="Shubhankar Ghosh" w:date="2024-08-27T14:45:00Z" w:id="1797">
            <w:r>
              <w:rPr>
                <w:rStyle w:val="Hyperlink"/>
                <w:rFonts w:ascii="Calibri" w:hAnsi="Calibri" w:cs="Calibri"/>
                <w:rPrChange w:author="Neeraj Durgapal" w:date="2024-08-28T03:49:00Z" w:id="1798">
                  <w:rPr>
                    <w:rStyle w:val="Hyperlink"/>
                  </w:rPr>
                </w:rPrChange>
              </w:rPr>
              <w:fldChar w:fldCharType="begin"/>
            </w:r>
            <w:r>
              <w:rPr>
                <w:rStyle w:val="Hyperlink"/>
                <w:rFonts w:ascii="Calibri" w:hAnsi="Calibri" w:cs="Calibri"/>
                <w:rPrChange w:author="Neeraj Durgapal" w:date="2024-08-28T03:49:00Z" w:id="1799">
                  <w:rPr>
                    <w:rStyle w:val="Hyperlink"/>
                  </w:rPr>
                </w:rPrChange>
              </w:rPr>
              <w:instrText xml:space="preserve"> </w:instrText>
            </w:r>
            <w:r>
              <w:rPr>
                <w:rFonts w:ascii="Calibri" w:hAnsi="Calibri" w:cs="Calibri"/>
                <w:rPrChange w:author="Neeraj Durgapal" w:date="2024-08-28T03:49:00Z" w:id="1800">
                  <w:rPr/>
                </w:rPrChange>
              </w:rPr>
              <w:instrText>HYPERLINK \l "_Toc175662463"</w:instrText>
            </w:r>
            <w:r>
              <w:rPr>
                <w:rStyle w:val="Hyperlink"/>
                <w:rFonts w:ascii="Calibri" w:hAnsi="Calibri" w:cs="Calibri"/>
                <w:rPrChange w:author="Neeraj Durgapal" w:date="2024-08-28T03:49:00Z" w:id="1801">
                  <w:rPr>
                    <w:rStyle w:val="Hyperlink"/>
                  </w:rPr>
                </w:rPrChange>
              </w:rPr>
              <w:instrText xml:space="preserve"> </w:instrText>
            </w:r>
            <w:r>
              <w:rPr>
                <w:rStyle w:val="Hyperlink"/>
                <w:rFonts w:ascii="Calibri" w:hAnsi="Calibri" w:cs="Calibri"/>
                <w:rPrChange w:author="Neeraj Durgapal" w:date="2024-08-28T03:49:00Z" w:id="1802">
                  <w:rPr>
                    <w:rStyle w:val="Hyperlink"/>
                  </w:rPr>
                </w:rPrChange>
              </w:rPr>
              <w:fldChar w:fldCharType="separate"/>
            </w:r>
            <w:r>
              <w:rPr>
                <w:rStyle w:val="Hyperlink"/>
                <w:rFonts w:ascii="Calibri" w:hAnsi="Calibri" w:cs="Calibri"/>
              </w:rPr>
              <w:t>5.1.1 - Listing Invoices</w:t>
            </w:r>
            <w:r>
              <w:rPr>
                <w:rFonts w:ascii="Calibri" w:hAnsi="Calibri" w:cs="Calibri"/>
                <w:rPrChange w:author="Neeraj Durgapal" w:date="2024-08-28T03:49:00Z" w:id="1803">
                  <w:rPr/>
                </w:rPrChange>
              </w:rPr>
              <w:tab/>
            </w:r>
            <w:r>
              <w:rPr>
                <w:rFonts w:ascii="Calibri" w:hAnsi="Calibri" w:cs="Calibri"/>
                <w:rPrChange w:author="Neeraj Durgapal" w:date="2024-08-28T03:49:00Z" w:id="1804">
                  <w:rPr/>
                </w:rPrChange>
              </w:rPr>
              <w:fldChar w:fldCharType="begin"/>
            </w:r>
            <w:r>
              <w:rPr>
                <w:rFonts w:ascii="Calibri" w:hAnsi="Calibri" w:cs="Calibri"/>
                <w:rPrChange w:author="Neeraj Durgapal" w:date="2024-08-28T03:49:00Z" w:id="1805">
                  <w:rPr/>
                </w:rPrChange>
              </w:rPr>
              <w:instrText xml:space="preserve"> PAGEREF _Toc175662463 \h </w:instrText>
            </w:r>
          </w:ins>
          <w:r>
            <w:rPr>
              <w:rFonts w:ascii="Calibri" w:hAnsi="Calibri" w:cs="Calibri"/>
              <w:rPrChange w:author="Neeraj Durgapal" w:date="2024-08-28T03:49:00Z" w:id="1806">
                <w:rPr>
                  <w:rFonts w:ascii="Calibri" w:hAnsi="Calibri" w:cs="Calibri"/>
                </w:rPr>
              </w:rPrChange>
            </w:rPr>
          </w:r>
          <w:ins w:author="Shubhankar Ghosh" w:date="2024-08-27T14:45:00Z" w:id="1807">
            <w:r>
              <w:rPr>
                <w:rFonts w:ascii="Calibri" w:hAnsi="Calibri" w:cs="Calibri"/>
                <w:rPrChange w:author="Neeraj Durgapal" w:date="2024-08-28T03:49:00Z" w:id="1808">
                  <w:rPr/>
                </w:rPrChange>
              </w:rPr>
              <w:fldChar w:fldCharType="separate"/>
            </w:r>
            <w:r>
              <w:rPr>
                <w:rFonts w:ascii="Calibri" w:hAnsi="Calibri" w:cs="Calibri"/>
                <w:rPrChange w:author="Neeraj Durgapal" w:date="2024-08-28T03:49:00Z" w:id="1809">
                  <w:rPr/>
                </w:rPrChange>
              </w:rPr>
              <w:t>25</w:t>
            </w:r>
            <w:r>
              <w:rPr>
                <w:rFonts w:ascii="Calibri" w:hAnsi="Calibri" w:cs="Calibri"/>
                <w:rPrChange w:author="Neeraj Durgapal" w:date="2024-08-28T03:49:00Z" w:id="1810">
                  <w:rPr/>
                </w:rPrChange>
              </w:rPr>
              <w:fldChar w:fldCharType="end"/>
            </w:r>
            <w:r>
              <w:rPr>
                <w:rStyle w:val="Hyperlink"/>
                <w:rFonts w:ascii="Calibri" w:hAnsi="Calibri" w:cs="Calibri"/>
                <w:rPrChange w:author="Neeraj Durgapal" w:date="2024-08-28T03:49:00Z" w:id="1811">
                  <w:rPr>
                    <w:rStyle w:val="Hyperlink"/>
                  </w:rPr>
                </w:rPrChange>
              </w:rPr>
              <w:fldChar w:fldCharType="end"/>
            </w:r>
          </w:ins>
        </w:p>
        <w:p w:rsidRPr="00E403D6" w:rsidR="00E403D6" w:rsidRDefault="00287800" w14:paraId="1DDB161A" w14:textId="77777777">
          <w:pPr>
            <w:pStyle w:val="TOC4"/>
            <w:tabs>
              <w:tab w:val="right" w:leader="dot" w:pos="9350"/>
            </w:tabs>
            <w:rPr>
              <w:ins w:author="Shubhankar Ghosh" w:date="2024-08-27T14:45:00Z" w:id="1812"/>
              <w:rFonts w:ascii="Calibri" w:hAnsi="Calibri" w:cs="Calibri"/>
              <w:lang w:val="en-IN" w:eastAsia="en-IN" w:bidi="mr-IN"/>
              <w:rPrChange w:author="Neeraj Durgapal" w:date="2024-08-28T03:49:00Z" w:id="1813">
                <w:rPr>
                  <w:ins w:author="Shubhankar Ghosh" w:date="2024-08-27T14:45:00Z" w:id="1814"/>
                  <w:rFonts w:cs="Mangal"/>
                  <w:sz w:val="22"/>
                  <w:szCs w:val="20"/>
                  <w:lang w:val="en-IN" w:eastAsia="en-IN" w:bidi="mr-IN"/>
                </w:rPr>
              </w:rPrChange>
            </w:rPr>
          </w:pPr>
          <w:ins w:author="Shubhankar Ghosh" w:date="2024-08-27T14:45:00Z" w:id="1815">
            <w:r>
              <w:rPr>
                <w:rStyle w:val="Hyperlink"/>
                <w:rFonts w:ascii="Calibri" w:hAnsi="Calibri" w:cs="Calibri"/>
                <w:rPrChange w:author="Neeraj Durgapal" w:date="2024-08-28T03:49:00Z" w:id="1816">
                  <w:rPr>
                    <w:rStyle w:val="Hyperlink"/>
                  </w:rPr>
                </w:rPrChange>
              </w:rPr>
              <w:fldChar w:fldCharType="begin"/>
            </w:r>
            <w:r>
              <w:rPr>
                <w:rStyle w:val="Hyperlink"/>
                <w:rFonts w:ascii="Calibri" w:hAnsi="Calibri" w:cs="Calibri"/>
                <w:rPrChange w:author="Neeraj Durgapal" w:date="2024-08-28T03:49:00Z" w:id="1817">
                  <w:rPr>
                    <w:rStyle w:val="Hyperlink"/>
                  </w:rPr>
                </w:rPrChange>
              </w:rPr>
              <w:instrText xml:space="preserve"> </w:instrText>
            </w:r>
            <w:r>
              <w:rPr>
                <w:rFonts w:ascii="Calibri" w:hAnsi="Calibri" w:cs="Calibri"/>
                <w:rPrChange w:author="Neeraj Durgapal" w:date="2024-08-28T03:49:00Z" w:id="1818">
                  <w:rPr/>
                </w:rPrChange>
              </w:rPr>
              <w:instrText>HYPERLINK \l "_Toc175662464"</w:instrText>
            </w:r>
            <w:r>
              <w:rPr>
                <w:rStyle w:val="Hyperlink"/>
                <w:rFonts w:ascii="Calibri" w:hAnsi="Calibri" w:cs="Calibri"/>
                <w:rPrChange w:author="Neeraj Durgapal" w:date="2024-08-28T03:49:00Z" w:id="1819">
                  <w:rPr>
                    <w:rStyle w:val="Hyperlink"/>
                  </w:rPr>
                </w:rPrChange>
              </w:rPr>
              <w:instrText xml:space="preserve"> </w:instrText>
            </w:r>
            <w:r>
              <w:rPr>
                <w:rStyle w:val="Hyperlink"/>
                <w:rFonts w:ascii="Calibri" w:hAnsi="Calibri" w:cs="Calibri"/>
                <w:rPrChange w:author="Neeraj Durgapal" w:date="2024-08-28T03:49:00Z" w:id="1820">
                  <w:rPr>
                    <w:rStyle w:val="Hyperlink"/>
                  </w:rPr>
                </w:rPrChange>
              </w:rPr>
              <w:fldChar w:fldCharType="separate"/>
            </w:r>
            <w:r>
              <w:rPr>
                <w:rStyle w:val="Hyperlink"/>
                <w:rFonts w:ascii="Calibri" w:hAnsi="Calibri" w:cs="Calibri"/>
              </w:rPr>
              <w:t>5.1.1 - Listing Invoices</w:t>
            </w:r>
            <w:r>
              <w:rPr>
                <w:rFonts w:ascii="Calibri" w:hAnsi="Calibri" w:cs="Calibri"/>
                <w:rPrChange w:author="Neeraj Durgapal" w:date="2024-08-28T03:49:00Z" w:id="1821">
                  <w:rPr/>
                </w:rPrChange>
              </w:rPr>
              <w:tab/>
            </w:r>
            <w:r>
              <w:rPr>
                <w:rFonts w:ascii="Calibri" w:hAnsi="Calibri" w:cs="Calibri"/>
                <w:rPrChange w:author="Neeraj Durgapal" w:date="2024-08-28T03:49:00Z" w:id="1822">
                  <w:rPr/>
                </w:rPrChange>
              </w:rPr>
              <w:fldChar w:fldCharType="begin"/>
            </w:r>
            <w:r>
              <w:rPr>
                <w:rFonts w:ascii="Calibri" w:hAnsi="Calibri" w:cs="Calibri"/>
                <w:rPrChange w:author="Neeraj Durgapal" w:date="2024-08-28T03:49:00Z" w:id="1823">
                  <w:rPr/>
                </w:rPrChange>
              </w:rPr>
              <w:instrText xml:space="preserve"> PAGEREF _Toc175662464 \h </w:instrText>
            </w:r>
          </w:ins>
          <w:r>
            <w:rPr>
              <w:rFonts w:ascii="Calibri" w:hAnsi="Calibri" w:cs="Calibri"/>
              <w:rPrChange w:author="Neeraj Durgapal" w:date="2024-08-28T03:49:00Z" w:id="1824">
                <w:rPr>
                  <w:rFonts w:ascii="Calibri" w:hAnsi="Calibri" w:cs="Calibri"/>
                </w:rPr>
              </w:rPrChange>
            </w:rPr>
          </w:r>
          <w:ins w:author="Shubhankar Ghosh" w:date="2024-08-27T14:45:00Z" w:id="1825">
            <w:r>
              <w:rPr>
                <w:rFonts w:ascii="Calibri" w:hAnsi="Calibri" w:cs="Calibri"/>
                <w:rPrChange w:author="Neeraj Durgapal" w:date="2024-08-28T03:49:00Z" w:id="1826">
                  <w:rPr/>
                </w:rPrChange>
              </w:rPr>
              <w:fldChar w:fldCharType="separate"/>
            </w:r>
            <w:r>
              <w:rPr>
                <w:rFonts w:ascii="Calibri" w:hAnsi="Calibri" w:cs="Calibri"/>
                <w:rPrChange w:author="Neeraj Durgapal" w:date="2024-08-28T03:49:00Z" w:id="1827">
                  <w:rPr/>
                </w:rPrChange>
              </w:rPr>
              <w:t>25</w:t>
            </w:r>
            <w:r>
              <w:rPr>
                <w:rFonts w:ascii="Calibri" w:hAnsi="Calibri" w:cs="Calibri"/>
                <w:rPrChange w:author="Neeraj Durgapal" w:date="2024-08-28T03:49:00Z" w:id="1828">
                  <w:rPr/>
                </w:rPrChange>
              </w:rPr>
              <w:fldChar w:fldCharType="end"/>
            </w:r>
            <w:r>
              <w:rPr>
                <w:rStyle w:val="Hyperlink"/>
                <w:rFonts w:ascii="Calibri" w:hAnsi="Calibri" w:cs="Calibri"/>
                <w:rPrChange w:author="Neeraj Durgapal" w:date="2024-08-28T03:49:00Z" w:id="1829">
                  <w:rPr>
                    <w:rStyle w:val="Hyperlink"/>
                  </w:rPr>
                </w:rPrChange>
              </w:rPr>
              <w:fldChar w:fldCharType="end"/>
            </w:r>
          </w:ins>
        </w:p>
        <w:p w:rsidRPr="00E403D6" w:rsidR="00E403D6" w:rsidRDefault="00287800" w14:paraId="78EBA41B" w14:textId="77777777">
          <w:pPr>
            <w:pStyle w:val="TOC3"/>
            <w:tabs>
              <w:tab w:val="right" w:leader="dot" w:pos="9350"/>
            </w:tabs>
            <w:rPr>
              <w:ins w:author="Shubhankar Ghosh" w:date="2024-08-27T14:45:00Z" w:id="1830"/>
              <w:rFonts w:ascii="Calibri" w:hAnsi="Calibri" w:cs="Calibri"/>
              <w:lang w:val="en-IN" w:eastAsia="en-IN" w:bidi="mr-IN"/>
              <w:rPrChange w:author="Neeraj Durgapal" w:date="2024-08-28T03:49:00Z" w:id="1831">
                <w:rPr>
                  <w:ins w:author="Shubhankar Ghosh" w:date="2024-08-27T14:45:00Z" w:id="1832"/>
                  <w:rFonts w:cs="Mangal"/>
                  <w:sz w:val="22"/>
                  <w:szCs w:val="20"/>
                  <w:lang w:val="en-IN" w:eastAsia="en-IN" w:bidi="mr-IN"/>
                </w:rPr>
              </w:rPrChange>
            </w:rPr>
          </w:pPr>
          <w:ins w:author="Shubhankar Ghosh" w:date="2024-08-27T14:45:00Z" w:id="1833">
            <w:r>
              <w:rPr>
                <w:rStyle w:val="Hyperlink"/>
                <w:rFonts w:ascii="Calibri" w:hAnsi="Calibri" w:cs="Calibri"/>
                <w:rPrChange w:author="Neeraj Durgapal" w:date="2024-08-28T03:49:00Z" w:id="1834">
                  <w:rPr>
                    <w:rStyle w:val="Hyperlink"/>
                  </w:rPr>
                </w:rPrChange>
              </w:rPr>
              <w:fldChar w:fldCharType="begin"/>
            </w:r>
            <w:r>
              <w:rPr>
                <w:rStyle w:val="Hyperlink"/>
                <w:rFonts w:ascii="Calibri" w:hAnsi="Calibri" w:cs="Calibri"/>
                <w:rPrChange w:author="Neeraj Durgapal" w:date="2024-08-28T03:49:00Z" w:id="1835">
                  <w:rPr>
                    <w:rStyle w:val="Hyperlink"/>
                  </w:rPr>
                </w:rPrChange>
              </w:rPr>
              <w:instrText xml:space="preserve"> </w:instrText>
            </w:r>
            <w:r>
              <w:rPr>
                <w:rFonts w:ascii="Calibri" w:hAnsi="Calibri" w:cs="Calibri"/>
                <w:rPrChange w:author="Neeraj Durgapal" w:date="2024-08-28T03:49:00Z" w:id="1836">
                  <w:rPr/>
                </w:rPrChange>
              </w:rPr>
              <w:instrText>HYPERLINK \l "_Toc175662465"</w:instrText>
            </w:r>
            <w:r>
              <w:rPr>
                <w:rStyle w:val="Hyperlink"/>
                <w:rFonts w:ascii="Calibri" w:hAnsi="Calibri" w:cs="Calibri"/>
                <w:rPrChange w:author="Neeraj Durgapal" w:date="2024-08-28T03:49:00Z" w:id="1837">
                  <w:rPr>
                    <w:rStyle w:val="Hyperlink"/>
                  </w:rPr>
                </w:rPrChange>
              </w:rPr>
              <w:instrText xml:space="preserve"> </w:instrText>
            </w:r>
            <w:r>
              <w:rPr>
                <w:rStyle w:val="Hyperlink"/>
                <w:rFonts w:ascii="Calibri" w:hAnsi="Calibri" w:cs="Calibri"/>
                <w:rPrChange w:author="Neeraj Durgapal" w:date="2024-08-28T03:49:00Z" w:id="1838">
                  <w:rPr>
                    <w:rStyle w:val="Hyperlink"/>
                  </w:rPr>
                </w:rPrChange>
              </w:rPr>
              <w:fldChar w:fldCharType="separate"/>
            </w:r>
            <w:r>
              <w:rPr>
                <w:rStyle w:val="Hyperlink"/>
                <w:rFonts w:ascii="Calibri" w:hAnsi="Calibri" w:cs="Calibri"/>
              </w:rPr>
              <w:t>5.2 - Functional Flow / Mockup</w:t>
            </w:r>
            <w:r>
              <w:rPr>
                <w:rFonts w:ascii="Calibri" w:hAnsi="Calibri" w:cs="Calibri"/>
                <w:rPrChange w:author="Neeraj Durgapal" w:date="2024-08-28T03:49:00Z" w:id="1839">
                  <w:rPr/>
                </w:rPrChange>
              </w:rPr>
              <w:tab/>
            </w:r>
            <w:r>
              <w:rPr>
                <w:rFonts w:ascii="Calibri" w:hAnsi="Calibri" w:cs="Calibri"/>
                <w:rPrChange w:author="Neeraj Durgapal" w:date="2024-08-28T03:49:00Z" w:id="1840">
                  <w:rPr/>
                </w:rPrChange>
              </w:rPr>
              <w:fldChar w:fldCharType="begin"/>
            </w:r>
            <w:r>
              <w:rPr>
                <w:rFonts w:ascii="Calibri" w:hAnsi="Calibri" w:cs="Calibri"/>
                <w:rPrChange w:author="Neeraj Durgapal" w:date="2024-08-28T03:49:00Z" w:id="1841">
                  <w:rPr/>
                </w:rPrChange>
              </w:rPr>
              <w:instrText xml:space="preserve"> PAGEREF _Toc175662465 \h </w:instrText>
            </w:r>
          </w:ins>
          <w:r>
            <w:rPr>
              <w:rFonts w:ascii="Calibri" w:hAnsi="Calibri" w:cs="Calibri"/>
              <w:rPrChange w:author="Neeraj Durgapal" w:date="2024-08-28T03:49:00Z" w:id="1842">
                <w:rPr>
                  <w:rFonts w:ascii="Calibri" w:hAnsi="Calibri" w:cs="Calibri"/>
                </w:rPr>
              </w:rPrChange>
            </w:rPr>
          </w:r>
          <w:ins w:author="Shubhankar Ghosh" w:date="2024-08-27T14:45:00Z" w:id="1843">
            <w:r>
              <w:rPr>
                <w:rFonts w:ascii="Calibri" w:hAnsi="Calibri" w:cs="Calibri"/>
                <w:rPrChange w:author="Neeraj Durgapal" w:date="2024-08-28T03:49:00Z" w:id="1844">
                  <w:rPr/>
                </w:rPrChange>
              </w:rPr>
              <w:fldChar w:fldCharType="separate"/>
            </w:r>
            <w:r>
              <w:rPr>
                <w:rFonts w:ascii="Calibri" w:hAnsi="Calibri" w:cs="Calibri"/>
                <w:rPrChange w:author="Neeraj Durgapal" w:date="2024-08-28T03:49:00Z" w:id="1845">
                  <w:rPr/>
                </w:rPrChange>
              </w:rPr>
              <w:t>26</w:t>
            </w:r>
            <w:r>
              <w:rPr>
                <w:rFonts w:ascii="Calibri" w:hAnsi="Calibri" w:cs="Calibri"/>
                <w:rPrChange w:author="Neeraj Durgapal" w:date="2024-08-28T03:49:00Z" w:id="1846">
                  <w:rPr/>
                </w:rPrChange>
              </w:rPr>
              <w:fldChar w:fldCharType="end"/>
            </w:r>
            <w:r>
              <w:rPr>
                <w:rStyle w:val="Hyperlink"/>
                <w:rFonts w:ascii="Calibri" w:hAnsi="Calibri" w:cs="Calibri"/>
                <w:rPrChange w:author="Neeraj Durgapal" w:date="2024-08-28T03:49:00Z" w:id="1847">
                  <w:rPr>
                    <w:rStyle w:val="Hyperlink"/>
                  </w:rPr>
                </w:rPrChange>
              </w:rPr>
              <w:fldChar w:fldCharType="end"/>
            </w:r>
          </w:ins>
        </w:p>
        <w:p w:rsidRPr="00E403D6" w:rsidR="00E403D6" w:rsidRDefault="00287800" w14:paraId="030396A6" w14:textId="77777777">
          <w:pPr>
            <w:pStyle w:val="TOC3"/>
            <w:tabs>
              <w:tab w:val="right" w:leader="dot" w:pos="9350"/>
            </w:tabs>
            <w:rPr>
              <w:ins w:author="Shubhankar Ghosh" w:date="2024-08-27T14:45:00Z" w:id="1848"/>
              <w:rFonts w:ascii="Calibri" w:hAnsi="Calibri" w:cs="Calibri"/>
              <w:lang w:val="en-IN" w:eastAsia="en-IN" w:bidi="mr-IN"/>
              <w:rPrChange w:author="Neeraj Durgapal" w:date="2024-08-28T03:49:00Z" w:id="1849">
                <w:rPr>
                  <w:ins w:author="Shubhankar Ghosh" w:date="2024-08-27T14:45:00Z" w:id="1850"/>
                  <w:rFonts w:cs="Mangal"/>
                  <w:sz w:val="22"/>
                  <w:szCs w:val="20"/>
                  <w:lang w:val="en-IN" w:eastAsia="en-IN" w:bidi="mr-IN"/>
                </w:rPr>
              </w:rPrChange>
            </w:rPr>
          </w:pPr>
          <w:ins w:author="Shubhankar Ghosh" w:date="2024-08-27T14:45:00Z" w:id="1851">
            <w:r>
              <w:rPr>
                <w:rStyle w:val="Hyperlink"/>
                <w:rFonts w:ascii="Calibri" w:hAnsi="Calibri" w:cs="Calibri"/>
                <w:rPrChange w:author="Neeraj Durgapal" w:date="2024-08-28T03:49:00Z" w:id="1852">
                  <w:rPr>
                    <w:rStyle w:val="Hyperlink"/>
                  </w:rPr>
                </w:rPrChange>
              </w:rPr>
              <w:fldChar w:fldCharType="begin"/>
            </w:r>
            <w:r>
              <w:rPr>
                <w:rStyle w:val="Hyperlink"/>
                <w:rFonts w:ascii="Calibri" w:hAnsi="Calibri" w:cs="Calibri"/>
                <w:rPrChange w:author="Neeraj Durgapal" w:date="2024-08-28T03:49:00Z" w:id="1853">
                  <w:rPr>
                    <w:rStyle w:val="Hyperlink"/>
                  </w:rPr>
                </w:rPrChange>
              </w:rPr>
              <w:instrText xml:space="preserve"> </w:instrText>
            </w:r>
            <w:r>
              <w:rPr>
                <w:rFonts w:ascii="Calibri" w:hAnsi="Calibri" w:cs="Calibri"/>
                <w:rPrChange w:author="Neeraj Durgapal" w:date="2024-08-28T03:49:00Z" w:id="1854">
                  <w:rPr/>
                </w:rPrChange>
              </w:rPr>
              <w:instrText>HYPERLINK \l "_Toc175662466"</w:instrText>
            </w:r>
            <w:r>
              <w:rPr>
                <w:rStyle w:val="Hyperlink"/>
                <w:rFonts w:ascii="Calibri" w:hAnsi="Calibri" w:cs="Calibri"/>
                <w:rPrChange w:author="Neeraj Durgapal" w:date="2024-08-28T03:49:00Z" w:id="1855">
                  <w:rPr>
                    <w:rStyle w:val="Hyperlink"/>
                  </w:rPr>
                </w:rPrChange>
              </w:rPr>
              <w:instrText xml:space="preserve"> </w:instrText>
            </w:r>
            <w:r>
              <w:rPr>
                <w:rStyle w:val="Hyperlink"/>
                <w:rFonts w:ascii="Calibri" w:hAnsi="Calibri" w:cs="Calibri"/>
                <w:rPrChange w:author="Neeraj Durgapal" w:date="2024-08-28T03:49:00Z" w:id="1856">
                  <w:rPr>
                    <w:rStyle w:val="Hyperlink"/>
                  </w:rPr>
                </w:rPrChange>
              </w:rPr>
              <w:fldChar w:fldCharType="separate"/>
            </w:r>
            <w:r>
              <w:rPr>
                <w:rStyle w:val="Hyperlink"/>
                <w:rFonts w:ascii="Calibri" w:hAnsi="Calibri" w:cs="Calibri"/>
              </w:rPr>
              <w:t>5.3 Functional Specification</w:t>
            </w:r>
            <w:r>
              <w:rPr>
                <w:rFonts w:ascii="Calibri" w:hAnsi="Calibri" w:cs="Calibri"/>
                <w:rPrChange w:author="Neeraj Durgapal" w:date="2024-08-28T03:49:00Z" w:id="1857">
                  <w:rPr/>
                </w:rPrChange>
              </w:rPr>
              <w:tab/>
            </w:r>
            <w:r>
              <w:rPr>
                <w:rFonts w:ascii="Calibri" w:hAnsi="Calibri" w:cs="Calibri"/>
                <w:rPrChange w:author="Neeraj Durgapal" w:date="2024-08-28T03:49:00Z" w:id="1858">
                  <w:rPr/>
                </w:rPrChange>
              </w:rPr>
              <w:fldChar w:fldCharType="begin"/>
            </w:r>
            <w:r>
              <w:rPr>
                <w:rFonts w:ascii="Calibri" w:hAnsi="Calibri" w:cs="Calibri"/>
                <w:rPrChange w:author="Neeraj Durgapal" w:date="2024-08-28T03:49:00Z" w:id="1859">
                  <w:rPr/>
                </w:rPrChange>
              </w:rPr>
              <w:instrText xml:space="preserve"> PAGEREF _Toc175662466 \h </w:instrText>
            </w:r>
          </w:ins>
          <w:r>
            <w:rPr>
              <w:rFonts w:ascii="Calibri" w:hAnsi="Calibri" w:cs="Calibri"/>
              <w:rPrChange w:author="Neeraj Durgapal" w:date="2024-08-28T03:49:00Z" w:id="1860">
                <w:rPr>
                  <w:rFonts w:ascii="Calibri" w:hAnsi="Calibri" w:cs="Calibri"/>
                </w:rPr>
              </w:rPrChange>
            </w:rPr>
          </w:r>
          <w:ins w:author="Shubhankar Ghosh" w:date="2024-08-27T14:45:00Z" w:id="1861">
            <w:r>
              <w:rPr>
                <w:rFonts w:ascii="Calibri" w:hAnsi="Calibri" w:cs="Calibri"/>
                <w:rPrChange w:author="Neeraj Durgapal" w:date="2024-08-28T03:49:00Z" w:id="1862">
                  <w:rPr/>
                </w:rPrChange>
              </w:rPr>
              <w:fldChar w:fldCharType="separate"/>
            </w:r>
            <w:r>
              <w:rPr>
                <w:rFonts w:ascii="Calibri" w:hAnsi="Calibri" w:cs="Calibri"/>
                <w:rPrChange w:author="Neeraj Durgapal" w:date="2024-08-28T03:49:00Z" w:id="1863">
                  <w:rPr/>
                </w:rPrChange>
              </w:rPr>
              <w:t>26</w:t>
            </w:r>
            <w:r>
              <w:rPr>
                <w:rFonts w:ascii="Calibri" w:hAnsi="Calibri" w:cs="Calibri"/>
                <w:rPrChange w:author="Neeraj Durgapal" w:date="2024-08-28T03:49:00Z" w:id="1864">
                  <w:rPr/>
                </w:rPrChange>
              </w:rPr>
              <w:fldChar w:fldCharType="end"/>
            </w:r>
            <w:r>
              <w:rPr>
                <w:rStyle w:val="Hyperlink"/>
                <w:rFonts w:ascii="Calibri" w:hAnsi="Calibri" w:cs="Calibri"/>
                <w:rPrChange w:author="Neeraj Durgapal" w:date="2024-08-28T03:49:00Z" w:id="1865">
                  <w:rPr>
                    <w:rStyle w:val="Hyperlink"/>
                  </w:rPr>
                </w:rPrChange>
              </w:rPr>
              <w:fldChar w:fldCharType="end"/>
            </w:r>
          </w:ins>
        </w:p>
        <w:p w:rsidRPr="00E403D6" w:rsidR="00E403D6" w:rsidRDefault="00287800" w14:paraId="3BB71514" w14:textId="77777777">
          <w:pPr>
            <w:pStyle w:val="TOC3"/>
            <w:tabs>
              <w:tab w:val="right" w:leader="dot" w:pos="9350"/>
            </w:tabs>
            <w:rPr>
              <w:ins w:author="Shubhankar Ghosh" w:date="2024-08-27T14:45:00Z" w:id="1866"/>
              <w:rFonts w:ascii="Calibri" w:hAnsi="Calibri" w:cs="Calibri"/>
              <w:lang w:val="en-IN" w:eastAsia="en-IN" w:bidi="mr-IN"/>
              <w:rPrChange w:author="Neeraj Durgapal" w:date="2024-08-28T03:49:00Z" w:id="1867">
                <w:rPr>
                  <w:ins w:author="Shubhankar Ghosh" w:date="2024-08-27T14:45:00Z" w:id="1868"/>
                  <w:rFonts w:cs="Mangal"/>
                  <w:sz w:val="22"/>
                  <w:szCs w:val="20"/>
                  <w:lang w:val="en-IN" w:eastAsia="en-IN" w:bidi="mr-IN"/>
                </w:rPr>
              </w:rPrChange>
            </w:rPr>
          </w:pPr>
          <w:ins w:author="Shubhankar Ghosh" w:date="2024-08-27T14:45:00Z" w:id="1869">
            <w:r>
              <w:rPr>
                <w:rStyle w:val="Hyperlink"/>
                <w:rFonts w:ascii="Calibri" w:hAnsi="Calibri" w:cs="Calibri"/>
                <w:rPrChange w:author="Neeraj Durgapal" w:date="2024-08-28T03:49:00Z" w:id="1870">
                  <w:rPr>
                    <w:rStyle w:val="Hyperlink"/>
                  </w:rPr>
                </w:rPrChange>
              </w:rPr>
              <w:fldChar w:fldCharType="begin"/>
            </w:r>
            <w:r>
              <w:rPr>
                <w:rStyle w:val="Hyperlink"/>
                <w:rFonts w:ascii="Calibri" w:hAnsi="Calibri" w:cs="Calibri"/>
                <w:rPrChange w:author="Neeraj Durgapal" w:date="2024-08-28T03:49:00Z" w:id="1871">
                  <w:rPr>
                    <w:rStyle w:val="Hyperlink"/>
                  </w:rPr>
                </w:rPrChange>
              </w:rPr>
              <w:instrText xml:space="preserve"> </w:instrText>
            </w:r>
            <w:r>
              <w:rPr>
                <w:rFonts w:ascii="Calibri" w:hAnsi="Calibri" w:cs="Calibri"/>
                <w:rPrChange w:author="Neeraj Durgapal" w:date="2024-08-28T03:49:00Z" w:id="1872">
                  <w:rPr/>
                </w:rPrChange>
              </w:rPr>
              <w:instrText>HYPERLINK \l "_Toc175662467"</w:instrText>
            </w:r>
            <w:r>
              <w:rPr>
                <w:rStyle w:val="Hyperlink"/>
                <w:rFonts w:ascii="Calibri" w:hAnsi="Calibri" w:cs="Calibri"/>
                <w:rPrChange w:author="Neeraj Durgapal" w:date="2024-08-28T03:49:00Z" w:id="1873">
                  <w:rPr>
                    <w:rStyle w:val="Hyperlink"/>
                  </w:rPr>
                </w:rPrChange>
              </w:rPr>
              <w:instrText xml:space="preserve"> </w:instrText>
            </w:r>
            <w:r>
              <w:rPr>
                <w:rStyle w:val="Hyperlink"/>
                <w:rFonts w:ascii="Calibri" w:hAnsi="Calibri" w:cs="Calibri"/>
                <w:rPrChange w:author="Neeraj Durgapal" w:date="2024-08-28T03:49:00Z" w:id="1874">
                  <w:rPr>
                    <w:rStyle w:val="Hyperlink"/>
                  </w:rPr>
                </w:rPrChange>
              </w:rPr>
              <w:fldChar w:fldCharType="separate"/>
            </w:r>
            <w:r>
              <w:rPr>
                <w:rStyle w:val="Hyperlink"/>
                <w:rFonts w:ascii="Calibri" w:hAnsi="Calibri" w:cs="Calibri"/>
              </w:rPr>
              <w:t>5.4 - Non - Functional Specification</w:t>
            </w:r>
            <w:r>
              <w:rPr>
                <w:rFonts w:ascii="Calibri" w:hAnsi="Calibri" w:cs="Calibri"/>
                <w:rPrChange w:author="Neeraj Durgapal" w:date="2024-08-28T03:49:00Z" w:id="1875">
                  <w:rPr/>
                </w:rPrChange>
              </w:rPr>
              <w:tab/>
            </w:r>
            <w:r>
              <w:rPr>
                <w:rFonts w:ascii="Calibri" w:hAnsi="Calibri" w:cs="Calibri"/>
                <w:rPrChange w:author="Neeraj Durgapal" w:date="2024-08-28T03:49:00Z" w:id="1876">
                  <w:rPr/>
                </w:rPrChange>
              </w:rPr>
              <w:fldChar w:fldCharType="begin"/>
            </w:r>
            <w:r>
              <w:rPr>
                <w:rFonts w:ascii="Calibri" w:hAnsi="Calibri" w:cs="Calibri"/>
                <w:rPrChange w:author="Neeraj Durgapal" w:date="2024-08-28T03:49:00Z" w:id="1877">
                  <w:rPr/>
                </w:rPrChange>
              </w:rPr>
              <w:instrText xml:space="preserve"> PAGEREF _Toc175662467 \h </w:instrText>
            </w:r>
          </w:ins>
          <w:r>
            <w:rPr>
              <w:rFonts w:ascii="Calibri" w:hAnsi="Calibri" w:cs="Calibri"/>
              <w:rPrChange w:author="Neeraj Durgapal" w:date="2024-08-28T03:49:00Z" w:id="1878">
                <w:rPr>
                  <w:rFonts w:ascii="Calibri" w:hAnsi="Calibri" w:cs="Calibri"/>
                </w:rPr>
              </w:rPrChange>
            </w:rPr>
          </w:r>
          <w:ins w:author="Shubhankar Ghosh" w:date="2024-08-27T14:45:00Z" w:id="1879">
            <w:r>
              <w:rPr>
                <w:rFonts w:ascii="Calibri" w:hAnsi="Calibri" w:cs="Calibri"/>
                <w:rPrChange w:author="Neeraj Durgapal" w:date="2024-08-28T03:49:00Z" w:id="1880">
                  <w:rPr/>
                </w:rPrChange>
              </w:rPr>
              <w:fldChar w:fldCharType="separate"/>
            </w:r>
            <w:r>
              <w:rPr>
                <w:rFonts w:ascii="Calibri" w:hAnsi="Calibri" w:cs="Calibri"/>
                <w:rPrChange w:author="Neeraj Durgapal" w:date="2024-08-28T03:49:00Z" w:id="1881">
                  <w:rPr/>
                </w:rPrChange>
              </w:rPr>
              <w:t>26</w:t>
            </w:r>
            <w:r>
              <w:rPr>
                <w:rFonts w:ascii="Calibri" w:hAnsi="Calibri" w:cs="Calibri"/>
                <w:rPrChange w:author="Neeraj Durgapal" w:date="2024-08-28T03:49:00Z" w:id="1882">
                  <w:rPr/>
                </w:rPrChange>
              </w:rPr>
              <w:fldChar w:fldCharType="end"/>
            </w:r>
            <w:r>
              <w:rPr>
                <w:rStyle w:val="Hyperlink"/>
                <w:rFonts w:ascii="Calibri" w:hAnsi="Calibri" w:cs="Calibri"/>
                <w:rPrChange w:author="Neeraj Durgapal" w:date="2024-08-28T03:49:00Z" w:id="1883">
                  <w:rPr>
                    <w:rStyle w:val="Hyperlink"/>
                  </w:rPr>
                </w:rPrChange>
              </w:rPr>
              <w:fldChar w:fldCharType="end"/>
            </w:r>
          </w:ins>
        </w:p>
        <w:p w:rsidRPr="00E403D6" w:rsidR="00E403D6" w:rsidRDefault="00287800" w14:paraId="79B071A3" w14:textId="77777777">
          <w:pPr>
            <w:pStyle w:val="TOC2"/>
            <w:tabs>
              <w:tab w:val="left" w:pos="660"/>
              <w:tab w:val="right" w:leader="dot" w:pos="9350"/>
            </w:tabs>
            <w:rPr>
              <w:ins w:author="Shubhankar Ghosh" w:date="2024-08-27T14:45:00Z" w:id="1884"/>
              <w:rFonts w:ascii="Calibri" w:hAnsi="Calibri" w:cs="Calibri"/>
              <w:lang w:val="en-IN" w:eastAsia="en-IN" w:bidi="mr-IN"/>
              <w:rPrChange w:author="Neeraj Durgapal" w:date="2024-08-28T03:49:00Z" w:id="1885">
                <w:rPr>
                  <w:ins w:author="Shubhankar Ghosh" w:date="2024-08-27T14:45:00Z" w:id="1886"/>
                  <w:rFonts w:cs="Mangal"/>
                  <w:sz w:val="22"/>
                  <w:szCs w:val="20"/>
                  <w:lang w:val="en-IN" w:eastAsia="en-IN" w:bidi="mr-IN"/>
                </w:rPr>
              </w:rPrChange>
            </w:rPr>
          </w:pPr>
          <w:ins w:author="Shubhankar Ghosh" w:date="2024-08-27T14:45:00Z" w:id="1887">
            <w:r>
              <w:rPr>
                <w:rStyle w:val="Hyperlink"/>
                <w:rFonts w:ascii="Calibri" w:hAnsi="Calibri" w:cs="Calibri"/>
                <w:rPrChange w:author="Neeraj Durgapal" w:date="2024-08-28T03:49:00Z" w:id="1888">
                  <w:rPr>
                    <w:rStyle w:val="Hyperlink"/>
                  </w:rPr>
                </w:rPrChange>
              </w:rPr>
              <w:fldChar w:fldCharType="begin"/>
            </w:r>
            <w:r>
              <w:rPr>
                <w:rStyle w:val="Hyperlink"/>
                <w:rFonts w:ascii="Calibri" w:hAnsi="Calibri" w:cs="Calibri"/>
                <w:rPrChange w:author="Neeraj Durgapal" w:date="2024-08-28T03:49:00Z" w:id="1889">
                  <w:rPr>
                    <w:rStyle w:val="Hyperlink"/>
                  </w:rPr>
                </w:rPrChange>
              </w:rPr>
              <w:instrText xml:space="preserve"> </w:instrText>
            </w:r>
            <w:r>
              <w:rPr>
                <w:rFonts w:ascii="Calibri" w:hAnsi="Calibri" w:cs="Calibri"/>
                <w:rPrChange w:author="Neeraj Durgapal" w:date="2024-08-28T03:49:00Z" w:id="1890">
                  <w:rPr/>
                </w:rPrChange>
              </w:rPr>
              <w:instrText>HYPERLINK \l "_Toc175662468"</w:instrText>
            </w:r>
            <w:r>
              <w:rPr>
                <w:rStyle w:val="Hyperlink"/>
                <w:rFonts w:ascii="Calibri" w:hAnsi="Calibri" w:cs="Calibri"/>
                <w:rPrChange w:author="Neeraj Durgapal" w:date="2024-08-28T03:49:00Z" w:id="1891">
                  <w:rPr>
                    <w:rStyle w:val="Hyperlink"/>
                  </w:rPr>
                </w:rPrChange>
              </w:rPr>
              <w:instrText xml:space="preserve"> </w:instrText>
            </w:r>
            <w:r>
              <w:rPr>
                <w:rStyle w:val="Hyperlink"/>
                <w:rFonts w:ascii="Calibri" w:hAnsi="Calibri" w:cs="Calibri"/>
                <w:rPrChange w:author="Neeraj Durgapal" w:date="2024-08-28T03:49:00Z" w:id="1892">
                  <w:rPr>
                    <w:rStyle w:val="Hyperlink"/>
                  </w:rPr>
                </w:rPrChange>
              </w:rPr>
              <w:fldChar w:fldCharType="separate"/>
            </w:r>
            <w:r>
              <w:rPr>
                <w:rStyle w:val="Hyperlink"/>
                <w:rFonts w:ascii="Calibri" w:hAnsi="Calibri" w:cs="Calibri"/>
              </w:rPr>
              <w:t>6.</w:t>
            </w:r>
            <w:r>
              <w:rPr>
                <w:rFonts w:ascii="Calibri" w:hAnsi="Calibri" w:cs="Calibri"/>
                <w:lang w:val="en-IN" w:eastAsia="en-IN" w:bidi="mr-IN"/>
                <w:rPrChange w:author="Neeraj Durgapal" w:date="2024-08-28T03:49:00Z" w:id="1893">
                  <w:rPr>
                    <w:rFonts w:cs="Mangal"/>
                    <w:sz w:val="22"/>
                    <w:szCs w:val="20"/>
                    <w:lang w:val="en-IN" w:eastAsia="en-IN" w:bidi="mr-IN"/>
                  </w:rPr>
                </w:rPrChange>
              </w:rPr>
              <w:tab/>
            </w:r>
            <w:r>
              <w:rPr>
                <w:rStyle w:val="Hyperlink"/>
                <w:rFonts w:ascii="Calibri" w:hAnsi="Calibri" w:cs="Calibri"/>
              </w:rPr>
              <w:t>FS_MS_6 – Refunds</w:t>
            </w:r>
            <w:r>
              <w:rPr>
                <w:rFonts w:ascii="Calibri" w:hAnsi="Calibri" w:cs="Calibri"/>
                <w:rPrChange w:author="Neeraj Durgapal" w:date="2024-08-28T03:49:00Z" w:id="1894">
                  <w:rPr/>
                </w:rPrChange>
              </w:rPr>
              <w:tab/>
            </w:r>
            <w:r>
              <w:rPr>
                <w:rFonts w:ascii="Calibri" w:hAnsi="Calibri" w:cs="Calibri"/>
                <w:rPrChange w:author="Neeraj Durgapal" w:date="2024-08-28T03:49:00Z" w:id="1895">
                  <w:rPr/>
                </w:rPrChange>
              </w:rPr>
              <w:fldChar w:fldCharType="begin"/>
            </w:r>
            <w:r>
              <w:rPr>
                <w:rFonts w:ascii="Calibri" w:hAnsi="Calibri" w:cs="Calibri"/>
                <w:rPrChange w:author="Neeraj Durgapal" w:date="2024-08-28T03:49:00Z" w:id="1896">
                  <w:rPr/>
                </w:rPrChange>
              </w:rPr>
              <w:instrText xml:space="preserve"> PAGEREF _Toc175662468 \h </w:instrText>
            </w:r>
          </w:ins>
          <w:r>
            <w:rPr>
              <w:rFonts w:ascii="Calibri" w:hAnsi="Calibri" w:cs="Calibri"/>
              <w:rPrChange w:author="Neeraj Durgapal" w:date="2024-08-28T03:49:00Z" w:id="1897">
                <w:rPr>
                  <w:rFonts w:ascii="Calibri" w:hAnsi="Calibri" w:cs="Calibri"/>
                </w:rPr>
              </w:rPrChange>
            </w:rPr>
          </w:r>
          <w:ins w:author="Shubhankar Ghosh" w:date="2024-08-27T14:45:00Z" w:id="1898">
            <w:r>
              <w:rPr>
                <w:rFonts w:ascii="Calibri" w:hAnsi="Calibri" w:cs="Calibri"/>
                <w:rPrChange w:author="Neeraj Durgapal" w:date="2024-08-28T03:49:00Z" w:id="1899">
                  <w:rPr/>
                </w:rPrChange>
              </w:rPr>
              <w:fldChar w:fldCharType="separate"/>
            </w:r>
            <w:r>
              <w:rPr>
                <w:rFonts w:ascii="Calibri" w:hAnsi="Calibri" w:cs="Calibri"/>
                <w:rPrChange w:author="Neeraj Durgapal" w:date="2024-08-28T03:49:00Z" w:id="1900">
                  <w:rPr/>
                </w:rPrChange>
              </w:rPr>
              <w:t>26</w:t>
            </w:r>
            <w:r>
              <w:rPr>
                <w:rFonts w:ascii="Calibri" w:hAnsi="Calibri" w:cs="Calibri"/>
                <w:rPrChange w:author="Neeraj Durgapal" w:date="2024-08-28T03:49:00Z" w:id="1901">
                  <w:rPr/>
                </w:rPrChange>
              </w:rPr>
              <w:fldChar w:fldCharType="end"/>
            </w:r>
            <w:r>
              <w:rPr>
                <w:rStyle w:val="Hyperlink"/>
                <w:rFonts w:ascii="Calibri" w:hAnsi="Calibri" w:cs="Calibri"/>
                <w:rPrChange w:author="Neeraj Durgapal" w:date="2024-08-28T03:49:00Z" w:id="1902">
                  <w:rPr>
                    <w:rStyle w:val="Hyperlink"/>
                  </w:rPr>
                </w:rPrChange>
              </w:rPr>
              <w:fldChar w:fldCharType="end"/>
            </w:r>
          </w:ins>
        </w:p>
        <w:p w:rsidRPr="00E403D6" w:rsidR="00E403D6" w:rsidRDefault="00287800" w14:paraId="0104751A" w14:textId="77777777">
          <w:pPr>
            <w:pStyle w:val="TOC3"/>
            <w:tabs>
              <w:tab w:val="right" w:leader="dot" w:pos="9350"/>
            </w:tabs>
            <w:rPr>
              <w:ins w:author="Shubhankar Ghosh" w:date="2024-08-27T14:45:00Z" w:id="1903"/>
              <w:rFonts w:ascii="Calibri" w:hAnsi="Calibri" w:cs="Calibri"/>
              <w:lang w:val="en-IN" w:eastAsia="en-IN" w:bidi="mr-IN"/>
              <w:rPrChange w:author="Neeraj Durgapal" w:date="2024-08-28T03:49:00Z" w:id="1904">
                <w:rPr>
                  <w:ins w:author="Shubhankar Ghosh" w:date="2024-08-27T14:45:00Z" w:id="1905"/>
                  <w:rFonts w:cs="Mangal"/>
                  <w:sz w:val="22"/>
                  <w:szCs w:val="20"/>
                  <w:lang w:val="en-IN" w:eastAsia="en-IN" w:bidi="mr-IN"/>
                </w:rPr>
              </w:rPrChange>
            </w:rPr>
          </w:pPr>
          <w:ins w:author="Shubhankar Ghosh" w:date="2024-08-27T14:45:00Z" w:id="1906">
            <w:r>
              <w:rPr>
                <w:rStyle w:val="Hyperlink"/>
                <w:rFonts w:ascii="Calibri" w:hAnsi="Calibri" w:cs="Calibri"/>
                <w:rPrChange w:author="Neeraj Durgapal" w:date="2024-08-28T03:49:00Z" w:id="1907">
                  <w:rPr>
                    <w:rStyle w:val="Hyperlink"/>
                  </w:rPr>
                </w:rPrChange>
              </w:rPr>
              <w:fldChar w:fldCharType="begin"/>
            </w:r>
            <w:r>
              <w:rPr>
                <w:rStyle w:val="Hyperlink"/>
                <w:rFonts w:ascii="Calibri" w:hAnsi="Calibri" w:cs="Calibri"/>
                <w:rPrChange w:author="Neeraj Durgapal" w:date="2024-08-28T03:49:00Z" w:id="1908">
                  <w:rPr>
                    <w:rStyle w:val="Hyperlink"/>
                  </w:rPr>
                </w:rPrChange>
              </w:rPr>
              <w:instrText xml:space="preserve"> </w:instrText>
            </w:r>
            <w:r>
              <w:rPr>
                <w:rFonts w:ascii="Calibri" w:hAnsi="Calibri" w:cs="Calibri"/>
                <w:rPrChange w:author="Neeraj Durgapal" w:date="2024-08-28T03:49:00Z" w:id="1909">
                  <w:rPr/>
                </w:rPrChange>
              </w:rPr>
              <w:instrText>HYPERLINK \l "_Toc175662469"</w:instrText>
            </w:r>
            <w:r>
              <w:rPr>
                <w:rStyle w:val="Hyperlink"/>
                <w:rFonts w:ascii="Calibri" w:hAnsi="Calibri" w:cs="Calibri"/>
                <w:rPrChange w:author="Neeraj Durgapal" w:date="2024-08-28T03:49:00Z" w:id="1910">
                  <w:rPr>
                    <w:rStyle w:val="Hyperlink"/>
                  </w:rPr>
                </w:rPrChange>
              </w:rPr>
              <w:instrText xml:space="preserve"> </w:instrText>
            </w:r>
            <w:r>
              <w:rPr>
                <w:rStyle w:val="Hyperlink"/>
                <w:rFonts w:ascii="Calibri" w:hAnsi="Calibri" w:cs="Calibri"/>
                <w:rPrChange w:author="Neeraj Durgapal" w:date="2024-08-28T03:49:00Z" w:id="1911">
                  <w:rPr>
                    <w:rStyle w:val="Hyperlink"/>
                  </w:rPr>
                </w:rPrChange>
              </w:rPr>
              <w:fldChar w:fldCharType="separate"/>
            </w:r>
            <w:r>
              <w:rPr>
                <w:rStyle w:val="Hyperlink"/>
                <w:rFonts w:ascii="Calibri" w:hAnsi="Calibri" w:cs="Calibri"/>
              </w:rPr>
              <w:t>6.1 - Objective</w:t>
            </w:r>
            <w:r>
              <w:rPr>
                <w:rFonts w:ascii="Calibri" w:hAnsi="Calibri" w:cs="Calibri"/>
                <w:rPrChange w:author="Neeraj Durgapal" w:date="2024-08-28T03:49:00Z" w:id="1912">
                  <w:rPr/>
                </w:rPrChange>
              </w:rPr>
              <w:tab/>
            </w:r>
            <w:r>
              <w:rPr>
                <w:rFonts w:ascii="Calibri" w:hAnsi="Calibri" w:cs="Calibri"/>
                <w:rPrChange w:author="Neeraj Durgapal" w:date="2024-08-28T03:49:00Z" w:id="1913">
                  <w:rPr/>
                </w:rPrChange>
              </w:rPr>
              <w:fldChar w:fldCharType="begin"/>
            </w:r>
            <w:r>
              <w:rPr>
                <w:rFonts w:ascii="Calibri" w:hAnsi="Calibri" w:cs="Calibri"/>
                <w:rPrChange w:author="Neeraj Durgapal" w:date="2024-08-28T03:49:00Z" w:id="1914">
                  <w:rPr/>
                </w:rPrChange>
              </w:rPr>
              <w:instrText xml:space="preserve"> PAGEREF _Toc175662469 \h </w:instrText>
            </w:r>
          </w:ins>
          <w:r>
            <w:rPr>
              <w:rFonts w:ascii="Calibri" w:hAnsi="Calibri" w:cs="Calibri"/>
              <w:rPrChange w:author="Neeraj Durgapal" w:date="2024-08-28T03:49:00Z" w:id="1915">
                <w:rPr>
                  <w:rFonts w:ascii="Calibri" w:hAnsi="Calibri" w:cs="Calibri"/>
                </w:rPr>
              </w:rPrChange>
            </w:rPr>
          </w:r>
          <w:ins w:author="Shubhankar Ghosh" w:date="2024-08-27T14:45:00Z" w:id="1916">
            <w:r>
              <w:rPr>
                <w:rFonts w:ascii="Calibri" w:hAnsi="Calibri" w:cs="Calibri"/>
                <w:rPrChange w:author="Neeraj Durgapal" w:date="2024-08-28T03:49:00Z" w:id="1917">
                  <w:rPr/>
                </w:rPrChange>
              </w:rPr>
              <w:fldChar w:fldCharType="separate"/>
            </w:r>
            <w:r>
              <w:rPr>
                <w:rFonts w:ascii="Calibri" w:hAnsi="Calibri" w:cs="Calibri"/>
                <w:rPrChange w:author="Neeraj Durgapal" w:date="2024-08-28T03:49:00Z" w:id="1918">
                  <w:rPr/>
                </w:rPrChange>
              </w:rPr>
              <w:t>26</w:t>
            </w:r>
            <w:r>
              <w:rPr>
                <w:rFonts w:ascii="Calibri" w:hAnsi="Calibri" w:cs="Calibri"/>
                <w:rPrChange w:author="Neeraj Durgapal" w:date="2024-08-28T03:49:00Z" w:id="1919">
                  <w:rPr/>
                </w:rPrChange>
              </w:rPr>
              <w:fldChar w:fldCharType="end"/>
            </w:r>
            <w:r>
              <w:rPr>
                <w:rStyle w:val="Hyperlink"/>
                <w:rFonts w:ascii="Calibri" w:hAnsi="Calibri" w:cs="Calibri"/>
                <w:rPrChange w:author="Neeraj Durgapal" w:date="2024-08-28T03:49:00Z" w:id="1920">
                  <w:rPr>
                    <w:rStyle w:val="Hyperlink"/>
                  </w:rPr>
                </w:rPrChange>
              </w:rPr>
              <w:fldChar w:fldCharType="end"/>
            </w:r>
          </w:ins>
        </w:p>
        <w:p w:rsidRPr="00E403D6" w:rsidR="00E403D6" w:rsidRDefault="00287800" w14:paraId="230D15BA" w14:textId="77777777">
          <w:pPr>
            <w:pStyle w:val="TOC4"/>
            <w:tabs>
              <w:tab w:val="right" w:leader="dot" w:pos="9350"/>
            </w:tabs>
            <w:rPr>
              <w:ins w:author="Shubhankar Ghosh" w:date="2024-08-27T14:45:00Z" w:id="1921"/>
              <w:rFonts w:ascii="Calibri" w:hAnsi="Calibri" w:cs="Calibri"/>
              <w:lang w:val="en-IN" w:eastAsia="en-IN" w:bidi="mr-IN"/>
              <w:rPrChange w:author="Neeraj Durgapal" w:date="2024-08-28T03:49:00Z" w:id="1922">
                <w:rPr>
                  <w:ins w:author="Shubhankar Ghosh" w:date="2024-08-27T14:45:00Z" w:id="1923"/>
                  <w:rFonts w:cs="Mangal"/>
                  <w:sz w:val="22"/>
                  <w:szCs w:val="20"/>
                  <w:lang w:val="en-IN" w:eastAsia="en-IN" w:bidi="mr-IN"/>
                </w:rPr>
              </w:rPrChange>
            </w:rPr>
          </w:pPr>
          <w:ins w:author="Shubhankar Ghosh" w:date="2024-08-27T14:45:00Z" w:id="1924">
            <w:r>
              <w:rPr>
                <w:rStyle w:val="Hyperlink"/>
                <w:rFonts w:ascii="Calibri" w:hAnsi="Calibri" w:cs="Calibri"/>
                <w:rPrChange w:author="Neeraj Durgapal" w:date="2024-08-28T03:49:00Z" w:id="1925">
                  <w:rPr>
                    <w:rStyle w:val="Hyperlink"/>
                  </w:rPr>
                </w:rPrChange>
              </w:rPr>
              <w:fldChar w:fldCharType="begin"/>
            </w:r>
            <w:r>
              <w:rPr>
                <w:rStyle w:val="Hyperlink"/>
                <w:rFonts w:ascii="Calibri" w:hAnsi="Calibri" w:cs="Calibri"/>
                <w:rPrChange w:author="Neeraj Durgapal" w:date="2024-08-28T03:49:00Z" w:id="1926">
                  <w:rPr>
                    <w:rStyle w:val="Hyperlink"/>
                  </w:rPr>
                </w:rPrChange>
              </w:rPr>
              <w:instrText xml:space="preserve"> </w:instrText>
            </w:r>
            <w:r>
              <w:rPr>
                <w:rFonts w:ascii="Calibri" w:hAnsi="Calibri" w:cs="Calibri"/>
                <w:rPrChange w:author="Neeraj Durgapal" w:date="2024-08-28T03:49:00Z" w:id="1927">
                  <w:rPr/>
                </w:rPrChange>
              </w:rPr>
              <w:instrText>HYPERLINK \l "_Toc175662470"</w:instrText>
            </w:r>
            <w:r>
              <w:rPr>
                <w:rStyle w:val="Hyperlink"/>
                <w:rFonts w:ascii="Calibri" w:hAnsi="Calibri" w:cs="Calibri"/>
                <w:rPrChange w:author="Neeraj Durgapal" w:date="2024-08-28T03:49:00Z" w:id="1928">
                  <w:rPr>
                    <w:rStyle w:val="Hyperlink"/>
                  </w:rPr>
                </w:rPrChange>
              </w:rPr>
              <w:instrText xml:space="preserve"> </w:instrText>
            </w:r>
            <w:r>
              <w:rPr>
                <w:rStyle w:val="Hyperlink"/>
                <w:rFonts w:ascii="Calibri" w:hAnsi="Calibri" w:cs="Calibri"/>
                <w:rPrChange w:author="Neeraj Durgapal" w:date="2024-08-28T03:49:00Z" w:id="1929">
                  <w:rPr>
                    <w:rStyle w:val="Hyperlink"/>
                  </w:rPr>
                </w:rPrChange>
              </w:rPr>
              <w:fldChar w:fldCharType="separate"/>
            </w:r>
            <w:r>
              <w:rPr>
                <w:rStyle w:val="Hyperlink"/>
                <w:rFonts w:ascii="Calibri" w:hAnsi="Calibri" w:cs="Calibri"/>
              </w:rPr>
              <w:t>6.1.1 - Refund Booking</w:t>
            </w:r>
            <w:r>
              <w:rPr>
                <w:rFonts w:ascii="Calibri" w:hAnsi="Calibri" w:cs="Calibri"/>
                <w:rPrChange w:author="Neeraj Durgapal" w:date="2024-08-28T03:49:00Z" w:id="1930">
                  <w:rPr/>
                </w:rPrChange>
              </w:rPr>
              <w:tab/>
            </w:r>
            <w:r>
              <w:rPr>
                <w:rFonts w:ascii="Calibri" w:hAnsi="Calibri" w:cs="Calibri"/>
                <w:rPrChange w:author="Neeraj Durgapal" w:date="2024-08-28T03:49:00Z" w:id="1931">
                  <w:rPr/>
                </w:rPrChange>
              </w:rPr>
              <w:fldChar w:fldCharType="begin"/>
            </w:r>
            <w:r>
              <w:rPr>
                <w:rFonts w:ascii="Calibri" w:hAnsi="Calibri" w:cs="Calibri"/>
                <w:rPrChange w:author="Neeraj Durgapal" w:date="2024-08-28T03:49:00Z" w:id="1932">
                  <w:rPr/>
                </w:rPrChange>
              </w:rPr>
              <w:instrText xml:space="preserve"> PAGEREF _Toc175662470 \h </w:instrText>
            </w:r>
          </w:ins>
          <w:r>
            <w:rPr>
              <w:rFonts w:ascii="Calibri" w:hAnsi="Calibri" w:cs="Calibri"/>
              <w:rPrChange w:author="Neeraj Durgapal" w:date="2024-08-28T03:49:00Z" w:id="1933">
                <w:rPr>
                  <w:rFonts w:ascii="Calibri" w:hAnsi="Calibri" w:cs="Calibri"/>
                </w:rPr>
              </w:rPrChange>
            </w:rPr>
          </w:r>
          <w:ins w:author="Shubhankar Ghosh" w:date="2024-08-27T14:45:00Z" w:id="1934">
            <w:r>
              <w:rPr>
                <w:rFonts w:ascii="Calibri" w:hAnsi="Calibri" w:cs="Calibri"/>
                <w:rPrChange w:author="Neeraj Durgapal" w:date="2024-08-28T03:49:00Z" w:id="1935">
                  <w:rPr/>
                </w:rPrChange>
              </w:rPr>
              <w:fldChar w:fldCharType="separate"/>
            </w:r>
            <w:r>
              <w:rPr>
                <w:rFonts w:ascii="Calibri" w:hAnsi="Calibri" w:cs="Calibri"/>
                <w:rPrChange w:author="Neeraj Durgapal" w:date="2024-08-28T03:49:00Z" w:id="1936">
                  <w:rPr/>
                </w:rPrChange>
              </w:rPr>
              <w:t>26</w:t>
            </w:r>
            <w:r>
              <w:rPr>
                <w:rFonts w:ascii="Calibri" w:hAnsi="Calibri" w:cs="Calibri"/>
                <w:rPrChange w:author="Neeraj Durgapal" w:date="2024-08-28T03:49:00Z" w:id="1937">
                  <w:rPr/>
                </w:rPrChange>
              </w:rPr>
              <w:fldChar w:fldCharType="end"/>
            </w:r>
            <w:r>
              <w:rPr>
                <w:rStyle w:val="Hyperlink"/>
                <w:rFonts w:ascii="Calibri" w:hAnsi="Calibri" w:cs="Calibri"/>
                <w:rPrChange w:author="Neeraj Durgapal" w:date="2024-08-28T03:49:00Z" w:id="1938">
                  <w:rPr>
                    <w:rStyle w:val="Hyperlink"/>
                  </w:rPr>
                </w:rPrChange>
              </w:rPr>
              <w:fldChar w:fldCharType="end"/>
            </w:r>
          </w:ins>
        </w:p>
        <w:p w:rsidRPr="00E403D6" w:rsidR="00E403D6" w:rsidRDefault="00287800" w14:paraId="48074BA6" w14:textId="77777777">
          <w:pPr>
            <w:pStyle w:val="TOC4"/>
            <w:tabs>
              <w:tab w:val="right" w:leader="dot" w:pos="9350"/>
            </w:tabs>
            <w:rPr>
              <w:ins w:author="Shubhankar Ghosh" w:date="2024-08-27T14:45:00Z" w:id="1939"/>
              <w:rFonts w:ascii="Calibri" w:hAnsi="Calibri" w:cs="Calibri"/>
              <w:lang w:val="en-IN" w:eastAsia="en-IN" w:bidi="mr-IN"/>
              <w:rPrChange w:author="Neeraj Durgapal" w:date="2024-08-28T03:49:00Z" w:id="1940">
                <w:rPr>
                  <w:ins w:author="Shubhankar Ghosh" w:date="2024-08-27T14:45:00Z" w:id="1941"/>
                  <w:rFonts w:cs="Mangal"/>
                  <w:sz w:val="22"/>
                  <w:szCs w:val="20"/>
                  <w:lang w:val="en-IN" w:eastAsia="en-IN" w:bidi="mr-IN"/>
                </w:rPr>
              </w:rPrChange>
            </w:rPr>
          </w:pPr>
          <w:ins w:author="Shubhankar Ghosh" w:date="2024-08-27T14:45:00Z" w:id="1942">
            <w:r>
              <w:rPr>
                <w:rStyle w:val="Hyperlink"/>
                <w:rFonts w:ascii="Calibri" w:hAnsi="Calibri" w:cs="Calibri"/>
                <w:rPrChange w:author="Neeraj Durgapal" w:date="2024-08-28T03:49:00Z" w:id="1943">
                  <w:rPr>
                    <w:rStyle w:val="Hyperlink"/>
                  </w:rPr>
                </w:rPrChange>
              </w:rPr>
              <w:fldChar w:fldCharType="begin"/>
            </w:r>
            <w:r>
              <w:rPr>
                <w:rStyle w:val="Hyperlink"/>
                <w:rFonts w:ascii="Calibri" w:hAnsi="Calibri" w:cs="Calibri"/>
                <w:rPrChange w:author="Neeraj Durgapal" w:date="2024-08-28T03:49:00Z" w:id="1944">
                  <w:rPr>
                    <w:rStyle w:val="Hyperlink"/>
                  </w:rPr>
                </w:rPrChange>
              </w:rPr>
              <w:instrText xml:space="preserve"> </w:instrText>
            </w:r>
            <w:r>
              <w:rPr>
                <w:rFonts w:ascii="Calibri" w:hAnsi="Calibri" w:cs="Calibri"/>
                <w:rPrChange w:author="Neeraj Durgapal" w:date="2024-08-28T03:49:00Z" w:id="1945">
                  <w:rPr/>
                </w:rPrChange>
              </w:rPr>
              <w:instrText>HYPERLINK \l "_Toc175662471"</w:instrText>
            </w:r>
            <w:r>
              <w:rPr>
                <w:rStyle w:val="Hyperlink"/>
                <w:rFonts w:ascii="Calibri" w:hAnsi="Calibri" w:cs="Calibri"/>
                <w:rPrChange w:author="Neeraj Durgapal" w:date="2024-08-28T03:49:00Z" w:id="1946">
                  <w:rPr>
                    <w:rStyle w:val="Hyperlink"/>
                  </w:rPr>
                </w:rPrChange>
              </w:rPr>
              <w:instrText xml:space="preserve"> </w:instrText>
            </w:r>
            <w:r>
              <w:rPr>
                <w:rStyle w:val="Hyperlink"/>
                <w:rFonts w:ascii="Calibri" w:hAnsi="Calibri" w:cs="Calibri"/>
                <w:rPrChange w:author="Neeraj Durgapal" w:date="2024-08-28T03:49:00Z" w:id="1947">
                  <w:rPr>
                    <w:rStyle w:val="Hyperlink"/>
                  </w:rPr>
                </w:rPrChange>
              </w:rPr>
              <w:fldChar w:fldCharType="separate"/>
            </w:r>
            <w:r>
              <w:rPr>
                <w:rStyle w:val="Hyperlink"/>
                <w:rFonts w:ascii="Calibri" w:hAnsi="Calibri" w:cs="Calibri"/>
              </w:rPr>
              <w:t>6.1.2 - View Refund Requests and its details</w:t>
            </w:r>
            <w:r>
              <w:rPr>
                <w:rFonts w:ascii="Calibri" w:hAnsi="Calibri" w:cs="Calibri"/>
                <w:rPrChange w:author="Neeraj Durgapal" w:date="2024-08-28T03:49:00Z" w:id="1948">
                  <w:rPr/>
                </w:rPrChange>
              </w:rPr>
              <w:tab/>
            </w:r>
            <w:r>
              <w:rPr>
                <w:rFonts w:ascii="Calibri" w:hAnsi="Calibri" w:cs="Calibri"/>
                <w:rPrChange w:author="Neeraj Durgapal" w:date="2024-08-28T03:49:00Z" w:id="1949">
                  <w:rPr/>
                </w:rPrChange>
              </w:rPr>
              <w:fldChar w:fldCharType="begin"/>
            </w:r>
            <w:r>
              <w:rPr>
                <w:rFonts w:ascii="Calibri" w:hAnsi="Calibri" w:cs="Calibri"/>
                <w:rPrChange w:author="Neeraj Durgapal" w:date="2024-08-28T03:49:00Z" w:id="1950">
                  <w:rPr/>
                </w:rPrChange>
              </w:rPr>
              <w:instrText xml:space="preserve"> PAGEREF _Toc175662471 \h </w:instrText>
            </w:r>
          </w:ins>
          <w:r>
            <w:rPr>
              <w:rFonts w:ascii="Calibri" w:hAnsi="Calibri" w:cs="Calibri"/>
              <w:rPrChange w:author="Neeraj Durgapal" w:date="2024-08-28T03:49:00Z" w:id="1951">
                <w:rPr>
                  <w:rFonts w:ascii="Calibri" w:hAnsi="Calibri" w:cs="Calibri"/>
                </w:rPr>
              </w:rPrChange>
            </w:rPr>
          </w:r>
          <w:ins w:author="Shubhankar Ghosh" w:date="2024-08-27T14:45:00Z" w:id="1952">
            <w:r>
              <w:rPr>
                <w:rFonts w:ascii="Calibri" w:hAnsi="Calibri" w:cs="Calibri"/>
                <w:rPrChange w:author="Neeraj Durgapal" w:date="2024-08-28T03:49:00Z" w:id="1953">
                  <w:rPr/>
                </w:rPrChange>
              </w:rPr>
              <w:fldChar w:fldCharType="separate"/>
            </w:r>
            <w:r>
              <w:rPr>
                <w:rFonts w:ascii="Calibri" w:hAnsi="Calibri" w:cs="Calibri"/>
                <w:rPrChange w:author="Neeraj Durgapal" w:date="2024-08-28T03:49:00Z" w:id="1954">
                  <w:rPr/>
                </w:rPrChange>
              </w:rPr>
              <w:t>26</w:t>
            </w:r>
            <w:r>
              <w:rPr>
                <w:rFonts w:ascii="Calibri" w:hAnsi="Calibri" w:cs="Calibri"/>
                <w:rPrChange w:author="Neeraj Durgapal" w:date="2024-08-28T03:49:00Z" w:id="1955">
                  <w:rPr/>
                </w:rPrChange>
              </w:rPr>
              <w:fldChar w:fldCharType="end"/>
            </w:r>
            <w:r>
              <w:rPr>
                <w:rStyle w:val="Hyperlink"/>
                <w:rFonts w:ascii="Calibri" w:hAnsi="Calibri" w:cs="Calibri"/>
                <w:rPrChange w:author="Neeraj Durgapal" w:date="2024-08-28T03:49:00Z" w:id="1956">
                  <w:rPr>
                    <w:rStyle w:val="Hyperlink"/>
                  </w:rPr>
                </w:rPrChange>
              </w:rPr>
              <w:fldChar w:fldCharType="end"/>
            </w:r>
          </w:ins>
        </w:p>
        <w:p w:rsidRPr="00E403D6" w:rsidR="00E403D6" w:rsidRDefault="00287800" w14:paraId="5AEE04CB" w14:textId="77777777">
          <w:pPr>
            <w:pStyle w:val="TOC3"/>
            <w:tabs>
              <w:tab w:val="right" w:leader="dot" w:pos="9350"/>
            </w:tabs>
            <w:rPr>
              <w:ins w:author="Shubhankar Ghosh" w:date="2024-08-27T14:45:00Z" w:id="1957"/>
              <w:rFonts w:ascii="Calibri" w:hAnsi="Calibri" w:cs="Calibri"/>
              <w:lang w:val="en-IN" w:eastAsia="en-IN" w:bidi="mr-IN"/>
              <w:rPrChange w:author="Neeraj Durgapal" w:date="2024-08-28T03:49:00Z" w:id="1958">
                <w:rPr>
                  <w:ins w:author="Shubhankar Ghosh" w:date="2024-08-27T14:45:00Z" w:id="1959"/>
                  <w:rFonts w:cs="Mangal"/>
                  <w:sz w:val="22"/>
                  <w:szCs w:val="20"/>
                  <w:lang w:val="en-IN" w:eastAsia="en-IN" w:bidi="mr-IN"/>
                </w:rPr>
              </w:rPrChange>
            </w:rPr>
          </w:pPr>
          <w:ins w:author="Shubhankar Ghosh" w:date="2024-08-27T14:45:00Z" w:id="1960">
            <w:r>
              <w:rPr>
                <w:rStyle w:val="Hyperlink"/>
                <w:rFonts w:ascii="Calibri" w:hAnsi="Calibri" w:cs="Calibri"/>
                <w:rPrChange w:author="Neeraj Durgapal" w:date="2024-08-28T03:49:00Z" w:id="1961">
                  <w:rPr>
                    <w:rStyle w:val="Hyperlink"/>
                  </w:rPr>
                </w:rPrChange>
              </w:rPr>
              <w:fldChar w:fldCharType="begin"/>
            </w:r>
            <w:r>
              <w:rPr>
                <w:rStyle w:val="Hyperlink"/>
                <w:rFonts w:ascii="Calibri" w:hAnsi="Calibri" w:cs="Calibri"/>
                <w:rPrChange w:author="Neeraj Durgapal" w:date="2024-08-28T03:49:00Z" w:id="1962">
                  <w:rPr>
                    <w:rStyle w:val="Hyperlink"/>
                  </w:rPr>
                </w:rPrChange>
              </w:rPr>
              <w:instrText xml:space="preserve"> </w:instrText>
            </w:r>
            <w:r>
              <w:rPr>
                <w:rFonts w:ascii="Calibri" w:hAnsi="Calibri" w:cs="Calibri"/>
                <w:rPrChange w:author="Neeraj Durgapal" w:date="2024-08-28T03:49:00Z" w:id="1963">
                  <w:rPr/>
                </w:rPrChange>
              </w:rPr>
              <w:instrText>HYPERLINK \l "_Toc175662472"</w:instrText>
            </w:r>
            <w:r>
              <w:rPr>
                <w:rStyle w:val="Hyperlink"/>
                <w:rFonts w:ascii="Calibri" w:hAnsi="Calibri" w:cs="Calibri"/>
                <w:rPrChange w:author="Neeraj Durgapal" w:date="2024-08-28T03:49:00Z" w:id="1964">
                  <w:rPr>
                    <w:rStyle w:val="Hyperlink"/>
                  </w:rPr>
                </w:rPrChange>
              </w:rPr>
              <w:instrText xml:space="preserve"> </w:instrText>
            </w:r>
            <w:r>
              <w:rPr>
                <w:rStyle w:val="Hyperlink"/>
                <w:rFonts w:ascii="Calibri" w:hAnsi="Calibri" w:cs="Calibri"/>
                <w:rPrChange w:author="Neeraj Durgapal" w:date="2024-08-28T03:49:00Z" w:id="1965">
                  <w:rPr>
                    <w:rStyle w:val="Hyperlink"/>
                  </w:rPr>
                </w:rPrChange>
              </w:rPr>
              <w:fldChar w:fldCharType="separate"/>
            </w:r>
            <w:r>
              <w:rPr>
                <w:rStyle w:val="Hyperlink"/>
                <w:rFonts w:ascii="Calibri" w:hAnsi="Calibri" w:cs="Calibri"/>
              </w:rPr>
              <w:t>6.2 - Functional Flow / Mockup</w:t>
            </w:r>
            <w:r>
              <w:rPr>
                <w:rFonts w:ascii="Calibri" w:hAnsi="Calibri" w:cs="Calibri"/>
                <w:rPrChange w:author="Neeraj Durgapal" w:date="2024-08-28T03:49:00Z" w:id="1966">
                  <w:rPr/>
                </w:rPrChange>
              </w:rPr>
              <w:tab/>
            </w:r>
            <w:r>
              <w:rPr>
                <w:rFonts w:ascii="Calibri" w:hAnsi="Calibri" w:cs="Calibri"/>
                <w:rPrChange w:author="Neeraj Durgapal" w:date="2024-08-28T03:49:00Z" w:id="1967">
                  <w:rPr/>
                </w:rPrChange>
              </w:rPr>
              <w:fldChar w:fldCharType="begin"/>
            </w:r>
            <w:r>
              <w:rPr>
                <w:rFonts w:ascii="Calibri" w:hAnsi="Calibri" w:cs="Calibri"/>
                <w:rPrChange w:author="Neeraj Durgapal" w:date="2024-08-28T03:49:00Z" w:id="1968">
                  <w:rPr/>
                </w:rPrChange>
              </w:rPr>
              <w:instrText xml:space="preserve"> PAGEREF _Toc175662472 \h </w:instrText>
            </w:r>
          </w:ins>
          <w:r>
            <w:rPr>
              <w:rFonts w:ascii="Calibri" w:hAnsi="Calibri" w:cs="Calibri"/>
              <w:rPrChange w:author="Neeraj Durgapal" w:date="2024-08-28T03:49:00Z" w:id="1969">
                <w:rPr>
                  <w:rFonts w:ascii="Calibri" w:hAnsi="Calibri" w:cs="Calibri"/>
                </w:rPr>
              </w:rPrChange>
            </w:rPr>
          </w:r>
          <w:ins w:author="Shubhankar Ghosh" w:date="2024-08-27T14:45:00Z" w:id="1970">
            <w:r>
              <w:rPr>
                <w:rFonts w:ascii="Calibri" w:hAnsi="Calibri" w:cs="Calibri"/>
                <w:rPrChange w:author="Neeraj Durgapal" w:date="2024-08-28T03:49:00Z" w:id="1971">
                  <w:rPr/>
                </w:rPrChange>
              </w:rPr>
              <w:fldChar w:fldCharType="separate"/>
            </w:r>
            <w:r>
              <w:rPr>
                <w:rFonts w:ascii="Calibri" w:hAnsi="Calibri" w:cs="Calibri"/>
                <w:rPrChange w:author="Neeraj Durgapal" w:date="2024-08-28T03:49:00Z" w:id="1972">
                  <w:rPr/>
                </w:rPrChange>
              </w:rPr>
              <w:t>27</w:t>
            </w:r>
            <w:r>
              <w:rPr>
                <w:rFonts w:ascii="Calibri" w:hAnsi="Calibri" w:cs="Calibri"/>
                <w:rPrChange w:author="Neeraj Durgapal" w:date="2024-08-28T03:49:00Z" w:id="1973">
                  <w:rPr/>
                </w:rPrChange>
              </w:rPr>
              <w:fldChar w:fldCharType="end"/>
            </w:r>
            <w:r>
              <w:rPr>
                <w:rStyle w:val="Hyperlink"/>
                <w:rFonts w:ascii="Calibri" w:hAnsi="Calibri" w:cs="Calibri"/>
                <w:rPrChange w:author="Neeraj Durgapal" w:date="2024-08-28T03:49:00Z" w:id="1974">
                  <w:rPr>
                    <w:rStyle w:val="Hyperlink"/>
                  </w:rPr>
                </w:rPrChange>
              </w:rPr>
              <w:fldChar w:fldCharType="end"/>
            </w:r>
          </w:ins>
        </w:p>
        <w:p w:rsidRPr="00E403D6" w:rsidR="00E403D6" w:rsidRDefault="00287800" w14:paraId="783ACE0A" w14:textId="77777777">
          <w:pPr>
            <w:pStyle w:val="TOC4"/>
            <w:tabs>
              <w:tab w:val="right" w:leader="dot" w:pos="9350"/>
            </w:tabs>
            <w:rPr>
              <w:ins w:author="Shubhankar Ghosh" w:date="2024-08-27T14:45:00Z" w:id="1975"/>
              <w:rFonts w:ascii="Calibri" w:hAnsi="Calibri" w:cs="Calibri"/>
              <w:lang w:val="en-IN" w:eastAsia="en-IN" w:bidi="mr-IN"/>
              <w:rPrChange w:author="Neeraj Durgapal" w:date="2024-08-28T03:49:00Z" w:id="1976">
                <w:rPr>
                  <w:ins w:author="Shubhankar Ghosh" w:date="2024-08-27T14:45:00Z" w:id="1977"/>
                  <w:rFonts w:cs="Mangal"/>
                  <w:sz w:val="22"/>
                  <w:szCs w:val="20"/>
                  <w:lang w:val="en-IN" w:eastAsia="en-IN" w:bidi="mr-IN"/>
                </w:rPr>
              </w:rPrChange>
            </w:rPr>
          </w:pPr>
          <w:ins w:author="Shubhankar Ghosh" w:date="2024-08-27T14:45:00Z" w:id="1978">
            <w:r>
              <w:rPr>
                <w:rStyle w:val="Hyperlink"/>
                <w:rFonts w:ascii="Calibri" w:hAnsi="Calibri" w:cs="Calibri"/>
                <w:rPrChange w:author="Neeraj Durgapal" w:date="2024-08-28T03:49:00Z" w:id="1979">
                  <w:rPr>
                    <w:rStyle w:val="Hyperlink"/>
                  </w:rPr>
                </w:rPrChange>
              </w:rPr>
              <w:fldChar w:fldCharType="begin"/>
            </w:r>
            <w:r>
              <w:rPr>
                <w:rStyle w:val="Hyperlink"/>
                <w:rFonts w:ascii="Calibri" w:hAnsi="Calibri" w:cs="Calibri"/>
                <w:rPrChange w:author="Neeraj Durgapal" w:date="2024-08-28T03:49:00Z" w:id="1980">
                  <w:rPr>
                    <w:rStyle w:val="Hyperlink"/>
                  </w:rPr>
                </w:rPrChange>
              </w:rPr>
              <w:instrText xml:space="preserve"> </w:instrText>
            </w:r>
            <w:r>
              <w:rPr>
                <w:rFonts w:ascii="Calibri" w:hAnsi="Calibri" w:cs="Calibri"/>
                <w:rPrChange w:author="Neeraj Durgapal" w:date="2024-08-28T03:49:00Z" w:id="1981">
                  <w:rPr/>
                </w:rPrChange>
              </w:rPr>
              <w:instrText>HYPERLINK \l "_Toc175662473"</w:instrText>
            </w:r>
            <w:r>
              <w:rPr>
                <w:rStyle w:val="Hyperlink"/>
                <w:rFonts w:ascii="Calibri" w:hAnsi="Calibri" w:cs="Calibri"/>
                <w:rPrChange w:author="Neeraj Durgapal" w:date="2024-08-28T03:49:00Z" w:id="1982">
                  <w:rPr>
                    <w:rStyle w:val="Hyperlink"/>
                  </w:rPr>
                </w:rPrChange>
              </w:rPr>
              <w:instrText xml:space="preserve"> </w:instrText>
            </w:r>
            <w:r>
              <w:rPr>
                <w:rStyle w:val="Hyperlink"/>
                <w:rFonts w:ascii="Calibri" w:hAnsi="Calibri" w:cs="Calibri"/>
                <w:rPrChange w:author="Neeraj Durgapal" w:date="2024-08-28T03:49:00Z" w:id="1983">
                  <w:rPr>
                    <w:rStyle w:val="Hyperlink"/>
                  </w:rPr>
                </w:rPrChange>
              </w:rPr>
              <w:fldChar w:fldCharType="separate"/>
            </w:r>
            <w:r>
              <w:rPr>
                <w:rStyle w:val="Hyperlink"/>
                <w:rFonts w:ascii="Calibri" w:hAnsi="Calibri" w:cs="Calibri"/>
              </w:rPr>
              <w:t>6.2.1 Refund Booking</w:t>
            </w:r>
            <w:r>
              <w:rPr>
                <w:rFonts w:ascii="Calibri" w:hAnsi="Calibri" w:cs="Calibri"/>
                <w:rPrChange w:author="Neeraj Durgapal" w:date="2024-08-28T03:49:00Z" w:id="1984">
                  <w:rPr/>
                </w:rPrChange>
              </w:rPr>
              <w:tab/>
            </w:r>
            <w:r>
              <w:rPr>
                <w:rFonts w:ascii="Calibri" w:hAnsi="Calibri" w:cs="Calibri"/>
                <w:rPrChange w:author="Neeraj Durgapal" w:date="2024-08-28T03:49:00Z" w:id="1985">
                  <w:rPr/>
                </w:rPrChange>
              </w:rPr>
              <w:fldChar w:fldCharType="begin"/>
            </w:r>
            <w:r>
              <w:rPr>
                <w:rFonts w:ascii="Calibri" w:hAnsi="Calibri" w:cs="Calibri"/>
                <w:rPrChange w:author="Neeraj Durgapal" w:date="2024-08-28T03:49:00Z" w:id="1986">
                  <w:rPr/>
                </w:rPrChange>
              </w:rPr>
              <w:instrText xml:space="preserve"> PAGEREF _Toc175662473 \h </w:instrText>
            </w:r>
          </w:ins>
          <w:r>
            <w:rPr>
              <w:rFonts w:ascii="Calibri" w:hAnsi="Calibri" w:cs="Calibri"/>
              <w:rPrChange w:author="Neeraj Durgapal" w:date="2024-08-28T03:49:00Z" w:id="1987">
                <w:rPr>
                  <w:rFonts w:ascii="Calibri" w:hAnsi="Calibri" w:cs="Calibri"/>
                </w:rPr>
              </w:rPrChange>
            </w:rPr>
          </w:r>
          <w:ins w:author="Shubhankar Ghosh" w:date="2024-08-27T14:45:00Z" w:id="1988">
            <w:r>
              <w:rPr>
                <w:rFonts w:ascii="Calibri" w:hAnsi="Calibri" w:cs="Calibri"/>
                <w:rPrChange w:author="Neeraj Durgapal" w:date="2024-08-28T03:49:00Z" w:id="1989">
                  <w:rPr/>
                </w:rPrChange>
              </w:rPr>
              <w:fldChar w:fldCharType="separate"/>
            </w:r>
            <w:r>
              <w:rPr>
                <w:rFonts w:ascii="Calibri" w:hAnsi="Calibri" w:cs="Calibri"/>
                <w:rPrChange w:author="Neeraj Durgapal" w:date="2024-08-28T03:49:00Z" w:id="1990">
                  <w:rPr/>
                </w:rPrChange>
              </w:rPr>
              <w:t>27</w:t>
            </w:r>
            <w:r>
              <w:rPr>
                <w:rFonts w:ascii="Calibri" w:hAnsi="Calibri" w:cs="Calibri"/>
                <w:rPrChange w:author="Neeraj Durgapal" w:date="2024-08-28T03:49:00Z" w:id="1991">
                  <w:rPr/>
                </w:rPrChange>
              </w:rPr>
              <w:fldChar w:fldCharType="end"/>
            </w:r>
            <w:r>
              <w:rPr>
                <w:rStyle w:val="Hyperlink"/>
                <w:rFonts w:ascii="Calibri" w:hAnsi="Calibri" w:cs="Calibri"/>
                <w:rPrChange w:author="Neeraj Durgapal" w:date="2024-08-28T03:49:00Z" w:id="1992">
                  <w:rPr>
                    <w:rStyle w:val="Hyperlink"/>
                  </w:rPr>
                </w:rPrChange>
              </w:rPr>
              <w:fldChar w:fldCharType="end"/>
            </w:r>
          </w:ins>
        </w:p>
        <w:p w:rsidRPr="00E403D6" w:rsidR="00E403D6" w:rsidRDefault="00287800" w14:paraId="02FF3DDD" w14:textId="77777777">
          <w:pPr>
            <w:pStyle w:val="TOC3"/>
            <w:tabs>
              <w:tab w:val="right" w:leader="dot" w:pos="9350"/>
            </w:tabs>
            <w:rPr>
              <w:ins w:author="Shubhankar Ghosh" w:date="2024-08-27T14:45:00Z" w:id="1993"/>
              <w:rFonts w:ascii="Calibri" w:hAnsi="Calibri" w:cs="Calibri"/>
              <w:lang w:val="en-IN" w:eastAsia="en-IN" w:bidi="mr-IN"/>
              <w:rPrChange w:author="Neeraj Durgapal" w:date="2024-08-28T03:49:00Z" w:id="1994">
                <w:rPr>
                  <w:ins w:author="Shubhankar Ghosh" w:date="2024-08-27T14:45:00Z" w:id="1995"/>
                  <w:rFonts w:cs="Mangal"/>
                  <w:sz w:val="22"/>
                  <w:szCs w:val="20"/>
                  <w:lang w:val="en-IN" w:eastAsia="en-IN" w:bidi="mr-IN"/>
                </w:rPr>
              </w:rPrChange>
            </w:rPr>
          </w:pPr>
          <w:ins w:author="Shubhankar Ghosh" w:date="2024-08-27T14:45:00Z" w:id="1996">
            <w:r>
              <w:rPr>
                <w:rStyle w:val="Hyperlink"/>
                <w:rFonts w:ascii="Calibri" w:hAnsi="Calibri" w:cs="Calibri"/>
                <w:rPrChange w:author="Neeraj Durgapal" w:date="2024-08-28T03:49:00Z" w:id="1997">
                  <w:rPr>
                    <w:rStyle w:val="Hyperlink"/>
                  </w:rPr>
                </w:rPrChange>
              </w:rPr>
              <w:fldChar w:fldCharType="begin"/>
            </w:r>
            <w:r>
              <w:rPr>
                <w:rStyle w:val="Hyperlink"/>
                <w:rFonts w:ascii="Calibri" w:hAnsi="Calibri" w:cs="Calibri"/>
                <w:rPrChange w:author="Neeraj Durgapal" w:date="2024-08-28T03:49:00Z" w:id="1998">
                  <w:rPr>
                    <w:rStyle w:val="Hyperlink"/>
                  </w:rPr>
                </w:rPrChange>
              </w:rPr>
              <w:instrText xml:space="preserve"> </w:instrText>
            </w:r>
            <w:r>
              <w:rPr>
                <w:rFonts w:ascii="Calibri" w:hAnsi="Calibri" w:cs="Calibri"/>
                <w:rPrChange w:author="Neeraj Durgapal" w:date="2024-08-28T03:49:00Z" w:id="1999">
                  <w:rPr/>
                </w:rPrChange>
              </w:rPr>
              <w:instrText>HYPERLINK \l "_Toc175662474"</w:instrText>
            </w:r>
            <w:r>
              <w:rPr>
                <w:rStyle w:val="Hyperlink"/>
                <w:rFonts w:ascii="Calibri" w:hAnsi="Calibri" w:cs="Calibri"/>
                <w:rPrChange w:author="Neeraj Durgapal" w:date="2024-08-28T03:49:00Z" w:id="2000">
                  <w:rPr>
                    <w:rStyle w:val="Hyperlink"/>
                  </w:rPr>
                </w:rPrChange>
              </w:rPr>
              <w:instrText xml:space="preserve"> </w:instrText>
            </w:r>
            <w:r>
              <w:rPr>
                <w:rStyle w:val="Hyperlink"/>
                <w:rFonts w:ascii="Calibri" w:hAnsi="Calibri" w:cs="Calibri"/>
                <w:rPrChange w:author="Neeraj Durgapal" w:date="2024-08-28T03:49:00Z" w:id="2001">
                  <w:rPr>
                    <w:rStyle w:val="Hyperlink"/>
                  </w:rPr>
                </w:rPrChange>
              </w:rPr>
              <w:fldChar w:fldCharType="separate"/>
            </w:r>
            <w:r>
              <w:rPr>
                <w:rStyle w:val="Hyperlink"/>
                <w:rFonts w:ascii="Calibri" w:hAnsi="Calibri" w:cs="Calibri"/>
              </w:rPr>
              <w:t>6.3 Functional Specification</w:t>
            </w:r>
            <w:r>
              <w:rPr>
                <w:rFonts w:ascii="Calibri" w:hAnsi="Calibri" w:cs="Calibri"/>
                <w:rPrChange w:author="Neeraj Durgapal" w:date="2024-08-28T03:49:00Z" w:id="2002">
                  <w:rPr/>
                </w:rPrChange>
              </w:rPr>
              <w:tab/>
            </w:r>
            <w:r>
              <w:rPr>
                <w:rFonts w:ascii="Calibri" w:hAnsi="Calibri" w:cs="Calibri"/>
                <w:rPrChange w:author="Neeraj Durgapal" w:date="2024-08-28T03:49:00Z" w:id="2003">
                  <w:rPr/>
                </w:rPrChange>
              </w:rPr>
              <w:fldChar w:fldCharType="begin"/>
            </w:r>
            <w:r>
              <w:rPr>
                <w:rFonts w:ascii="Calibri" w:hAnsi="Calibri" w:cs="Calibri"/>
                <w:rPrChange w:author="Neeraj Durgapal" w:date="2024-08-28T03:49:00Z" w:id="2004">
                  <w:rPr/>
                </w:rPrChange>
              </w:rPr>
              <w:instrText xml:space="preserve"> PAGEREF _Toc175662474 \h </w:instrText>
            </w:r>
          </w:ins>
          <w:r>
            <w:rPr>
              <w:rFonts w:ascii="Calibri" w:hAnsi="Calibri" w:cs="Calibri"/>
              <w:rPrChange w:author="Neeraj Durgapal" w:date="2024-08-28T03:49:00Z" w:id="2005">
                <w:rPr>
                  <w:rFonts w:ascii="Calibri" w:hAnsi="Calibri" w:cs="Calibri"/>
                </w:rPr>
              </w:rPrChange>
            </w:rPr>
          </w:r>
          <w:ins w:author="Shubhankar Ghosh" w:date="2024-08-27T14:45:00Z" w:id="2006">
            <w:r>
              <w:rPr>
                <w:rFonts w:ascii="Calibri" w:hAnsi="Calibri" w:cs="Calibri"/>
                <w:rPrChange w:author="Neeraj Durgapal" w:date="2024-08-28T03:49:00Z" w:id="2007">
                  <w:rPr/>
                </w:rPrChange>
              </w:rPr>
              <w:fldChar w:fldCharType="separate"/>
            </w:r>
            <w:r>
              <w:rPr>
                <w:rFonts w:ascii="Calibri" w:hAnsi="Calibri" w:cs="Calibri"/>
                <w:rPrChange w:author="Neeraj Durgapal" w:date="2024-08-28T03:49:00Z" w:id="2008">
                  <w:rPr/>
                </w:rPrChange>
              </w:rPr>
              <w:t>27</w:t>
            </w:r>
            <w:r>
              <w:rPr>
                <w:rFonts w:ascii="Calibri" w:hAnsi="Calibri" w:cs="Calibri"/>
                <w:rPrChange w:author="Neeraj Durgapal" w:date="2024-08-28T03:49:00Z" w:id="2009">
                  <w:rPr/>
                </w:rPrChange>
              </w:rPr>
              <w:fldChar w:fldCharType="end"/>
            </w:r>
            <w:r>
              <w:rPr>
                <w:rStyle w:val="Hyperlink"/>
                <w:rFonts w:ascii="Calibri" w:hAnsi="Calibri" w:cs="Calibri"/>
                <w:rPrChange w:author="Neeraj Durgapal" w:date="2024-08-28T03:49:00Z" w:id="2010">
                  <w:rPr>
                    <w:rStyle w:val="Hyperlink"/>
                  </w:rPr>
                </w:rPrChange>
              </w:rPr>
              <w:fldChar w:fldCharType="end"/>
            </w:r>
          </w:ins>
        </w:p>
        <w:p w:rsidRPr="00E403D6" w:rsidR="00E403D6" w:rsidRDefault="00287800" w14:paraId="14F4EDE0" w14:textId="77777777">
          <w:pPr>
            <w:pStyle w:val="TOC4"/>
            <w:tabs>
              <w:tab w:val="right" w:leader="dot" w:pos="9350"/>
            </w:tabs>
            <w:rPr>
              <w:ins w:author="Shubhankar Ghosh" w:date="2024-08-27T14:45:00Z" w:id="2011"/>
              <w:rFonts w:ascii="Calibri" w:hAnsi="Calibri" w:cs="Calibri"/>
              <w:lang w:val="en-IN" w:eastAsia="en-IN" w:bidi="mr-IN"/>
              <w:rPrChange w:author="Neeraj Durgapal" w:date="2024-08-28T03:49:00Z" w:id="2012">
                <w:rPr>
                  <w:ins w:author="Shubhankar Ghosh" w:date="2024-08-27T14:45:00Z" w:id="2013"/>
                  <w:rFonts w:cs="Mangal"/>
                  <w:sz w:val="22"/>
                  <w:szCs w:val="20"/>
                  <w:lang w:val="en-IN" w:eastAsia="en-IN" w:bidi="mr-IN"/>
                </w:rPr>
              </w:rPrChange>
            </w:rPr>
          </w:pPr>
          <w:ins w:author="Shubhankar Ghosh" w:date="2024-08-27T14:45:00Z" w:id="2014">
            <w:r>
              <w:rPr>
                <w:rStyle w:val="Hyperlink"/>
                <w:rFonts w:ascii="Calibri" w:hAnsi="Calibri" w:cs="Calibri"/>
                <w:rPrChange w:author="Neeraj Durgapal" w:date="2024-08-28T03:49:00Z" w:id="2015">
                  <w:rPr>
                    <w:rStyle w:val="Hyperlink"/>
                  </w:rPr>
                </w:rPrChange>
              </w:rPr>
              <w:fldChar w:fldCharType="begin"/>
            </w:r>
            <w:r>
              <w:rPr>
                <w:rStyle w:val="Hyperlink"/>
                <w:rFonts w:ascii="Calibri" w:hAnsi="Calibri" w:cs="Calibri"/>
                <w:rPrChange w:author="Neeraj Durgapal" w:date="2024-08-28T03:49:00Z" w:id="2016">
                  <w:rPr>
                    <w:rStyle w:val="Hyperlink"/>
                  </w:rPr>
                </w:rPrChange>
              </w:rPr>
              <w:instrText xml:space="preserve"> </w:instrText>
            </w:r>
            <w:r>
              <w:rPr>
                <w:rFonts w:ascii="Calibri" w:hAnsi="Calibri" w:cs="Calibri"/>
                <w:rPrChange w:author="Neeraj Durgapal" w:date="2024-08-28T03:49:00Z" w:id="2017">
                  <w:rPr/>
                </w:rPrChange>
              </w:rPr>
              <w:instrText>HYPERLINK \l "_Toc175662475"</w:instrText>
            </w:r>
            <w:r>
              <w:rPr>
                <w:rStyle w:val="Hyperlink"/>
                <w:rFonts w:ascii="Calibri" w:hAnsi="Calibri" w:cs="Calibri"/>
                <w:rPrChange w:author="Neeraj Durgapal" w:date="2024-08-28T03:49:00Z" w:id="2018">
                  <w:rPr>
                    <w:rStyle w:val="Hyperlink"/>
                  </w:rPr>
                </w:rPrChange>
              </w:rPr>
              <w:instrText xml:space="preserve"> </w:instrText>
            </w:r>
            <w:r>
              <w:rPr>
                <w:rStyle w:val="Hyperlink"/>
                <w:rFonts w:ascii="Calibri" w:hAnsi="Calibri" w:cs="Calibri"/>
                <w:rPrChange w:author="Neeraj Durgapal" w:date="2024-08-28T03:49:00Z" w:id="2019">
                  <w:rPr>
                    <w:rStyle w:val="Hyperlink"/>
                  </w:rPr>
                </w:rPrChange>
              </w:rPr>
              <w:fldChar w:fldCharType="separate"/>
            </w:r>
            <w:r>
              <w:rPr>
                <w:rStyle w:val="Hyperlink"/>
                <w:rFonts w:ascii="Calibri" w:hAnsi="Calibri" w:cs="Calibri"/>
              </w:rPr>
              <w:t>6.3.1 - Basic Validation Check</w:t>
            </w:r>
            <w:r>
              <w:rPr>
                <w:rFonts w:ascii="Calibri" w:hAnsi="Calibri" w:cs="Calibri"/>
                <w:rPrChange w:author="Neeraj Durgapal" w:date="2024-08-28T03:49:00Z" w:id="2020">
                  <w:rPr/>
                </w:rPrChange>
              </w:rPr>
              <w:tab/>
            </w:r>
            <w:r>
              <w:rPr>
                <w:rFonts w:ascii="Calibri" w:hAnsi="Calibri" w:cs="Calibri"/>
                <w:rPrChange w:author="Neeraj Durgapal" w:date="2024-08-28T03:49:00Z" w:id="2021">
                  <w:rPr/>
                </w:rPrChange>
              </w:rPr>
              <w:fldChar w:fldCharType="begin"/>
            </w:r>
            <w:r>
              <w:rPr>
                <w:rFonts w:ascii="Calibri" w:hAnsi="Calibri" w:cs="Calibri"/>
                <w:rPrChange w:author="Neeraj Durgapal" w:date="2024-08-28T03:49:00Z" w:id="2022">
                  <w:rPr/>
                </w:rPrChange>
              </w:rPr>
              <w:instrText xml:space="preserve"> PAGEREF _Toc175662475 \h </w:instrText>
            </w:r>
          </w:ins>
          <w:r>
            <w:rPr>
              <w:rFonts w:ascii="Calibri" w:hAnsi="Calibri" w:cs="Calibri"/>
              <w:rPrChange w:author="Neeraj Durgapal" w:date="2024-08-28T03:49:00Z" w:id="2023">
                <w:rPr>
                  <w:rFonts w:ascii="Calibri" w:hAnsi="Calibri" w:cs="Calibri"/>
                </w:rPr>
              </w:rPrChange>
            </w:rPr>
          </w:r>
          <w:ins w:author="Shubhankar Ghosh" w:date="2024-08-27T14:45:00Z" w:id="2024">
            <w:r>
              <w:rPr>
                <w:rFonts w:ascii="Calibri" w:hAnsi="Calibri" w:cs="Calibri"/>
                <w:rPrChange w:author="Neeraj Durgapal" w:date="2024-08-28T03:49:00Z" w:id="2025">
                  <w:rPr/>
                </w:rPrChange>
              </w:rPr>
              <w:fldChar w:fldCharType="separate"/>
            </w:r>
            <w:r>
              <w:rPr>
                <w:rFonts w:ascii="Calibri" w:hAnsi="Calibri" w:cs="Calibri"/>
                <w:rPrChange w:author="Neeraj Durgapal" w:date="2024-08-28T03:49:00Z" w:id="2026">
                  <w:rPr/>
                </w:rPrChange>
              </w:rPr>
              <w:t>27</w:t>
            </w:r>
            <w:r>
              <w:rPr>
                <w:rFonts w:ascii="Calibri" w:hAnsi="Calibri" w:cs="Calibri"/>
                <w:rPrChange w:author="Neeraj Durgapal" w:date="2024-08-28T03:49:00Z" w:id="2027">
                  <w:rPr/>
                </w:rPrChange>
              </w:rPr>
              <w:fldChar w:fldCharType="end"/>
            </w:r>
            <w:r>
              <w:rPr>
                <w:rStyle w:val="Hyperlink"/>
                <w:rFonts w:ascii="Calibri" w:hAnsi="Calibri" w:cs="Calibri"/>
                <w:rPrChange w:author="Neeraj Durgapal" w:date="2024-08-28T03:49:00Z" w:id="2028">
                  <w:rPr>
                    <w:rStyle w:val="Hyperlink"/>
                  </w:rPr>
                </w:rPrChange>
              </w:rPr>
              <w:fldChar w:fldCharType="end"/>
            </w:r>
          </w:ins>
        </w:p>
        <w:p w:rsidRPr="00E403D6" w:rsidR="00E403D6" w:rsidRDefault="00287800" w14:paraId="135672C3" w14:textId="77777777">
          <w:pPr>
            <w:pStyle w:val="TOC5"/>
            <w:tabs>
              <w:tab w:val="right" w:leader="dot" w:pos="9350"/>
            </w:tabs>
            <w:rPr>
              <w:ins w:author="Shubhankar Ghosh" w:date="2024-08-27T14:45:00Z" w:id="2029"/>
              <w:rFonts w:ascii="Calibri" w:hAnsi="Calibri" w:cs="Calibri"/>
              <w:lang w:val="en-IN" w:eastAsia="en-IN" w:bidi="mr-IN"/>
              <w:rPrChange w:author="Neeraj Durgapal" w:date="2024-08-28T03:49:00Z" w:id="2030">
                <w:rPr>
                  <w:ins w:author="Shubhankar Ghosh" w:date="2024-08-27T14:45:00Z" w:id="2031"/>
                  <w:rFonts w:cs="Mangal"/>
                  <w:sz w:val="22"/>
                  <w:szCs w:val="20"/>
                  <w:lang w:val="en-IN" w:eastAsia="en-IN" w:bidi="mr-IN"/>
                </w:rPr>
              </w:rPrChange>
            </w:rPr>
          </w:pPr>
          <w:ins w:author="Shubhankar Ghosh" w:date="2024-08-27T14:45:00Z" w:id="2032">
            <w:r>
              <w:rPr>
                <w:rStyle w:val="Hyperlink"/>
                <w:rFonts w:ascii="Calibri" w:hAnsi="Calibri" w:cs="Calibri"/>
                <w:rPrChange w:author="Neeraj Durgapal" w:date="2024-08-28T03:49:00Z" w:id="2033">
                  <w:rPr>
                    <w:rStyle w:val="Hyperlink"/>
                  </w:rPr>
                </w:rPrChange>
              </w:rPr>
              <w:fldChar w:fldCharType="begin"/>
            </w:r>
            <w:r>
              <w:rPr>
                <w:rStyle w:val="Hyperlink"/>
                <w:rFonts w:ascii="Calibri" w:hAnsi="Calibri" w:cs="Calibri"/>
                <w:rPrChange w:author="Neeraj Durgapal" w:date="2024-08-28T03:49:00Z" w:id="2034">
                  <w:rPr>
                    <w:rStyle w:val="Hyperlink"/>
                  </w:rPr>
                </w:rPrChange>
              </w:rPr>
              <w:instrText xml:space="preserve"> </w:instrText>
            </w:r>
            <w:r>
              <w:rPr>
                <w:rFonts w:ascii="Calibri" w:hAnsi="Calibri" w:cs="Calibri"/>
                <w:rPrChange w:author="Neeraj Durgapal" w:date="2024-08-28T03:49:00Z" w:id="2035">
                  <w:rPr/>
                </w:rPrChange>
              </w:rPr>
              <w:instrText>HYPERLINK \l "_Toc175662476"</w:instrText>
            </w:r>
            <w:r>
              <w:rPr>
                <w:rStyle w:val="Hyperlink"/>
                <w:rFonts w:ascii="Calibri" w:hAnsi="Calibri" w:cs="Calibri"/>
                <w:rPrChange w:author="Neeraj Durgapal" w:date="2024-08-28T03:49:00Z" w:id="2036">
                  <w:rPr>
                    <w:rStyle w:val="Hyperlink"/>
                  </w:rPr>
                </w:rPrChange>
              </w:rPr>
              <w:instrText xml:space="preserve"> </w:instrText>
            </w:r>
            <w:r>
              <w:rPr>
                <w:rStyle w:val="Hyperlink"/>
                <w:rFonts w:ascii="Calibri" w:hAnsi="Calibri" w:cs="Calibri"/>
                <w:rPrChange w:author="Neeraj Durgapal" w:date="2024-08-28T03:49:00Z" w:id="2037">
                  <w:rPr>
                    <w:rStyle w:val="Hyperlink"/>
                  </w:rPr>
                </w:rPrChange>
              </w:rPr>
              <w:fldChar w:fldCharType="separate"/>
            </w:r>
            <w:r>
              <w:rPr>
                <w:rStyle w:val="Hyperlink"/>
                <w:rFonts w:ascii="Calibri" w:hAnsi="Calibri" w:eastAsia="Aptos Display" w:cs="Calibri"/>
              </w:rPr>
              <w:t>6.3.1.1 - Refund Eligibility</w:t>
            </w:r>
            <w:r>
              <w:rPr>
                <w:rFonts w:ascii="Calibri" w:hAnsi="Calibri" w:cs="Calibri"/>
                <w:rPrChange w:author="Neeraj Durgapal" w:date="2024-08-28T03:49:00Z" w:id="2038">
                  <w:rPr/>
                </w:rPrChange>
              </w:rPr>
              <w:tab/>
            </w:r>
            <w:r>
              <w:rPr>
                <w:rFonts w:ascii="Calibri" w:hAnsi="Calibri" w:cs="Calibri"/>
                <w:rPrChange w:author="Neeraj Durgapal" w:date="2024-08-28T03:49:00Z" w:id="2039">
                  <w:rPr/>
                </w:rPrChange>
              </w:rPr>
              <w:fldChar w:fldCharType="begin"/>
            </w:r>
            <w:r>
              <w:rPr>
                <w:rFonts w:ascii="Calibri" w:hAnsi="Calibri" w:cs="Calibri"/>
                <w:rPrChange w:author="Neeraj Durgapal" w:date="2024-08-28T03:49:00Z" w:id="2040">
                  <w:rPr/>
                </w:rPrChange>
              </w:rPr>
              <w:instrText xml:space="preserve"> PAGEREF _Toc175662476 \h </w:instrText>
            </w:r>
          </w:ins>
          <w:r>
            <w:rPr>
              <w:rFonts w:ascii="Calibri" w:hAnsi="Calibri" w:cs="Calibri"/>
              <w:rPrChange w:author="Neeraj Durgapal" w:date="2024-08-28T03:49:00Z" w:id="2041">
                <w:rPr>
                  <w:rFonts w:ascii="Calibri" w:hAnsi="Calibri" w:cs="Calibri"/>
                </w:rPr>
              </w:rPrChange>
            </w:rPr>
          </w:r>
          <w:ins w:author="Shubhankar Ghosh" w:date="2024-08-27T14:45:00Z" w:id="2042">
            <w:r>
              <w:rPr>
                <w:rFonts w:ascii="Calibri" w:hAnsi="Calibri" w:cs="Calibri"/>
                <w:rPrChange w:author="Neeraj Durgapal" w:date="2024-08-28T03:49:00Z" w:id="2043">
                  <w:rPr/>
                </w:rPrChange>
              </w:rPr>
              <w:fldChar w:fldCharType="separate"/>
            </w:r>
            <w:r>
              <w:rPr>
                <w:rFonts w:ascii="Calibri" w:hAnsi="Calibri" w:cs="Calibri"/>
                <w:rPrChange w:author="Neeraj Durgapal" w:date="2024-08-28T03:49:00Z" w:id="2044">
                  <w:rPr/>
                </w:rPrChange>
              </w:rPr>
              <w:t>27</w:t>
            </w:r>
            <w:r>
              <w:rPr>
                <w:rFonts w:ascii="Calibri" w:hAnsi="Calibri" w:cs="Calibri"/>
                <w:rPrChange w:author="Neeraj Durgapal" w:date="2024-08-28T03:49:00Z" w:id="2045">
                  <w:rPr/>
                </w:rPrChange>
              </w:rPr>
              <w:fldChar w:fldCharType="end"/>
            </w:r>
            <w:r>
              <w:rPr>
                <w:rStyle w:val="Hyperlink"/>
                <w:rFonts w:ascii="Calibri" w:hAnsi="Calibri" w:cs="Calibri"/>
                <w:rPrChange w:author="Neeraj Durgapal" w:date="2024-08-28T03:49:00Z" w:id="2046">
                  <w:rPr>
                    <w:rStyle w:val="Hyperlink"/>
                  </w:rPr>
                </w:rPrChange>
              </w:rPr>
              <w:fldChar w:fldCharType="end"/>
            </w:r>
          </w:ins>
        </w:p>
        <w:p w:rsidRPr="00E403D6" w:rsidR="00E403D6" w:rsidRDefault="00287800" w14:paraId="767D58C9" w14:textId="77777777">
          <w:pPr>
            <w:pStyle w:val="TOC3"/>
            <w:tabs>
              <w:tab w:val="right" w:leader="dot" w:pos="9350"/>
            </w:tabs>
            <w:rPr>
              <w:ins w:author="Shubhankar Ghosh" w:date="2024-08-27T14:45:00Z" w:id="2047"/>
              <w:rFonts w:ascii="Calibri" w:hAnsi="Calibri" w:cs="Calibri"/>
              <w:lang w:val="en-IN" w:eastAsia="en-IN" w:bidi="mr-IN"/>
              <w:rPrChange w:author="Neeraj Durgapal" w:date="2024-08-28T03:49:00Z" w:id="2048">
                <w:rPr>
                  <w:ins w:author="Shubhankar Ghosh" w:date="2024-08-27T14:45:00Z" w:id="2049"/>
                  <w:rFonts w:cs="Mangal"/>
                  <w:sz w:val="22"/>
                  <w:szCs w:val="20"/>
                  <w:lang w:val="en-IN" w:eastAsia="en-IN" w:bidi="mr-IN"/>
                </w:rPr>
              </w:rPrChange>
            </w:rPr>
          </w:pPr>
          <w:ins w:author="Shubhankar Ghosh" w:date="2024-08-27T14:45:00Z" w:id="2050">
            <w:r>
              <w:rPr>
                <w:rStyle w:val="Hyperlink"/>
                <w:rFonts w:ascii="Calibri" w:hAnsi="Calibri" w:cs="Calibri"/>
                <w:rPrChange w:author="Neeraj Durgapal" w:date="2024-08-28T03:49:00Z" w:id="2051">
                  <w:rPr>
                    <w:rStyle w:val="Hyperlink"/>
                  </w:rPr>
                </w:rPrChange>
              </w:rPr>
              <w:fldChar w:fldCharType="begin"/>
            </w:r>
            <w:r>
              <w:rPr>
                <w:rStyle w:val="Hyperlink"/>
                <w:rFonts w:ascii="Calibri" w:hAnsi="Calibri" w:cs="Calibri"/>
                <w:rPrChange w:author="Neeraj Durgapal" w:date="2024-08-28T03:49:00Z" w:id="2052">
                  <w:rPr>
                    <w:rStyle w:val="Hyperlink"/>
                  </w:rPr>
                </w:rPrChange>
              </w:rPr>
              <w:instrText xml:space="preserve"> </w:instrText>
            </w:r>
            <w:r>
              <w:rPr>
                <w:rFonts w:ascii="Calibri" w:hAnsi="Calibri" w:cs="Calibri"/>
                <w:rPrChange w:author="Neeraj Durgapal" w:date="2024-08-28T03:49:00Z" w:id="2053">
                  <w:rPr/>
                </w:rPrChange>
              </w:rPr>
              <w:instrText>HYPERLINK \l "_Toc175662477"</w:instrText>
            </w:r>
            <w:r>
              <w:rPr>
                <w:rStyle w:val="Hyperlink"/>
                <w:rFonts w:ascii="Calibri" w:hAnsi="Calibri" w:cs="Calibri"/>
                <w:rPrChange w:author="Neeraj Durgapal" w:date="2024-08-28T03:49:00Z" w:id="2054">
                  <w:rPr>
                    <w:rStyle w:val="Hyperlink"/>
                  </w:rPr>
                </w:rPrChange>
              </w:rPr>
              <w:instrText xml:space="preserve"> </w:instrText>
            </w:r>
            <w:r>
              <w:rPr>
                <w:rStyle w:val="Hyperlink"/>
                <w:rFonts w:ascii="Calibri" w:hAnsi="Calibri" w:cs="Calibri"/>
                <w:rPrChange w:author="Neeraj Durgapal" w:date="2024-08-28T03:49:00Z" w:id="2055">
                  <w:rPr>
                    <w:rStyle w:val="Hyperlink"/>
                  </w:rPr>
                </w:rPrChange>
              </w:rPr>
              <w:fldChar w:fldCharType="separate"/>
            </w:r>
            <w:r>
              <w:rPr>
                <w:rStyle w:val="Hyperlink"/>
                <w:rFonts w:ascii="Calibri" w:hAnsi="Calibri" w:cs="Calibri"/>
              </w:rPr>
              <w:t>6.4 - Non - Functional Specification</w:t>
            </w:r>
            <w:r>
              <w:rPr>
                <w:rFonts w:ascii="Calibri" w:hAnsi="Calibri" w:cs="Calibri"/>
                <w:rPrChange w:author="Neeraj Durgapal" w:date="2024-08-28T03:49:00Z" w:id="2056">
                  <w:rPr/>
                </w:rPrChange>
              </w:rPr>
              <w:tab/>
            </w:r>
            <w:r>
              <w:rPr>
                <w:rFonts w:ascii="Calibri" w:hAnsi="Calibri" w:cs="Calibri"/>
                <w:rPrChange w:author="Neeraj Durgapal" w:date="2024-08-28T03:49:00Z" w:id="2057">
                  <w:rPr/>
                </w:rPrChange>
              </w:rPr>
              <w:fldChar w:fldCharType="begin"/>
            </w:r>
            <w:r>
              <w:rPr>
                <w:rFonts w:ascii="Calibri" w:hAnsi="Calibri" w:cs="Calibri"/>
                <w:rPrChange w:author="Neeraj Durgapal" w:date="2024-08-28T03:49:00Z" w:id="2058">
                  <w:rPr/>
                </w:rPrChange>
              </w:rPr>
              <w:instrText xml:space="preserve"> PAGEREF _Toc175662477 \h </w:instrText>
            </w:r>
          </w:ins>
          <w:r>
            <w:rPr>
              <w:rFonts w:ascii="Calibri" w:hAnsi="Calibri" w:cs="Calibri"/>
              <w:rPrChange w:author="Neeraj Durgapal" w:date="2024-08-28T03:49:00Z" w:id="2059">
                <w:rPr>
                  <w:rFonts w:ascii="Calibri" w:hAnsi="Calibri" w:cs="Calibri"/>
                </w:rPr>
              </w:rPrChange>
            </w:rPr>
          </w:r>
          <w:ins w:author="Shubhankar Ghosh" w:date="2024-08-27T14:45:00Z" w:id="2060">
            <w:r>
              <w:rPr>
                <w:rFonts w:ascii="Calibri" w:hAnsi="Calibri" w:cs="Calibri"/>
                <w:rPrChange w:author="Neeraj Durgapal" w:date="2024-08-28T03:49:00Z" w:id="2061">
                  <w:rPr/>
                </w:rPrChange>
              </w:rPr>
              <w:fldChar w:fldCharType="separate"/>
            </w:r>
            <w:r>
              <w:rPr>
                <w:rFonts w:ascii="Calibri" w:hAnsi="Calibri" w:cs="Calibri"/>
                <w:rPrChange w:author="Neeraj Durgapal" w:date="2024-08-28T03:49:00Z" w:id="2062">
                  <w:rPr/>
                </w:rPrChange>
              </w:rPr>
              <w:t>30</w:t>
            </w:r>
            <w:r>
              <w:rPr>
                <w:rFonts w:ascii="Calibri" w:hAnsi="Calibri" w:cs="Calibri"/>
                <w:rPrChange w:author="Neeraj Durgapal" w:date="2024-08-28T03:49:00Z" w:id="2063">
                  <w:rPr/>
                </w:rPrChange>
              </w:rPr>
              <w:fldChar w:fldCharType="end"/>
            </w:r>
            <w:r>
              <w:rPr>
                <w:rStyle w:val="Hyperlink"/>
                <w:rFonts w:ascii="Calibri" w:hAnsi="Calibri" w:cs="Calibri"/>
                <w:rPrChange w:author="Neeraj Durgapal" w:date="2024-08-28T03:49:00Z" w:id="2064">
                  <w:rPr>
                    <w:rStyle w:val="Hyperlink"/>
                  </w:rPr>
                </w:rPrChange>
              </w:rPr>
              <w:fldChar w:fldCharType="end"/>
            </w:r>
          </w:ins>
        </w:p>
        <w:p w:rsidRPr="00E403D6" w:rsidR="00E403D6" w:rsidRDefault="00287800" w14:paraId="41C40ED5" w14:textId="77777777">
          <w:pPr>
            <w:pStyle w:val="TOC2"/>
            <w:tabs>
              <w:tab w:val="left" w:pos="660"/>
              <w:tab w:val="right" w:leader="dot" w:pos="9350"/>
            </w:tabs>
            <w:rPr>
              <w:ins w:author="Shubhankar Ghosh" w:date="2024-08-27T14:45:00Z" w:id="2065"/>
              <w:rFonts w:ascii="Calibri" w:hAnsi="Calibri" w:cs="Calibri"/>
              <w:lang w:val="en-IN" w:eastAsia="en-IN" w:bidi="mr-IN"/>
              <w:rPrChange w:author="Neeraj Durgapal" w:date="2024-08-28T03:49:00Z" w:id="2066">
                <w:rPr>
                  <w:ins w:author="Shubhankar Ghosh" w:date="2024-08-27T14:45:00Z" w:id="2067"/>
                  <w:rFonts w:cs="Mangal"/>
                  <w:sz w:val="22"/>
                  <w:szCs w:val="20"/>
                  <w:lang w:val="en-IN" w:eastAsia="en-IN" w:bidi="mr-IN"/>
                </w:rPr>
              </w:rPrChange>
            </w:rPr>
          </w:pPr>
          <w:ins w:author="Shubhankar Ghosh" w:date="2024-08-27T14:45:00Z" w:id="2068">
            <w:r>
              <w:rPr>
                <w:rStyle w:val="Hyperlink"/>
                <w:rFonts w:ascii="Calibri" w:hAnsi="Calibri" w:cs="Calibri"/>
                <w:rPrChange w:author="Neeraj Durgapal" w:date="2024-08-28T03:49:00Z" w:id="2069">
                  <w:rPr>
                    <w:rStyle w:val="Hyperlink"/>
                  </w:rPr>
                </w:rPrChange>
              </w:rPr>
              <w:fldChar w:fldCharType="begin"/>
            </w:r>
            <w:r>
              <w:rPr>
                <w:rStyle w:val="Hyperlink"/>
                <w:rFonts w:ascii="Calibri" w:hAnsi="Calibri" w:cs="Calibri"/>
                <w:rPrChange w:author="Neeraj Durgapal" w:date="2024-08-28T03:49:00Z" w:id="2070">
                  <w:rPr>
                    <w:rStyle w:val="Hyperlink"/>
                  </w:rPr>
                </w:rPrChange>
              </w:rPr>
              <w:instrText xml:space="preserve"> </w:instrText>
            </w:r>
            <w:r>
              <w:rPr>
                <w:rFonts w:ascii="Calibri" w:hAnsi="Calibri" w:cs="Calibri"/>
                <w:rPrChange w:author="Neeraj Durgapal" w:date="2024-08-28T03:49:00Z" w:id="2071">
                  <w:rPr/>
                </w:rPrChange>
              </w:rPr>
              <w:instrText>HYPERLINK \l "_Toc175662478"</w:instrText>
            </w:r>
            <w:r>
              <w:rPr>
                <w:rStyle w:val="Hyperlink"/>
                <w:rFonts w:ascii="Calibri" w:hAnsi="Calibri" w:cs="Calibri"/>
                <w:rPrChange w:author="Neeraj Durgapal" w:date="2024-08-28T03:49:00Z" w:id="2072">
                  <w:rPr>
                    <w:rStyle w:val="Hyperlink"/>
                  </w:rPr>
                </w:rPrChange>
              </w:rPr>
              <w:instrText xml:space="preserve"> </w:instrText>
            </w:r>
            <w:r>
              <w:rPr>
                <w:rStyle w:val="Hyperlink"/>
                <w:rFonts w:ascii="Calibri" w:hAnsi="Calibri" w:cs="Calibri"/>
                <w:rPrChange w:author="Neeraj Durgapal" w:date="2024-08-28T03:49:00Z" w:id="2073">
                  <w:rPr>
                    <w:rStyle w:val="Hyperlink"/>
                  </w:rPr>
                </w:rPrChange>
              </w:rPr>
              <w:fldChar w:fldCharType="separate"/>
            </w:r>
            <w:r>
              <w:rPr>
                <w:rStyle w:val="Hyperlink"/>
                <w:rFonts w:ascii="Calibri" w:hAnsi="Calibri" w:cs="Calibri"/>
              </w:rPr>
              <w:t>7.</w:t>
            </w:r>
            <w:r>
              <w:rPr>
                <w:rFonts w:ascii="Calibri" w:hAnsi="Calibri" w:cs="Calibri"/>
                <w:lang w:val="en-IN" w:eastAsia="en-IN" w:bidi="mr-IN"/>
                <w:rPrChange w:author="Neeraj Durgapal" w:date="2024-08-28T03:49:00Z" w:id="2074">
                  <w:rPr>
                    <w:rFonts w:cs="Mangal"/>
                    <w:sz w:val="22"/>
                    <w:szCs w:val="20"/>
                    <w:lang w:val="en-IN" w:eastAsia="en-IN" w:bidi="mr-IN"/>
                  </w:rPr>
                </w:rPrChange>
              </w:rPr>
              <w:tab/>
            </w:r>
            <w:r>
              <w:rPr>
                <w:rStyle w:val="Hyperlink"/>
                <w:rFonts w:ascii="Calibri" w:hAnsi="Calibri" w:cs="Calibri"/>
              </w:rPr>
              <w:t>FS_MS_7 – Merchant Key Management</w:t>
            </w:r>
            <w:r>
              <w:rPr>
                <w:rFonts w:ascii="Calibri" w:hAnsi="Calibri" w:cs="Calibri"/>
                <w:rPrChange w:author="Neeraj Durgapal" w:date="2024-08-28T03:49:00Z" w:id="2075">
                  <w:rPr/>
                </w:rPrChange>
              </w:rPr>
              <w:tab/>
            </w:r>
            <w:r>
              <w:rPr>
                <w:rFonts w:ascii="Calibri" w:hAnsi="Calibri" w:cs="Calibri"/>
                <w:rPrChange w:author="Neeraj Durgapal" w:date="2024-08-28T03:49:00Z" w:id="2076">
                  <w:rPr/>
                </w:rPrChange>
              </w:rPr>
              <w:fldChar w:fldCharType="begin"/>
            </w:r>
            <w:r>
              <w:rPr>
                <w:rFonts w:ascii="Calibri" w:hAnsi="Calibri" w:cs="Calibri"/>
                <w:rPrChange w:author="Neeraj Durgapal" w:date="2024-08-28T03:49:00Z" w:id="2077">
                  <w:rPr/>
                </w:rPrChange>
              </w:rPr>
              <w:instrText xml:space="preserve"> PAGEREF _Toc175662478 \h </w:instrText>
            </w:r>
          </w:ins>
          <w:r>
            <w:rPr>
              <w:rFonts w:ascii="Calibri" w:hAnsi="Calibri" w:cs="Calibri"/>
              <w:rPrChange w:author="Neeraj Durgapal" w:date="2024-08-28T03:49:00Z" w:id="2078">
                <w:rPr>
                  <w:rFonts w:ascii="Calibri" w:hAnsi="Calibri" w:cs="Calibri"/>
                </w:rPr>
              </w:rPrChange>
            </w:rPr>
          </w:r>
          <w:ins w:author="Shubhankar Ghosh" w:date="2024-08-27T14:45:00Z" w:id="2079">
            <w:r>
              <w:rPr>
                <w:rFonts w:ascii="Calibri" w:hAnsi="Calibri" w:cs="Calibri"/>
                <w:rPrChange w:author="Neeraj Durgapal" w:date="2024-08-28T03:49:00Z" w:id="2080">
                  <w:rPr/>
                </w:rPrChange>
              </w:rPr>
              <w:fldChar w:fldCharType="separate"/>
            </w:r>
            <w:r>
              <w:rPr>
                <w:rFonts w:ascii="Calibri" w:hAnsi="Calibri" w:cs="Calibri"/>
                <w:rPrChange w:author="Neeraj Durgapal" w:date="2024-08-28T03:49:00Z" w:id="2081">
                  <w:rPr/>
                </w:rPrChange>
              </w:rPr>
              <w:t>30</w:t>
            </w:r>
            <w:r>
              <w:rPr>
                <w:rFonts w:ascii="Calibri" w:hAnsi="Calibri" w:cs="Calibri"/>
                <w:rPrChange w:author="Neeraj Durgapal" w:date="2024-08-28T03:49:00Z" w:id="2082">
                  <w:rPr/>
                </w:rPrChange>
              </w:rPr>
              <w:fldChar w:fldCharType="end"/>
            </w:r>
            <w:r>
              <w:rPr>
                <w:rStyle w:val="Hyperlink"/>
                <w:rFonts w:ascii="Calibri" w:hAnsi="Calibri" w:cs="Calibri"/>
                <w:rPrChange w:author="Neeraj Durgapal" w:date="2024-08-28T03:49:00Z" w:id="2083">
                  <w:rPr>
                    <w:rStyle w:val="Hyperlink"/>
                  </w:rPr>
                </w:rPrChange>
              </w:rPr>
              <w:fldChar w:fldCharType="end"/>
            </w:r>
          </w:ins>
        </w:p>
        <w:p w:rsidRPr="00E403D6" w:rsidR="00E403D6" w:rsidRDefault="00287800" w14:paraId="1979C5F1" w14:textId="77777777">
          <w:pPr>
            <w:pStyle w:val="TOC3"/>
            <w:tabs>
              <w:tab w:val="right" w:leader="dot" w:pos="9350"/>
            </w:tabs>
            <w:rPr>
              <w:ins w:author="Shubhankar Ghosh" w:date="2024-08-27T14:45:00Z" w:id="2084"/>
              <w:rFonts w:ascii="Calibri" w:hAnsi="Calibri" w:cs="Calibri"/>
              <w:lang w:val="en-IN" w:eastAsia="en-IN" w:bidi="mr-IN"/>
              <w:rPrChange w:author="Neeraj Durgapal" w:date="2024-08-28T03:49:00Z" w:id="2085">
                <w:rPr>
                  <w:ins w:author="Shubhankar Ghosh" w:date="2024-08-27T14:45:00Z" w:id="2086"/>
                  <w:rFonts w:cs="Mangal"/>
                  <w:sz w:val="22"/>
                  <w:szCs w:val="20"/>
                  <w:lang w:val="en-IN" w:eastAsia="en-IN" w:bidi="mr-IN"/>
                </w:rPr>
              </w:rPrChange>
            </w:rPr>
          </w:pPr>
          <w:ins w:author="Shubhankar Ghosh" w:date="2024-08-27T14:45:00Z" w:id="2087">
            <w:r>
              <w:rPr>
                <w:rStyle w:val="Hyperlink"/>
                <w:rFonts w:ascii="Calibri" w:hAnsi="Calibri" w:cs="Calibri"/>
                <w:rPrChange w:author="Neeraj Durgapal" w:date="2024-08-28T03:49:00Z" w:id="2088">
                  <w:rPr>
                    <w:rStyle w:val="Hyperlink"/>
                  </w:rPr>
                </w:rPrChange>
              </w:rPr>
              <w:fldChar w:fldCharType="begin"/>
            </w:r>
            <w:r>
              <w:rPr>
                <w:rStyle w:val="Hyperlink"/>
                <w:rFonts w:ascii="Calibri" w:hAnsi="Calibri" w:cs="Calibri"/>
                <w:rPrChange w:author="Neeraj Durgapal" w:date="2024-08-28T03:49:00Z" w:id="2089">
                  <w:rPr>
                    <w:rStyle w:val="Hyperlink"/>
                  </w:rPr>
                </w:rPrChange>
              </w:rPr>
              <w:instrText xml:space="preserve"> </w:instrText>
            </w:r>
            <w:r>
              <w:rPr>
                <w:rFonts w:ascii="Calibri" w:hAnsi="Calibri" w:cs="Calibri"/>
                <w:rPrChange w:author="Neeraj Durgapal" w:date="2024-08-28T03:49:00Z" w:id="2090">
                  <w:rPr/>
                </w:rPrChange>
              </w:rPr>
              <w:instrText>HYPERLINK \l "_Toc175662479"</w:instrText>
            </w:r>
            <w:r>
              <w:rPr>
                <w:rStyle w:val="Hyperlink"/>
                <w:rFonts w:ascii="Calibri" w:hAnsi="Calibri" w:cs="Calibri"/>
                <w:rPrChange w:author="Neeraj Durgapal" w:date="2024-08-28T03:49:00Z" w:id="2091">
                  <w:rPr>
                    <w:rStyle w:val="Hyperlink"/>
                  </w:rPr>
                </w:rPrChange>
              </w:rPr>
              <w:instrText xml:space="preserve"> </w:instrText>
            </w:r>
            <w:r>
              <w:rPr>
                <w:rStyle w:val="Hyperlink"/>
                <w:rFonts w:ascii="Calibri" w:hAnsi="Calibri" w:cs="Calibri"/>
                <w:rPrChange w:author="Neeraj Durgapal" w:date="2024-08-28T03:49:00Z" w:id="2092">
                  <w:rPr>
                    <w:rStyle w:val="Hyperlink"/>
                  </w:rPr>
                </w:rPrChange>
              </w:rPr>
              <w:fldChar w:fldCharType="separate"/>
            </w:r>
            <w:r>
              <w:rPr>
                <w:rStyle w:val="Hyperlink"/>
                <w:rFonts w:ascii="Calibri" w:hAnsi="Calibri" w:cs="Calibri"/>
              </w:rPr>
              <w:t>7.1 - Objective</w:t>
            </w:r>
            <w:r>
              <w:rPr>
                <w:rFonts w:ascii="Calibri" w:hAnsi="Calibri" w:cs="Calibri"/>
                <w:rPrChange w:author="Neeraj Durgapal" w:date="2024-08-28T03:49:00Z" w:id="2093">
                  <w:rPr/>
                </w:rPrChange>
              </w:rPr>
              <w:tab/>
            </w:r>
            <w:r>
              <w:rPr>
                <w:rFonts w:ascii="Calibri" w:hAnsi="Calibri" w:cs="Calibri"/>
                <w:rPrChange w:author="Neeraj Durgapal" w:date="2024-08-28T03:49:00Z" w:id="2094">
                  <w:rPr/>
                </w:rPrChange>
              </w:rPr>
              <w:fldChar w:fldCharType="begin"/>
            </w:r>
            <w:r>
              <w:rPr>
                <w:rFonts w:ascii="Calibri" w:hAnsi="Calibri" w:cs="Calibri"/>
                <w:rPrChange w:author="Neeraj Durgapal" w:date="2024-08-28T03:49:00Z" w:id="2095">
                  <w:rPr/>
                </w:rPrChange>
              </w:rPr>
              <w:instrText xml:space="preserve"> PAGEREF _Toc175662479 \h </w:instrText>
            </w:r>
          </w:ins>
          <w:r>
            <w:rPr>
              <w:rFonts w:ascii="Calibri" w:hAnsi="Calibri" w:cs="Calibri"/>
              <w:rPrChange w:author="Neeraj Durgapal" w:date="2024-08-28T03:49:00Z" w:id="2096">
                <w:rPr>
                  <w:rFonts w:ascii="Calibri" w:hAnsi="Calibri" w:cs="Calibri"/>
                </w:rPr>
              </w:rPrChange>
            </w:rPr>
          </w:r>
          <w:ins w:author="Shubhankar Ghosh" w:date="2024-08-27T14:45:00Z" w:id="2097">
            <w:r>
              <w:rPr>
                <w:rFonts w:ascii="Calibri" w:hAnsi="Calibri" w:cs="Calibri"/>
                <w:rPrChange w:author="Neeraj Durgapal" w:date="2024-08-28T03:49:00Z" w:id="2098">
                  <w:rPr/>
                </w:rPrChange>
              </w:rPr>
              <w:fldChar w:fldCharType="separate"/>
            </w:r>
            <w:r>
              <w:rPr>
                <w:rFonts w:ascii="Calibri" w:hAnsi="Calibri" w:cs="Calibri"/>
                <w:rPrChange w:author="Neeraj Durgapal" w:date="2024-08-28T03:49:00Z" w:id="2099">
                  <w:rPr/>
                </w:rPrChange>
              </w:rPr>
              <w:t>30</w:t>
            </w:r>
            <w:r>
              <w:rPr>
                <w:rFonts w:ascii="Calibri" w:hAnsi="Calibri" w:cs="Calibri"/>
                <w:rPrChange w:author="Neeraj Durgapal" w:date="2024-08-28T03:49:00Z" w:id="2100">
                  <w:rPr/>
                </w:rPrChange>
              </w:rPr>
              <w:fldChar w:fldCharType="end"/>
            </w:r>
            <w:r>
              <w:rPr>
                <w:rStyle w:val="Hyperlink"/>
                <w:rFonts w:ascii="Calibri" w:hAnsi="Calibri" w:cs="Calibri"/>
                <w:rPrChange w:author="Neeraj Durgapal" w:date="2024-08-28T03:49:00Z" w:id="2101">
                  <w:rPr>
                    <w:rStyle w:val="Hyperlink"/>
                  </w:rPr>
                </w:rPrChange>
              </w:rPr>
              <w:fldChar w:fldCharType="end"/>
            </w:r>
          </w:ins>
        </w:p>
        <w:p w:rsidRPr="00E403D6" w:rsidR="00E403D6" w:rsidRDefault="00287800" w14:paraId="6FAB69BE" w14:textId="77777777">
          <w:pPr>
            <w:pStyle w:val="TOC4"/>
            <w:tabs>
              <w:tab w:val="right" w:leader="dot" w:pos="9350"/>
            </w:tabs>
            <w:rPr>
              <w:ins w:author="Shubhankar Ghosh" w:date="2024-08-27T14:45:00Z" w:id="2102"/>
              <w:rFonts w:ascii="Calibri" w:hAnsi="Calibri" w:cs="Calibri"/>
              <w:lang w:val="en-IN" w:eastAsia="en-IN" w:bidi="mr-IN"/>
              <w:rPrChange w:author="Neeraj Durgapal" w:date="2024-08-28T03:49:00Z" w:id="2103">
                <w:rPr>
                  <w:ins w:author="Shubhankar Ghosh" w:date="2024-08-27T14:45:00Z" w:id="2104"/>
                  <w:rFonts w:cs="Mangal"/>
                  <w:sz w:val="22"/>
                  <w:szCs w:val="20"/>
                  <w:lang w:val="en-IN" w:eastAsia="en-IN" w:bidi="mr-IN"/>
                </w:rPr>
              </w:rPrChange>
            </w:rPr>
          </w:pPr>
          <w:ins w:author="Shubhankar Ghosh" w:date="2024-08-27T14:45:00Z" w:id="2105">
            <w:r>
              <w:rPr>
                <w:rStyle w:val="Hyperlink"/>
                <w:rFonts w:ascii="Calibri" w:hAnsi="Calibri" w:cs="Calibri"/>
                <w:rPrChange w:author="Neeraj Durgapal" w:date="2024-08-28T03:49:00Z" w:id="2106">
                  <w:rPr>
                    <w:rStyle w:val="Hyperlink"/>
                  </w:rPr>
                </w:rPrChange>
              </w:rPr>
              <w:fldChar w:fldCharType="begin"/>
            </w:r>
            <w:r>
              <w:rPr>
                <w:rStyle w:val="Hyperlink"/>
                <w:rFonts w:ascii="Calibri" w:hAnsi="Calibri" w:cs="Calibri"/>
                <w:rPrChange w:author="Neeraj Durgapal" w:date="2024-08-28T03:49:00Z" w:id="2107">
                  <w:rPr>
                    <w:rStyle w:val="Hyperlink"/>
                  </w:rPr>
                </w:rPrChange>
              </w:rPr>
              <w:instrText xml:space="preserve"> </w:instrText>
            </w:r>
            <w:r>
              <w:rPr>
                <w:rFonts w:ascii="Calibri" w:hAnsi="Calibri" w:cs="Calibri"/>
                <w:rPrChange w:author="Neeraj Durgapal" w:date="2024-08-28T03:49:00Z" w:id="2108">
                  <w:rPr/>
                </w:rPrChange>
              </w:rPr>
              <w:instrText>HYPERLINK \l "_Toc175662480"</w:instrText>
            </w:r>
            <w:r>
              <w:rPr>
                <w:rStyle w:val="Hyperlink"/>
                <w:rFonts w:ascii="Calibri" w:hAnsi="Calibri" w:cs="Calibri"/>
                <w:rPrChange w:author="Neeraj Durgapal" w:date="2024-08-28T03:49:00Z" w:id="2109">
                  <w:rPr>
                    <w:rStyle w:val="Hyperlink"/>
                  </w:rPr>
                </w:rPrChange>
              </w:rPr>
              <w:instrText xml:space="preserve"> </w:instrText>
            </w:r>
            <w:r>
              <w:rPr>
                <w:rStyle w:val="Hyperlink"/>
                <w:rFonts w:ascii="Calibri" w:hAnsi="Calibri" w:cs="Calibri"/>
                <w:rPrChange w:author="Neeraj Durgapal" w:date="2024-08-28T03:49:00Z" w:id="2110">
                  <w:rPr>
                    <w:rStyle w:val="Hyperlink"/>
                  </w:rPr>
                </w:rPrChange>
              </w:rPr>
              <w:fldChar w:fldCharType="separate"/>
            </w:r>
            <w:r>
              <w:rPr>
                <w:rStyle w:val="Hyperlink"/>
                <w:rFonts w:ascii="Calibri" w:hAnsi="Calibri" w:eastAsia="Aptos" w:cs="Calibri"/>
              </w:rPr>
              <w:t>7.1.1 – Key Generation</w:t>
            </w:r>
            <w:r>
              <w:rPr>
                <w:rFonts w:ascii="Calibri" w:hAnsi="Calibri" w:cs="Calibri"/>
                <w:rPrChange w:author="Neeraj Durgapal" w:date="2024-08-28T03:49:00Z" w:id="2111">
                  <w:rPr/>
                </w:rPrChange>
              </w:rPr>
              <w:tab/>
            </w:r>
            <w:r>
              <w:rPr>
                <w:rFonts w:ascii="Calibri" w:hAnsi="Calibri" w:cs="Calibri"/>
                <w:rPrChange w:author="Neeraj Durgapal" w:date="2024-08-28T03:49:00Z" w:id="2112">
                  <w:rPr/>
                </w:rPrChange>
              </w:rPr>
              <w:fldChar w:fldCharType="begin"/>
            </w:r>
            <w:r>
              <w:rPr>
                <w:rFonts w:ascii="Calibri" w:hAnsi="Calibri" w:cs="Calibri"/>
                <w:rPrChange w:author="Neeraj Durgapal" w:date="2024-08-28T03:49:00Z" w:id="2113">
                  <w:rPr/>
                </w:rPrChange>
              </w:rPr>
              <w:instrText xml:space="preserve"> PAGEREF _Toc175662480 \h </w:instrText>
            </w:r>
          </w:ins>
          <w:r>
            <w:rPr>
              <w:rFonts w:ascii="Calibri" w:hAnsi="Calibri" w:cs="Calibri"/>
              <w:rPrChange w:author="Neeraj Durgapal" w:date="2024-08-28T03:49:00Z" w:id="2114">
                <w:rPr>
                  <w:rFonts w:ascii="Calibri" w:hAnsi="Calibri" w:cs="Calibri"/>
                </w:rPr>
              </w:rPrChange>
            </w:rPr>
          </w:r>
          <w:ins w:author="Shubhankar Ghosh" w:date="2024-08-27T14:45:00Z" w:id="2115">
            <w:r>
              <w:rPr>
                <w:rFonts w:ascii="Calibri" w:hAnsi="Calibri" w:cs="Calibri"/>
                <w:rPrChange w:author="Neeraj Durgapal" w:date="2024-08-28T03:49:00Z" w:id="2116">
                  <w:rPr/>
                </w:rPrChange>
              </w:rPr>
              <w:fldChar w:fldCharType="separate"/>
            </w:r>
            <w:r>
              <w:rPr>
                <w:rFonts w:ascii="Calibri" w:hAnsi="Calibri" w:cs="Calibri"/>
                <w:rPrChange w:author="Neeraj Durgapal" w:date="2024-08-28T03:49:00Z" w:id="2117">
                  <w:rPr/>
                </w:rPrChange>
              </w:rPr>
              <w:t>30</w:t>
            </w:r>
            <w:r>
              <w:rPr>
                <w:rFonts w:ascii="Calibri" w:hAnsi="Calibri" w:cs="Calibri"/>
                <w:rPrChange w:author="Neeraj Durgapal" w:date="2024-08-28T03:49:00Z" w:id="2118">
                  <w:rPr/>
                </w:rPrChange>
              </w:rPr>
              <w:fldChar w:fldCharType="end"/>
            </w:r>
            <w:r>
              <w:rPr>
                <w:rStyle w:val="Hyperlink"/>
                <w:rFonts w:ascii="Calibri" w:hAnsi="Calibri" w:cs="Calibri"/>
                <w:rPrChange w:author="Neeraj Durgapal" w:date="2024-08-28T03:49:00Z" w:id="2119">
                  <w:rPr>
                    <w:rStyle w:val="Hyperlink"/>
                  </w:rPr>
                </w:rPrChange>
              </w:rPr>
              <w:fldChar w:fldCharType="end"/>
            </w:r>
          </w:ins>
        </w:p>
        <w:p w:rsidRPr="00E403D6" w:rsidR="00E403D6" w:rsidRDefault="00287800" w14:paraId="1E048AE6" w14:textId="77777777">
          <w:pPr>
            <w:pStyle w:val="TOC4"/>
            <w:tabs>
              <w:tab w:val="right" w:leader="dot" w:pos="9350"/>
            </w:tabs>
            <w:rPr>
              <w:ins w:author="Shubhankar Ghosh" w:date="2024-08-27T14:45:00Z" w:id="2120"/>
              <w:rFonts w:ascii="Calibri" w:hAnsi="Calibri" w:cs="Calibri"/>
              <w:lang w:val="en-IN" w:eastAsia="en-IN" w:bidi="mr-IN"/>
              <w:rPrChange w:author="Neeraj Durgapal" w:date="2024-08-28T03:49:00Z" w:id="2121">
                <w:rPr>
                  <w:ins w:author="Shubhankar Ghosh" w:date="2024-08-27T14:45:00Z" w:id="2122"/>
                  <w:rFonts w:cs="Mangal"/>
                  <w:sz w:val="22"/>
                  <w:szCs w:val="20"/>
                  <w:lang w:val="en-IN" w:eastAsia="en-IN" w:bidi="mr-IN"/>
                </w:rPr>
              </w:rPrChange>
            </w:rPr>
          </w:pPr>
          <w:ins w:author="Shubhankar Ghosh" w:date="2024-08-27T14:45:00Z" w:id="2123">
            <w:r>
              <w:rPr>
                <w:rStyle w:val="Hyperlink"/>
                <w:rFonts w:ascii="Calibri" w:hAnsi="Calibri" w:cs="Calibri"/>
                <w:rPrChange w:author="Neeraj Durgapal" w:date="2024-08-28T03:49:00Z" w:id="2124">
                  <w:rPr>
                    <w:rStyle w:val="Hyperlink"/>
                  </w:rPr>
                </w:rPrChange>
              </w:rPr>
              <w:fldChar w:fldCharType="begin"/>
            </w:r>
            <w:r>
              <w:rPr>
                <w:rStyle w:val="Hyperlink"/>
                <w:rFonts w:ascii="Calibri" w:hAnsi="Calibri" w:cs="Calibri"/>
                <w:rPrChange w:author="Neeraj Durgapal" w:date="2024-08-28T03:49:00Z" w:id="2125">
                  <w:rPr>
                    <w:rStyle w:val="Hyperlink"/>
                  </w:rPr>
                </w:rPrChange>
              </w:rPr>
              <w:instrText xml:space="preserve"> </w:instrText>
            </w:r>
            <w:r>
              <w:rPr>
                <w:rFonts w:ascii="Calibri" w:hAnsi="Calibri" w:cs="Calibri"/>
                <w:rPrChange w:author="Neeraj Durgapal" w:date="2024-08-28T03:49:00Z" w:id="2126">
                  <w:rPr/>
                </w:rPrChange>
              </w:rPr>
              <w:instrText>HYPERLINK \l "_Toc175662481"</w:instrText>
            </w:r>
            <w:r>
              <w:rPr>
                <w:rStyle w:val="Hyperlink"/>
                <w:rFonts w:ascii="Calibri" w:hAnsi="Calibri" w:cs="Calibri"/>
                <w:rPrChange w:author="Neeraj Durgapal" w:date="2024-08-28T03:49:00Z" w:id="2127">
                  <w:rPr>
                    <w:rStyle w:val="Hyperlink"/>
                  </w:rPr>
                </w:rPrChange>
              </w:rPr>
              <w:instrText xml:space="preserve"> </w:instrText>
            </w:r>
            <w:r>
              <w:rPr>
                <w:rStyle w:val="Hyperlink"/>
                <w:rFonts w:ascii="Calibri" w:hAnsi="Calibri" w:cs="Calibri"/>
                <w:rPrChange w:author="Neeraj Durgapal" w:date="2024-08-28T03:49:00Z" w:id="2128">
                  <w:rPr>
                    <w:rStyle w:val="Hyperlink"/>
                  </w:rPr>
                </w:rPrChange>
              </w:rPr>
              <w:fldChar w:fldCharType="separate"/>
            </w:r>
            <w:r>
              <w:rPr>
                <w:rStyle w:val="Hyperlink"/>
                <w:rFonts w:ascii="Calibri" w:hAnsi="Calibri" w:eastAsia="Aptos" w:cs="Calibri"/>
              </w:rPr>
              <w:t>7.1.2 – Key Regeneration and Revocation</w:t>
            </w:r>
            <w:r>
              <w:rPr>
                <w:rFonts w:ascii="Calibri" w:hAnsi="Calibri" w:cs="Calibri"/>
                <w:rPrChange w:author="Neeraj Durgapal" w:date="2024-08-28T03:49:00Z" w:id="2129">
                  <w:rPr/>
                </w:rPrChange>
              </w:rPr>
              <w:tab/>
            </w:r>
            <w:r>
              <w:rPr>
                <w:rFonts w:ascii="Calibri" w:hAnsi="Calibri" w:cs="Calibri"/>
                <w:rPrChange w:author="Neeraj Durgapal" w:date="2024-08-28T03:49:00Z" w:id="2130">
                  <w:rPr/>
                </w:rPrChange>
              </w:rPr>
              <w:fldChar w:fldCharType="begin"/>
            </w:r>
            <w:r>
              <w:rPr>
                <w:rFonts w:ascii="Calibri" w:hAnsi="Calibri" w:cs="Calibri"/>
                <w:rPrChange w:author="Neeraj Durgapal" w:date="2024-08-28T03:49:00Z" w:id="2131">
                  <w:rPr/>
                </w:rPrChange>
              </w:rPr>
              <w:instrText xml:space="preserve"> PAGEREF _Toc175662481 \h </w:instrText>
            </w:r>
          </w:ins>
          <w:r>
            <w:rPr>
              <w:rFonts w:ascii="Calibri" w:hAnsi="Calibri" w:cs="Calibri"/>
              <w:rPrChange w:author="Neeraj Durgapal" w:date="2024-08-28T03:49:00Z" w:id="2132">
                <w:rPr>
                  <w:rFonts w:ascii="Calibri" w:hAnsi="Calibri" w:cs="Calibri"/>
                </w:rPr>
              </w:rPrChange>
            </w:rPr>
          </w:r>
          <w:ins w:author="Shubhankar Ghosh" w:date="2024-08-27T14:45:00Z" w:id="2133">
            <w:r>
              <w:rPr>
                <w:rFonts w:ascii="Calibri" w:hAnsi="Calibri" w:cs="Calibri"/>
                <w:rPrChange w:author="Neeraj Durgapal" w:date="2024-08-28T03:49:00Z" w:id="2134">
                  <w:rPr/>
                </w:rPrChange>
              </w:rPr>
              <w:fldChar w:fldCharType="separate"/>
            </w:r>
            <w:r>
              <w:rPr>
                <w:rFonts w:ascii="Calibri" w:hAnsi="Calibri" w:cs="Calibri"/>
                <w:rPrChange w:author="Neeraj Durgapal" w:date="2024-08-28T03:49:00Z" w:id="2135">
                  <w:rPr/>
                </w:rPrChange>
              </w:rPr>
              <w:t>30</w:t>
            </w:r>
            <w:r>
              <w:rPr>
                <w:rFonts w:ascii="Calibri" w:hAnsi="Calibri" w:cs="Calibri"/>
                <w:rPrChange w:author="Neeraj Durgapal" w:date="2024-08-28T03:49:00Z" w:id="2136">
                  <w:rPr/>
                </w:rPrChange>
              </w:rPr>
              <w:fldChar w:fldCharType="end"/>
            </w:r>
            <w:r>
              <w:rPr>
                <w:rStyle w:val="Hyperlink"/>
                <w:rFonts w:ascii="Calibri" w:hAnsi="Calibri" w:cs="Calibri"/>
                <w:rPrChange w:author="Neeraj Durgapal" w:date="2024-08-28T03:49:00Z" w:id="2137">
                  <w:rPr>
                    <w:rStyle w:val="Hyperlink"/>
                  </w:rPr>
                </w:rPrChange>
              </w:rPr>
              <w:fldChar w:fldCharType="end"/>
            </w:r>
          </w:ins>
        </w:p>
        <w:p w:rsidRPr="00E403D6" w:rsidR="00E403D6" w:rsidRDefault="00287800" w14:paraId="2F514A2F" w14:textId="77777777">
          <w:pPr>
            <w:pStyle w:val="TOC4"/>
            <w:tabs>
              <w:tab w:val="right" w:leader="dot" w:pos="9350"/>
            </w:tabs>
            <w:rPr>
              <w:ins w:author="Shubhankar Ghosh" w:date="2024-08-27T14:45:00Z" w:id="2138"/>
              <w:rFonts w:ascii="Calibri" w:hAnsi="Calibri" w:cs="Calibri"/>
              <w:lang w:val="en-IN" w:eastAsia="en-IN" w:bidi="mr-IN"/>
              <w:rPrChange w:author="Neeraj Durgapal" w:date="2024-08-28T03:49:00Z" w:id="2139">
                <w:rPr>
                  <w:ins w:author="Shubhankar Ghosh" w:date="2024-08-27T14:45:00Z" w:id="2140"/>
                  <w:rFonts w:cs="Mangal"/>
                  <w:sz w:val="22"/>
                  <w:szCs w:val="20"/>
                  <w:lang w:val="en-IN" w:eastAsia="en-IN" w:bidi="mr-IN"/>
                </w:rPr>
              </w:rPrChange>
            </w:rPr>
          </w:pPr>
          <w:ins w:author="Shubhankar Ghosh" w:date="2024-08-27T14:45:00Z" w:id="2141">
            <w:r>
              <w:rPr>
                <w:rStyle w:val="Hyperlink"/>
                <w:rFonts w:ascii="Calibri" w:hAnsi="Calibri" w:cs="Calibri"/>
                <w:rPrChange w:author="Neeraj Durgapal" w:date="2024-08-28T03:49:00Z" w:id="2142">
                  <w:rPr>
                    <w:rStyle w:val="Hyperlink"/>
                  </w:rPr>
                </w:rPrChange>
              </w:rPr>
              <w:fldChar w:fldCharType="begin"/>
            </w:r>
            <w:r>
              <w:rPr>
                <w:rStyle w:val="Hyperlink"/>
                <w:rFonts w:ascii="Calibri" w:hAnsi="Calibri" w:cs="Calibri"/>
                <w:rPrChange w:author="Neeraj Durgapal" w:date="2024-08-28T03:49:00Z" w:id="2143">
                  <w:rPr>
                    <w:rStyle w:val="Hyperlink"/>
                  </w:rPr>
                </w:rPrChange>
              </w:rPr>
              <w:instrText xml:space="preserve"> </w:instrText>
            </w:r>
            <w:r>
              <w:rPr>
                <w:rFonts w:ascii="Calibri" w:hAnsi="Calibri" w:cs="Calibri"/>
                <w:rPrChange w:author="Neeraj Durgapal" w:date="2024-08-28T03:49:00Z" w:id="2144">
                  <w:rPr/>
                </w:rPrChange>
              </w:rPr>
              <w:instrText>HYPERLINK \l "_Toc175662482"</w:instrText>
            </w:r>
            <w:r>
              <w:rPr>
                <w:rStyle w:val="Hyperlink"/>
                <w:rFonts w:ascii="Calibri" w:hAnsi="Calibri" w:cs="Calibri"/>
                <w:rPrChange w:author="Neeraj Durgapal" w:date="2024-08-28T03:49:00Z" w:id="2145">
                  <w:rPr>
                    <w:rStyle w:val="Hyperlink"/>
                  </w:rPr>
                </w:rPrChange>
              </w:rPr>
              <w:instrText xml:space="preserve"> </w:instrText>
            </w:r>
            <w:r>
              <w:rPr>
                <w:rStyle w:val="Hyperlink"/>
                <w:rFonts w:ascii="Calibri" w:hAnsi="Calibri" w:cs="Calibri"/>
                <w:rPrChange w:author="Neeraj Durgapal" w:date="2024-08-28T03:49:00Z" w:id="2146">
                  <w:rPr>
                    <w:rStyle w:val="Hyperlink"/>
                  </w:rPr>
                </w:rPrChange>
              </w:rPr>
              <w:fldChar w:fldCharType="separate"/>
            </w:r>
            <w:r>
              <w:rPr>
                <w:rStyle w:val="Hyperlink"/>
                <w:rFonts w:ascii="Calibri" w:hAnsi="Calibri" w:eastAsia="Aptos" w:cs="Calibri"/>
              </w:rPr>
              <w:t>7.1.3 – Key Download</w:t>
            </w:r>
            <w:r>
              <w:rPr>
                <w:rFonts w:ascii="Calibri" w:hAnsi="Calibri" w:cs="Calibri"/>
                <w:rPrChange w:author="Neeraj Durgapal" w:date="2024-08-28T03:49:00Z" w:id="2147">
                  <w:rPr/>
                </w:rPrChange>
              </w:rPr>
              <w:tab/>
            </w:r>
            <w:r>
              <w:rPr>
                <w:rFonts w:ascii="Calibri" w:hAnsi="Calibri" w:cs="Calibri"/>
                <w:rPrChange w:author="Neeraj Durgapal" w:date="2024-08-28T03:49:00Z" w:id="2148">
                  <w:rPr/>
                </w:rPrChange>
              </w:rPr>
              <w:fldChar w:fldCharType="begin"/>
            </w:r>
            <w:r>
              <w:rPr>
                <w:rFonts w:ascii="Calibri" w:hAnsi="Calibri" w:cs="Calibri"/>
                <w:rPrChange w:author="Neeraj Durgapal" w:date="2024-08-28T03:49:00Z" w:id="2149">
                  <w:rPr/>
                </w:rPrChange>
              </w:rPr>
              <w:instrText xml:space="preserve"> PAGEREF _Toc175662482 \h </w:instrText>
            </w:r>
          </w:ins>
          <w:r>
            <w:rPr>
              <w:rFonts w:ascii="Calibri" w:hAnsi="Calibri" w:cs="Calibri"/>
              <w:rPrChange w:author="Neeraj Durgapal" w:date="2024-08-28T03:49:00Z" w:id="2150">
                <w:rPr>
                  <w:rFonts w:ascii="Calibri" w:hAnsi="Calibri" w:cs="Calibri"/>
                </w:rPr>
              </w:rPrChange>
            </w:rPr>
          </w:r>
          <w:ins w:author="Shubhankar Ghosh" w:date="2024-08-27T14:45:00Z" w:id="2151">
            <w:r>
              <w:rPr>
                <w:rFonts w:ascii="Calibri" w:hAnsi="Calibri" w:cs="Calibri"/>
                <w:rPrChange w:author="Neeraj Durgapal" w:date="2024-08-28T03:49:00Z" w:id="2152">
                  <w:rPr/>
                </w:rPrChange>
              </w:rPr>
              <w:fldChar w:fldCharType="separate"/>
            </w:r>
            <w:r>
              <w:rPr>
                <w:rFonts w:ascii="Calibri" w:hAnsi="Calibri" w:cs="Calibri"/>
                <w:rPrChange w:author="Neeraj Durgapal" w:date="2024-08-28T03:49:00Z" w:id="2153">
                  <w:rPr/>
                </w:rPrChange>
              </w:rPr>
              <w:t>30</w:t>
            </w:r>
            <w:r>
              <w:rPr>
                <w:rFonts w:ascii="Calibri" w:hAnsi="Calibri" w:cs="Calibri"/>
                <w:rPrChange w:author="Neeraj Durgapal" w:date="2024-08-28T03:49:00Z" w:id="2154">
                  <w:rPr/>
                </w:rPrChange>
              </w:rPr>
              <w:fldChar w:fldCharType="end"/>
            </w:r>
            <w:r>
              <w:rPr>
                <w:rStyle w:val="Hyperlink"/>
                <w:rFonts w:ascii="Calibri" w:hAnsi="Calibri" w:cs="Calibri"/>
                <w:rPrChange w:author="Neeraj Durgapal" w:date="2024-08-28T03:49:00Z" w:id="2155">
                  <w:rPr>
                    <w:rStyle w:val="Hyperlink"/>
                  </w:rPr>
                </w:rPrChange>
              </w:rPr>
              <w:fldChar w:fldCharType="end"/>
            </w:r>
          </w:ins>
        </w:p>
        <w:p w:rsidR="00E403D6" w:rsidP="65DF739C" w:rsidRDefault="00287800" w14:paraId="5C97C27E" w14:textId="77777777">
          <w:pPr>
            <w:pStyle w:val="TOC4"/>
            <w:tabs>
              <w:tab w:val="right" w:leader="dot" w:pos="9350"/>
            </w:tabs>
            <w:rPr>
              <w:rFonts w:cs="Mangal"/>
              <w:sz w:val="22"/>
              <w:szCs w:val="22"/>
              <w:lang w:val="en-IN" w:eastAsia="en-IN" w:bidi="mr-IN"/>
            </w:rPr>
          </w:pPr>
          <w:ins w:author="Shubhankar Ghosh" w:date="2024-08-27T14:45:00Z" w:id="2156">
            <w:r w:rsidRPr="65DF739C">
              <w:rPr>
                <w:rStyle w:val="Hyperlink"/>
                <w:rFonts w:ascii="Calibri" w:hAnsi="Calibri" w:cs="Calibri"/>
              </w:rPr>
              <w:fldChar w:fldCharType="begin"/>
            </w:r>
            <w:r w:rsidRPr="65DF739C">
              <w:rPr>
                <w:rStyle w:val="Hyperlink"/>
                <w:rFonts w:ascii="Calibri" w:hAnsi="Calibri" w:cs="Calibri"/>
              </w:rPr>
              <w:instrText xml:space="preserve"> </w:instrText>
            </w:r>
            <w:r w:rsidRPr="65DF739C">
              <w:rPr>
                <w:rFonts w:ascii="Calibri" w:hAnsi="Calibri" w:cs="Calibri"/>
              </w:rPr>
              <w:instrText>HYPERLINK \l "_Toc175662483"</w:instrText>
            </w:r>
            <w:r w:rsidRPr="65DF739C">
              <w:rPr>
                <w:rStyle w:val="Hyperlink"/>
                <w:rFonts w:ascii="Calibri" w:hAnsi="Calibri" w:cs="Calibri"/>
              </w:rPr>
              <w:instrText xml:space="preserve"> </w:instrText>
            </w:r>
            <w:r w:rsidRPr="65DF739C">
              <w:rPr>
                <w:rStyle w:val="Hyperlink"/>
                <w:rFonts w:ascii="Calibri" w:hAnsi="Calibri" w:cs="Calibri"/>
              </w:rPr>
              <w:fldChar w:fldCharType="separate"/>
            </w:r>
            <w:r w:rsidRPr="65DF739C" w:rsidR="65DF739C">
              <w:rPr>
                <w:rStyle w:val="Hyperlink"/>
                <w:rFonts w:ascii="Calibri" w:hAnsi="Calibri" w:eastAsia="Aptos" w:cs="Calibri"/>
              </w:rPr>
              <w:t>7.1.4 – Audit trial</w:t>
            </w:r>
            <w:r>
              <w:tab/>
            </w:r>
            <w:r w:rsidRPr="65DF739C">
              <w:rPr>
                <w:rFonts w:ascii="Calibri" w:hAnsi="Calibri" w:cs="Calibri"/>
              </w:rPr>
              <w:fldChar w:fldCharType="begin"/>
            </w:r>
            <w:r w:rsidRPr="65DF739C">
              <w:rPr>
                <w:rFonts w:ascii="Calibri" w:hAnsi="Calibri" w:cs="Calibri"/>
              </w:rPr>
              <w:instrText xml:space="preserve"> PAGEREF _Toc175662483 \h </w:instrText>
            </w:r>
          </w:ins>
          <w:r w:rsidRPr="65DF739C">
            <w:rPr>
              <w:rFonts w:ascii="Calibri" w:hAnsi="Calibri" w:cs="Calibri"/>
            </w:rPr>
          </w:r>
          <w:ins w:author="Shubhankar Ghosh" w:date="2024-08-27T14:45:00Z" w:id="2157">
            <w:r w:rsidRPr="65DF739C">
              <w:rPr>
                <w:rFonts w:ascii="Calibri" w:hAnsi="Calibri" w:cs="Calibri"/>
              </w:rPr>
              <w:fldChar w:fldCharType="separate"/>
            </w:r>
            <w:r w:rsidRPr="65DF739C" w:rsidR="65DF739C">
              <w:rPr>
                <w:rFonts w:ascii="Calibri" w:hAnsi="Calibri" w:cs="Calibri"/>
                <w:rPrChange w:author="Neeraj Durgapal" w:date="2024-08-28T03:49:00Z" w:id="2158">
                  <w:rPr/>
                </w:rPrChange>
              </w:rPr>
              <w:t>30</w:t>
            </w:r>
            <w:r w:rsidRPr="65DF739C">
              <w:rPr>
                <w:rFonts w:ascii="Calibri" w:hAnsi="Calibri" w:cs="Calibri"/>
              </w:rPr>
              <w:fldChar w:fldCharType="end"/>
            </w:r>
            <w:r w:rsidRPr="65DF739C">
              <w:rPr>
                <w:rStyle w:val="Hyperlink"/>
                <w:rFonts w:ascii="Calibri" w:hAnsi="Calibri" w:cs="Calibri"/>
              </w:rPr>
              <w:fldChar w:fldCharType="end"/>
            </w:r>
          </w:ins>
        </w:p>
        <w:p w:rsidRPr="00E403D6" w:rsidR="00E403D6" w:rsidRDefault="00287800" w14:paraId="450D384F" w14:textId="77777777">
          <w:pPr>
            <w:pStyle w:val="TOC3"/>
            <w:tabs>
              <w:tab w:val="right" w:leader="dot" w:pos="9350"/>
            </w:tabs>
            <w:rPr>
              <w:ins w:author="Shubhankar Ghosh" w:date="2024-08-27T14:45:00Z" w:id="2159"/>
              <w:rFonts w:ascii="Calibri" w:hAnsi="Calibri" w:cs="Calibri"/>
              <w:lang w:val="en-IN" w:eastAsia="en-IN" w:bidi="mr-IN"/>
              <w:rPrChange w:author="Neeraj Durgapal" w:date="2024-08-28T03:49:00Z" w:id="2160">
                <w:rPr>
                  <w:ins w:author="Shubhankar Ghosh" w:date="2024-08-27T14:45:00Z" w:id="2161"/>
                  <w:rFonts w:cs="Mangal"/>
                  <w:sz w:val="22"/>
                  <w:szCs w:val="20"/>
                  <w:lang w:val="en-IN" w:eastAsia="en-IN" w:bidi="mr-IN"/>
                </w:rPr>
              </w:rPrChange>
            </w:rPr>
          </w:pPr>
          <w:ins w:author="Shubhankar Ghosh" w:date="2024-08-27T14:45:00Z" w:id="2162">
            <w:r>
              <w:rPr>
                <w:rStyle w:val="Hyperlink"/>
                <w:rFonts w:ascii="Calibri" w:hAnsi="Calibri" w:cs="Calibri"/>
                <w:rPrChange w:author="Neeraj Durgapal" w:date="2024-08-28T03:49:00Z" w:id="2163">
                  <w:rPr>
                    <w:rStyle w:val="Hyperlink"/>
                  </w:rPr>
                </w:rPrChange>
              </w:rPr>
              <w:fldChar w:fldCharType="begin"/>
            </w:r>
            <w:r>
              <w:rPr>
                <w:rStyle w:val="Hyperlink"/>
                <w:rFonts w:ascii="Calibri" w:hAnsi="Calibri" w:cs="Calibri"/>
                <w:rPrChange w:author="Neeraj Durgapal" w:date="2024-08-28T03:49:00Z" w:id="2164">
                  <w:rPr>
                    <w:rStyle w:val="Hyperlink"/>
                  </w:rPr>
                </w:rPrChange>
              </w:rPr>
              <w:instrText xml:space="preserve"> </w:instrText>
            </w:r>
            <w:r>
              <w:rPr>
                <w:rFonts w:ascii="Calibri" w:hAnsi="Calibri" w:cs="Calibri"/>
                <w:rPrChange w:author="Neeraj Durgapal" w:date="2024-08-28T03:49:00Z" w:id="2165">
                  <w:rPr/>
                </w:rPrChange>
              </w:rPr>
              <w:instrText>HYPERLINK \l "_Toc175662484"</w:instrText>
            </w:r>
            <w:r>
              <w:rPr>
                <w:rStyle w:val="Hyperlink"/>
                <w:rFonts w:ascii="Calibri" w:hAnsi="Calibri" w:cs="Calibri"/>
                <w:rPrChange w:author="Neeraj Durgapal" w:date="2024-08-28T03:49:00Z" w:id="2166">
                  <w:rPr>
                    <w:rStyle w:val="Hyperlink"/>
                  </w:rPr>
                </w:rPrChange>
              </w:rPr>
              <w:instrText xml:space="preserve"> </w:instrText>
            </w:r>
            <w:r>
              <w:rPr>
                <w:rStyle w:val="Hyperlink"/>
                <w:rFonts w:ascii="Calibri" w:hAnsi="Calibri" w:cs="Calibri"/>
                <w:rPrChange w:author="Neeraj Durgapal" w:date="2024-08-28T03:49:00Z" w:id="2167">
                  <w:rPr>
                    <w:rStyle w:val="Hyperlink"/>
                  </w:rPr>
                </w:rPrChange>
              </w:rPr>
              <w:fldChar w:fldCharType="separate"/>
            </w:r>
            <w:r>
              <w:rPr>
                <w:rStyle w:val="Hyperlink"/>
                <w:rFonts w:ascii="Calibri" w:hAnsi="Calibri" w:cs="Calibri"/>
              </w:rPr>
              <w:t xml:space="preserve">7.1 - </w:t>
            </w:r>
            <w:r>
              <w:rPr>
                <w:rStyle w:val="Hyperlink"/>
                <w:rFonts w:ascii="Calibri" w:hAnsi="Calibri" w:eastAsia="Aptos Display" w:cs="Calibri"/>
                <w:i/>
                <w:iCs/>
              </w:rPr>
              <w:t>Process</w:t>
            </w:r>
            <w:r>
              <w:rPr>
                <w:rFonts w:ascii="Calibri" w:hAnsi="Calibri" w:cs="Calibri"/>
                <w:rPrChange w:author="Neeraj Durgapal" w:date="2024-08-28T03:49:00Z" w:id="2168">
                  <w:rPr/>
                </w:rPrChange>
              </w:rPr>
              <w:tab/>
            </w:r>
            <w:r>
              <w:rPr>
                <w:rFonts w:ascii="Calibri" w:hAnsi="Calibri" w:cs="Calibri"/>
                <w:rPrChange w:author="Neeraj Durgapal" w:date="2024-08-28T03:49:00Z" w:id="2169">
                  <w:rPr/>
                </w:rPrChange>
              </w:rPr>
              <w:fldChar w:fldCharType="begin"/>
            </w:r>
            <w:r>
              <w:rPr>
                <w:rFonts w:ascii="Calibri" w:hAnsi="Calibri" w:cs="Calibri"/>
                <w:rPrChange w:author="Neeraj Durgapal" w:date="2024-08-28T03:49:00Z" w:id="2170">
                  <w:rPr/>
                </w:rPrChange>
              </w:rPr>
              <w:instrText xml:space="preserve"> PAGEREF _Toc175662484 \h </w:instrText>
            </w:r>
          </w:ins>
          <w:r>
            <w:rPr>
              <w:rFonts w:ascii="Calibri" w:hAnsi="Calibri" w:cs="Calibri"/>
              <w:rPrChange w:author="Neeraj Durgapal" w:date="2024-08-28T03:49:00Z" w:id="2171">
                <w:rPr>
                  <w:rFonts w:ascii="Calibri" w:hAnsi="Calibri" w:cs="Calibri"/>
                </w:rPr>
              </w:rPrChange>
            </w:rPr>
          </w:r>
          <w:ins w:author="Shubhankar Ghosh" w:date="2024-08-27T14:45:00Z" w:id="2172">
            <w:r>
              <w:rPr>
                <w:rFonts w:ascii="Calibri" w:hAnsi="Calibri" w:cs="Calibri"/>
                <w:rPrChange w:author="Neeraj Durgapal" w:date="2024-08-28T03:49:00Z" w:id="2173">
                  <w:rPr/>
                </w:rPrChange>
              </w:rPr>
              <w:fldChar w:fldCharType="separate"/>
            </w:r>
            <w:r>
              <w:rPr>
                <w:rFonts w:ascii="Calibri" w:hAnsi="Calibri" w:cs="Calibri"/>
                <w:rPrChange w:author="Neeraj Durgapal" w:date="2024-08-28T03:49:00Z" w:id="2174">
                  <w:rPr/>
                </w:rPrChange>
              </w:rPr>
              <w:t>30</w:t>
            </w:r>
            <w:r>
              <w:rPr>
                <w:rFonts w:ascii="Calibri" w:hAnsi="Calibri" w:cs="Calibri"/>
                <w:rPrChange w:author="Neeraj Durgapal" w:date="2024-08-28T03:49:00Z" w:id="2175">
                  <w:rPr/>
                </w:rPrChange>
              </w:rPr>
              <w:fldChar w:fldCharType="end"/>
            </w:r>
            <w:r>
              <w:rPr>
                <w:rStyle w:val="Hyperlink"/>
                <w:rFonts w:ascii="Calibri" w:hAnsi="Calibri" w:cs="Calibri"/>
                <w:rPrChange w:author="Neeraj Durgapal" w:date="2024-08-28T03:49:00Z" w:id="2176">
                  <w:rPr>
                    <w:rStyle w:val="Hyperlink"/>
                  </w:rPr>
                </w:rPrChange>
              </w:rPr>
              <w:fldChar w:fldCharType="end"/>
            </w:r>
          </w:ins>
        </w:p>
        <w:p w:rsidRPr="00E403D6" w:rsidR="00E403D6" w:rsidRDefault="00287800" w14:paraId="2736150E" w14:textId="77777777">
          <w:pPr>
            <w:pStyle w:val="TOC3"/>
            <w:tabs>
              <w:tab w:val="right" w:leader="dot" w:pos="9350"/>
            </w:tabs>
            <w:rPr>
              <w:ins w:author="Shubhankar Ghosh" w:date="2024-08-27T14:45:00Z" w:id="2177"/>
              <w:rFonts w:ascii="Calibri" w:hAnsi="Calibri" w:cs="Calibri"/>
              <w:lang w:val="en-IN" w:eastAsia="en-IN" w:bidi="mr-IN"/>
              <w:rPrChange w:author="Neeraj Durgapal" w:date="2024-08-28T03:49:00Z" w:id="2178">
                <w:rPr>
                  <w:ins w:author="Shubhankar Ghosh" w:date="2024-08-27T14:45:00Z" w:id="2179"/>
                  <w:rFonts w:cs="Mangal"/>
                  <w:sz w:val="22"/>
                  <w:szCs w:val="20"/>
                  <w:lang w:val="en-IN" w:eastAsia="en-IN" w:bidi="mr-IN"/>
                </w:rPr>
              </w:rPrChange>
            </w:rPr>
          </w:pPr>
          <w:ins w:author="Shubhankar Ghosh" w:date="2024-08-27T14:45:00Z" w:id="2180">
            <w:r>
              <w:rPr>
                <w:rStyle w:val="Hyperlink"/>
                <w:rFonts w:ascii="Calibri" w:hAnsi="Calibri" w:cs="Calibri"/>
                <w:rPrChange w:author="Neeraj Durgapal" w:date="2024-08-28T03:49:00Z" w:id="2181">
                  <w:rPr>
                    <w:rStyle w:val="Hyperlink"/>
                  </w:rPr>
                </w:rPrChange>
              </w:rPr>
              <w:fldChar w:fldCharType="begin"/>
            </w:r>
            <w:r>
              <w:rPr>
                <w:rStyle w:val="Hyperlink"/>
                <w:rFonts w:ascii="Calibri" w:hAnsi="Calibri" w:cs="Calibri"/>
                <w:rPrChange w:author="Neeraj Durgapal" w:date="2024-08-28T03:49:00Z" w:id="2182">
                  <w:rPr>
                    <w:rStyle w:val="Hyperlink"/>
                  </w:rPr>
                </w:rPrChange>
              </w:rPr>
              <w:instrText xml:space="preserve"> </w:instrText>
            </w:r>
            <w:r>
              <w:rPr>
                <w:rFonts w:ascii="Calibri" w:hAnsi="Calibri" w:cs="Calibri"/>
                <w:rPrChange w:author="Neeraj Durgapal" w:date="2024-08-28T03:49:00Z" w:id="2183">
                  <w:rPr/>
                </w:rPrChange>
              </w:rPr>
              <w:instrText>HYPERLINK \l "_Toc175662485"</w:instrText>
            </w:r>
            <w:r>
              <w:rPr>
                <w:rStyle w:val="Hyperlink"/>
                <w:rFonts w:ascii="Calibri" w:hAnsi="Calibri" w:cs="Calibri"/>
                <w:rPrChange w:author="Neeraj Durgapal" w:date="2024-08-28T03:49:00Z" w:id="2184">
                  <w:rPr>
                    <w:rStyle w:val="Hyperlink"/>
                  </w:rPr>
                </w:rPrChange>
              </w:rPr>
              <w:instrText xml:space="preserve"> </w:instrText>
            </w:r>
            <w:r>
              <w:rPr>
                <w:rStyle w:val="Hyperlink"/>
                <w:rFonts w:ascii="Calibri" w:hAnsi="Calibri" w:cs="Calibri"/>
                <w:rPrChange w:author="Neeraj Durgapal" w:date="2024-08-28T03:49:00Z" w:id="2185">
                  <w:rPr>
                    <w:rStyle w:val="Hyperlink"/>
                  </w:rPr>
                </w:rPrChange>
              </w:rPr>
              <w:fldChar w:fldCharType="separate"/>
            </w:r>
            <w:r>
              <w:rPr>
                <w:rStyle w:val="Hyperlink"/>
                <w:rFonts w:ascii="Calibri" w:hAnsi="Calibri" w:cs="Calibri"/>
              </w:rPr>
              <w:t>7.2 - Functional Flow / Mock Up</w:t>
            </w:r>
            <w:r>
              <w:rPr>
                <w:rFonts w:ascii="Calibri" w:hAnsi="Calibri" w:cs="Calibri"/>
                <w:rPrChange w:author="Neeraj Durgapal" w:date="2024-08-28T03:49:00Z" w:id="2186">
                  <w:rPr/>
                </w:rPrChange>
              </w:rPr>
              <w:tab/>
            </w:r>
            <w:r>
              <w:rPr>
                <w:rFonts w:ascii="Calibri" w:hAnsi="Calibri" w:cs="Calibri"/>
                <w:rPrChange w:author="Neeraj Durgapal" w:date="2024-08-28T03:49:00Z" w:id="2187">
                  <w:rPr/>
                </w:rPrChange>
              </w:rPr>
              <w:fldChar w:fldCharType="begin"/>
            </w:r>
            <w:r>
              <w:rPr>
                <w:rFonts w:ascii="Calibri" w:hAnsi="Calibri" w:cs="Calibri"/>
                <w:rPrChange w:author="Neeraj Durgapal" w:date="2024-08-28T03:49:00Z" w:id="2188">
                  <w:rPr/>
                </w:rPrChange>
              </w:rPr>
              <w:instrText xml:space="preserve"> PAGEREF _Toc175662485 \h </w:instrText>
            </w:r>
          </w:ins>
          <w:r>
            <w:rPr>
              <w:rFonts w:ascii="Calibri" w:hAnsi="Calibri" w:cs="Calibri"/>
              <w:rPrChange w:author="Neeraj Durgapal" w:date="2024-08-28T03:49:00Z" w:id="2189">
                <w:rPr>
                  <w:rFonts w:ascii="Calibri" w:hAnsi="Calibri" w:cs="Calibri"/>
                </w:rPr>
              </w:rPrChange>
            </w:rPr>
          </w:r>
          <w:ins w:author="Shubhankar Ghosh" w:date="2024-08-27T14:45:00Z" w:id="2190">
            <w:r>
              <w:rPr>
                <w:rFonts w:ascii="Calibri" w:hAnsi="Calibri" w:cs="Calibri"/>
                <w:rPrChange w:author="Neeraj Durgapal" w:date="2024-08-28T03:49:00Z" w:id="2191">
                  <w:rPr/>
                </w:rPrChange>
              </w:rPr>
              <w:fldChar w:fldCharType="separate"/>
            </w:r>
            <w:r>
              <w:rPr>
                <w:rFonts w:ascii="Calibri" w:hAnsi="Calibri" w:cs="Calibri"/>
                <w:rPrChange w:author="Neeraj Durgapal" w:date="2024-08-28T03:49:00Z" w:id="2192">
                  <w:rPr/>
                </w:rPrChange>
              </w:rPr>
              <w:t>31</w:t>
            </w:r>
            <w:r>
              <w:rPr>
                <w:rFonts w:ascii="Calibri" w:hAnsi="Calibri" w:cs="Calibri"/>
                <w:rPrChange w:author="Neeraj Durgapal" w:date="2024-08-28T03:49:00Z" w:id="2193">
                  <w:rPr/>
                </w:rPrChange>
              </w:rPr>
              <w:fldChar w:fldCharType="end"/>
            </w:r>
            <w:r>
              <w:rPr>
                <w:rStyle w:val="Hyperlink"/>
                <w:rFonts w:ascii="Calibri" w:hAnsi="Calibri" w:cs="Calibri"/>
                <w:rPrChange w:author="Neeraj Durgapal" w:date="2024-08-28T03:49:00Z" w:id="2194">
                  <w:rPr>
                    <w:rStyle w:val="Hyperlink"/>
                  </w:rPr>
                </w:rPrChange>
              </w:rPr>
              <w:fldChar w:fldCharType="end"/>
            </w:r>
          </w:ins>
        </w:p>
        <w:p w:rsidRPr="00E403D6" w:rsidR="00E403D6" w:rsidRDefault="00287800" w14:paraId="60D27235" w14:textId="77777777">
          <w:pPr>
            <w:pStyle w:val="TOC3"/>
            <w:tabs>
              <w:tab w:val="right" w:leader="dot" w:pos="9350"/>
            </w:tabs>
            <w:rPr>
              <w:ins w:author="Shubhankar Ghosh" w:date="2024-08-27T14:45:00Z" w:id="2195"/>
              <w:rFonts w:ascii="Calibri" w:hAnsi="Calibri" w:cs="Calibri"/>
              <w:lang w:val="en-IN" w:eastAsia="en-IN" w:bidi="mr-IN"/>
              <w:rPrChange w:author="Neeraj Durgapal" w:date="2024-08-28T03:49:00Z" w:id="2196">
                <w:rPr>
                  <w:ins w:author="Shubhankar Ghosh" w:date="2024-08-27T14:45:00Z" w:id="2197"/>
                  <w:rFonts w:cs="Mangal"/>
                  <w:sz w:val="22"/>
                  <w:szCs w:val="20"/>
                  <w:lang w:val="en-IN" w:eastAsia="en-IN" w:bidi="mr-IN"/>
                </w:rPr>
              </w:rPrChange>
            </w:rPr>
          </w:pPr>
          <w:ins w:author="Shubhankar Ghosh" w:date="2024-08-27T14:45:00Z" w:id="2198">
            <w:r>
              <w:rPr>
                <w:rStyle w:val="Hyperlink"/>
                <w:rFonts w:ascii="Calibri" w:hAnsi="Calibri" w:cs="Calibri"/>
                <w:rPrChange w:author="Neeraj Durgapal" w:date="2024-08-28T03:49:00Z" w:id="2199">
                  <w:rPr>
                    <w:rStyle w:val="Hyperlink"/>
                  </w:rPr>
                </w:rPrChange>
              </w:rPr>
              <w:fldChar w:fldCharType="begin"/>
            </w:r>
            <w:r>
              <w:rPr>
                <w:rStyle w:val="Hyperlink"/>
                <w:rFonts w:ascii="Calibri" w:hAnsi="Calibri" w:cs="Calibri"/>
                <w:rPrChange w:author="Neeraj Durgapal" w:date="2024-08-28T03:49:00Z" w:id="2200">
                  <w:rPr>
                    <w:rStyle w:val="Hyperlink"/>
                  </w:rPr>
                </w:rPrChange>
              </w:rPr>
              <w:instrText xml:space="preserve"> </w:instrText>
            </w:r>
            <w:r>
              <w:rPr>
                <w:rFonts w:ascii="Calibri" w:hAnsi="Calibri" w:cs="Calibri"/>
                <w:rPrChange w:author="Neeraj Durgapal" w:date="2024-08-28T03:49:00Z" w:id="2201">
                  <w:rPr/>
                </w:rPrChange>
              </w:rPr>
              <w:instrText>HYPERLINK \l "_Toc175662486"</w:instrText>
            </w:r>
            <w:r>
              <w:rPr>
                <w:rStyle w:val="Hyperlink"/>
                <w:rFonts w:ascii="Calibri" w:hAnsi="Calibri" w:cs="Calibri"/>
                <w:rPrChange w:author="Neeraj Durgapal" w:date="2024-08-28T03:49:00Z" w:id="2202">
                  <w:rPr>
                    <w:rStyle w:val="Hyperlink"/>
                  </w:rPr>
                </w:rPrChange>
              </w:rPr>
              <w:instrText xml:space="preserve"> </w:instrText>
            </w:r>
            <w:r>
              <w:rPr>
                <w:rStyle w:val="Hyperlink"/>
                <w:rFonts w:ascii="Calibri" w:hAnsi="Calibri" w:cs="Calibri"/>
                <w:rPrChange w:author="Neeraj Durgapal" w:date="2024-08-28T03:49:00Z" w:id="2203">
                  <w:rPr>
                    <w:rStyle w:val="Hyperlink"/>
                  </w:rPr>
                </w:rPrChange>
              </w:rPr>
              <w:fldChar w:fldCharType="separate"/>
            </w:r>
            <w:r>
              <w:rPr>
                <w:rStyle w:val="Hyperlink"/>
                <w:rFonts w:ascii="Calibri" w:hAnsi="Calibri" w:cs="Calibri"/>
              </w:rPr>
              <w:t>7.3 Functional Specification</w:t>
            </w:r>
            <w:r>
              <w:rPr>
                <w:rFonts w:ascii="Calibri" w:hAnsi="Calibri" w:cs="Calibri"/>
                <w:rPrChange w:author="Neeraj Durgapal" w:date="2024-08-28T03:49:00Z" w:id="2204">
                  <w:rPr/>
                </w:rPrChange>
              </w:rPr>
              <w:tab/>
            </w:r>
            <w:r>
              <w:rPr>
                <w:rFonts w:ascii="Calibri" w:hAnsi="Calibri" w:cs="Calibri"/>
                <w:rPrChange w:author="Neeraj Durgapal" w:date="2024-08-28T03:49:00Z" w:id="2205">
                  <w:rPr/>
                </w:rPrChange>
              </w:rPr>
              <w:fldChar w:fldCharType="begin"/>
            </w:r>
            <w:r>
              <w:rPr>
                <w:rFonts w:ascii="Calibri" w:hAnsi="Calibri" w:cs="Calibri"/>
                <w:rPrChange w:author="Neeraj Durgapal" w:date="2024-08-28T03:49:00Z" w:id="2206">
                  <w:rPr/>
                </w:rPrChange>
              </w:rPr>
              <w:instrText xml:space="preserve"> PAGEREF _Toc175662486 \h </w:instrText>
            </w:r>
          </w:ins>
          <w:r>
            <w:rPr>
              <w:rFonts w:ascii="Calibri" w:hAnsi="Calibri" w:cs="Calibri"/>
              <w:rPrChange w:author="Neeraj Durgapal" w:date="2024-08-28T03:49:00Z" w:id="2207">
                <w:rPr>
                  <w:rFonts w:ascii="Calibri" w:hAnsi="Calibri" w:cs="Calibri"/>
                </w:rPr>
              </w:rPrChange>
            </w:rPr>
          </w:r>
          <w:ins w:author="Shubhankar Ghosh" w:date="2024-08-27T14:45:00Z" w:id="2208">
            <w:r>
              <w:rPr>
                <w:rFonts w:ascii="Calibri" w:hAnsi="Calibri" w:cs="Calibri"/>
                <w:rPrChange w:author="Neeraj Durgapal" w:date="2024-08-28T03:49:00Z" w:id="2209">
                  <w:rPr/>
                </w:rPrChange>
              </w:rPr>
              <w:fldChar w:fldCharType="separate"/>
            </w:r>
            <w:r>
              <w:rPr>
                <w:rFonts w:ascii="Calibri" w:hAnsi="Calibri" w:cs="Calibri"/>
                <w:rPrChange w:author="Neeraj Durgapal" w:date="2024-08-28T03:49:00Z" w:id="2210">
                  <w:rPr/>
                </w:rPrChange>
              </w:rPr>
              <w:t>31</w:t>
            </w:r>
            <w:r>
              <w:rPr>
                <w:rFonts w:ascii="Calibri" w:hAnsi="Calibri" w:cs="Calibri"/>
                <w:rPrChange w:author="Neeraj Durgapal" w:date="2024-08-28T03:49:00Z" w:id="2211">
                  <w:rPr/>
                </w:rPrChange>
              </w:rPr>
              <w:fldChar w:fldCharType="end"/>
            </w:r>
            <w:r>
              <w:rPr>
                <w:rStyle w:val="Hyperlink"/>
                <w:rFonts w:ascii="Calibri" w:hAnsi="Calibri" w:cs="Calibri"/>
                <w:rPrChange w:author="Neeraj Durgapal" w:date="2024-08-28T03:49:00Z" w:id="2212">
                  <w:rPr>
                    <w:rStyle w:val="Hyperlink"/>
                  </w:rPr>
                </w:rPrChange>
              </w:rPr>
              <w:fldChar w:fldCharType="end"/>
            </w:r>
          </w:ins>
        </w:p>
        <w:p w:rsidRPr="00E403D6" w:rsidR="00E403D6" w:rsidRDefault="00287800" w14:paraId="047436F8" w14:textId="77777777">
          <w:pPr>
            <w:pStyle w:val="TOC3"/>
            <w:tabs>
              <w:tab w:val="right" w:leader="dot" w:pos="9350"/>
            </w:tabs>
            <w:rPr>
              <w:ins w:author="Shubhankar Ghosh" w:date="2024-08-27T14:45:00Z" w:id="2213"/>
              <w:rFonts w:ascii="Calibri" w:hAnsi="Calibri" w:cs="Calibri"/>
              <w:lang w:val="en-IN" w:eastAsia="en-IN" w:bidi="mr-IN"/>
              <w:rPrChange w:author="Neeraj Durgapal" w:date="2024-08-28T03:49:00Z" w:id="2214">
                <w:rPr>
                  <w:ins w:author="Shubhankar Ghosh" w:date="2024-08-27T14:45:00Z" w:id="2215"/>
                  <w:rFonts w:cs="Mangal"/>
                  <w:sz w:val="22"/>
                  <w:szCs w:val="20"/>
                  <w:lang w:val="en-IN" w:eastAsia="en-IN" w:bidi="mr-IN"/>
                </w:rPr>
              </w:rPrChange>
            </w:rPr>
          </w:pPr>
          <w:ins w:author="Shubhankar Ghosh" w:date="2024-08-27T14:45:00Z" w:id="2216">
            <w:r>
              <w:rPr>
                <w:rStyle w:val="Hyperlink"/>
                <w:rFonts w:ascii="Calibri" w:hAnsi="Calibri" w:cs="Calibri"/>
                <w:rPrChange w:author="Neeraj Durgapal" w:date="2024-08-28T03:49:00Z" w:id="2217">
                  <w:rPr>
                    <w:rStyle w:val="Hyperlink"/>
                  </w:rPr>
                </w:rPrChange>
              </w:rPr>
              <w:fldChar w:fldCharType="begin"/>
            </w:r>
            <w:r>
              <w:rPr>
                <w:rStyle w:val="Hyperlink"/>
                <w:rFonts w:ascii="Calibri" w:hAnsi="Calibri" w:cs="Calibri"/>
                <w:rPrChange w:author="Neeraj Durgapal" w:date="2024-08-28T03:49:00Z" w:id="2218">
                  <w:rPr>
                    <w:rStyle w:val="Hyperlink"/>
                  </w:rPr>
                </w:rPrChange>
              </w:rPr>
              <w:instrText xml:space="preserve"> </w:instrText>
            </w:r>
            <w:r>
              <w:rPr>
                <w:rFonts w:ascii="Calibri" w:hAnsi="Calibri" w:cs="Calibri"/>
                <w:rPrChange w:author="Neeraj Durgapal" w:date="2024-08-28T03:49:00Z" w:id="2219">
                  <w:rPr/>
                </w:rPrChange>
              </w:rPr>
              <w:instrText>HYPERLINK \l "_Toc175662487"</w:instrText>
            </w:r>
            <w:r>
              <w:rPr>
                <w:rStyle w:val="Hyperlink"/>
                <w:rFonts w:ascii="Calibri" w:hAnsi="Calibri" w:cs="Calibri"/>
                <w:rPrChange w:author="Neeraj Durgapal" w:date="2024-08-28T03:49:00Z" w:id="2220">
                  <w:rPr>
                    <w:rStyle w:val="Hyperlink"/>
                  </w:rPr>
                </w:rPrChange>
              </w:rPr>
              <w:instrText xml:space="preserve"> </w:instrText>
            </w:r>
            <w:r>
              <w:rPr>
                <w:rStyle w:val="Hyperlink"/>
                <w:rFonts w:ascii="Calibri" w:hAnsi="Calibri" w:cs="Calibri"/>
                <w:rPrChange w:author="Neeraj Durgapal" w:date="2024-08-28T03:49:00Z" w:id="2221">
                  <w:rPr>
                    <w:rStyle w:val="Hyperlink"/>
                  </w:rPr>
                </w:rPrChange>
              </w:rPr>
              <w:fldChar w:fldCharType="separate"/>
            </w:r>
            <w:r>
              <w:rPr>
                <w:rStyle w:val="Hyperlink"/>
                <w:rFonts w:ascii="Calibri" w:hAnsi="Calibri" w:cs="Calibri"/>
              </w:rPr>
              <w:t>7.4 - Non - Functional Specification</w:t>
            </w:r>
            <w:r>
              <w:rPr>
                <w:rFonts w:ascii="Calibri" w:hAnsi="Calibri" w:cs="Calibri"/>
                <w:rPrChange w:author="Neeraj Durgapal" w:date="2024-08-28T03:49:00Z" w:id="2222">
                  <w:rPr/>
                </w:rPrChange>
              </w:rPr>
              <w:tab/>
            </w:r>
            <w:r>
              <w:rPr>
                <w:rFonts w:ascii="Calibri" w:hAnsi="Calibri" w:cs="Calibri"/>
                <w:rPrChange w:author="Neeraj Durgapal" w:date="2024-08-28T03:49:00Z" w:id="2223">
                  <w:rPr/>
                </w:rPrChange>
              </w:rPr>
              <w:fldChar w:fldCharType="begin"/>
            </w:r>
            <w:r>
              <w:rPr>
                <w:rFonts w:ascii="Calibri" w:hAnsi="Calibri" w:cs="Calibri"/>
                <w:rPrChange w:author="Neeraj Durgapal" w:date="2024-08-28T03:49:00Z" w:id="2224">
                  <w:rPr/>
                </w:rPrChange>
              </w:rPr>
              <w:instrText xml:space="preserve"> PAGEREF _Toc175662487 \h </w:instrText>
            </w:r>
          </w:ins>
          <w:r>
            <w:rPr>
              <w:rFonts w:ascii="Calibri" w:hAnsi="Calibri" w:cs="Calibri"/>
              <w:rPrChange w:author="Neeraj Durgapal" w:date="2024-08-28T03:49:00Z" w:id="2225">
                <w:rPr>
                  <w:rFonts w:ascii="Calibri" w:hAnsi="Calibri" w:cs="Calibri"/>
                </w:rPr>
              </w:rPrChange>
            </w:rPr>
          </w:r>
          <w:ins w:author="Shubhankar Ghosh" w:date="2024-08-27T14:45:00Z" w:id="2226">
            <w:r>
              <w:rPr>
                <w:rFonts w:ascii="Calibri" w:hAnsi="Calibri" w:cs="Calibri"/>
                <w:rPrChange w:author="Neeraj Durgapal" w:date="2024-08-28T03:49:00Z" w:id="2227">
                  <w:rPr/>
                </w:rPrChange>
              </w:rPr>
              <w:fldChar w:fldCharType="separate"/>
            </w:r>
            <w:r>
              <w:rPr>
                <w:rFonts w:ascii="Calibri" w:hAnsi="Calibri" w:cs="Calibri"/>
                <w:rPrChange w:author="Neeraj Durgapal" w:date="2024-08-28T03:49:00Z" w:id="2228">
                  <w:rPr/>
                </w:rPrChange>
              </w:rPr>
              <w:t>31</w:t>
            </w:r>
            <w:r>
              <w:rPr>
                <w:rFonts w:ascii="Calibri" w:hAnsi="Calibri" w:cs="Calibri"/>
                <w:rPrChange w:author="Neeraj Durgapal" w:date="2024-08-28T03:49:00Z" w:id="2229">
                  <w:rPr/>
                </w:rPrChange>
              </w:rPr>
              <w:fldChar w:fldCharType="end"/>
            </w:r>
            <w:r>
              <w:rPr>
                <w:rStyle w:val="Hyperlink"/>
                <w:rFonts w:ascii="Calibri" w:hAnsi="Calibri" w:cs="Calibri"/>
                <w:rPrChange w:author="Neeraj Durgapal" w:date="2024-08-28T03:49:00Z" w:id="2230">
                  <w:rPr>
                    <w:rStyle w:val="Hyperlink"/>
                  </w:rPr>
                </w:rPrChange>
              </w:rPr>
              <w:fldChar w:fldCharType="end"/>
            </w:r>
          </w:ins>
        </w:p>
        <w:p w:rsidRPr="00E403D6" w:rsidR="00E403D6" w:rsidRDefault="00287800" w14:paraId="796D8827" w14:textId="77777777">
          <w:pPr>
            <w:pStyle w:val="TOC2"/>
            <w:tabs>
              <w:tab w:val="left" w:pos="660"/>
              <w:tab w:val="right" w:leader="dot" w:pos="9350"/>
            </w:tabs>
            <w:rPr>
              <w:ins w:author="Shubhankar Ghosh" w:date="2024-08-27T14:45:00Z" w:id="2231"/>
              <w:rFonts w:ascii="Calibri" w:hAnsi="Calibri" w:cs="Calibri"/>
              <w:lang w:val="en-IN" w:eastAsia="en-IN" w:bidi="mr-IN"/>
              <w:rPrChange w:author="Neeraj Durgapal" w:date="2024-08-28T03:49:00Z" w:id="2232">
                <w:rPr>
                  <w:ins w:author="Shubhankar Ghosh" w:date="2024-08-27T14:45:00Z" w:id="2233"/>
                  <w:rFonts w:cs="Mangal"/>
                  <w:sz w:val="22"/>
                  <w:szCs w:val="20"/>
                  <w:lang w:val="en-IN" w:eastAsia="en-IN" w:bidi="mr-IN"/>
                </w:rPr>
              </w:rPrChange>
            </w:rPr>
          </w:pPr>
          <w:ins w:author="Shubhankar Ghosh" w:date="2024-08-27T14:45:00Z" w:id="2234">
            <w:r>
              <w:rPr>
                <w:rStyle w:val="Hyperlink"/>
                <w:rFonts w:ascii="Calibri" w:hAnsi="Calibri" w:cs="Calibri"/>
                <w:rPrChange w:author="Neeraj Durgapal" w:date="2024-08-28T03:49:00Z" w:id="2235">
                  <w:rPr>
                    <w:rStyle w:val="Hyperlink"/>
                  </w:rPr>
                </w:rPrChange>
              </w:rPr>
              <w:fldChar w:fldCharType="begin"/>
            </w:r>
            <w:r>
              <w:rPr>
                <w:rStyle w:val="Hyperlink"/>
                <w:rFonts w:ascii="Calibri" w:hAnsi="Calibri" w:cs="Calibri"/>
                <w:rPrChange w:author="Neeraj Durgapal" w:date="2024-08-28T03:49:00Z" w:id="2236">
                  <w:rPr>
                    <w:rStyle w:val="Hyperlink"/>
                  </w:rPr>
                </w:rPrChange>
              </w:rPr>
              <w:instrText xml:space="preserve"> </w:instrText>
            </w:r>
            <w:r>
              <w:rPr>
                <w:rFonts w:ascii="Calibri" w:hAnsi="Calibri" w:cs="Calibri"/>
                <w:rPrChange w:author="Neeraj Durgapal" w:date="2024-08-28T03:49:00Z" w:id="2237">
                  <w:rPr/>
                </w:rPrChange>
              </w:rPr>
              <w:instrText>HYPERLINK \l "_Toc175662488"</w:instrText>
            </w:r>
            <w:r>
              <w:rPr>
                <w:rStyle w:val="Hyperlink"/>
                <w:rFonts w:ascii="Calibri" w:hAnsi="Calibri" w:cs="Calibri"/>
                <w:rPrChange w:author="Neeraj Durgapal" w:date="2024-08-28T03:49:00Z" w:id="2238">
                  <w:rPr>
                    <w:rStyle w:val="Hyperlink"/>
                  </w:rPr>
                </w:rPrChange>
              </w:rPr>
              <w:instrText xml:space="preserve"> </w:instrText>
            </w:r>
            <w:r>
              <w:rPr>
                <w:rStyle w:val="Hyperlink"/>
                <w:rFonts w:ascii="Calibri" w:hAnsi="Calibri" w:cs="Calibri"/>
                <w:rPrChange w:author="Neeraj Durgapal" w:date="2024-08-28T03:49:00Z" w:id="2239">
                  <w:rPr>
                    <w:rStyle w:val="Hyperlink"/>
                  </w:rPr>
                </w:rPrChange>
              </w:rPr>
              <w:fldChar w:fldCharType="separate"/>
            </w:r>
            <w:r>
              <w:rPr>
                <w:rStyle w:val="Hyperlink"/>
                <w:rFonts w:ascii="Calibri" w:hAnsi="Calibri" w:cs="Calibri"/>
              </w:rPr>
              <w:t>8.</w:t>
            </w:r>
            <w:r>
              <w:rPr>
                <w:rFonts w:ascii="Calibri" w:hAnsi="Calibri" w:cs="Calibri"/>
                <w:lang w:val="en-IN" w:eastAsia="en-IN" w:bidi="mr-IN"/>
                <w:rPrChange w:author="Neeraj Durgapal" w:date="2024-08-28T03:49:00Z" w:id="2240">
                  <w:rPr>
                    <w:rFonts w:cs="Mangal"/>
                    <w:sz w:val="22"/>
                    <w:szCs w:val="20"/>
                    <w:lang w:val="en-IN" w:eastAsia="en-IN" w:bidi="mr-IN"/>
                  </w:rPr>
                </w:rPrChange>
              </w:rPr>
              <w:tab/>
            </w:r>
            <w:r>
              <w:rPr>
                <w:rStyle w:val="Hyperlink"/>
                <w:rFonts w:ascii="Calibri" w:hAnsi="Calibri" w:cs="Calibri"/>
              </w:rPr>
              <w:t>FS_MS_8 – Reports</w:t>
            </w:r>
            <w:r>
              <w:rPr>
                <w:rFonts w:ascii="Calibri" w:hAnsi="Calibri" w:cs="Calibri"/>
                <w:rPrChange w:author="Neeraj Durgapal" w:date="2024-08-28T03:49:00Z" w:id="2241">
                  <w:rPr/>
                </w:rPrChange>
              </w:rPr>
              <w:tab/>
            </w:r>
            <w:r>
              <w:rPr>
                <w:rFonts w:ascii="Calibri" w:hAnsi="Calibri" w:cs="Calibri"/>
                <w:rPrChange w:author="Neeraj Durgapal" w:date="2024-08-28T03:49:00Z" w:id="2242">
                  <w:rPr/>
                </w:rPrChange>
              </w:rPr>
              <w:fldChar w:fldCharType="begin"/>
            </w:r>
            <w:r>
              <w:rPr>
                <w:rFonts w:ascii="Calibri" w:hAnsi="Calibri" w:cs="Calibri"/>
                <w:rPrChange w:author="Neeraj Durgapal" w:date="2024-08-28T03:49:00Z" w:id="2243">
                  <w:rPr/>
                </w:rPrChange>
              </w:rPr>
              <w:instrText xml:space="preserve"> PAGEREF _Toc175662488 \h </w:instrText>
            </w:r>
          </w:ins>
          <w:r>
            <w:rPr>
              <w:rFonts w:ascii="Calibri" w:hAnsi="Calibri" w:cs="Calibri"/>
              <w:rPrChange w:author="Neeraj Durgapal" w:date="2024-08-28T03:49:00Z" w:id="2244">
                <w:rPr>
                  <w:rFonts w:ascii="Calibri" w:hAnsi="Calibri" w:cs="Calibri"/>
                </w:rPr>
              </w:rPrChange>
            </w:rPr>
          </w:r>
          <w:ins w:author="Shubhankar Ghosh" w:date="2024-08-27T14:45:00Z" w:id="2245">
            <w:r>
              <w:rPr>
                <w:rFonts w:ascii="Calibri" w:hAnsi="Calibri" w:cs="Calibri"/>
                <w:rPrChange w:author="Neeraj Durgapal" w:date="2024-08-28T03:49:00Z" w:id="2246">
                  <w:rPr/>
                </w:rPrChange>
              </w:rPr>
              <w:fldChar w:fldCharType="separate"/>
            </w:r>
            <w:r>
              <w:rPr>
                <w:rFonts w:ascii="Calibri" w:hAnsi="Calibri" w:cs="Calibri"/>
                <w:rPrChange w:author="Neeraj Durgapal" w:date="2024-08-28T03:49:00Z" w:id="2247">
                  <w:rPr/>
                </w:rPrChange>
              </w:rPr>
              <w:t>31</w:t>
            </w:r>
            <w:r>
              <w:rPr>
                <w:rFonts w:ascii="Calibri" w:hAnsi="Calibri" w:cs="Calibri"/>
                <w:rPrChange w:author="Neeraj Durgapal" w:date="2024-08-28T03:49:00Z" w:id="2248">
                  <w:rPr/>
                </w:rPrChange>
              </w:rPr>
              <w:fldChar w:fldCharType="end"/>
            </w:r>
            <w:r>
              <w:rPr>
                <w:rStyle w:val="Hyperlink"/>
                <w:rFonts w:ascii="Calibri" w:hAnsi="Calibri" w:cs="Calibri"/>
                <w:rPrChange w:author="Neeraj Durgapal" w:date="2024-08-28T03:49:00Z" w:id="2249">
                  <w:rPr>
                    <w:rStyle w:val="Hyperlink"/>
                  </w:rPr>
                </w:rPrChange>
              </w:rPr>
              <w:fldChar w:fldCharType="end"/>
            </w:r>
          </w:ins>
        </w:p>
        <w:p w:rsidRPr="00E403D6" w:rsidR="00E403D6" w:rsidRDefault="00287800" w14:paraId="7A0D4BFB" w14:textId="77777777">
          <w:pPr>
            <w:pStyle w:val="TOC3"/>
            <w:tabs>
              <w:tab w:val="right" w:leader="dot" w:pos="9350"/>
            </w:tabs>
            <w:rPr>
              <w:ins w:author="Shubhankar Ghosh" w:date="2024-08-27T14:45:00Z" w:id="2250"/>
              <w:rFonts w:ascii="Calibri" w:hAnsi="Calibri" w:cs="Calibri"/>
              <w:lang w:val="en-IN" w:eastAsia="en-IN" w:bidi="mr-IN"/>
              <w:rPrChange w:author="Neeraj Durgapal" w:date="2024-08-28T03:49:00Z" w:id="2251">
                <w:rPr>
                  <w:ins w:author="Shubhankar Ghosh" w:date="2024-08-27T14:45:00Z" w:id="2252"/>
                  <w:rFonts w:cs="Mangal"/>
                  <w:sz w:val="22"/>
                  <w:szCs w:val="20"/>
                  <w:lang w:val="en-IN" w:eastAsia="en-IN" w:bidi="mr-IN"/>
                </w:rPr>
              </w:rPrChange>
            </w:rPr>
          </w:pPr>
          <w:ins w:author="Shubhankar Ghosh" w:date="2024-08-27T14:45:00Z" w:id="2253">
            <w:r>
              <w:rPr>
                <w:rStyle w:val="Hyperlink"/>
                <w:rFonts w:ascii="Calibri" w:hAnsi="Calibri" w:cs="Calibri"/>
                <w:rPrChange w:author="Neeraj Durgapal" w:date="2024-08-28T03:49:00Z" w:id="2254">
                  <w:rPr>
                    <w:rStyle w:val="Hyperlink"/>
                  </w:rPr>
                </w:rPrChange>
              </w:rPr>
              <w:fldChar w:fldCharType="begin"/>
            </w:r>
            <w:r>
              <w:rPr>
                <w:rStyle w:val="Hyperlink"/>
                <w:rFonts w:ascii="Calibri" w:hAnsi="Calibri" w:cs="Calibri"/>
                <w:rPrChange w:author="Neeraj Durgapal" w:date="2024-08-28T03:49:00Z" w:id="2255">
                  <w:rPr>
                    <w:rStyle w:val="Hyperlink"/>
                  </w:rPr>
                </w:rPrChange>
              </w:rPr>
              <w:instrText xml:space="preserve"> </w:instrText>
            </w:r>
            <w:r>
              <w:rPr>
                <w:rFonts w:ascii="Calibri" w:hAnsi="Calibri" w:cs="Calibri"/>
                <w:rPrChange w:author="Neeraj Durgapal" w:date="2024-08-28T03:49:00Z" w:id="2256">
                  <w:rPr/>
                </w:rPrChange>
              </w:rPr>
              <w:instrText>HYPERLINK \l "_Toc175662489"</w:instrText>
            </w:r>
            <w:r>
              <w:rPr>
                <w:rStyle w:val="Hyperlink"/>
                <w:rFonts w:ascii="Calibri" w:hAnsi="Calibri" w:cs="Calibri"/>
                <w:rPrChange w:author="Neeraj Durgapal" w:date="2024-08-28T03:49:00Z" w:id="2257">
                  <w:rPr>
                    <w:rStyle w:val="Hyperlink"/>
                  </w:rPr>
                </w:rPrChange>
              </w:rPr>
              <w:instrText xml:space="preserve"> </w:instrText>
            </w:r>
            <w:r>
              <w:rPr>
                <w:rStyle w:val="Hyperlink"/>
                <w:rFonts w:ascii="Calibri" w:hAnsi="Calibri" w:cs="Calibri"/>
                <w:rPrChange w:author="Neeraj Durgapal" w:date="2024-08-28T03:49:00Z" w:id="2258">
                  <w:rPr>
                    <w:rStyle w:val="Hyperlink"/>
                  </w:rPr>
                </w:rPrChange>
              </w:rPr>
              <w:fldChar w:fldCharType="separate"/>
            </w:r>
            <w:r>
              <w:rPr>
                <w:rStyle w:val="Hyperlink"/>
                <w:rFonts w:ascii="Calibri" w:hAnsi="Calibri" w:eastAsia="Aptos Display" w:cs="Calibri"/>
              </w:rPr>
              <w:t>8.1 - Objective</w:t>
            </w:r>
            <w:r>
              <w:rPr>
                <w:rFonts w:ascii="Calibri" w:hAnsi="Calibri" w:cs="Calibri"/>
                <w:rPrChange w:author="Neeraj Durgapal" w:date="2024-08-28T03:49:00Z" w:id="2259">
                  <w:rPr/>
                </w:rPrChange>
              </w:rPr>
              <w:tab/>
            </w:r>
            <w:r>
              <w:rPr>
                <w:rFonts w:ascii="Calibri" w:hAnsi="Calibri" w:cs="Calibri"/>
                <w:rPrChange w:author="Neeraj Durgapal" w:date="2024-08-28T03:49:00Z" w:id="2260">
                  <w:rPr/>
                </w:rPrChange>
              </w:rPr>
              <w:fldChar w:fldCharType="begin"/>
            </w:r>
            <w:r>
              <w:rPr>
                <w:rFonts w:ascii="Calibri" w:hAnsi="Calibri" w:cs="Calibri"/>
                <w:rPrChange w:author="Neeraj Durgapal" w:date="2024-08-28T03:49:00Z" w:id="2261">
                  <w:rPr/>
                </w:rPrChange>
              </w:rPr>
              <w:instrText xml:space="preserve"> PAGEREF _Toc175662489 \h </w:instrText>
            </w:r>
          </w:ins>
          <w:r>
            <w:rPr>
              <w:rFonts w:ascii="Calibri" w:hAnsi="Calibri" w:cs="Calibri"/>
              <w:rPrChange w:author="Neeraj Durgapal" w:date="2024-08-28T03:49:00Z" w:id="2262">
                <w:rPr>
                  <w:rFonts w:ascii="Calibri" w:hAnsi="Calibri" w:cs="Calibri"/>
                </w:rPr>
              </w:rPrChange>
            </w:rPr>
          </w:r>
          <w:ins w:author="Shubhankar Ghosh" w:date="2024-08-27T14:45:00Z" w:id="2263">
            <w:r>
              <w:rPr>
                <w:rFonts w:ascii="Calibri" w:hAnsi="Calibri" w:cs="Calibri"/>
                <w:rPrChange w:author="Neeraj Durgapal" w:date="2024-08-28T03:49:00Z" w:id="2264">
                  <w:rPr/>
                </w:rPrChange>
              </w:rPr>
              <w:fldChar w:fldCharType="separate"/>
            </w:r>
            <w:r>
              <w:rPr>
                <w:rFonts w:ascii="Calibri" w:hAnsi="Calibri" w:cs="Calibri"/>
                <w:rPrChange w:author="Neeraj Durgapal" w:date="2024-08-28T03:49:00Z" w:id="2265">
                  <w:rPr/>
                </w:rPrChange>
              </w:rPr>
              <w:t>31</w:t>
            </w:r>
            <w:r>
              <w:rPr>
                <w:rFonts w:ascii="Calibri" w:hAnsi="Calibri" w:cs="Calibri"/>
                <w:rPrChange w:author="Neeraj Durgapal" w:date="2024-08-28T03:49:00Z" w:id="2266">
                  <w:rPr/>
                </w:rPrChange>
              </w:rPr>
              <w:fldChar w:fldCharType="end"/>
            </w:r>
            <w:r>
              <w:rPr>
                <w:rStyle w:val="Hyperlink"/>
                <w:rFonts w:ascii="Calibri" w:hAnsi="Calibri" w:cs="Calibri"/>
                <w:rPrChange w:author="Neeraj Durgapal" w:date="2024-08-28T03:49:00Z" w:id="2267">
                  <w:rPr>
                    <w:rStyle w:val="Hyperlink"/>
                  </w:rPr>
                </w:rPrChange>
              </w:rPr>
              <w:fldChar w:fldCharType="end"/>
            </w:r>
          </w:ins>
        </w:p>
        <w:p w:rsidRPr="00E403D6" w:rsidR="00E403D6" w:rsidRDefault="00287800" w14:paraId="6B28DA49" w14:textId="77777777">
          <w:pPr>
            <w:pStyle w:val="TOC4"/>
            <w:tabs>
              <w:tab w:val="right" w:leader="dot" w:pos="9350"/>
            </w:tabs>
            <w:rPr>
              <w:ins w:author="Shubhankar Ghosh" w:date="2024-08-27T14:45:00Z" w:id="2268"/>
              <w:rFonts w:ascii="Calibri" w:hAnsi="Calibri" w:cs="Calibri"/>
              <w:lang w:val="en-IN" w:eastAsia="en-IN" w:bidi="mr-IN"/>
              <w:rPrChange w:author="Neeraj Durgapal" w:date="2024-08-28T03:49:00Z" w:id="2269">
                <w:rPr>
                  <w:ins w:author="Shubhankar Ghosh" w:date="2024-08-27T14:45:00Z" w:id="2270"/>
                  <w:rFonts w:cs="Mangal"/>
                  <w:sz w:val="22"/>
                  <w:szCs w:val="20"/>
                  <w:lang w:val="en-IN" w:eastAsia="en-IN" w:bidi="mr-IN"/>
                </w:rPr>
              </w:rPrChange>
            </w:rPr>
          </w:pPr>
          <w:ins w:author="Shubhankar Ghosh" w:date="2024-08-27T14:45:00Z" w:id="2271">
            <w:r>
              <w:rPr>
                <w:rStyle w:val="Hyperlink"/>
                <w:rFonts w:ascii="Calibri" w:hAnsi="Calibri" w:cs="Calibri"/>
                <w:rPrChange w:author="Neeraj Durgapal" w:date="2024-08-28T03:49:00Z" w:id="2272">
                  <w:rPr>
                    <w:rStyle w:val="Hyperlink"/>
                  </w:rPr>
                </w:rPrChange>
              </w:rPr>
              <w:fldChar w:fldCharType="begin"/>
            </w:r>
            <w:r>
              <w:rPr>
                <w:rStyle w:val="Hyperlink"/>
                <w:rFonts w:ascii="Calibri" w:hAnsi="Calibri" w:cs="Calibri"/>
                <w:rPrChange w:author="Neeraj Durgapal" w:date="2024-08-28T03:49:00Z" w:id="2273">
                  <w:rPr>
                    <w:rStyle w:val="Hyperlink"/>
                  </w:rPr>
                </w:rPrChange>
              </w:rPr>
              <w:instrText xml:space="preserve"> </w:instrText>
            </w:r>
            <w:r>
              <w:rPr>
                <w:rFonts w:ascii="Calibri" w:hAnsi="Calibri" w:cs="Calibri"/>
                <w:rPrChange w:author="Neeraj Durgapal" w:date="2024-08-28T03:49:00Z" w:id="2274">
                  <w:rPr/>
                </w:rPrChange>
              </w:rPr>
              <w:instrText>HYPERLINK \l "_Toc175662490"</w:instrText>
            </w:r>
            <w:r>
              <w:rPr>
                <w:rStyle w:val="Hyperlink"/>
                <w:rFonts w:ascii="Calibri" w:hAnsi="Calibri" w:cs="Calibri"/>
                <w:rPrChange w:author="Neeraj Durgapal" w:date="2024-08-28T03:49:00Z" w:id="2275">
                  <w:rPr>
                    <w:rStyle w:val="Hyperlink"/>
                  </w:rPr>
                </w:rPrChange>
              </w:rPr>
              <w:instrText xml:space="preserve"> </w:instrText>
            </w:r>
            <w:r>
              <w:rPr>
                <w:rStyle w:val="Hyperlink"/>
                <w:rFonts w:ascii="Calibri" w:hAnsi="Calibri" w:cs="Calibri"/>
                <w:rPrChange w:author="Neeraj Durgapal" w:date="2024-08-28T03:49:00Z" w:id="2276">
                  <w:rPr>
                    <w:rStyle w:val="Hyperlink"/>
                  </w:rPr>
                </w:rPrChange>
              </w:rPr>
              <w:fldChar w:fldCharType="separate"/>
            </w:r>
            <w:r>
              <w:rPr>
                <w:rStyle w:val="Hyperlink"/>
                <w:rFonts w:ascii="Calibri" w:hAnsi="Calibri" w:eastAsia="Aptos Display" w:cs="Calibri"/>
              </w:rPr>
              <w:t>8.1.1 – Order reports</w:t>
            </w:r>
            <w:r>
              <w:rPr>
                <w:rFonts w:ascii="Calibri" w:hAnsi="Calibri" w:cs="Calibri"/>
                <w:rPrChange w:author="Neeraj Durgapal" w:date="2024-08-28T03:49:00Z" w:id="2277">
                  <w:rPr/>
                </w:rPrChange>
              </w:rPr>
              <w:tab/>
            </w:r>
            <w:r>
              <w:rPr>
                <w:rFonts w:ascii="Calibri" w:hAnsi="Calibri" w:cs="Calibri"/>
                <w:rPrChange w:author="Neeraj Durgapal" w:date="2024-08-28T03:49:00Z" w:id="2278">
                  <w:rPr/>
                </w:rPrChange>
              </w:rPr>
              <w:fldChar w:fldCharType="begin"/>
            </w:r>
            <w:r>
              <w:rPr>
                <w:rFonts w:ascii="Calibri" w:hAnsi="Calibri" w:cs="Calibri"/>
                <w:rPrChange w:author="Neeraj Durgapal" w:date="2024-08-28T03:49:00Z" w:id="2279">
                  <w:rPr/>
                </w:rPrChange>
              </w:rPr>
              <w:instrText xml:space="preserve"> PAGEREF _Toc175662490 \h </w:instrText>
            </w:r>
          </w:ins>
          <w:r>
            <w:rPr>
              <w:rFonts w:ascii="Calibri" w:hAnsi="Calibri" w:cs="Calibri"/>
              <w:rPrChange w:author="Neeraj Durgapal" w:date="2024-08-28T03:49:00Z" w:id="2280">
                <w:rPr>
                  <w:rFonts w:ascii="Calibri" w:hAnsi="Calibri" w:cs="Calibri"/>
                </w:rPr>
              </w:rPrChange>
            </w:rPr>
          </w:r>
          <w:ins w:author="Shubhankar Ghosh" w:date="2024-08-27T14:45:00Z" w:id="2281">
            <w:r>
              <w:rPr>
                <w:rFonts w:ascii="Calibri" w:hAnsi="Calibri" w:cs="Calibri"/>
                <w:rPrChange w:author="Neeraj Durgapal" w:date="2024-08-28T03:49:00Z" w:id="2282">
                  <w:rPr/>
                </w:rPrChange>
              </w:rPr>
              <w:fldChar w:fldCharType="separate"/>
            </w:r>
            <w:r>
              <w:rPr>
                <w:rFonts w:ascii="Calibri" w:hAnsi="Calibri" w:cs="Calibri"/>
                <w:rPrChange w:author="Neeraj Durgapal" w:date="2024-08-28T03:49:00Z" w:id="2283">
                  <w:rPr/>
                </w:rPrChange>
              </w:rPr>
              <w:t>32</w:t>
            </w:r>
            <w:r>
              <w:rPr>
                <w:rFonts w:ascii="Calibri" w:hAnsi="Calibri" w:cs="Calibri"/>
                <w:rPrChange w:author="Neeraj Durgapal" w:date="2024-08-28T03:49:00Z" w:id="2284">
                  <w:rPr/>
                </w:rPrChange>
              </w:rPr>
              <w:fldChar w:fldCharType="end"/>
            </w:r>
            <w:r>
              <w:rPr>
                <w:rStyle w:val="Hyperlink"/>
                <w:rFonts w:ascii="Calibri" w:hAnsi="Calibri" w:cs="Calibri"/>
                <w:rPrChange w:author="Neeraj Durgapal" w:date="2024-08-28T03:49:00Z" w:id="2285">
                  <w:rPr>
                    <w:rStyle w:val="Hyperlink"/>
                  </w:rPr>
                </w:rPrChange>
              </w:rPr>
              <w:fldChar w:fldCharType="end"/>
            </w:r>
          </w:ins>
        </w:p>
        <w:p w:rsidRPr="00E403D6" w:rsidR="00E403D6" w:rsidRDefault="00287800" w14:paraId="194B1756" w14:textId="77777777">
          <w:pPr>
            <w:pStyle w:val="TOC4"/>
            <w:tabs>
              <w:tab w:val="right" w:leader="dot" w:pos="9350"/>
            </w:tabs>
            <w:rPr>
              <w:ins w:author="Shubhankar Ghosh" w:date="2024-08-27T14:45:00Z" w:id="2286"/>
              <w:rFonts w:ascii="Calibri" w:hAnsi="Calibri" w:cs="Calibri"/>
              <w:lang w:val="en-IN" w:eastAsia="en-IN" w:bidi="mr-IN"/>
              <w:rPrChange w:author="Neeraj Durgapal" w:date="2024-08-28T03:49:00Z" w:id="2287">
                <w:rPr>
                  <w:ins w:author="Shubhankar Ghosh" w:date="2024-08-27T14:45:00Z" w:id="2288"/>
                  <w:rFonts w:cs="Mangal"/>
                  <w:sz w:val="22"/>
                  <w:szCs w:val="20"/>
                  <w:lang w:val="en-IN" w:eastAsia="en-IN" w:bidi="mr-IN"/>
                </w:rPr>
              </w:rPrChange>
            </w:rPr>
          </w:pPr>
          <w:ins w:author="Shubhankar Ghosh" w:date="2024-08-27T14:45:00Z" w:id="2289">
            <w:r>
              <w:rPr>
                <w:rStyle w:val="Hyperlink"/>
                <w:rFonts w:ascii="Calibri" w:hAnsi="Calibri" w:cs="Calibri"/>
                <w:rPrChange w:author="Neeraj Durgapal" w:date="2024-08-28T03:49:00Z" w:id="2290">
                  <w:rPr>
                    <w:rStyle w:val="Hyperlink"/>
                  </w:rPr>
                </w:rPrChange>
              </w:rPr>
              <w:fldChar w:fldCharType="begin"/>
            </w:r>
            <w:r>
              <w:rPr>
                <w:rStyle w:val="Hyperlink"/>
                <w:rFonts w:ascii="Calibri" w:hAnsi="Calibri" w:cs="Calibri"/>
                <w:rPrChange w:author="Neeraj Durgapal" w:date="2024-08-28T03:49:00Z" w:id="2291">
                  <w:rPr>
                    <w:rStyle w:val="Hyperlink"/>
                  </w:rPr>
                </w:rPrChange>
              </w:rPr>
              <w:instrText xml:space="preserve"> </w:instrText>
            </w:r>
            <w:r>
              <w:rPr>
                <w:rFonts w:ascii="Calibri" w:hAnsi="Calibri" w:cs="Calibri"/>
                <w:rPrChange w:author="Neeraj Durgapal" w:date="2024-08-28T03:49:00Z" w:id="2292">
                  <w:rPr/>
                </w:rPrChange>
              </w:rPr>
              <w:instrText>HYPERLINK \l "_Toc175662491"</w:instrText>
            </w:r>
            <w:r>
              <w:rPr>
                <w:rStyle w:val="Hyperlink"/>
                <w:rFonts w:ascii="Calibri" w:hAnsi="Calibri" w:cs="Calibri"/>
                <w:rPrChange w:author="Neeraj Durgapal" w:date="2024-08-28T03:49:00Z" w:id="2293">
                  <w:rPr>
                    <w:rStyle w:val="Hyperlink"/>
                  </w:rPr>
                </w:rPrChange>
              </w:rPr>
              <w:instrText xml:space="preserve"> </w:instrText>
            </w:r>
            <w:r>
              <w:rPr>
                <w:rStyle w:val="Hyperlink"/>
                <w:rFonts w:ascii="Calibri" w:hAnsi="Calibri" w:cs="Calibri"/>
                <w:rPrChange w:author="Neeraj Durgapal" w:date="2024-08-28T03:49:00Z" w:id="2294">
                  <w:rPr>
                    <w:rStyle w:val="Hyperlink"/>
                  </w:rPr>
                </w:rPrChange>
              </w:rPr>
              <w:fldChar w:fldCharType="separate"/>
            </w:r>
            <w:r>
              <w:rPr>
                <w:rStyle w:val="Hyperlink"/>
                <w:rFonts w:ascii="Calibri" w:hAnsi="Calibri" w:eastAsia="Aptos Display" w:cs="Calibri"/>
              </w:rPr>
              <w:t>8.1.2 – Settlements reports</w:t>
            </w:r>
            <w:r>
              <w:rPr>
                <w:rFonts w:ascii="Calibri" w:hAnsi="Calibri" w:cs="Calibri"/>
                <w:rPrChange w:author="Neeraj Durgapal" w:date="2024-08-28T03:49:00Z" w:id="2295">
                  <w:rPr/>
                </w:rPrChange>
              </w:rPr>
              <w:tab/>
            </w:r>
            <w:r>
              <w:rPr>
                <w:rFonts w:ascii="Calibri" w:hAnsi="Calibri" w:cs="Calibri"/>
                <w:rPrChange w:author="Neeraj Durgapal" w:date="2024-08-28T03:49:00Z" w:id="2296">
                  <w:rPr/>
                </w:rPrChange>
              </w:rPr>
              <w:fldChar w:fldCharType="begin"/>
            </w:r>
            <w:r>
              <w:rPr>
                <w:rFonts w:ascii="Calibri" w:hAnsi="Calibri" w:cs="Calibri"/>
                <w:rPrChange w:author="Neeraj Durgapal" w:date="2024-08-28T03:49:00Z" w:id="2297">
                  <w:rPr/>
                </w:rPrChange>
              </w:rPr>
              <w:instrText xml:space="preserve"> PAGEREF _Toc175662491 \h </w:instrText>
            </w:r>
          </w:ins>
          <w:r>
            <w:rPr>
              <w:rFonts w:ascii="Calibri" w:hAnsi="Calibri" w:cs="Calibri"/>
              <w:rPrChange w:author="Neeraj Durgapal" w:date="2024-08-28T03:49:00Z" w:id="2298">
                <w:rPr>
                  <w:rFonts w:ascii="Calibri" w:hAnsi="Calibri" w:cs="Calibri"/>
                </w:rPr>
              </w:rPrChange>
            </w:rPr>
          </w:r>
          <w:ins w:author="Shubhankar Ghosh" w:date="2024-08-27T14:45:00Z" w:id="2299">
            <w:r>
              <w:rPr>
                <w:rFonts w:ascii="Calibri" w:hAnsi="Calibri" w:cs="Calibri"/>
                <w:rPrChange w:author="Neeraj Durgapal" w:date="2024-08-28T03:49:00Z" w:id="2300">
                  <w:rPr/>
                </w:rPrChange>
              </w:rPr>
              <w:fldChar w:fldCharType="separate"/>
            </w:r>
            <w:r>
              <w:rPr>
                <w:rFonts w:ascii="Calibri" w:hAnsi="Calibri" w:cs="Calibri"/>
                <w:rPrChange w:author="Neeraj Durgapal" w:date="2024-08-28T03:49:00Z" w:id="2301">
                  <w:rPr/>
                </w:rPrChange>
              </w:rPr>
              <w:t>32</w:t>
            </w:r>
            <w:r>
              <w:rPr>
                <w:rFonts w:ascii="Calibri" w:hAnsi="Calibri" w:cs="Calibri"/>
                <w:rPrChange w:author="Neeraj Durgapal" w:date="2024-08-28T03:49:00Z" w:id="2302">
                  <w:rPr/>
                </w:rPrChange>
              </w:rPr>
              <w:fldChar w:fldCharType="end"/>
            </w:r>
            <w:r>
              <w:rPr>
                <w:rStyle w:val="Hyperlink"/>
                <w:rFonts w:ascii="Calibri" w:hAnsi="Calibri" w:cs="Calibri"/>
                <w:rPrChange w:author="Neeraj Durgapal" w:date="2024-08-28T03:49:00Z" w:id="2303">
                  <w:rPr>
                    <w:rStyle w:val="Hyperlink"/>
                  </w:rPr>
                </w:rPrChange>
              </w:rPr>
              <w:fldChar w:fldCharType="end"/>
            </w:r>
          </w:ins>
        </w:p>
        <w:p w:rsidRPr="00E403D6" w:rsidR="00E403D6" w:rsidRDefault="00287800" w14:paraId="70CAF89C" w14:textId="77777777">
          <w:pPr>
            <w:pStyle w:val="TOC4"/>
            <w:tabs>
              <w:tab w:val="right" w:leader="dot" w:pos="9350"/>
            </w:tabs>
            <w:rPr>
              <w:ins w:author="Shubhankar Ghosh" w:date="2024-08-27T14:45:00Z" w:id="2304"/>
              <w:rFonts w:ascii="Calibri" w:hAnsi="Calibri" w:cs="Calibri"/>
              <w:lang w:val="en-IN" w:eastAsia="en-IN" w:bidi="mr-IN"/>
              <w:rPrChange w:author="Neeraj Durgapal" w:date="2024-08-28T03:49:00Z" w:id="2305">
                <w:rPr>
                  <w:ins w:author="Shubhankar Ghosh" w:date="2024-08-27T14:45:00Z" w:id="2306"/>
                  <w:rFonts w:cs="Mangal"/>
                  <w:sz w:val="22"/>
                  <w:szCs w:val="20"/>
                  <w:lang w:val="en-IN" w:eastAsia="en-IN" w:bidi="mr-IN"/>
                </w:rPr>
              </w:rPrChange>
            </w:rPr>
          </w:pPr>
          <w:ins w:author="Shubhankar Ghosh" w:date="2024-08-27T14:45:00Z" w:id="2307">
            <w:r>
              <w:rPr>
                <w:rStyle w:val="Hyperlink"/>
                <w:rFonts w:ascii="Calibri" w:hAnsi="Calibri" w:cs="Calibri"/>
                <w:rPrChange w:author="Neeraj Durgapal" w:date="2024-08-28T03:49:00Z" w:id="2308">
                  <w:rPr>
                    <w:rStyle w:val="Hyperlink"/>
                  </w:rPr>
                </w:rPrChange>
              </w:rPr>
              <w:fldChar w:fldCharType="begin"/>
            </w:r>
            <w:r>
              <w:rPr>
                <w:rStyle w:val="Hyperlink"/>
                <w:rFonts w:ascii="Calibri" w:hAnsi="Calibri" w:cs="Calibri"/>
                <w:rPrChange w:author="Neeraj Durgapal" w:date="2024-08-28T03:49:00Z" w:id="2309">
                  <w:rPr>
                    <w:rStyle w:val="Hyperlink"/>
                  </w:rPr>
                </w:rPrChange>
              </w:rPr>
              <w:instrText xml:space="preserve"> </w:instrText>
            </w:r>
            <w:r>
              <w:rPr>
                <w:rFonts w:ascii="Calibri" w:hAnsi="Calibri" w:cs="Calibri"/>
                <w:rPrChange w:author="Neeraj Durgapal" w:date="2024-08-28T03:49:00Z" w:id="2310">
                  <w:rPr/>
                </w:rPrChange>
              </w:rPr>
              <w:instrText>HYPERLINK \l "_Toc175662492"</w:instrText>
            </w:r>
            <w:r>
              <w:rPr>
                <w:rStyle w:val="Hyperlink"/>
                <w:rFonts w:ascii="Calibri" w:hAnsi="Calibri" w:cs="Calibri"/>
                <w:rPrChange w:author="Neeraj Durgapal" w:date="2024-08-28T03:49:00Z" w:id="2311">
                  <w:rPr>
                    <w:rStyle w:val="Hyperlink"/>
                  </w:rPr>
                </w:rPrChange>
              </w:rPr>
              <w:instrText xml:space="preserve"> </w:instrText>
            </w:r>
            <w:r>
              <w:rPr>
                <w:rStyle w:val="Hyperlink"/>
                <w:rFonts w:ascii="Calibri" w:hAnsi="Calibri" w:cs="Calibri"/>
                <w:rPrChange w:author="Neeraj Durgapal" w:date="2024-08-28T03:49:00Z" w:id="2312">
                  <w:rPr>
                    <w:rStyle w:val="Hyperlink"/>
                  </w:rPr>
                </w:rPrChange>
              </w:rPr>
              <w:fldChar w:fldCharType="separate"/>
            </w:r>
            <w:r>
              <w:rPr>
                <w:rStyle w:val="Hyperlink"/>
                <w:rFonts w:ascii="Calibri" w:hAnsi="Calibri" w:eastAsia="Aptos Display" w:cs="Calibri"/>
              </w:rPr>
              <w:t>8.1.3 – Transaction reports</w:t>
            </w:r>
            <w:r>
              <w:rPr>
                <w:rFonts w:ascii="Calibri" w:hAnsi="Calibri" w:cs="Calibri"/>
                <w:rPrChange w:author="Neeraj Durgapal" w:date="2024-08-28T03:49:00Z" w:id="2313">
                  <w:rPr/>
                </w:rPrChange>
              </w:rPr>
              <w:tab/>
            </w:r>
            <w:r>
              <w:rPr>
                <w:rFonts w:ascii="Calibri" w:hAnsi="Calibri" w:cs="Calibri"/>
                <w:rPrChange w:author="Neeraj Durgapal" w:date="2024-08-28T03:49:00Z" w:id="2314">
                  <w:rPr/>
                </w:rPrChange>
              </w:rPr>
              <w:fldChar w:fldCharType="begin"/>
            </w:r>
            <w:r>
              <w:rPr>
                <w:rFonts w:ascii="Calibri" w:hAnsi="Calibri" w:cs="Calibri"/>
                <w:rPrChange w:author="Neeraj Durgapal" w:date="2024-08-28T03:49:00Z" w:id="2315">
                  <w:rPr/>
                </w:rPrChange>
              </w:rPr>
              <w:instrText xml:space="preserve"> PAGEREF _Toc175662492 \h </w:instrText>
            </w:r>
          </w:ins>
          <w:r>
            <w:rPr>
              <w:rFonts w:ascii="Calibri" w:hAnsi="Calibri" w:cs="Calibri"/>
              <w:rPrChange w:author="Neeraj Durgapal" w:date="2024-08-28T03:49:00Z" w:id="2316">
                <w:rPr>
                  <w:rFonts w:ascii="Calibri" w:hAnsi="Calibri" w:cs="Calibri"/>
                </w:rPr>
              </w:rPrChange>
            </w:rPr>
          </w:r>
          <w:ins w:author="Shubhankar Ghosh" w:date="2024-08-27T14:45:00Z" w:id="2317">
            <w:r>
              <w:rPr>
                <w:rFonts w:ascii="Calibri" w:hAnsi="Calibri" w:cs="Calibri"/>
                <w:rPrChange w:author="Neeraj Durgapal" w:date="2024-08-28T03:49:00Z" w:id="2318">
                  <w:rPr/>
                </w:rPrChange>
              </w:rPr>
              <w:fldChar w:fldCharType="separate"/>
            </w:r>
            <w:r>
              <w:rPr>
                <w:rFonts w:ascii="Calibri" w:hAnsi="Calibri" w:cs="Calibri"/>
                <w:rPrChange w:author="Neeraj Durgapal" w:date="2024-08-28T03:49:00Z" w:id="2319">
                  <w:rPr/>
                </w:rPrChange>
              </w:rPr>
              <w:t>32</w:t>
            </w:r>
            <w:r>
              <w:rPr>
                <w:rFonts w:ascii="Calibri" w:hAnsi="Calibri" w:cs="Calibri"/>
                <w:rPrChange w:author="Neeraj Durgapal" w:date="2024-08-28T03:49:00Z" w:id="2320">
                  <w:rPr/>
                </w:rPrChange>
              </w:rPr>
              <w:fldChar w:fldCharType="end"/>
            </w:r>
            <w:r>
              <w:rPr>
                <w:rStyle w:val="Hyperlink"/>
                <w:rFonts w:ascii="Calibri" w:hAnsi="Calibri" w:cs="Calibri"/>
                <w:rPrChange w:author="Neeraj Durgapal" w:date="2024-08-28T03:49:00Z" w:id="2321">
                  <w:rPr>
                    <w:rStyle w:val="Hyperlink"/>
                  </w:rPr>
                </w:rPrChange>
              </w:rPr>
              <w:fldChar w:fldCharType="end"/>
            </w:r>
          </w:ins>
        </w:p>
        <w:p w:rsidRPr="00E403D6" w:rsidR="00E403D6" w:rsidRDefault="00287800" w14:paraId="35B0659E" w14:textId="77777777">
          <w:pPr>
            <w:pStyle w:val="TOC4"/>
            <w:tabs>
              <w:tab w:val="right" w:leader="dot" w:pos="9350"/>
            </w:tabs>
            <w:rPr>
              <w:ins w:author="Shubhankar Ghosh" w:date="2024-08-27T14:45:00Z" w:id="2322"/>
              <w:rFonts w:ascii="Calibri" w:hAnsi="Calibri" w:cs="Calibri"/>
              <w:lang w:val="en-IN" w:eastAsia="en-IN" w:bidi="mr-IN"/>
              <w:rPrChange w:author="Neeraj Durgapal" w:date="2024-08-28T03:49:00Z" w:id="2323">
                <w:rPr>
                  <w:ins w:author="Shubhankar Ghosh" w:date="2024-08-27T14:45:00Z" w:id="2324"/>
                  <w:rFonts w:cs="Mangal"/>
                  <w:sz w:val="22"/>
                  <w:szCs w:val="20"/>
                  <w:lang w:val="en-IN" w:eastAsia="en-IN" w:bidi="mr-IN"/>
                </w:rPr>
              </w:rPrChange>
            </w:rPr>
          </w:pPr>
          <w:ins w:author="Shubhankar Ghosh" w:date="2024-08-27T14:45:00Z" w:id="2325">
            <w:r>
              <w:rPr>
                <w:rStyle w:val="Hyperlink"/>
                <w:rFonts w:ascii="Calibri" w:hAnsi="Calibri" w:cs="Calibri"/>
                <w:rPrChange w:author="Neeraj Durgapal" w:date="2024-08-28T03:49:00Z" w:id="2326">
                  <w:rPr>
                    <w:rStyle w:val="Hyperlink"/>
                  </w:rPr>
                </w:rPrChange>
              </w:rPr>
              <w:fldChar w:fldCharType="begin"/>
            </w:r>
            <w:r>
              <w:rPr>
                <w:rStyle w:val="Hyperlink"/>
                <w:rFonts w:ascii="Calibri" w:hAnsi="Calibri" w:cs="Calibri"/>
                <w:rPrChange w:author="Neeraj Durgapal" w:date="2024-08-28T03:49:00Z" w:id="2327">
                  <w:rPr>
                    <w:rStyle w:val="Hyperlink"/>
                  </w:rPr>
                </w:rPrChange>
              </w:rPr>
              <w:instrText xml:space="preserve"> </w:instrText>
            </w:r>
            <w:r>
              <w:rPr>
                <w:rFonts w:ascii="Calibri" w:hAnsi="Calibri" w:cs="Calibri"/>
                <w:rPrChange w:author="Neeraj Durgapal" w:date="2024-08-28T03:49:00Z" w:id="2328">
                  <w:rPr/>
                </w:rPrChange>
              </w:rPr>
              <w:instrText>HYPERLINK \l "_Toc175662493"</w:instrText>
            </w:r>
            <w:r>
              <w:rPr>
                <w:rStyle w:val="Hyperlink"/>
                <w:rFonts w:ascii="Calibri" w:hAnsi="Calibri" w:cs="Calibri"/>
                <w:rPrChange w:author="Neeraj Durgapal" w:date="2024-08-28T03:49:00Z" w:id="2329">
                  <w:rPr>
                    <w:rStyle w:val="Hyperlink"/>
                  </w:rPr>
                </w:rPrChange>
              </w:rPr>
              <w:instrText xml:space="preserve"> </w:instrText>
            </w:r>
            <w:r>
              <w:rPr>
                <w:rStyle w:val="Hyperlink"/>
                <w:rFonts w:ascii="Calibri" w:hAnsi="Calibri" w:cs="Calibri"/>
                <w:rPrChange w:author="Neeraj Durgapal" w:date="2024-08-28T03:49:00Z" w:id="2330">
                  <w:rPr>
                    <w:rStyle w:val="Hyperlink"/>
                  </w:rPr>
                </w:rPrChange>
              </w:rPr>
              <w:fldChar w:fldCharType="separate"/>
            </w:r>
            <w:r>
              <w:rPr>
                <w:rStyle w:val="Hyperlink"/>
                <w:rFonts w:ascii="Calibri" w:hAnsi="Calibri" w:eastAsia="Aptos Display" w:cs="Calibri"/>
              </w:rPr>
              <w:t>8.1.4 – Refund reports</w:t>
            </w:r>
            <w:r>
              <w:rPr>
                <w:rFonts w:ascii="Calibri" w:hAnsi="Calibri" w:cs="Calibri"/>
                <w:rPrChange w:author="Neeraj Durgapal" w:date="2024-08-28T03:49:00Z" w:id="2331">
                  <w:rPr/>
                </w:rPrChange>
              </w:rPr>
              <w:tab/>
            </w:r>
            <w:r>
              <w:rPr>
                <w:rFonts w:ascii="Calibri" w:hAnsi="Calibri" w:cs="Calibri"/>
                <w:rPrChange w:author="Neeraj Durgapal" w:date="2024-08-28T03:49:00Z" w:id="2332">
                  <w:rPr/>
                </w:rPrChange>
              </w:rPr>
              <w:fldChar w:fldCharType="begin"/>
            </w:r>
            <w:r>
              <w:rPr>
                <w:rFonts w:ascii="Calibri" w:hAnsi="Calibri" w:cs="Calibri"/>
                <w:rPrChange w:author="Neeraj Durgapal" w:date="2024-08-28T03:49:00Z" w:id="2333">
                  <w:rPr/>
                </w:rPrChange>
              </w:rPr>
              <w:instrText xml:space="preserve"> PAGEREF _Toc175662493 \h </w:instrText>
            </w:r>
          </w:ins>
          <w:r>
            <w:rPr>
              <w:rFonts w:ascii="Calibri" w:hAnsi="Calibri" w:cs="Calibri"/>
              <w:rPrChange w:author="Neeraj Durgapal" w:date="2024-08-28T03:49:00Z" w:id="2334">
                <w:rPr>
                  <w:rFonts w:ascii="Calibri" w:hAnsi="Calibri" w:cs="Calibri"/>
                </w:rPr>
              </w:rPrChange>
            </w:rPr>
          </w:r>
          <w:ins w:author="Shubhankar Ghosh" w:date="2024-08-27T14:45:00Z" w:id="2335">
            <w:r>
              <w:rPr>
                <w:rFonts w:ascii="Calibri" w:hAnsi="Calibri" w:cs="Calibri"/>
                <w:rPrChange w:author="Neeraj Durgapal" w:date="2024-08-28T03:49:00Z" w:id="2336">
                  <w:rPr/>
                </w:rPrChange>
              </w:rPr>
              <w:fldChar w:fldCharType="separate"/>
            </w:r>
            <w:r>
              <w:rPr>
                <w:rFonts w:ascii="Calibri" w:hAnsi="Calibri" w:cs="Calibri"/>
                <w:rPrChange w:author="Neeraj Durgapal" w:date="2024-08-28T03:49:00Z" w:id="2337">
                  <w:rPr/>
                </w:rPrChange>
              </w:rPr>
              <w:t>32</w:t>
            </w:r>
            <w:r>
              <w:rPr>
                <w:rFonts w:ascii="Calibri" w:hAnsi="Calibri" w:cs="Calibri"/>
                <w:rPrChange w:author="Neeraj Durgapal" w:date="2024-08-28T03:49:00Z" w:id="2338">
                  <w:rPr/>
                </w:rPrChange>
              </w:rPr>
              <w:fldChar w:fldCharType="end"/>
            </w:r>
            <w:r>
              <w:rPr>
                <w:rStyle w:val="Hyperlink"/>
                <w:rFonts w:ascii="Calibri" w:hAnsi="Calibri" w:cs="Calibri"/>
                <w:rPrChange w:author="Neeraj Durgapal" w:date="2024-08-28T03:49:00Z" w:id="2339">
                  <w:rPr>
                    <w:rStyle w:val="Hyperlink"/>
                  </w:rPr>
                </w:rPrChange>
              </w:rPr>
              <w:fldChar w:fldCharType="end"/>
            </w:r>
          </w:ins>
        </w:p>
        <w:p w:rsidRPr="00E403D6" w:rsidR="00E403D6" w:rsidRDefault="00287800" w14:paraId="4B373C6F" w14:textId="77777777">
          <w:pPr>
            <w:pStyle w:val="TOC4"/>
            <w:tabs>
              <w:tab w:val="right" w:leader="dot" w:pos="9350"/>
            </w:tabs>
            <w:rPr>
              <w:ins w:author="Shubhankar Ghosh" w:date="2024-08-27T14:45:00Z" w:id="2340"/>
              <w:rFonts w:ascii="Calibri" w:hAnsi="Calibri" w:cs="Calibri"/>
              <w:lang w:val="en-IN" w:eastAsia="en-IN" w:bidi="mr-IN"/>
              <w:rPrChange w:author="Neeraj Durgapal" w:date="2024-08-28T03:49:00Z" w:id="2341">
                <w:rPr>
                  <w:ins w:author="Shubhankar Ghosh" w:date="2024-08-27T14:45:00Z" w:id="2342"/>
                  <w:rFonts w:cs="Mangal"/>
                  <w:sz w:val="22"/>
                  <w:szCs w:val="20"/>
                  <w:lang w:val="en-IN" w:eastAsia="en-IN" w:bidi="mr-IN"/>
                </w:rPr>
              </w:rPrChange>
            </w:rPr>
          </w:pPr>
          <w:ins w:author="Shubhankar Ghosh" w:date="2024-08-27T14:45:00Z" w:id="2343">
            <w:r>
              <w:rPr>
                <w:rStyle w:val="Hyperlink"/>
                <w:rFonts w:ascii="Calibri" w:hAnsi="Calibri" w:cs="Calibri"/>
                <w:rPrChange w:author="Neeraj Durgapal" w:date="2024-08-28T03:49:00Z" w:id="2344">
                  <w:rPr>
                    <w:rStyle w:val="Hyperlink"/>
                  </w:rPr>
                </w:rPrChange>
              </w:rPr>
              <w:fldChar w:fldCharType="begin"/>
            </w:r>
            <w:r>
              <w:rPr>
                <w:rStyle w:val="Hyperlink"/>
                <w:rFonts w:ascii="Calibri" w:hAnsi="Calibri" w:cs="Calibri"/>
                <w:rPrChange w:author="Neeraj Durgapal" w:date="2024-08-28T03:49:00Z" w:id="2345">
                  <w:rPr>
                    <w:rStyle w:val="Hyperlink"/>
                  </w:rPr>
                </w:rPrChange>
              </w:rPr>
              <w:instrText xml:space="preserve"> </w:instrText>
            </w:r>
            <w:r>
              <w:rPr>
                <w:rFonts w:ascii="Calibri" w:hAnsi="Calibri" w:cs="Calibri"/>
                <w:rPrChange w:author="Neeraj Durgapal" w:date="2024-08-28T03:49:00Z" w:id="2346">
                  <w:rPr/>
                </w:rPrChange>
              </w:rPr>
              <w:instrText>HYPERLINK \l "_Toc175662494"</w:instrText>
            </w:r>
            <w:r>
              <w:rPr>
                <w:rStyle w:val="Hyperlink"/>
                <w:rFonts w:ascii="Calibri" w:hAnsi="Calibri" w:cs="Calibri"/>
                <w:rPrChange w:author="Neeraj Durgapal" w:date="2024-08-28T03:49:00Z" w:id="2347">
                  <w:rPr>
                    <w:rStyle w:val="Hyperlink"/>
                  </w:rPr>
                </w:rPrChange>
              </w:rPr>
              <w:instrText xml:space="preserve"> </w:instrText>
            </w:r>
            <w:r>
              <w:rPr>
                <w:rStyle w:val="Hyperlink"/>
                <w:rFonts w:ascii="Calibri" w:hAnsi="Calibri" w:cs="Calibri"/>
                <w:rPrChange w:author="Neeraj Durgapal" w:date="2024-08-28T03:49:00Z" w:id="2348">
                  <w:rPr>
                    <w:rStyle w:val="Hyperlink"/>
                  </w:rPr>
                </w:rPrChange>
              </w:rPr>
              <w:fldChar w:fldCharType="separate"/>
            </w:r>
            <w:r>
              <w:rPr>
                <w:rStyle w:val="Hyperlink"/>
                <w:rFonts w:ascii="Calibri" w:hAnsi="Calibri" w:eastAsia="Aptos Display" w:cs="Calibri"/>
              </w:rPr>
              <w:t>8.1.5 – Bulk refund reports</w:t>
            </w:r>
            <w:r>
              <w:rPr>
                <w:rFonts w:ascii="Calibri" w:hAnsi="Calibri" w:cs="Calibri"/>
                <w:rPrChange w:author="Neeraj Durgapal" w:date="2024-08-28T03:49:00Z" w:id="2349">
                  <w:rPr/>
                </w:rPrChange>
              </w:rPr>
              <w:tab/>
            </w:r>
            <w:r>
              <w:rPr>
                <w:rFonts w:ascii="Calibri" w:hAnsi="Calibri" w:cs="Calibri"/>
                <w:rPrChange w:author="Neeraj Durgapal" w:date="2024-08-28T03:49:00Z" w:id="2350">
                  <w:rPr/>
                </w:rPrChange>
              </w:rPr>
              <w:fldChar w:fldCharType="begin"/>
            </w:r>
            <w:r>
              <w:rPr>
                <w:rFonts w:ascii="Calibri" w:hAnsi="Calibri" w:cs="Calibri"/>
                <w:rPrChange w:author="Neeraj Durgapal" w:date="2024-08-28T03:49:00Z" w:id="2351">
                  <w:rPr/>
                </w:rPrChange>
              </w:rPr>
              <w:instrText xml:space="preserve"> PAGEREF _Toc175662494 \h </w:instrText>
            </w:r>
          </w:ins>
          <w:r>
            <w:rPr>
              <w:rFonts w:ascii="Calibri" w:hAnsi="Calibri" w:cs="Calibri"/>
              <w:rPrChange w:author="Neeraj Durgapal" w:date="2024-08-28T03:49:00Z" w:id="2352">
                <w:rPr>
                  <w:rFonts w:ascii="Calibri" w:hAnsi="Calibri" w:cs="Calibri"/>
                </w:rPr>
              </w:rPrChange>
            </w:rPr>
          </w:r>
          <w:ins w:author="Shubhankar Ghosh" w:date="2024-08-27T14:45:00Z" w:id="2353">
            <w:r>
              <w:rPr>
                <w:rFonts w:ascii="Calibri" w:hAnsi="Calibri" w:cs="Calibri"/>
                <w:rPrChange w:author="Neeraj Durgapal" w:date="2024-08-28T03:49:00Z" w:id="2354">
                  <w:rPr/>
                </w:rPrChange>
              </w:rPr>
              <w:fldChar w:fldCharType="separate"/>
            </w:r>
            <w:r>
              <w:rPr>
                <w:rFonts w:ascii="Calibri" w:hAnsi="Calibri" w:cs="Calibri"/>
                <w:rPrChange w:author="Neeraj Durgapal" w:date="2024-08-28T03:49:00Z" w:id="2355">
                  <w:rPr/>
                </w:rPrChange>
              </w:rPr>
              <w:t>32</w:t>
            </w:r>
            <w:r>
              <w:rPr>
                <w:rFonts w:ascii="Calibri" w:hAnsi="Calibri" w:cs="Calibri"/>
                <w:rPrChange w:author="Neeraj Durgapal" w:date="2024-08-28T03:49:00Z" w:id="2356">
                  <w:rPr/>
                </w:rPrChange>
              </w:rPr>
              <w:fldChar w:fldCharType="end"/>
            </w:r>
            <w:r>
              <w:rPr>
                <w:rStyle w:val="Hyperlink"/>
                <w:rFonts w:ascii="Calibri" w:hAnsi="Calibri" w:cs="Calibri"/>
                <w:rPrChange w:author="Neeraj Durgapal" w:date="2024-08-28T03:49:00Z" w:id="2357">
                  <w:rPr>
                    <w:rStyle w:val="Hyperlink"/>
                  </w:rPr>
                </w:rPrChange>
              </w:rPr>
              <w:fldChar w:fldCharType="end"/>
            </w:r>
          </w:ins>
        </w:p>
        <w:p w:rsidRPr="00E403D6" w:rsidR="00E403D6" w:rsidRDefault="00287800" w14:paraId="21164698" w14:textId="77777777">
          <w:pPr>
            <w:pStyle w:val="TOC4"/>
            <w:tabs>
              <w:tab w:val="right" w:leader="dot" w:pos="9350"/>
            </w:tabs>
            <w:rPr>
              <w:ins w:author="Shubhankar Ghosh" w:date="2024-08-27T14:45:00Z" w:id="2358"/>
              <w:rFonts w:ascii="Calibri" w:hAnsi="Calibri" w:cs="Calibri"/>
              <w:lang w:val="en-IN" w:eastAsia="en-IN" w:bidi="mr-IN"/>
              <w:rPrChange w:author="Neeraj Durgapal" w:date="2024-08-28T03:49:00Z" w:id="2359">
                <w:rPr>
                  <w:ins w:author="Shubhankar Ghosh" w:date="2024-08-27T14:45:00Z" w:id="2360"/>
                  <w:rFonts w:cs="Mangal"/>
                  <w:sz w:val="22"/>
                  <w:szCs w:val="20"/>
                  <w:lang w:val="en-IN" w:eastAsia="en-IN" w:bidi="mr-IN"/>
                </w:rPr>
              </w:rPrChange>
            </w:rPr>
          </w:pPr>
          <w:ins w:author="Shubhankar Ghosh" w:date="2024-08-27T14:45:00Z" w:id="2361">
            <w:r>
              <w:rPr>
                <w:rStyle w:val="Hyperlink"/>
                <w:rFonts w:ascii="Calibri" w:hAnsi="Calibri" w:cs="Calibri"/>
                <w:rPrChange w:author="Neeraj Durgapal" w:date="2024-08-28T03:49:00Z" w:id="2362">
                  <w:rPr>
                    <w:rStyle w:val="Hyperlink"/>
                  </w:rPr>
                </w:rPrChange>
              </w:rPr>
              <w:fldChar w:fldCharType="begin"/>
            </w:r>
            <w:r>
              <w:rPr>
                <w:rStyle w:val="Hyperlink"/>
                <w:rFonts w:ascii="Calibri" w:hAnsi="Calibri" w:cs="Calibri"/>
                <w:rPrChange w:author="Neeraj Durgapal" w:date="2024-08-28T03:49:00Z" w:id="2363">
                  <w:rPr>
                    <w:rStyle w:val="Hyperlink"/>
                  </w:rPr>
                </w:rPrChange>
              </w:rPr>
              <w:instrText xml:space="preserve"> </w:instrText>
            </w:r>
            <w:r>
              <w:rPr>
                <w:rFonts w:ascii="Calibri" w:hAnsi="Calibri" w:cs="Calibri"/>
                <w:rPrChange w:author="Neeraj Durgapal" w:date="2024-08-28T03:49:00Z" w:id="2364">
                  <w:rPr/>
                </w:rPrChange>
              </w:rPr>
              <w:instrText>HYPERLINK \l "_Toc175662495"</w:instrText>
            </w:r>
            <w:r>
              <w:rPr>
                <w:rStyle w:val="Hyperlink"/>
                <w:rFonts w:ascii="Calibri" w:hAnsi="Calibri" w:cs="Calibri"/>
                <w:rPrChange w:author="Neeraj Durgapal" w:date="2024-08-28T03:49:00Z" w:id="2365">
                  <w:rPr>
                    <w:rStyle w:val="Hyperlink"/>
                  </w:rPr>
                </w:rPrChange>
              </w:rPr>
              <w:instrText xml:space="preserve"> </w:instrText>
            </w:r>
            <w:r>
              <w:rPr>
                <w:rStyle w:val="Hyperlink"/>
                <w:rFonts w:ascii="Calibri" w:hAnsi="Calibri" w:cs="Calibri"/>
                <w:rPrChange w:author="Neeraj Durgapal" w:date="2024-08-28T03:49:00Z" w:id="2366">
                  <w:rPr>
                    <w:rStyle w:val="Hyperlink"/>
                  </w:rPr>
                </w:rPrChange>
              </w:rPr>
              <w:fldChar w:fldCharType="separate"/>
            </w:r>
            <w:r>
              <w:rPr>
                <w:rStyle w:val="Hyperlink"/>
                <w:rFonts w:ascii="Calibri" w:hAnsi="Calibri" w:eastAsia="Aptos Display" w:cs="Calibri"/>
              </w:rPr>
              <w:t>8.1.6 – Payments reports</w:t>
            </w:r>
            <w:r>
              <w:rPr>
                <w:rFonts w:ascii="Calibri" w:hAnsi="Calibri" w:cs="Calibri"/>
                <w:rPrChange w:author="Neeraj Durgapal" w:date="2024-08-28T03:49:00Z" w:id="2367">
                  <w:rPr/>
                </w:rPrChange>
              </w:rPr>
              <w:tab/>
            </w:r>
            <w:r>
              <w:rPr>
                <w:rFonts w:ascii="Calibri" w:hAnsi="Calibri" w:cs="Calibri"/>
                <w:rPrChange w:author="Neeraj Durgapal" w:date="2024-08-28T03:49:00Z" w:id="2368">
                  <w:rPr/>
                </w:rPrChange>
              </w:rPr>
              <w:fldChar w:fldCharType="begin"/>
            </w:r>
            <w:r>
              <w:rPr>
                <w:rFonts w:ascii="Calibri" w:hAnsi="Calibri" w:cs="Calibri"/>
                <w:rPrChange w:author="Neeraj Durgapal" w:date="2024-08-28T03:49:00Z" w:id="2369">
                  <w:rPr/>
                </w:rPrChange>
              </w:rPr>
              <w:instrText xml:space="preserve"> PAGEREF _Toc175662495 \h </w:instrText>
            </w:r>
          </w:ins>
          <w:r>
            <w:rPr>
              <w:rFonts w:ascii="Calibri" w:hAnsi="Calibri" w:cs="Calibri"/>
              <w:rPrChange w:author="Neeraj Durgapal" w:date="2024-08-28T03:49:00Z" w:id="2370">
                <w:rPr>
                  <w:rFonts w:ascii="Calibri" w:hAnsi="Calibri" w:cs="Calibri"/>
                </w:rPr>
              </w:rPrChange>
            </w:rPr>
          </w:r>
          <w:ins w:author="Shubhankar Ghosh" w:date="2024-08-27T14:45:00Z" w:id="2371">
            <w:r>
              <w:rPr>
                <w:rFonts w:ascii="Calibri" w:hAnsi="Calibri" w:cs="Calibri"/>
                <w:rPrChange w:author="Neeraj Durgapal" w:date="2024-08-28T03:49:00Z" w:id="2372">
                  <w:rPr/>
                </w:rPrChange>
              </w:rPr>
              <w:fldChar w:fldCharType="separate"/>
            </w:r>
            <w:r>
              <w:rPr>
                <w:rFonts w:ascii="Calibri" w:hAnsi="Calibri" w:cs="Calibri"/>
                <w:rPrChange w:author="Neeraj Durgapal" w:date="2024-08-28T03:49:00Z" w:id="2373">
                  <w:rPr/>
                </w:rPrChange>
              </w:rPr>
              <w:t>32</w:t>
            </w:r>
            <w:r>
              <w:rPr>
                <w:rFonts w:ascii="Calibri" w:hAnsi="Calibri" w:cs="Calibri"/>
                <w:rPrChange w:author="Neeraj Durgapal" w:date="2024-08-28T03:49:00Z" w:id="2374">
                  <w:rPr/>
                </w:rPrChange>
              </w:rPr>
              <w:fldChar w:fldCharType="end"/>
            </w:r>
            <w:r>
              <w:rPr>
                <w:rStyle w:val="Hyperlink"/>
                <w:rFonts w:ascii="Calibri" w:hAnsi="Calibri" w:cs="Calibri"/>
                <w:rPrChange w:author="Neeraj Durgapal" w:date="2024-08-28T03:49:00Z" w:id="2375">
                  <w:rPr>
                    <w:rStyle w:val="Hyperlink"/>
                  </w:rPr>
                </w:rPrChange>
              </w:rPr>
              <w:fldChar w:fldCharType="end"/>
            </w:r>
          </w:ins>
        </w:p>
        <w:p w:rsidRPr="00E403D6" w:rsidR="00E403D6" w:rsidRDefault="00287800" w14:paraId="6E9EE7A5" w14:textId="77777777">
          <w:pPr>
            <w:pStyle w:val="TOC4"/>
            <w:tabs>
              <w:tab w:val="right" w:leader="dot" w:pos="9350"/>
            </w:tabs>
            <w:rPr>
              <w:ins w:author="Shubhankar Ghosh" w:date="2024-08-27T14:45:00Z" w:id="2376"/>
              <w:rFonts w:ascii="Calibri" w:hAnsi="Calibri" w:cs="Calibri"/>
              <w:lang w:val="en-IN" w:eastAsia="en-IN" w:bidi="mr-IN"/>
              <w:rPrChange w:author="Neeraj Durgapal" w:date="2024-08-28T03:49:00Z" w:id="2377">
                <w:rPr>
                  <w:ins w:author="Shubhankar Ghosh" w:date="2024-08-27T14:45:00Z" w:id="2378"/>
                  <w:rFonts w:cs="Mangal"/>
                  <w:sz w:val="22"/>
                  <w:szCs w:val="20"/>
                  <w:lang w:val="en-IN" w:eastAsia="en-IN" w:bidi="mr-IN"/>
                </w:rPr>
              </w:rPrChange>
            </w:rPr>
          </w:pPr>
          <w:ins w:author="Shubhankar Ghosh" w:date="2024-08-27T14:45:00Z" w:id="2379">
            <w:r>
              <w:rPr>
                <w:rStyle w:val="Hyperlink"/>
                <w:rFonts w:ascii="Calibri" w:hAnsi="Calibri" w:cs="Calibri"/>
                <w:rPrChange w:author="Neeraj Durgapal" w:date="2024-08-28T03:49:00Z" w:id="2380">
                  <w:rPr>
                    <w:rStyle w:val="Hyperlink"/>
                  </w:rPr>
                </w:rPrChange>
              </w:rPr>
              <w:fldChar w:fldCharType="begin"/>
            </w:r>
            <w:r>
              <w:rPr>
                <w:rStyle w:val="Hyperlink"/>
                <w:rFonts w:ascii="Calibri" w:hAnsi="Calibri" w:cs="Calibri"/>
                <w:rPrChange w:author="Neeraj Durgapal" w:date="2024-08-28T03:49:00Z" w:id="2381">
                  <w:rPr>
                    <w:rStyle w:val="Hyperlink"/>
                  </w:rPr>
                </w:rPrChange>
              </w:rPr>
              <w:instrText xml:space="preserve"> </w:instrText>
            </w:r>
            <w:r>
              <w:rPr>
                <w:rFonts w:ascii="Calibri" w:hAnsi="Calibri" w:cs="Calibri"/>
                <w:rPrChange w:author="Neeraj Durgapal" w:date="2024-08-28T03:49:00Z" w:id="2382">
                  <w:rPr/>
                </w:rPrChange>
              </w:rPr>
              <w:instrText>HYPERLINK \l "_Toc175662496"</w:instrText>
            </w:r>
            <w:r>
              <w:rPr>
                <w:rStyle w:val="Hyperlink"/>
                <w:rFonts w:ascii="Calibri" w:hAnsi="Calibri" w:cs="Calibri"/>
                <w:rPrChange w:author="Neeraj Durgapal" w:date="2024-08-28T03:49:00Z" w:id="2383">
                  <w:rPr>
                    <w:rStyle w:val="Hyperlink"/>
                  </w:rPr>
                </w:rPrChange>
              </w:rPr>
              <w:instrText xml:space="preserve"> </w:instrText>
            </w:r>
            <w:r>
              <w:rPr>
                <w:rStyle w:val="Hyperlink"/>
                <w:rFonts w:ascii="Calibri" w:hAnsi="Calibri" w:cs="Calibri"/>
                <w:rPrChange w:author="Neeraj Durgapal" w:date="2024-08-28T03:49:00Z" w:id="2384">
                  <w:rPr>
                    <w:rStyle w:val="Hyperlink"/>
                  </w:rPr>
                </w:rPrChange>
              </w:rPr>
              <w:fldChar w:fldCharType="separate"/>
            </w:r>
            <w:r>
              <w:rPr>
                <w:rStyle w:val="Hyperlink"/>
                <w:rFonts w:ascii="Calibri" w:hAnsi="Calibri" w:eastAsia="Aptos Display" w:cs="Calibri"/>
              </w:rPr>
              <w:t>8.1.7 – Chargeback reports</w:t>
            </w:r>
            <w:r>
              <w:rPr>
                <w:rFonts w:ascii="Calibri" w:hAnsi="Calibri" w:cs="Calibri"/>
                <w:rPrChange w:author="Neeraj Durgapal" w:date="2024-08-28T03:49:00Z" w:id="2385">
                  <w:rPr/>
                </w:rPrChange>
              </w:rPr>
              <w:tab/>
            </w:r>
            <w:r>
              <w:rPr>
                <w:rFonts w:ascii="Calibri" w:hAnsi="Calibri" w:cs="Calibri"/>
                <w:rPrChange w:author="Neeraj Durgapal" w:date="2024-08-28T03:49:00Z" w:id="2386">
                  <w:rPr/>
                </w:rPrChange>
              </w:rPr>
              <w:fldChar w:fldCharType="begin"/>
            </w:r>
            <w:r>
              <w:rPr>
                <w:rFonts w:ascii="Calibri" w:hAnsi="Calibri" w:cs="Calibri"/>
                <w:rPrChange w:author="Neeraj Durgapal" w:date="2024-08-28T03:49:00Z" w:id="2387">
                  <w:rPr/>
                </w:rPrChange>
              </w:rPr>
              <w:instrText xml:space="preserve"> PAGEREF _Toc175662496 \h </w:instrText>
            </w:r>
          </w:ins>
          <w:r>
            <w:rPr>
              <w:rFonts w:ascii="Calibri" w:hAnsi="Calibri" w:cs="Calibri"/>
              <w:rPrChange w:author="Neeraj Durgapal" w:date="2024-08-28T03:49:00Z" w:id="2388">
                <w:rPr>
                  <w:rFonts w:ascii="Calibri" w:hAnsi="Calibri" w:cs="Calibri"/>
                </w:rPr>
              </w:rPrChange>
            </w:rPr>
          </w:r>
          <w:ins w:author="Shubhankar Ghosh" w:date="2024-08-27T14:45:00Z" w:id="2389">
            <w:r>
              <w:rPr>
                <w:rFonts w:ascii="Calibri" w:hAnsi="Calibri" w:cs="Calibri"/>
                <w:rPrChange w:author="Neeraj Durgapal" w:date="2024-08-28T03:49:00Z" w:id="2390">
                  <w:rPr/>
                </w:rPrChange>
              </w:rPr>
              <w:fldChar w:fldCharType="separate"/>
            </w:r>
            <w:r>
              <w:rPr>
                <w:rFonts w:ascii="Calibri" w:hAnsi="Calibri" w:cs="Calibri"/>
                <w:rPrChange w:author="Neeraj Durgapal" w:date="2024-08-28T03:49:00Z" w:id="2391">
                  <w:rPr/>
                </w:rPrChange>
              </w:rPr>
              <w:t>32</w:t>
            </w:r>
            <w:r>
              <w:rPr>
                <w:rFonts w:ascii="Calibri" w:hAnsi="Calibri" w:cs="Calibri"/>
                <w:rPrChange w:author="Neeraj Durgapal" w:date="2024-08-28T03:49:00Z" w:id="2392">
                  <w:rPr/>
                </w:rPrChange>
              </w:rPr>
              <w:fldChar w:fldCharType="end"/>
            </w:r>
            <w:r>
              <w:rPr>
                <w:rStyle w:val="Hyperlink"/>
                <w:rFonts w:ascii="Calibri" w:hAnsi="Calibri" w:cs="Calibri"/>
                <w:rPrChange w:author="Neeraj Durgapal" w:date="2024-08-28T03:49:00Z" w:id="2393">
                  <w:rPr>
                    <w:rStyle w:val="Hyperlink"/>
                  </w:rPr>
                </w:rPrChange>
              </w:rPr>
              <w:fldChar w:fldCharType="end"/>
            </w:r>
          </w:ins>
        </w:p>
        <w:p w:rsidRPr="00E403D6" w:rsidR="00E403D6" w:rsidRDefault="00287800" w14:paraId="61298825" w14:textId="77777777">
          <w:pPr>
            <w:pStyle w:val="TOC3"/>
            <w:tabs>
              <w:tab w:val="right" w:leader="dot" w:pos="9350"/>
            </w:tabs>
            <w:rPr>
              <w:ins w:author="Shubhankar Ghosh" w:date="2024-08-27T14:45:00Z" w:id="2394"/>
              <w:rFonts w:ascii="Calibri" w:hAnsi="Calibri" w:cs="Calibri"/>
              <w:lang w:val="en-IN" w:eastAsia="en-IN" w:bidi="mr-IN"/>
              <w:rPrChange w:author="Neeraj Durgapal" w:date="2024-08-28T03:49:00Z" w:id="2395">
                <w:rPr>
                  <w:ins w:author="Shubhankar Ghosh" w:date="2024-08-27T14:45:00Z" w:id="2396"/>
                  <w:rFonts w:cs="Mangal"/>
                  <w:sz w:val="22"/>
                  <w:szCs w:val="20"/>
                  <w:lang w:val="en-IN" w:eastAsia="en-IN" w:bidi="mr-IN"/>
                </w:rPr>
              </w:rPrChange>
            </w:rPr>
          </w:pPr>
          <w:ins w:author="Shubhankar Ghosh" w:date="2024-08-27T14:45:00Z" w:id="2397">
            <w:r>
              <w:rPr>
                <w:rStyle w:val="Hyperlink"/>
                <w:rFonts w:ascii="Calibri" w:hAnsi="Calibri" w:cs="Calibri"/>
                <w:rPrChange w:author="Neeraj Durgapal" w:date="2024-08-28T03:49:00Z" w:id="2398">
                  <w:rPr>
                    <w:rStyle w:val="Hyperlink"/>
                  </w:rPr>
                </w:rPrChange>
              </w:rPr>
              <w:fldChar w:fldCharType="begin"/>
            </w:r>
            <w:r>
              <w:rPr>
                <w:rStyle w:val="Hyperlink"/>
                <w:rFonts w:ascii="Calibri" w:hAnsi="Calibri" w:cs="Calibri"/>
                <w:rPrChange w:author="Neeraj Durgapal" w:date="2024-08-28T03:49:00Z" w:id="2399">
                  <w:rPr>
                    <w:rStyle w:val="Hyperlink"/>
                  </w:rPr>
                </w:rPrChange>
              </w:rPr>
              <w:instrText xml:space="preserve"> </w:instrText>
            </w:r>
            <w:r>
              <w:rPr>
                <w:rFonts w:ascii="Calibri" w:hAnsi="Calibri" w:cs="Calibri"/>
                <w:rPrChange w:author="Neeraj Durgapal" w:date="2024-08-28T03:49:00Z" w:id="2400">
                  <w:rPr/>
                </w:rPrChange>
              </w:rPr>
              <w:instrText>HYPERLINK \l "_Toc175662497"</w:instrText>
            </w:r>
            <w:r>
              <w:rPr>
                <w:rStyle w:val="Hyperlink"/>
                <w:rFonts w:ascii="Calibri" w:hAnsi="Calibri" w:cs="Calibri"/>
                <w:rPrChange w:author="Neeraj Durgapal" w:date="2024-08-28T03:49:00Z" w:id="2401">
                  <w:rPr>
                    <w:rStyle w:val="Hyperlink"/>
                  </w:rPr>
                </w:rPrChange>
              </w:rPr>
              <w:instrText xml:space="preserve"> </w:instrText>
            </w:r>
            <w:r>
              <w:rPr>
                <w:rStyle w:val="Hyperlink"/>
                <w:rFonts w:ascii="Calibri" w:hAnsi="Calibri" w:cs="Calibri"/>
                <w:rPrChange w:author="Neeraj Durgapal" w:date="2024-08-28T03:49:00Z" w:id="2402">
                  <w:rPr>
                    <w:rStyle w:val="Hyperlink"/>
                  </w:rPr>
                </w:rPrChange>
              </w:rPr>
              <w:fldChar w:fldCharType="separate"/>
            </w:r>
            <w:r>
              <w:rPr>
                <w:rStyle w:val="Hyperlink"/>
                <w:rFonts w:ascii="Calibri" w:hAnsi="Calibri" w:eastAsia="Aptos Display" w:cs="Calibri"/>
              </w:rPr>
              <w:t>8.2 - Functional Flow / Mock Up</w:t>
            </w:r>
            <w:r>
              <w:rPr>
                <w:rFonts w:ascii="Calibri" w:hAnsi="Calibri" w:cs="Calibri"/>
                <w:rPrChange w:author="Neeraj Durgapal" w:date="2024-08-28T03:49:00Z" w:id="2403">
                  <w:rPr/>
                </w:rPrChange>
              </w:rPr>
              <w:tab/>
            </w:r>
            <w:r>
              <w:rPr>
                <w:rFonts w:ascii="Calibri" w:hAnsi="Calibri" w:cs="Calibri"/>
                <w:rPrChange w:author="Neeraj Durgapal" w:date="2024-08-28T03:49:00Z" w:id="2404">
                  <w:rPr/>
                </w:rPrChange>
              </w:rPr>
              <w:fldChar w:fldCharType="begin"/>
            </w:r>
            <w:r>
              <w:rPr>
                <w:rFonts w:ascii="Calibri" w:hAnsi="Calibri" w:cs="Calibri"/>
                <w:rPrChange w:author="Neeraj Durgapal" w:date="2024-08-28T03:49:00Z" w:id="2405">
                  <w:rPr/>
                </w:rPrChange>
              </w:rPr>
              <w:instrText xml:space="preserve"> PAGEREF _Toc175662497 \h </w:instrText>
            </w:r>
          </w:ins>
          <w:r>
            <w:rPr>
              <w:rFonts w:ascii="Calibri" w:hAnsi="Calibri" w:cs="Calibri"/>
              <w:rPrChange w:author="Neeraj Durgapal" w:date="2024-08-28T03:49:00Z" w:id="2406">
                <w:rPr>
                  <w:rFonts w:ascii="Calibri" w:hAnsi="Calibri" w:cs="Calibri"/>
                </w:rPr>
              </w:rPrChange>
            </w:rPr>
          </w:r>
          <w:ins w:author="Shubhankar Ghosh" w:date="2024-08-27T14:45:00Z" w:id="2407">
            <w:r>
              <w:rPr>
                <w:rFonts w:ascii="Calibri" w:hAnsi="Calibri" w:cs="Calibri"/>
                <w:rPrChange w:author="Neeraj Durgapal" w:date="2024-08-28T03:49:00Z" w:id="2408">
                  <w:rPr/>
                </w:rPrChange>
              </w:rPr>
              <w:fldChar w:fldCharType="separate"/>
            </w:r>
            <w:r>
              <w:rPr>
                <w:rFonts w:ascii="Calibri" w:hAnsi="Calibri" w:cs="Calibri"/>
                <w:rPrChange w:author="Neeraj Durgapal" w:date="2024-08-28T03:49:00Z" w:id="2409">
                  <w:rPr/>
                </w:rPrChange>
              </w:rPr>
              <w:t>32</w:t>
            </w:r>
            <w:r>
              <w:rPr>
                <w:rFonts w:ascii="Calibri" w:hAnsi="Calibri" w:cs="Calibri"/>
                <w:rPrChange w:author="Neeraj Durgapal" w:date="2024-08-28T03:49:00Z" w:id="2410">
                  <w:rPr/>
                </w:rPrChange>
              </w:rPr>
              <w:fldChar w:fldCharType="end"/>
            </w:r>
            <w:r>
              <w:rPr>
                <w:rStyle w:val="Hyperlink"/>
                <w:rFonts w:ascii="Calibri" w:hAnsi="Calibri" w:cs="Calibri"/>
                <w:rPrChange w:author="Neeraj Durgapal" w:date="2024-08-28T03:49:00Z" w:id="2411">
                  <w:rPr>
                    <w:rStyle w:val="Hyperlink"/>
                  </w:rPr>
                </w:rPrChange>
              </w:rPr>
              <w:fldChar w:fldCharType="end"/>
            </w:r>
          </w:ins>
        </w:p>
        <w:p w:rsidRPr="00E403D6" w:rsidR="00E403D6" w:rsidRDefault="00287800" w14:paraId="1158E02A" w14:textId="77777777">
          <w:pPr>
            <w:pStyle w:val="TOC3"/>
            <w:tabs>
              <w:tab w:val="right" w:leader="dot" w:pos="9350"/>
            </w:tabs>
            <w:rPr>
              <w:ins w:author="Shubhankar Ghosh" w:date="2024-08-27T14:45:00Z" w:id="2412"/>
              <w:rFonts w:ascii="Calibri" w:hAnsi="Calibri" w:cs="Calibri"/>
              <w:lang w:val="en-IN" w:eastAsia="en-IN" w:bidi="mr-IN"/>
              <w:rPrChange w:author="Neeraj Durgapal" w:date="2024-08-28T03:49:00Z" w:id="2413">
                <w:rPr>
                  <w:ins w:author="Shubhankar Ghosh" w:date="2024-08-27T14:45:00Z" w:id="2414"/>
                  <w:rFonts w:cs="Mangal"/>
                  <w:sz w:val="22"/>
                  <w:szCs w:val="20"/>
                  <w:lang w:val="en-IN" w:eastAsia="en-IN" w:bidi="mr-IN"/>
                </w:rPr>
              </w:rPrChange>
            </w:rPr>
          </w:pPr>
          <w:ins w:author="Shubhankar Ghosh" w:date="2024-08-27T14:45:00Z" w:id="2415">
            <w:r>
              <w:rPr>
                <w:rStyle w:val="Hyperlink"/>
                <w:rFonts w:ascii="Calibri" w:hAnsi="Calibri" w:cs="Calibri"/>
                <w:rPrChange w:author="Neeraj Durgapal" w:date="2024-08-28T03:49:00Z" w:id="2416">
                  <w:rPr>
                    <w:rStyle w:val="Hyperlink"/>
                  </w:rPr>
                </w:rPrChange>
              </w:rPr>
              <w:fldChar w:fldCharType="begin"/>
            </w:r>
            <w:r>
              <w:rPr>
                <w:rStyle w:val="Hyperlink"/>
                <w:rFonts w:ascii="Calibri" w:hAnsi="Calibri" w:cs="Calibri"/>
                <w:rPrChange w:author="Neeraj Durgapal" w:date="2024-08-28T03:49:00Z" w:id="2417">
                  <w:rPr>
                    <w:rStyle w:val="Hyperlink"/>
                  </w:rPr>
                </w:rPrChange>
              </w:rPr>
              <w:instrText xml:space="preserve"> </w:instrText>
            </w:r>
            <w:r>
              <w:rPr>
                <w:rFonts w:ascii="Calibri" w:hAnsi="Calibri" w:cs="Calibri"/>
                <w:rPrChange w:author="Neeraj Durgapal" w:date="2024-08-28T03:49:00Z" w:id="2418">
                  <w:rPr/>
                </w:rPrChange>
              </w:rPr>
              <w:instrText>HYPERLINK \l "_Toc175662498"</w:instrText>
            </w:r>
            <w:r>
              <w:rPr>
                <w:rStyle w:val="Hyperlink"/>
                <w:rFonts w:ascii="Calibri" w:hAnsi="Calibri" w:cs="Calibri"/>
                <w:rPrChange w:author="Neeraj Durgapal" w:date="2024-08-28T03:49:00Z" w:id="2419">
                  <w:rPr>
                    <w:rStyle w:val="Hyperlink"/>
                  </w:rPr>
                </w:rPrChange>
              </w:rPr>
              <w:instrText xml:space="preserve"> </w:instrText>
            </w:r>
            <w:r>
              <w:rPr>
                <w:rStyle w:val="Hyperlink"/>
                <w:rFonts w:ascii="Calibri" w:hAnsi="Calibri" w:cs="Calibri"/>
                <w:rPrChange w:author="Neeraj Durgapal" w:date="2024-08-28T03:49:00Z" w:id="2420">
                  <w:rPr>
                    <w:rStyle w:val="Hyperlink"/>
                  </w:rPr>
                </w:rPrChange>
              </w:rPr>
              <w:fldChar w:fldCharType="separate"/>
            </w:r>
            <w:r>
              <w:rPr>
                <w:rStyle w:val="Hyperlink"/>
                <w:rFonts w:ascii="Calibri" w:hAnsi="Calibri" w:eastAsia="Aptos Display" w:cs="Calibri"/>
              </w:rPr>
              <w:t>8.3 Functional Specification</w:t>
            </w:r>
            <w:r>
              <w:rPr>
                <w:rFonts w:ascii="Calibri" w:hAnsi="Calibri" w:cs="Calibri"/>
                <w:rPrChange w:author="Neeraj Durgapal" w:date="2024-08-28T03:49:00Z" w:id="2421">
                  <w:rPr/>
                </w:rPrChange>
              </w:rPr>
              <w:tab/>
            </w:r>
            <w:r>
              <w:rPr>
                <w:rFonts w:ascii="Calibri" w:hAnsi="Calibri" w:cs="Calibri"/>
                <w:rPrChange w:author="Neeraj Durgapal" w:date="2024-08-28T03:49:00Z" w:id="2422">
                  <w:rPr/>
                </w:rPrChange>
              </w:rPr>
              <w:fldChar w:fldCharType="begin"/>
            </w:r>
            <w:r>
              <w:rPr>
                <w:rFonts w:ascii="Calibri" w:hAnsi="Calibri" w:cs="Calibri"/>
                <w:rPrChange w:author="Neeraj Durgapal" w:date="2024-08-28T03:49:00Z" w:id="2423">
                  <w:rPr/>
                </w:rPrChange>
              </w:rPr>
              <w:instrText xml:space="preserve"> PAGEREF _Toc175662498 \h </w:instrText>
            </w:r>
          </w:ins>
          <w:r>
            <w:rPr>
              <w:rFonts w:ascii="Calibri" w:hAnsi="Calibri" w:cs="Calibri"/>
              <w:rPrChange w:author="Neeraj Durgapal" w:date="2024-08-28T03:49:00Z" w:id="2424">
                <w:rPr>
                  <w:rFonts w:ascii="Calibri" w:hAnsi="Calibri" w:cs="Calibri"/>
                </w:rPr>
              </w:rPrChange>
            </w:rPr>
          </w:r>
          <w:ins w:author="Shubhankar Ghosh" w:date="2024-08-27T14:45:00Z" w:id="2425">
            <w:r>
              <w:rPr>
                <w:rFonts w:ascii="Calibri" w:hAnsi="Calibri" w:cs="Calibri"/>
                <w:rPrChange w:author="Neeraj Durgapal" w:date="2024-08-28T03:49:00Z" w:id="2426">
                  <w:rPr/>
                </w:rPrChange>
              </w:rPr>
              <w:fldChar w:fldCharType="separate"/>
            </w:r>
            <w:r>
              <w:rPr>
                <w:rFonts w:ascii="Calibri" w:hAnsi="Calibri" w:cs="Calibri"/>
                <w:rPrChange w:author="Neeraj Durgapal" w:date="2024-08-28T03:49:00Z" w:id="2427">
                  <w:rPr/>
                </w:rPrChange>
              </w:rPr>
              <w:t>33</w:t>
            </w:r>
            <w:r>
              <w:rPr>
                <w:rFonts w:ascii="Calibri" w:hAnsi="Calibri" w:cs="Calibri"/>
                <w:rPrChange w:author="Neeraj Durgapal" w:date="2024-08-28T03:49:00Z" w:id="2428">
                  <w:rPr/>
                </w:rPrChange>
              </w:rPr>
              <w:fldChar w:fldCharType="end"/>
            </w:r>
            <w:r>
              <w:rPr>
                <w:rStyle w:val="Hyperlink"/>
                <w:rFonts w:ascii="Calibri" w:hAnsi="Calibri" w:cs="Calibri"/>
                <w:rPrChange w:author="Neeraj Durgapal" w:date="2024-08-28T03:49:00Z" w:id="2429">
                  <w:rPr>
                    <w:rStyle w:val="Hyperlink"/>
                  </w:rPr>
                </w:rPrChange>
              </w:rPr>
              <w:fldChar w:fldCharType="end"/>
            </w:r>
          </w:ins>
        </w:p>
        <w:p w:rsidRPr="00E403D6" w:rsidR="00E403D6" w:rsidRDefault="00287800" w14:paraId="199C743E" w14:textId="77777777">
          <w:pPr>
            <w:pStyle w:val="TOC4"/>
            <w:tabs>
              <w:tab w:val="right" w:leader="dot" w:pos="9350"/>
            </w:tabs>
            <w:rPr>
              <w:ins w:author="Shubhankar Ghosh" w:date="2024-08-27T14:45:00Z" w:id="2430"/>
              <w:rFonts w:ascii="Calibri" w:hAnsi="Calibri" w:cs="Calibri"/>
              <w:lang w:val="en-IN" w:eastAsia="en-IN" w:bidi="mr-IN"/>
              <w:rPrChange w:author="Neeraj Durgapal" w:date="2024-08-28T03:49:00Z" w:id="2431">
                <w:rPr>
                  <w:ins w:author="Shubhankar Ghosh" w:date="2024-08-27T14:45:00Z" w:id="2432"/>
                  <w:rFonts w:cs="Mangal"/>
                  <w:sz w:val="22"/>
                  <w:szCs w:val="20"/>
                  <w:lang w:val="en-IN" w:eastAsia="en-IN" w:bidi="mr-IN"/>
                </w:rPr>
              </w:rPrChange>
            </w:rPr>
          </w:pPr>
          <w:ins w:author="Shubhankar Ghosh" w:date="2024-08-27T14:45:00Z" w:id="2433">
            <w:r>
              <w:rPr>
                <w:rStyle w:val="Hyperlink"/>
                <w:rFonts w:ascii="Calibri" w:hAnsi="Calibri" w:cs="Calibri"/>
                <w:rPrChange w:author="Neeraj Durgapal" w:date="2024-08-28T03:49:00Z" w:id="2434">
                  <w:rPr>
                    <w:rStyle w:val="Hyperlink"/>
                  </w:rPr>
                </w:rPrChange>
              </w:rPr>
              <w:fldChar w:fldCharType="begin"/>
            </w:r>
            <w:r>
              <w:rPr>
                <w:rStyle w:val="Hyperlink"/>
                <w:rFonts w:ascii="Calibri" w:hAnsi="Calibri" w:cs="Calibri"/>
                <w:rPrChange w:author="Neeraj Durgapal" w:date="2024-08-28T03:49:00Z" w:id="2435">
                  <w:rPr>
                    <w:rStyle w:val="Hyperlink"/>
                  </w:rPr>
                </w:rPrChange>
              </w:rPr>
              <w:instrText xml:space="preserve"> </w:instrText>
            </w:r>
            <w:r>
              <w:rPr>
                <w:rFonts w:ascii="Calibri" w:hAnsi="Calibri" w:cs="Calibri"/>
                <w:rPrChange w:author="Neeraj Durgapal" w:date="2024-08-28T03:49:00Z" w:id="2436">
                  <w:rPr/>
                </w:rPrChange>
              </w:rPr>
              <w:instrText>HYPERLINK \l "_Toc175662499"</w:instrText>
            </w:r>
            <w:r>
              <w:rPr>
                <w:rStyle w:val="Hyperlink"/>
                <w:rFonts w:ascii="Calibri" w:hAnsi="Calibri" w:cs="Calibri"/>
                <w:rPrChange w:author="Neeraj Durgapal" w:date="2024-08-28T03:49:00Z" w:id="2437">
                  <w:rPr>
                    <w:rStyle w:val="Hyperlink"/>
                  </w:rPr>
                </w:rPrChange>
              </w:rPr>
              <w:instrText xml:space="preserve"> </w:instrText>
            </w:r>
            <w:r>
              <w:rPr>
                <w:rStyle w:val="Hyperlink"/>
                <w:rFonts w:ascii="Calibri" w:hAnsi="Calibri" w:cs="Calibri"/>
                <w:rPrChange w:author="Neeraj Durgapal" w:date="2024-08-28T03:49:00Z" w:id="2438">
                  <w:rPr>
                    <w:rStyle w:val="Hyperlink"/>
                  </w:rPr>
                </w:rPrChange>
              </w:rPr>
              <w:fldChar w:fldCharType="separate"/>
            </w:r>
            <w:r>
              <w:rPr>
                <w:rStyle w:val="Hyperlink"/>
                <w:rFonts w:ascii="Calibri" w:hAnsi="Calibri" w:eastAsia="Aptos Display" w:cs="Calibri"/>
              </w:rPr>
              <w:t>8.3.1- Order Reports</w:t>
            </w:r>
            <w:r>
              <w:rPr>
                <w:rFonts w:ascii="Calibri" w:hAnsi="Calibri" w:cs="Calibri"/>
                <w:rPrChange w:author="Neeraj Durgapal" w:date="2024-08-28T03:49:00Z" w:id="2439">
                  <w:rPr/>
                </w:rPrChange>
              </w:rPr>
              <w:tab/>
            </w:r>
            <w:r>
              <w:rPr>
                <w:rFonts w:ascii="Calibri" w:hAnsi="Calibri" w:cs="Calibri"/>
                <w:rPrChange w:author="Neeraj Durgapal" w:date="2024-08-28T03:49:00Z" w:id="2440">
                  <w:rPr/>
                </w:rPrChange>
              </w:rPr>
              <w:fldChar w:fldCharType="begin"/>
            </w:r>
            <w:r>
              <w:rPr>
                <w:rFonts w:ascii="Calibri" w:hAnsi="Calibri" w:cs="Calibri"/>
                <w:rPrChange w:author="Neeraj Durgapal" w:date="2024-08-28T03:49:00Z" w:id="2441">
                  <w:rPr/>
                </w:rPrChange>
              </w:rPr>
              <w:instrText xml:space="preserve"> PAGEREF _Toc175662499 \h </w:instrText>
            </w:r>
          </w:ins>
          <w:r>
            <w:rPr>
              <w:rFonts w:ascii="Calibri" w:hAnsi="Calibri" w:cs="Calibri"/>
              <w:rPrChange w:author="Neeraj Durgapal" w:date="2024-08-28T03:49:00Z" w:id="2442">
                <w:rPr>
                  <w:rFonts w:ascii="Calibri" w:hAnsi="Calibri" w:cs="Calibri"/>
                </w:rPr>
              </w:rPrChange>
            </w:rPr>
          </w:r>
          <w:ins w:author="Shubhankar Ghosh" w:date="2024-08-27T14:45:00Z" w:id="2443">
            <w:r>
              <w:rPr>
                <w:rFonts w:ascii="Calibri" w:hAnsi="Calibri" w:cs="Calibri"/>
                <w:rPrChange w:author="Neeraj Durgapal" w:date="2024-08-28T03:49:00Z" w:id="2444">
                  <w:rPr/>
                </w:rPrChange>
              </w:rPr>
              <w:fldChar w:fldCharType="separate"/>
            </w:r>
            <w:r>
              <w:rPr>
                <w:rFonts w:ascii="Calibri" w:hAnsi="Calibri" w:cs="Calibri"/>
                <w:rPrChange w:author="Neeraj Durgapal" w:date="2024-08-28T03:49:00Z" w:id="2445">
                  <w:rPr/>
                </w:rPrChange>
              </w:rPr>
              <w:t>33</w:t>
            </w:r>
            <w:r>
              <w:rPr>
                <w:rFonts w:ascii="Calibri" w:hAnsi="Calibri" w:cs="Calibri"/>
                <w:rPrChange w:author="Neeraj Durgapal" w:date="2024-08-28T03:49:00Z" w:id="2446">
                  <w:rPr/>
                </w:rPrChange>
              </w:rPr>
              <w:fldChar w:fldCharType="end"/>
            </w:r>
            <w:r>
              <w:rPr>
                <w:rStyle w:val="Hyperlink"/>
                <w:rFonts w:ascii="Calibri" w:hAnsi="Calibri" w:cs="Calibri"/>
                <w:rPrChange w:author="Neeraj Durgapal" w:date="2024-08-28T03:49:00Z" w:id="2447">
                  <w:rPr>
                    <w:rStyle w:val="Hyperlink"/>
                  </w:rPr>
                </w:rPrChange>
              </w:rPr>
              <w:fldChar w:fldCharType="end"/>
            </w:r>
          </w:ins>
        </w:p>
        <w:p w:rsidRPr="00E403D6" w:rsidR="00E403D6" w:rsidRDefault="00287800" w14:paraId="22241EDB" w14:textId="77777777">
          <w:pPr>
            <w:pStyle w:val="TOC5"/>
            <w:tabs>
              <w:tab w:val="right" w:leader="dot" w:pos="9350"/>
            </w:tabs>
            <w:rPr>
              <w:ins w:author="Shubhankar Ghosh" w:date="2024-08-27T14:45:00Z" w:id="2448"/>
              <w:rFonts w:ascii="Calibri" w:hAnsi="Calibri" w:cs="Calibri"/>
              <w:lang w:val="en-IN" w:eastAsia="en-IN" w:bidi="mr-IN"/>
              <w:rPrChange w:author="Neeraj Durgapal" w:date="2024-08-28T03:49:00Z" w:id="2449">
                <w:rPr>
                  <w:ins w:author="Shubhankar Ghosh" w:date="2024-08-27T14:45:00Z" w:id="2450"/>
                  <w:rFonts w:cs="Mangal"/>
                  <w:sz w:val="22"/>
                  <w:szCs w:val="20"/>
                  <w:lang w:val="en-IN" w:eastAsia="en-IN" w:bidi="mr-IN"/>
                </w:rPr>
              </w:rPrChange>
            </w:rPr>
          </w:pPr>
          <w:ins w:author="Shubhankar Ghosh" w:date="2024-08-27T14:45:00Z" w:id="2451">
            <w:r>
              <w:rPr>
                <w:rStyle w:val="Hyperlink"/>
                <w:rFonts w:ascii="Calibri" w:hAnsi="Calibri" w:cs="Calibri"/>
                <w:rPrChange w:author="Neeraj Durgapal" w:date="2024-08-28T03:49:00Z" w:id="2452">
                  <w:rPr>
                    <w:rStyle w:val="Hyperlink"/>
                  </w:rPr>
                </w:rPrChange>
              </w:rPr>
              <w:fldChar w:fldCharType="begin"/>
            </w:r>
            <w:r>
              <w:rPr>
                <w:rStyle w:val="Hyperlink"/>
                <w:rFonts w:ascii="Calibri" w:hAnsi="Calibri" w:cs="Calibri"/>
                <w:rPrChange w:author="Neeraj Durgapal" w:date="2024-08-28T03:49:00Z" w:id="2453">
                  <w:rPr>
                    <w:rStyle w:val="Hyperlink"/>
                  </w:rPr>
                </w:rPrChange>
              </w:rPr>
              <w:instrText xml:space="preserve"> </w:instrText>
            </w:r>
            <w:r>
              <w:rPr>
                <w:rFonts w:ascii="Calibri" w:hAnsi="Calibri" w:cs="Calibri"/>
                <w:rPrChange w:author="Neeraj Durgapal" w:date="2024-08-28T03:49:00Z" w:id="2454">
                  <w:rPr/>
                </w:rPrChange>
              </w:rPr>
              <w:instrText>HYPERLINK \l "_Toc175662500"</w:instrText>
            </w:r>
            <w:r>
              <w:rPr>
                <w:rStyle w:val="Hyperlink"/>
                <w:rFonts w:ascii="Calibri" w:hAnsi="Calibri" w:cs="Calibri"/>
                <w:rPrChange w:author="Neeraj Durgapal" w:date="2024-08-28T03:49:00Z" w:id="2455">
                  <w:rPr>
                    <w:rStyle w:val="Hyperlink"/>
                  </w:rPr>
                </w:rPrChange>
              </w:rPr>
              <w:instrText xml:space="preserve"> </w:instrText>
            </w:r>
            <w:r>
              <w:rPr>
                <w:rStyle w:val="Hyperlink"/>
                <w:rFonts w:ascii="Calibri" w:hAnsi="Calibri" w:cs="Calibri"/>
                <w:rPrChange w:author="Neeraj Durgapal" w:date="2024-08-28T03:49:00Z" w:id="2456">
                  <w:rPr>
                    <w:rStyle w:val="Hyperlink"/>
                  </w:rPr>
                </w:rPrChange>
              </w:rPr>
              <w:fldChar w:fldCharType="separate"/>
            </w:r>
            <w:r>
              <w:rPr>
                <w:rStyle w:val="Hyperlink"/>
                <w:rFonts w:ascii="Calibri" w:hAnsi="Calibri" w:eastAsia="Aptos Display" w:cs="Calibri"/>
              </w:rPr>
              <w:t xml:space="preserve">8.3.1.1 – </w:t>
            </w:r>
            <w:r>
              <w:rPr>
                <w:rStyle w:val="Hyperlink"/>
                <w:rFonts w:ascii="Calibri" w:hAnsi="Calibri" w:eastAsia="Aptos" w:cs="Calibri"/>
              </w:rPr>
              <w:t>Detailed Breakdown</w:t>
            </w:r>
            <w:r>
              <w:rPr>
                <w:rFonts w:ascii="Calibri" w:hAnsi="Calibri" w:cs="Calibri"/>
                <w:rPrChange w:author="Neeraj Durgapal" w:date="2024-08-28T03:49:00Z" w:id="2457">
                  <w:rPr/>
                </w:rPrChange>
              </w:rPr>
              <w:tab/>
            </w:r>
            <w:r>
              <w:rPr>
                <w:rFonts w:ascii="Calibri" w:hAnsi="Calibri" w:cs="Calibri"/>
                <w:rPrChange w:author="Neeraj Durgapal" w:date="2024-08-28T03:49:00Z" w:id="2458">
                  <w:rPr/>
                </w:rPrChange>
              </w:rPr>
              <w:fldChar w:fldCharType="begin"/>
            </w:r>
            <w:r>
              <w:rPr>
                <w:rFonts w:ascii="Calibri" w:hAnsi="Calibri" w:cs="Calibri"/>
                <w:rPrChange w:author="Neeraj Durgapal" w:date="2024-08-28T03:49:00Z" w:id="2459">
                  <w:rPr/>
                </w:rPrChange>
              </w:rPr>
              <w:instrText xml:space="preserve"> PAGEREF _Toc175662500 \h </w:instrText>
            </w:r>
          </w:ins>
          <w:r>
            <w:rPr>
              <w:rFonts w:ascii="Calibri" w:hAnsi="Calibri" w:cs="Calibri"/>
              <w:rPrChange w:author="Neeraj Durgapal" w:date="2024-08-28T03:49:00Z" w:id="2460">
                <w:rPr>
                  <w:rFonts w:ascii="Calibri" w:hAnsi="Calibri" w:cs="Calibri"/>
                </w:rPr>
              </w:rPrChange>
            </w:rPr>
          </w:r>
          <w:ins w:author="Shubhankar Ghosh" w:date="2024-08-27T14:45:00Z" w:id="2461">
            <w:r>
              <w:rPr>
                <w:rFonts w:ascii="Calibri" w:hAnsi="Calibri" w:cs="Calibri"/>
                <w:rPrChange w:author="Neeraj Durgapal" w:date="2024-08-28T03:49:00Z" w:id="2462">
                  <w:rPr/>
                </w:rPrChange>
              </w:rPr>
              <w:fldChar w:fldCharType="separate"/>
            </w:r>
            <w:r>
              <w:rPr>
                <w:rFonts w:ascii="Calibri" w:hAnsi="Calibri" w:cs="Calibri"/>
                <w:rPrChange w:author="Neeraj Durgapal" w:date="2024-08-28T03:49:00Z" w:id="2463">
                  <w:rPr/>
                </w:rPrChange>
              </w:rPr>
              <w:t>33</w:t>
            </w:r>
            <w:r>
              <w:rPr>
                <w:rFonts w:ascii="Calibri" w:hAnsi="Calibri" w:cs="Calibri"/>
                <w:rPrChange w:author="Neeraj Durgapal" w:date="2024-08-28T03:49:00Z" w:id="2464">
                  <w:rPr/>
                </w:rPrChange>
              </w:rPr>
              <w:fldChar w:fldCharType="end"/>
            </w:r>
            <w:r>
              <w:rPr>
                <w:rStyle w:val="Hyperlink"/>
                <w:rFonts w:ascii="Calibri" w:hAnsi="Calibri" w:cs="Calibri"/>
                <w:rPrChange w:author="Neeraj Durgapal" w:date="2024-08-28T03:49:00Z" w:id="2465">
                  <w:rPr>
                    <w:rStyle w:val="Hyperlink"/>
                  </w:rPr>
                </w:rPrChange>
              </w:rPr>
              <w:fldChar w:fldCharType="end"/>
            </w:r>
          </w:ins>
        </w:p>
        <w:p w:rsidRPr="00E403D6" w:rsidR="00E403D6" w:rsidRDefault="00287800" w14:paraId="5EC0711A" w14:textId="77777777">
          <w:pPr>
            <w:pStyle w:val="TOC5"/>
            <w:tabs>
              <w:tab w:val="right" w:leader="dot" w:pos="9350"/>
            </w:tabs>
            <w:rPr>
              <w:ins w:author="Shubhankar Ghosh" w:date="2024-08-27T14:45:00Z" w:id="2466"/>
              <w:rFonts w:ascii="Calibri" w:hAnsi="Calibri" w:cs="Calibri"/>
              <w:lang w:val="en-IN" w:eastAsia="en-IN" w:bidi="mr-IN"/>
              <w:rPrChange w:author="Neeraj Durgapal" w:date="2024-08-28T03:49:00Z" w:id="2467">
                <w:rPr>
                  <w:ins w:author="Shubhankar Ghosh" w:date="2024-08-27T14:45:00Z" w:id="2468"/>
                  <w:rFonts w:cs="Mangal"/>
                  <w:sz w:val="22"/>
                  <w:szCs w:val="20"/>
                  <w:lang w:val="en-IN" w:eastAsia="en-IN" w:bidi="mr-IN"/>
                </w:rPr>
              </w:rPrChange>
            </w:rPr>
          </w:pPr>
          <w:ins w:author="Shubhankar Ghosh" w:date="2024-08-27T14:45:00Z" w:id="2469">
            <w:r>
              <w:rPr>
                <w:rStyle w:val="Hyperlink"/>
                <w:rFonts w:ascii="Calibri" w:hAnsi="Calibri" w:cs="Calibri"/>
                <w:rPrChange w:author="Neeraj Durgapal" w:date="2024-08-28T03:49:00Z" w:id="2470">
                  <w:rPr>
                    <w:rStyle w:val="Hyperlink"/>
                  </w:rPr>
                </w:rPrChange>
              </w:rPr>
              <w:fldChar w:fldCharType="begin"/>
            </w:r>
            <w:r>
              <w:rPr>
                <w:rStyle w:val="Hyperlink"/>
                <w:rFonts w:ascii="Calibri" w:hAnsi="Calibri" w:cs="Calibri"/>
                <w:rPrChange w:author="Neeraj Durgapal" w:date="2024-08-28T03:49:00Z" w:id="2471">
                  <w:rPr>
                    <w:rStyle w:val="Hyperlink"/>
                  </w:rPr>
                </w:rPrChange>
              </w:rPr>
              <w:instrText xml:space="preserve"> </w:instrText>
            </w:r>
            <w:r>
              <w:rPr>
                <w:rFonts w:ascii="Calibri" w:hAnsi="Calibri" w:cs="Calibri"/>
                <w:rPrChange w:author="Neeraj Durgapal" w:date="2024-08-28T03:49:00Z" w:id="2472">
                  <w:rPr/>
                </w:rPrChange>
              </w:rPr>
              <w:instrText>HYPERLINK \l "_Toc175662501"</w:instrText>
            </w:r>
            <w:r>
              <w:rPr>
                <w:rStyle w:val="Hyperlink"/>
                <w:rFonts w:ascii="Calibri" w:hAnsi="Calibri" w:cs="Calibri"/>
                <w:rPrChange w:author="Neeraj Durgapal" w:date="2024-08-28T03:49:00Z" w:id="2473">
                  <w:rPr>
                    <w:rStyle w:val="Hyperlink"/>
                  </w:rPr>
                </w:rPrChange>
              </w:rPr>
              <w:instrText xml:space="preserve"> </w:instrText>
            </w:r>
            <w:r>
              <w:rPr>
                <w:rStyle w:val="Hyperlink"/>
                <w:rFonts w:ascii="Calibri" w:hAnsi="Calibri" w:cs="Calibri"/>
                <w:rPrChange w:author="Neeraj Durgapal" w:date="2024-08-28T03:49:00Z" w:id="2474">
                  <w:rPr>
                    <w:rStyle w:val="Hyperlink"/>
                  </w:rPr>
                </w:rPrChange>
              </w:rPr>
              <w:fldChar w:fldCharType="separate"/>
            </w:r>
            <w:r>
              <w:rPr>
                <w:rStyle w:val="Hyperlink"/>
                <w:rFonts w:ascii="Calibri" w:hAnsi="Calibri" w:eastAsia="Aptos Display" w:cs="Calibri"/>
              </w:rPr>
              <w:t xml:space="preserve">8.3.1.2 – </w:t>
            </w:r>
            <w:r>
              <w:rPr>
                <w:rStyle w:val="Hyperlink"/>
                <w:rFonts w:ascii="Calibri" w:hAnsi="Calibri" w:eastAsia="Aptos" w:cs="Calibri"/>
              </w:rPr>
              <w:t>Filtering Options</w:t>
            </w:r>
            <w:r>
              <w:rPr>
                <w:rFonts w:ascii="Calibri" w:hAnsi="Calibri" w:cs="Calibri"/>
                <w:rPrChange w:author="Neeraj Durgapal" w:date="2024-08-28T03:49:00Z" w:id="2475">
                  <w:rPr/>
                </w:rPrChange>
              </w:rPr>
              <w:tab/>
            </w:r>
            <w:r>
              <w:rPr>
                <w:rFonts w:ascii="Calibri" w:hAnsi="Calibri" w:cs="Calibri"/>
                <w:rPrChange w:author="Neeraj Durgapal" w:date="2024-08-28T03:49:00Z" w:id="2476">
                  <w:rPr/>
                </w:rPrChange>
              </w:rPr>
              <w:fldChar w:fldCharType="begin"/>
            </w:r>
            <w:r>
              <w:rPr>
                <w:rFonts w:ascii="Calibri" w:hAnsi="Calibri" w:cs="Calibri"/>
                <w:rPrChange w:author="Neeraj Durgapal" w:date="2024-08-28T03:49:00Z" w:id="2477">
                  <w:rPr/>
                </w:rPrChange>
              </w:rPr>
              <w:instrText xml:space="preserve"> PAGEREF _Toc175662501 \h </w:instrText>
            </w:r>
          </w:ins>
          <w:r>
            <w:rPr>
              <w:rFonts w:ascii="Calibri" w:hAnsi="Calibri" w:cs="Calibri"/>
              <w:rPrChange w:author="Neeraj Durgapal" w:date="2024-08-28T03:49:00Z" w:id="2478">
                <w:rPr>
                  <w:rFonts w:ascii="Calibri" w:hAnsi="Calibri" w:cs="Calibri"/>
                </w:rPr>
              </w:rPrChange>
            </w:rPr>
          </w:r>
          <w:ins w:author="Shubhankar Ghosh" w:date="2024-08-27T14:45:00Z" w:id="2479">
            <w:r>
              <w:rPr>
                <w:rFonts w:ascii="Calibri" w:hAnsi="Calibri" w:cs="Calibri"/>
                <w:rPrChange w:author="Neeraj Durgapal" w:date="2024-08-28T03:49:00Z" w:id="2480">
                  <w:rPr/>
                </w:rPrChange>
              </w:rPr>
              <w:fldChar w:fldCharType="separate"/>
            </w:r>
            <w:r>
              <w:rPr>
                <w:rFonts w:ascii="Calibri" w:hAnsi="Calibri" w:cs="Calibri"/>
                <w:rPrChange w:author="Neeraj Durgapal" w:date="2024-08-28T03:49:00Z" w:id="2481">
                  <w:rPr/>
                </w:rPrChange>
              </w:rPr>
              <w:t>33</w:t>
            </w:r>
            <w:r>
              <w:rPr>
                <w:rFonts w:ascii="Calibri" w:hAnsi="Calibri" w:cs="Calibri"/>
                <w:rPrChange w:author="Neeraj Durgapal" w:date="2024-08-28T03:49:00Z" w:id="2482">
                  <w:rPr/>
                </w:rPrChange>
              </w:rPr>
              <w:fldChar w:fldCharType="end"/>
            </w:r>
            <w:r>
              <w:rPr>
                <w:rStyle w:val="Hyperlink"/>
                <w:rFonts w:ascii="Calibri" w:hAnsi="Calibri" w:cs="Calibri"/>
                <w:rPrChange w:author="Neeraj Durgapal" w:date="2024-08-28T03:49:00Z" w:id="2483">
                  <w:rPr>
                    <w:rStyle w:val="Hyperlink"/>
                  </w:rPr>
                </w:rPrChange>
              </w:rPr>
              <w:fldChar w:fldCharType="end"/>
            </w:r>
          </w:ins>
        </w:p>
        <w:p w:rsidRPr="00E403D6" w:rsidR="00E403D6" w:rsidRDefault="00287800" w14:paraId="17BFDF78" w14:textId="77777777">
          <w:pPr>
            <w:pStyle w:val="TOC4"/>
            <w:tabs>
              <w:tab w:val="right" w:leader="dot" w:pos="9350"/>
            </w:tabs>
            <w:rPr>
              <w:ins w:author="Shubhankar Ghosh" w:date="2024-08-27T14:45:00Z" w:id="2484"/>
              <w:rFonts w:ascii="Calibri" w:hAnsi="Calibri" w:cs="Calibri"/>
              <w:lang w:val="en-IN" w:eastAsia="en-IN" w:bidi="mr-IN"/>
              <w:rPrChange w:author="Neeraj Durgapal" w:date="2024-08-28T03:49:00Z" w:id="2485">
                <w:rPr>
                  <w:ins w:author="Shubhankar Ghosh" w:date="2024-08-27T14:45:00Z" w:id="2486"/>
                  <w:rFonts w:cs="Mangal"/>
                  <w:sz w:val="22"/>
                  <w:szCs w:val="20"/>
                  <w:lang w:val="en-IN" w:eastAsia="en-IN" w:bidi="mr-IN"/>
                </w:rPr>
              </w:rPrChange>
            </w:rPr>
          </w:pPr>
          <w:ins w:author="Shubhankar Ghosh" w:date="2024-08-27T14:45:00Z" w:id="2487">
            <w:r>
              <w:rPr>
                <w:rStyle w:val="Hyperlink"/>
                <w:rFonts w:ascii="Calibri" w:hAnsi="Calibri" w:cs="Calibri"/>
                <w:rPrChange w:author="Neeraj Durgapal" w:date="2024-08-28T03:49:00Z" w:id="2488">
                  <w:rPr>
                    <w:rStyle w:val="Hyperlink"/>
                  </w:rPr>
                </w:rPrChange>
              </w:rPr>
              <w:fldChar w:fldCharType="begin"/>
            </w:r>
            <w:r>
              <w:rPr>
                <w:rStyle w:val="Hyperlink"/>
                <w:rFonts w:ascii="Calibri" w:hAnsi="Calibri" w:cs="Calibri"/>
                <w:rPrChange w:author="Neeraj Durgapal" w:date="2024-08-28T03:49:00Z" w:id="2489">
                  <w:rPr>
                    <w:rStyle w:val="Hyperlink"/>
                  </w:rPr>
                </w:rPrChange>
              </w:rPr>
              <w:instrText xml:space="preserve"> </w:instrText>
            </w:r>
            <w:r>
              <w:rPr>
                <w:rFonts w:ascii="Calibri" w:hAnsi="Calibri" w:cs="Calibri"/>
                <w:rPrChange w:author="Neeraj Durgapal" w:date="2024-08-28T03:49:00Z" w:id="2490">
                  <w:rPr/>
                </w:rPrChange>
              </w:rPr>
              <w:instrText>HYPERLINK \l "_Toc175662502"</w:instrText>
            </w:r>
            <w:r>
              <w:rPr>
                <w:rStyle w:val="Hyperlink"/>
                <w:rFonts w:ascii="Calibri" w:hAnsi="Calibri" w:cs="Calibri"/>
                <w:rPrChange w:author="Neeraj Durgapal" w:date="2024-08-28T03:49:00Z" w:id="2491">
                  <w:rPr>
                    <w:rStyle w:val="Hyperlink"/>
                  </w:rPr>
                </w:rPrChange>
              </w:rPr>
              <w:instrText xml:space="preserve"> </w:instrText>
            </w:r>
            <w:r>
              <w:rPr>
                <w:rStyle w:val="Hyperlink"/>
                <w:rFonts w:ascii="Calibri" w:hAnsi="Calibri" w:cs="Calibri"/>
                <w:rPrChange w:author="Neeraj Durgapal" w:date="2024-08-28T03:49:00Z" w:id="2492">
                  <w:rPr>
                    <w:rStyle w:val="Hyperlink"/>
                  </w:rPr>
                </w:rPrChange>
              </w:rPr>
              <w:fldChar w:fldCharType="separate"/>
            </w:r>
            <w:r>
              <w:rPr>
                <w:rStyle w:val="Hyperlink"/>
                <w:rFonts w:ascii="Calibri" w:hAnsi="Calibri" w:eastAsia="Aptos Display" w:cs="Calibri"/>
              </w:rPr>
              <w:t>8.3.2- Settlements Reports</w:t>
            </w:r>
            <w:r>
              <w:rPr>
                <w:rFonts w:ascii="Calibri" w:hAnsi="Calibri" w:cs="Calibri"/>
                <w:rPrChange w:author="Neeraj Durgapal" w:date="2024-08-28T03:49:00Z" w:id="2493">
                  <w:rPr/>
                </w:rPrChange>
              </w:rPr>
              <w:tab/>
            </w:r>
            <w:r>
              <w:rPr>
                <w:rFonts w:ascii="Calibri" w:hAnsi="Calibri" w:cs="Calibri"/>
                <w:rPrChange w:author="Neeraj Durgapal" w:date="2024-08-28T03:49:00Z" w:id="2494">
                  <w:rPr/>
                </w:rPrChange>
              </w:rPr>
              <w:fldChar w:fldCharType="begin"/>
            </w:r>
            <w:r>
              <w:rPr>
                <w:rFonts w:ascii="Calibri" w:hAnsi="Calibri" w:cs="Calibri"/>
                <w:rPrChange w:author="Neeraj Durgapal" w:date="2024-08-28T03:49:00Z" w:id="2495">
                  <w:rPr/>
                </w:rPrChange>
              </w:rPr>
              <w:instrText xml:space="preserve"> PAGEREF _Toc175662502 \h </w:instrText>
            </w:r>
          </w:ins>
          <w:r>
            <w:rPr>
              <w:rFonts w:ascii="Calibri" w:hAnsi="Calibri" w:cs="Calibri"/>
              <w:rPrChange w:author="Neeraj Durgapal" w:date="2024-08-28T03:49:00Z" w:id="2496">
                <w:rPr>
                  <w:rFonts w:ascii="Calibri" w:hAnsi="Calibri" w:cs="Calibri"/>
                </w:rPr>
              </w:rPrChange>
            </w:rPr>
          </w:r>
          <w:ins w:author="Shubhankar Ghosh" w:date="2024-08-27T14:45:00Z" w:id="2497">
            <w:r>
              <w:rPr>
                <w:rFonts w:ascii="Calibri" w:hAnsi="Calibri" w:cs="Calibri"/>
                <w:rPrChange w:author="Neeraj Durgapal" w:date="2024-08-28T03:49:00Z" w:id="2498">
                  <w:rPr/>
                </w:rPrChange>
              </w:rPr>
              <w:fldChar w:fldCharType="separate"/>
            </w:r>
            <w:r>
              <w:rPr>
                <w:rFonts w:ascii="Calibri" w:hAnsi="Calibri" w:cs="Calibri"/>
                <w:rPrChange w:author="Neeraj Durgapal" w:date="2024-08-28T03:49:00Z" w:id="2499">
                  <w:rPr/>
                </w:rPrChange>
              </w:rPr>
              <w:t>33</w:t>
            </w:r>
            <w:r>
              <w:rPr>
                <w:rFonts w:ascii="Calibri" w:hAnsi="Calibri" w:cs="Calibri"/>
                <w:rPrChange w:author="Neeraj Durgapal" w:date="2024-08-28T03:49:00Z" w:id="2500">
                  <w:rPr/>
                </w:rPrChange>
              </w:rPr>
              <w:fldChar w:fldCharType="end"/>
            </w:r>
            <w:r>
              <w:rPr>
                <w:rStyle w:val="Hyperlink"/>
                <w:rFonts w:ascii="Calibri" w:hAnsi="Calibri" w:cs="Calibri"/>
                <w:rPrChange w:author="Neeraj Durgapal" w:date="2024-08-28T03:49:00Z" w:id="2501">
                  <w:rPr>
                    <w:rStyle w:val="Hyperlink"/>
                  </w:rPr>
                </w:rPrChange>
              </w:rPr>
              <w:fldChar w:fldCharType="end"/>
            </w:r>
          </w:ins>
        </w:p>
        <w:p w:rsidRPr="00E403D6" w:rsidR="00E403D6" w:rsidRDefault="00287800" w14:paraId="36ECBD16" w14:textId="77777777">
          <w:pPr>
            <w:pStyle w:val="TOC5"/>
            <w:tabs>
              <w:tab w:val="right" w:leader="dot" w:pos="9350"/>
            </w:tabs>
            <w:rPr>
              <w:ins w:author="Shubhankar Ghosh" w:date="2024-08-27T14:45:00Z" w:id="2502"/>
              <w:rFonts w:ascii="Calibri" w:hAnsi="Calibri" w:cs="Calibri"/>
              <w:lang w:val="en-IN" w:eastAsia="en-IN" w:bidi="mr-IN"/>
              <w:rPrChange w:author="Neeraj Durgapal" w:date="2024-08-28T03:49:00Z" w:id="2503">
                <w:rPr>
                  <w:ins w:author="Shubhankar Ghosh" w:date="2024-08-27T14:45:00Z" w:id="2504"/>
                  <w:rFonts w:cs="Mangal"/>
                  <w:sz w:val="22"/>
                  <w:szCs w:val="20"/>
                  <w:lang w:val="en-IN" w:eastAsia="en-IN" w:bidi="mr-IN"/>
                </w:rPr>
              </w:rPrChange>
            </w:rPr>
          </w:pPr>
          <w:ins w:author="Shubhankar Ghosh" w:date="2024-08-27T14:45:00Z" w:id="2505">
            <w:r>
              <w:rPr>
                <w:rStyle w:val="Hyperlink"/>
                <w:rFonts w:ascii="Calibri" w:hAnsi="Calibri" w:cs="Calibri"/>
                <w:rPrChange w:author="Neeraj Durgapal" w:date="2024-08-28T03:49:00Z" w:id="2506">
                  <w:rPr>
                    <w:rStyle w:val="Hyperlink"/>
                  </w:rPr>
                </w:rPrChange>
              </w:rPr>
              <w:fldChar w:fldCharType="begin"/>
            </w:r>
            <w:r>
              <w:rPr>
                <w:rStyle w:val="Hyperlink"/>
                <w:rFonts w:ascii="Calibri" w:hAnsi="Calibri" w:cs="Calibri"/>
                <w:rPrChange w:author="Neeraj Durgapal" w:date="2024-08-28T03:49:00Z" w:id="2507">
                  <w:rPr>
                    <w:rStyle w:val="Hyperlink"/>
                  </w:rPr>
                </w:rPrChange>
              </w:rPr>
              <w:instrText xml:space="preserve"> </w:instrText>
            </w:r>
            <w:r>
              <w:rPr>
                <w:rFonts w:ascii="Calibri" w:hAnsi="Calibri" w:cs="Calibri"/>
                <w:rPrChange w:author="Neeraj Durgapal" w:date="2024-08-28T03:49:00Z" w:id="2508">
                  <w:rPr/>
                </w:rPrChange>
              </w:rPr>
              <w:instrText>HYPERLINK \l "_Toc175662503"</w:instrText>
            </w:r>
            <w:r>
              <w:rPr>
                <w:rStyle w:val="Hyperlink"/>
                <w:rFonts w:ascii="Calibri" w:hAnsi="Calibri" w:cs="Calibri"/>
                <w:rPrChange w:author="Neeraj Durgapal" w:date="2024-08-28T03:49:00Z" w:id="2509">
                  <w:rPr>
                    <w:rStyle w:val="Hyperlink"/>
                  </w:rPr>
                </w:rPrChange>
              </w:rPr>
              <w:instrText xml:space="preserve"> </w:instrText>
            </w:r>
            <w:r>
              <w:rPr>
                <w:rStyle w:val="Hyperlink"/>
                <w:rFonts w:ascii="Calibri" w:hAnsi="Calibri" w:cs="Calibri"/>
                <w:rPrChange w:author="Neeraj Durgapal" w:date="2024-08-28T03:49:00Z" w:id="2510">
                  <w:rPr>
                    <w:rStyle w:val="Hyperlink"/>
                  </w:rPr>
                </w:rPrChange>
              </w:rPr>
              <w:fldChar w:fldCharType="separate"/>
            </w:r>
            <w:r>
              <w:rPr>
                <w:rStyle w:val="Hyperlink"/>
                <w:rFonts w:ascii="Calibri" w:hAnsi="Calibri" w:eastAsia="Aptos Display" w:cs="Calibri"/>
              </w:rPr>
              <w:t xml:space="preserve">8.3.2.1 – </w:t>
            </w:r>
            <w:r>
              <w:rPr>
                <w:rStyle w:val="Hyperlink"/>
                <w:rFonts w:ascii="Calibri" w:hAnsi="Calibri" w:eastAsia="Aptos" w:cs="Calibri"/>
              </w:rPr>
              <w:t>Settlement Summary</w:t>
            </w:r>
            <w:r>
              <w:rPr>
                <w:rFonts w:ascii="Calibri" w:hAnsi="Calibri" w:cs="Calibri"/>
                <w:rPrChange w:author="Neeraj Durgapal" w:date="2024-08-28T03:49:00Z" w:id="2511">
                  <w:rPr/>
                </w:rPrChange>
              </w:rPr>
              <w:tab/>
            </w:r>
            <w:r>
              <w:rPr>
                <w:rFonts w:ascii="Calibri" w:hAnsi="Calibri" w:cs="Calibri"/>
                <w:rPrChange w:author="Neeraj Durgapal" w:date="2024-08-28T03:49:00Z" w:id="2512">
                  <w:rPr/>
                </w:rPrChange>
              </w:rPr>
              <w:fldChar w:fldCharType="begin"/>
            </w:r>
            <w:r>
              <w:rPr>
                <w:rFonts w:ascii="Calibri" w:hAnsi="Calibri" w:cs="Calibri"/>
                <w:rPrChange w:author="Neeraj Durgapal" w:date="2024-08-28T03:49:00Z" w:id="2513">
                  <w:rPr/>
                </w:rPrChange>
              </w:rPr>
              <w:instrText xml:space="preserve"> PAGEREF _Toc175662503 \h </w:instrText>
            </w:r>
          </w:ins>
          <w:r>
            <w:rPr>
              <w:rFonts w:ascii="Calibri" w:hAnsi="Calibri" w:cs="Calibri"/>
              <w:rPrChange w:author="Neeraj Durgapal" w:date="2024-08-28T03:49:00Z" w:id="2514">
                <w:rPr>
                  <w:rFonts w:ascii="Calibri" w:hAnsi="Calibri" w:cs="Calibri"/>
                </w:rPr>
              </w:rPrChange>
            </w:rPr>
          </w:r>
          <w:ins w:author="Shubhankar Ghosh" w:date="2024-08-27T14:45:00Z" w:id="2515">
            <w:r>
              <w:rPr>
                <w:rFonts w:ascii="Calibri" w:hAnsi="Calibri" w:cs="Calibri"/>
                <w:rPrChange w:author="Neeraj Durgapal" w:date="2024-08-28T03:49:00Z" w:id="2516">
                  <w:rPr/>
                </w:rPrChange>
              </w:rPr>
              <w:fldChar w:fldCharType="separate"/>
            </w:r>
            <w:r>
              <w:rPr>
                <w:rFonts w:ascii="Calibri" w:hAnsi="Calibri" w:cs="Calibri"/>
                <w:rPrChange w:author="Neeraj Durgapal" w:date="2024-08-28T03:49:00Z" w:id="2517">
                  <w:rPr/>
                </w:rPrChange>
              </w:rPr>
              <w:t>33</w:t>
            </w:r>
            <w:r>
              <w:rPr>
                <w:rFonts w:ascii="Calibri" w:hAnsi="Calibri" w:cs="Calibri"/>
                <w:rPrChange w:author="Neeraj Durgapal" w:date="2024-08-28T03:49:00Z" w:id="2518">
                  <w:rPr/>
                </w:rPrChange>
              </w:rPr>
              <w:fldChar w:fldCharType="end"/>
            </w:r>
            <w:r>
              <w:rPr>
                <w:rStyle w:val="Hyperlink"/>
                <w:rFonts w:ascii="Calibri" w:hAnsi="Calibri" w:cs="Calibri"/>
                <w:rPrChange w:author="Neeraj Durgapal" w:date="2024-08-28T03:49:00Z" w:id="2519">
                  <w:rPr>
                    <w:rStyle w:val="Hyperlink"/>
                  </w:rPr>
                </w:rPrChange>
              </w:rPr>
              <w:fldChar w:fldCharType="end"/>
            </w:r>
          </w:ins>
        </w:p>
        <w:p w:rsidRPr="00E403D6" w:rsidR="00E403D6" w:rsidRDefault="00287800" w14:paraId="331EBB33" w14:textId="77777777">
          <w:pPr>
            <w:pStyle w:val="TOC5"/>
            <w:tabs>
              <w:tab w:val="right" w:leader="dot" w:pos="9350"/>
            </w:tabs>
            <w:rPr>
              <w:ins w:author="Shubhankar Ghosh" w:date="2024-08-27T14:45:00Z" w:id="2520"/>
              <w:rFonts w:ascii="Calibri" w:hAnsi="Calibri" w:cs="Calibri"/>
              <w:lang w:val="en-IN" w:eastAsia="en-IN" w:bidi="mr-IN"/>
              <w:rPrChange w:author="Neeraj Durgapal" w:date="2024-08-28T03:49:00Z" w:id="2521">
                <w:rPr>
                  <w:ins w:author="Shubhankar Ghosh" w:date="2024-08-27T14:45:00Z" w:id="2522"/>
                  <w:rFonts w:cs="Mangal"/>
                  <w:sz w:val="22"/>
                  <w:szCs w:val="20"/>
                  <w:lang w:val="en-IN" w:eastAsia="en-IN" w:bidi="mr-IN"/>
                </w:rPr>
              </w:rPrChange>
            </w:rPr>
          </w:pPr>
          <w:ins w:author="Shubhankar Ghosh" w:date="2024-08-27T14:45:00Z" w:id="2523">
            <w:r>
              <w:rPr>
                <w:rStyle w:val="Hyperlink"/>
                <w:rFonts w:ascii="Calibri" w:hAnsi="Calibri" w:cs="Calibri"/>
                <w:rPrChange w:author="Neeraj Durgapal" w:date="2024-08-28T03:49:00Z" w:id="2524">
                  <w:rPr>
                    <w:rStyle w:val="Hyperlink"/>
                  </w:rPr>
                </w:rPrChange>
              </w:rPr>
              <w:fldChar w:fldCharType="begin"/>
            </w:r>
            <w:r>
              <w:rPr>
                <w:rStyle w:val="Hyperlink"/>
                <w:rFonts w:ascii="Calibri" w:hAnsi="Calibri" w:cs="Calibri"/>
                <w:rPrChange w:author="Neeraj Durgapal" w:date="2024-08-28T03:49:00Z" w:id="2525">
                  <w:rPr>
                    <w:rStyle w:val="Hyperlink"/>
                  </w:rPr>
                </w:rPrChange>
              </w:rPr>
              <w:instrText xml:space="preserve"> </w:instrText>
            </w:r>
            <w:r>
              <w:rPr>
                <w:rFonts w:ascii="Calibri" w:hAnsi="Calibri" w:cs="Calibri"/>
                <w:rPrChange w:author="Neeraj Durgapal" w:date="2024-08-28T03:49:00Z" w:id="2526">
                  <w:rPr/>
                </w:rPrChange>
              </w:rPr>
              <w:instrText>HYPERLINK \l "_Toc175662504"</w:instrText>
            </w:r>
            <w:r>
              <w:rPr>
                <w:rStyle w:val="Hyperlink"/>
                <w:rFonts w:ascii="Calibri" w:hAnsi="Calibri" w:cs="Calibri"/>
                <w:rPrChange w:author="Neeraj Durgapal" w:date="2024-08-28T03:49:00Z" w:id="2527">
                  <w:rPr>
                    <w:rStyle w:val="Hyperlink"/>
                  </w:rPr>
                </w:rPrChange>
              </w:rPr>
              <w:instrText xml:space="preserve"> </w:instrText>
            </w:r>
            <w:r>
              <w:rPr>
                <w:rStyle w:val="Hyperlink"/>
                <w:rFonts w:ascii="Calibri" w:hAnsi="Calibri" w:cs="Calibri"/>
                <w:rPrChange w:author="Neeraj Durgapal" w:date="2024-08-28T03:49:00Z" w:id="2528">
                  <w:rPr>
                    <w:rStyle w:val="Hyperlink"/>
                  </w:rPr>
                </w:rPrChange>
              </w:rPr>
              <w:fldChar w:fldCharType="separate"/>
            </w:r>
            <w:r>
              <w:rPr>
                <w:rStyle w:val="Hyperlink"/>
                <w:rFonts w:ascii="Calibri" w:hAnsi="Calibri" w:eastAsia="Aptos Display" w:cs="Calibri"/>
              </w:rPr>
              <w:t xml:space="preserve">8.3.2.2 – </w:t>
            </w:r>
            <w:r>
              <w:rPr>
                <w:rStyle w:val="Hyperlink"/>
                <w:rFonts w:ascii="Calibri" w:hAnsi="Calibri" w:eastAsia="Aptos" w:cs="Calibri"/>
              </w:rPr>
              <w:t>Discrepancy Tracking</w:t>
            </w:r>
            <w:r>
              <w:rPr>
                <w:rFonts w:ascii="Calibri" w:hAnsi="Calibri" w:cs="Calibri"/>
                <w:rPrChange w:author="Neeraj Durgapal" w:date="2024-08-28T03:49:00Z" w:id="2529">
                  <w:rPr/>
                </w:rPrChange>
              </w:rPr>
              <w:tab/>
            </w:r>
            <w:r>
              <w:rPr>
                <w:rFonts w:ascii="Calibri" w:hAnsi="Calibri" w:cs="Calibri"/>
                <w:rPrChange w:author="Neeraj Durgapal" w:date="2024-08-28T03:49:00Z" w:id="2530">
                  <w:rPr/>
                </w:rPrChange>
              </w:rPr>
              <w:fldChar w:fldCharType="begin"/>
            </w:r>
            <w:r>
              <w:rPr>
                <w:rFonts w:ascii="Calibri" w:hAnsi="Calibri" w:cs="Calibri"/>
                <w:rPrChange w:author="Neeraj Durgapal" w:date="2024-08-28T03:49:00Z" w:id="2531">
                  <w:rPr/>
                </w:rPrChange>
              </w:rPr>
              <w:instrText xml:space="preserve"> PAGEREF _Toc175662504 \h </w:instrText>
            </w:r>
          </w:ins>
          <w:r>
            <w:rPr>
              <w:rFonts w:ascii="Calibri" w:hAnsi="Calibri" w:cs="Calibri"/>
              <w:rPrChange w:author="Neeraj Durgapal" w:date="2024-08-28T03:49:00Z" w:id="2532">
                <w:rPr>
                  <w:rFonts w:ascii="Calibri" w:hAnsi="Calibri" w:cs="Calibri"/>
                </w:rPr>
              </w:rPrChange>
            </w:rPr>
          </w:r>
          <w:ins w:author="Shubhankar Ghosh" w:date="2024-08-27T14:45:00Z" w:id="2533">
            <w:r>
              <w:rPr>
                <w:rFonts w:ascii="Calibri" w:hAnsi="Calibri" w:cs="Calibri"/>
                <w:rPrChange w:author="Neeraj Durgapal" w:date="2024-08-28T03:49:00Z" w:id="2534">
                  <w:rPr/>
                </w:rPrChange>
              </w:rPr>
              <w:fldChar w:fldCharType="separate"/>
            </w:r>
            <w:r>
              <w:rPr>
                <w:rFonts w:ascii="Calibri" w:hAnsi="Calibri" w:cs="Calibri"/>
                <w:rPrChange w:author="Neeraj Durgapal" w:date="2024-08-28T03:49:00Z" w:id="2535">
                  <w:rPr/>
                </w:rPrChange>
              </w:rPr>
              <w:t>33</w:t>
            </w:r>
            <w:r>
              <w:rPr>
                <w:rFonts w:ascii="Calibri" w:hAnsi="Calibri" w:cs="Calibri"/>
                <w:rPrChange w:author="Neeraj Durgapal" w:date="2024-08-28T03:49:00Z" w:id="2536">
                  <w:rPr/>
                </w:rPrChange>
              </w:rPr>
              <w:fldChar w:fldCharType="end"/>
            </w:r>
            <w:r>
              <w:rPr>
                <w:rStyle w:val="Hyperlink"/>
                <w:rFonts w:ascii="Calibri" w:hAnsi="Calibri" w:cs="Calibri"/>
                <w:rPrChange w:author="Neeraj Durgapal" w:date="2024-08-28T03:49:00Z" w:id="2537">
                  <w:rPr>
                    <w:rStyle w:val="Hyperlink"/>
                  </w:rPr>
                </w:rPrChange>
              </w:rPr>
              <w:fldChar w:fldCharType="end"/>
            </w:r>
          </w:ins>
        </w:p>
        <w:p w:rsidRPr="00E403D6" w:rsidR="00E403D6" w:rsidRDefault="00287800" w14:paraId="3D0074EF" w14:textId="77777777">
          <w:pPr>
            <w:pStyle w:val="TOC5"/>
            <w:tabs>
              <w:tab w:val="right" w:leader="dot" w:pos="9350"/>
            </w:tabs>
            <w:rPr>
              <w:ins w:author="Shubhankar Ghosh" w:date="2024-08-27T14:45:00Z" w:id="2538"/>
              <w:rFonts w:ascii="Calibri" w:hAnsi="Calibri" w:cs="Calibri"/>
              <w:lang w:val="en-IN" w:eastAsia="en-IN" w:bidi="mr-IN"/>
              <w:rPrChange w:author="Neeraj Durgapal" w:date="2024-08-28T03:49:00Z" w:id="2539">
                <w:rPr>
                  <w:ins w:author="Shubhankar Ghosh" w:date="2024-08-27T14:45:00Z" w:id="2540"/>
                  <w:rFonts w:cs="Mangal"/>
                  <w:sz w:val="22"/>
                  <w:szCs w:val="20"/>
                  <w:lang w:val="en-IN" w:eastAsia="en-IN" w:bidi="mr-IN"/>
                </w:rPr>
              </w:rPrChange>
            </w:rPr>
          </w:pPr>
          <w:ins w:author="Shubhankar Ghosh" w:date="2024-08-27T14:45:00Z" w:id="2541">
            <w:r>
              <w:rPr>
                <w:rStyle w:val="Hyperlink"/>
                <w:rFonts w:ascii="Calibri" w:hAnsi="Calibri" w:cs="Calibri"/>
                <w:rPrChange w:author="Neeraj Durgapal" w:date="2024-08-28T03:49:00Z" w:id="2542">
                  <w:rPr>
                    <w:rStyle w:val="Hyperlink"/>
                  </w:rPr>
                </w:rPrChange>
              </w:rPr>
              <w:fldChar w:fldCharType="begin"/>
            </w:r>
            <w:r>
              <w:rPr>
                <w:rStyle w:val="Hyperlink"/>
                <w:rFonts w:ascii="Calibri" w:hAnsi="Calibri" w:cs="Calibri"/>
                <w:rPrChange w:author="Neeraj Durgapal" w:date="2024-08-28T03:49:00Z" w:id="2543">
                  <w:rPr>
                    <w:rStyle w:val="Hyperlink"/>
                  </w:rPr>
                </w:rPrChange>
              </w:rPr>
              <w:instrText xml:space="preserve"> </w:instrText>
            </w:r>
            <w:r>
              <w:rPr>
                <w:rFonts w:ascii="Calibri" w:hAnsi="Calibri" w:cs="Calibri"/>
                <w:rPrChange w:author="Neeraj Durgapal" w:date="2024-08-28T03:49:00Z" w:id="2544">
                  <w:rPr/>
                </w:rPrChange>
              </w:rPr>
              <w:instrText>HYPERLINK \l "_Toc175662505"</w:instrText>
            </w:r>
            <w:r>
              <w:rPr>
                <w:rStyle w:val="Hyperlink"/>
                <w:rFonts w:ascii="Calibri" w:hAnsi="Calibri" w:cs="Calibri"/>
                <w:rPrChange w:author="Neeraj Durgapal" w:date="2024-08-28T03:49:00Z" w:id="2545">
                  <w:rPr>
                    <w:rStyle w:val="Hyperlink"/>
                  </w:rPr>
                </w:rPrChange>
              </w:rPr>
              <w:instrText xml:space="preserve"> </w:instrText>
            </w:r>
            <w:r>
              <w:rPr>
                <w:rStyle w:val="Hyperlink"/>
                <w:rFonts w:ascii="Calibri" w:hAnsi="Calibri" w:cs="Calibri"/>
                <w:rPrChange w:author="Neeraj Durgapal" w:date="2024-08-28T03:49:00Z" w:id="2546">
                  <w:rPr>
                    <w:rStyle w:val="Hyperlink"/>
                  </w:rPr>
                </w:rPrChange>
              </w:rPr>
              <w:fldChar w:fldCharType="separate"/>
            </w:r>
            <w:r>
              <w:rPr>
                <w:rStyle w:val="Hyperlink"/>
                <w:rFonts w:ascii="Calibri" w:hAnsi="Calibri" w:eastAsia="Aptos Display" w:cs="Calibri"/>
              </w:rPr>
              <w:t xml:space="preserve">8.3.2.3 – </w:t>
            </w:r>
            <w:r>
              <w:rPr>
                <w:rStyle w:val="Hyperlink"/>
                <w:rFonts w:ascii="Calibri" w:hAnsi="Calibri" w:eastAsia="Aptos" w:cs="Calibri"/>
              </w:rPr>
              <w:t>Historical Data</w:t>
            </w:r>
            <w:r>
              <w:rPr>
                <w:rFonts w:ascii="Calibri" w:hAnsi="Calibri" w:cs="Calibri"/>
                <w:rPrChange w:author="Neeraj Durgapal" w:date="2024-08-28T03:49:00Z" w:id="2547">
                  <w:rPr/>
                </w:rPrChange>
              </w:rPr>
              <w:tab/>
            </w:r>
            <w:r>
              <w:rPr>
                <w:rFonts w:ascii="Calibri" w:hAnsi="Calibri" w:cs="Calibri"/>
                <w:rPrChange w:author="Neeraj Durgapal" w:date="2024-08-28T03:49:00Z" w:id="2548">
                  <w:rPr/>
                </w:rPrChange>
              </w:rPr>
              <w:fldChar w:fldCharType="begin"/>
            </w:r>
            <w:r>
              <w:rPr>
                <w:rFonts w:ascii="Calibri" w:hAnsi="Calibri" w:cs="Calibri"/>
                <w:rPrChange w:author="Neeraj Durgapal" w:date="2024-08-28T03:49:00Z" w:id="2549">
                  <w:rPr/>
                </w:rPrChange>
              </w:rPr>
              <w:instrText xml:space="preserve"> PAGEREF _Toc175662505 \h </w:instrText>
            </w:r>
          </w:ins>
          <w:r>
            <w:rPr>
              <w:rFonts w:ascii="Calibri" w:hAnsi="Calibri" w:cs="Calibri"/>
              <w:rPrChange w:author="Neeraj Durgapal" w:date="2024-08-28T03:49:00Z" w:id="2550">
                <w:rPr>
                  <w:rFonts w:ascii="Calibri" w:hAnsi="Calibri" w:cs="Calibri"/>
                </w:rPr>
              </w:rPrChange>
            </w:rPr>
          </w:r>
          <w:ins w:author="Shubhankar Ghosh" w:date="2024-08-27T14:45:00Z" w:id="2551">
            <w:r>
              <w:rPr>
                <w:rFonts w:ascii="Calibri" w:hAnsi="Calibri" w:cs="Calibri"/>
                <w:rPrChange w:author="Neeraj Durgapal" w:date="2024-08-28T03:49:00Z" w:id="2552">
                  <w:rPr/>
                </w:rPrChange>
              </w:rPr>
              <w:fldChar w:fldCharType="separate"/>
            </w:r>
            <w:r>
              <w:rPr>
                <w:rFonts w:ascii="Calibri" w:hAnsi="Calibri" w:cs="Calibri"/>
                <w:rPrChange w:author="Neeraj Durgapal" w:date="2024-08-28T03:49:00Z" w:id="2553">
                  <w:rPr/>
                </w:rPrChange>
              </w:rPr>
              <w:t>33</w:t>
            </w:r>
            <w:r>
              <w:rPr>
                <w:rFonts w:ascii="Calibri" w:hAnsi="Calibri" w:cs="Calibri"/>
                <w:rPrChange w:author="Neeraj Durgapal" w:date="2024-08-28T03:49:00Z" w:id="2554">
                  <w:rPr/>
                </w:rPrChange>
              </w:rPr>
              <w:fldChar w:fldCharType="end"/>
            </w:r>
            <w:r>
              <w:rPr>
                <w:rStyle w:val="Hyperlink"/>
                <w:rFonts w:ascii="Calibri" w:hAnsi="Calibri" w:cs="Calibri"/>
                <w:rPrChange w:author="Neeraj Durgapal" w:date="2024-08-28T03:49:00Z" w:id="2555">
                  <w:rPr>
                    <w:rStyle w:val="Hyperlink"/>
                  </w:rPr>
                </w:rPrChange>
              </w:rPr>
              <w:fldChar w:fldCharType="end"/>
            </w:r>
          </w:ins>
        </w:p>
        <w:p w:rsidRPr="00E403D6" w:rsidR="00E403D6" w:rsidRDefault="00287800" w14:paraId="5592D3C2" w14:textId="77777777">
          <w:pPr>
            <w:pStyle w:val="TOC4"/>
            <w:tabs>
              <w:tab w:val="right" w:leader="dot" w:pos="9350"/>
            </w:tabs>
            <w:rPr>
              <w:ins w:author="Shubhankar Ghosh" w:date="2024-08-27T14:45:00Z" w:id="2556"/>
              <w:rFonts w:ascii="Calibri" w:hAnsi="Calibri" w:cs="Calibri"/>
              <w:lang w:val="en-IN" w:eastAsia="en-IN" w:bidi="mr-IN"/>
              <w:rPrChange w:author="Neeraj Durgapal" w:date="2024-08-28T03:49:00Z" w:id="2557">
                <w:rPr>
                  <w:ins w:author="Shubhankar Ghosh" w:date="2024-08-27T14:45:00Z" w:id="2558"/>
                  <w:rFonts w:cs="Mangal"/>
                  <w:sz w:val="22"/>
                  <w:szCs w:val="20"/>
                  <w:lang w:val="en-IN" w:eastAsia="en-IN" w:bidi="mr-IN"/>
                </w:rPr>
              </w:rPrChange>
            </w:rPr>
          </w:pPr>
          <w:ins w:author="Shubhankar Ghosh" w:date="2024-08-27T14:45:00Z" w:id="2559">
            <w:r>
              <w:rPr>
                <w:rStyle w:val="Hyperlink"/>
                <w:rFonts w:ascii="Calibri" w:hAnsi="Calibri" w:cs="Calibri"/>
                <w:rPrChange w:author="Neeraj Durgapal" w:date="2024-08-28T03:49:00Z" w:id="2560">
                  <w:rPr>
                    <w:rStyle w:val="Hyperlink"/>
                  </w:rPr>
                </w:rPrChange>
              </w:rPr>
              <w:fldChar w:fldCharType="begin"/>
            </w:r>
            <w:r>
              <w:rPr>
                <w:rStyle w:val="Hyperlink"/>
                <w:rFonts w:ascii="Calibri" w:hAnsi="Calibri" w:cs="Calibri"/>
                <w:rPrChange w:author="Neeraj Durgapal" w:date="2024-08-28T03:49:00Z" w:id="2561">
                  <w:rPr>
                    <w:rStyle w:val="Hyperlink"/>
                  </w:rPr>
                </w:rPrChange>
              </w:rPr>
              <w:instrText xml:space="preserve"> </w:instrText>
            </w:r>
            <w:r>
              <w:rPr>
                <w:rFonts w:ascii="Calibri" w:hAnsi="Calibri" w:cs="Calibri"/>
                <w:rPrChange w:author="Neeraj Durgapal" w:date="2024-08-28T03:49:00Z" w:id="2562">
                  <w:rPr/>
                </w:rPrChange>
              </w:rPr>
              <w:instrText>HYPERLINK \l "_Toc175662506"</w:instrText>
            </w:r>
            <w:r>
              <w:rPr>
                <w:rStyle w:val="Hyperlink"/>
                <w:rFonts w:ascii="Calibri" w:hAnsi="Calibri" w:cs="Calibri"/>
                <w:rPrChange w:author="Neeraj Durgapal" w:date="2024-08-28T03:49:00Z" w:id="2563">
                  <w:rPr>
                    <w:rStyle w:val="Hyperlink"/>
                  </w:rPr>
                </w:rPrChange>
              </w:rPr>
              <w:instrText xml:space="preserve"> </w:instrText>
            </w:r>
            <w:r>
              <w:rPr>
                <w:rStyle w:val="Hyperlink"/>
                <w:rFonts w:ascii="Calibri" w:hAnsi="Calibri" w:cs="Calibri"/>
                <w:rPrChange w:author="Neeraj Durgapal" w:date="2024-08-28T03:49:00Z" w:id="2564">
                  <w:rPr>
                    <w:rStyle w:val="Hyperlink"/>
                  </w:rPr>
                </w:rPrChange>
              </w:rPr>
              <w:fldChar w:fldCharType="separate"/>
            </w:r>
            <w:r>
              <w:rPr>
                <w:rStyle w:val="Hyperlink"/>
                <w:rFonts w:ascii="Calibri" w:hAnsi="Calibri" w:eastAsia="Aptos Display" w:cs="Calibri"/>
              </w:rPr>
              <w:t xml:space="preserve">8.3.3- </w:t>
            </w:r>
            <w:r>
              <w:rPr>
                <w:rStyle w:val="Hyperlink"/>
                <w:rFonts w:ascii="Calibri" w:hAnsi="Calibri" w:eastAsia="Aptos" w:cs="Calibri"/>
              </w:rPr>
              <w:t>Transactions Report</w:t>
            </w:r>
            <w:r>
              <w:rPr>
                <w:rFonts w:ascii="Calibri" w:hAnsi="Calibri" w:cs="Calibri"/>
                <w:rPrChange w:author="Neeraj Durgapal" w:date="2024-08-28T03:49:00Z" w:id="2565">
                  <w:rPr/>
                </w:rPrChange>
              </w:rPr>
              <w:tab/>
            </w:r>
            <w:r>
              <w:rPr>
                <w:rFonts w:ascii="Calibri" w:hAnsi="Calibri" w:cs="Calibri"/>
                <w:rPrChange w:author="Neeraj Durgapal" w:date="2024-08-28T03:49:00Z" w:id="2566">
                  <w:rPr/>
                </w:rPrChange>
              </w:rPr>
              <w:fldChar w:fldCharType="begin"/>
            </w:r>
            <w:r>
              <w:rPr>
                <w:rFonts w:ascii="Calibri" w:hAnsi="Calibri" w:cs="Calibri"/>
                <w:rPrChange w:author="Neeraj Durgapal" w:date="2024-08-28T03:49:00Z" w:id="2567">
                  <w:rPr/>
                </w:rPrChange>
              </w:rPr>
              <w:instrText xml:space="preserve"> PAGEREF _Toc175662506 \h </w:instrText>
            </w:r>
          </w:ins>
          <w:r>
            <w:rPr>
              <w:rFonts w:ascii="Calibri" w:hAnsi="Calibri" w:cs="Calibri"/>
              <w:rPrChange w:author="Neeraj Durgapal" w:date="2024-08-28T03:49:00Z" w:id="2568">
                <w:rPr>
                  <w:rFonts w:ascii="Calibri" w:hAnsi="Calibri" w:cs="Calibri"/>
                </w:rPr>
              </w:rPrChange>
            </w:rPr>
          </w:r>
          <w:ins w:author="Shubhankar Ghosh" w:date="2024-08-27T14:45:00Z" w:id="2569">
            <w:r>
              <w:rPr>
                <w:rFonts w:ascii="Calibri" w:hAnsi="Calibri" w:cs="Calibri"/>
                <w:rPrChange w:author="Neeraj Durgapal" w:date="2024-08-28T03:49:00Z" w:id="2570">
                  <w:rPr/>
                </w:rPrChange>
              </w:rPr>
              <w:fldChar w:fldCharType="separate"/>
            </w:r>
            <w:r>
              <w:rPr>
                <w:rFonts w:ascii="Calibri" w:hAnsi="Calibri" w:cs="Calibri"/>
                <w:rPrChange w:author="Neeraj Durgapal" w:date="2024-08-28T03:49:00Z" w:id="2571">
                  <w:rPr/>
                </w:rPrChange>
              </w:rPr>
              <w:t>33</w:t>
            </w:r>
            <w:r>
              <w:rPr>
                <w:rFonts w:ascii="Calibri" w:hAnsi="Calibri" w:cs="Calibri"/>
                <w:rPrChange w:author="Neeraj Durgapal" w:date="2024-08-28T03:49:00Z" w:id="2572">
                  <w:rPr/>
                </w:rPrChange>
              </w:rPr>
              <w:fldChar w:fldCharType="end"/>
            </w:r>
            <w:r>
              <w:rPr>
                <w:rStyle w:val="Hyperlink"/>
                <w:rFonts w:ascii="Calibri" w:hAnsi="Calibri" w:cs="Calibri"/>
                <w:rPrChange w:author="Neeraj Durgapal" w:date="2024-08-28T03:49:00Z" w:id="2573">
                  <w:rPr>
                    <w:rStyle w:val="Hyperlink"/>
                  </w:rPr>
                </w:rPrChange>
              </w:rPr>
              <w:fldChar w:fldCharType="end"/>
            </w:r>
          </w:ins>
        </w:p>
        <w:p w:rsidRPr="00E403D6" w:rsidR="00E403D6" w:rsidRDefault="00287800" w14:paraId="7CD298A2" w14:textId="77777777">
          <w:pPr>
            <w:pStyle w:val="TOC5"/>
            <w:tabs>
              <w:tab w:val="right" w:leader="dot" w:pos="9350"/>
            </w:tabs>
            <w:rPr>
              <w:ins w:author="Shubhankar Ghosh" w:date="2024-08-27T14:45:00Z" w:id="2574"/>
              <w:rFonts w:ascii="Calibri" w:hAnsi="Calibri" w:cs="Calibri"/>
              <w:lang w:val="en-IN" w:eastAsia="en-IN" w:bidi="mr-IN"/>
              <w:rPrChange w:author="Neeraj Durgapal" w:date="2024-08-28T03:49:00Z" w:id="2575">
                <w:rPr>
                  <w:ins w:author="Shubhankar Ghosh" w:date="2024-08-27T14:45:00Z" w:id="2576"/>
                  <w:rFonts w:cs="Mangal"/>
                  <w:sz w:val="22"/>
                  <w:szCs w:val="20"/>
                  <w:lang w:val="en-IN" w:eastAsia="en-IN" w:bidi="mr-IN"/>
                </w:rPr>
              </w:rPrChange>
            </w:rPr>
          </w:pPr>
          <w:ins w:author="Shubhankar Ghosh" w:date="2024-08-27T14:45:00Z" w:id="2577">
            <w:r>
              <w:rPr>
                <w:rStyle w:val="Hyperlink"/>
                <w:rFonts w:ascii="Calibri" w:hAnsi="Calibri" w:cs="Calibri"/>
                <w:rPrChange w:author="Neeraj Durgapal" w:date="2024-08-28T03:49:00Z" w:id="2578">
                  <w:rPr>
                    <w:rStyle w:val="Hyperlink"/>
                  </w:rPr>
                </w:rPrChange>
              </w:rPr>
              <w:fldChar w:fldCharType="begin"/>
            </w:r>
            <w:r>
              <w:rPr>
                <w:rStyle w:val="Hyperlink"/>
                <w:rFonts w:ascii="Calibri" w:hAnsi="Calibri" w:cs="Calibri"/>
                <w:rPrChange w:author="Neeraj Durgapal" w:date="2024-08-28T03:49:00Z" w:id="2579">
                  <w:rPr>
                    <w:rStyle w:val="Hyperlink"/>
                  </w:rPr>
                </w:rPrChange>
              </w:rPr>
              <w:instrText xml:space="preserve"> </w:instrText>
            </w:r>
            <w:r>
              <w:rPr>
                <w:rFonts w:ascii="Calibri" w:hAnsi="Calibri" w:cs="Calibri"/>
                <w:rPrChange w:author="Neeraj Durgapal" w:date="2024-08-28T03:49:00Z" w:id="2580">
                  <w:rPr/>
                </w:rPrChange>
              </w:rPr>
              <w:instrText>HYPERLINK \l "_Toc175662507"</w:instrText>
            </w:r>
            <w:r>
              <w:rPr>
                <w:rStyle w:val="Hyperlink"/>
                <w:rFonts w:ascii="Calibri" w:hAnsi="Calibri" w:cs="Calibri"/>
                <w:rPrChange w:author="Neeraj Durgapal" w:date="2024-08-28T03:49:00Z" w:id="2581">
                  <w:rPr>
                    <w:rStyle w:val="Hyperlink"/>
                  </w:rPr>
                </w:rPrChange>
              </w:rPr>
              <w:instrText xml:space="preserve"> </w:instrText>
            </w:r>
            <w:r>
              <w:rPr>
                <w:rStyle w:val="Hyperlink"/>
                <w:rFonts w:ascii="Calibri" w:hAnsi="Calibri" w:cs="Calibri"/>
                <w:rPrChange w:author="Neeraj Durgapal" w:date="2024-08-28T03:49:00Z" w:id="2582">
                  <w:rPr>
                    <w:rStyle w:val="Hyperlink"/>
                  </w:rPr>
                </w:rPrChange>
              </w:rPr>
              <w:fldChar w:fldCharType="separate"/>
            </w:r>
            <w:r>
              <w:rPr>
                <w:rStyle w:val="Hyperlink"/>
                <w:rFonts w:ascii="Calibri" w:hAnsi="Calibri" w:eastAsia="Aptos Display" w:cs="Calibri"/>
              </w:rPr>
              <w:t xml:space="preserve">8.3.3.1 – </w:t>
            </w:r>
            <w:r>
              <w:rPr>
                <w:rStyle w:val="Hyperlink"/>
                <w:rFonts w:ascii="Calibri" w:hAnsi="Calibri" w:eastAsia="Aptos" w:cs="Calibri"/>
              </w:rPr>
              <w:t>Transaction Overview</w:t>
            </w:r>
            <w:r>
              <w:rPr>
                <w:rFonts w:ascii="Calibri" w:hAnsi="Calibri" w:cs="Calibri"/>
                <w:rPrChange w:author="Neeraj Durgapal" w:date="2024-08-28T03:49:00Z" w:id="2583">
                  <w:rPr/>
                </w:rPrChange>
              </w:rPr>
              <w:tab/>
            </w:r>
            <w:r>
              <w:rPr>
                <w:rFonts w:ascii="Calibri" w:hAnsi="Calibri" w:cs="Calibri"/>
                <w:rPrChange w:author="Neeraj Durgapal" w:date="2024-08-28T03:49:00Z" w:id="2584">
                  <w:rPr/>
                </w:rPrChange>
              </w:rPr>
              <w:fldChar w:fldCharType="begin"/>
            </w:r>
            <w:r>
              <w:rPr>
                <w:rFonts w:ascii="Calibri" w:hAnsi="Calibri" w:cs="Calibri"/>
                <w:rPrChange w:author="Neeraj Durgapal" w:date="2024-08-28T03:49:00Z" w:id="2585">
                  <w:rPr/>
                </w:rPrChange>
              </w:rPr>
              <w:instrText xml:space="preserve"> PAGEREF _Toc175662507 \h </w:instrText>
            </w:r>
          </w:ins>
          <w:r>
            <w:rPr>
              <w:rFonts w:ascii="Calibri" w:hAnsi="Calibri" w:cs="Calibri"/>
              <w:rPrChange w:author="Neeraj Durgapal" w:date="2024-08-28T03:49:00Z" w:id="2586">
                <w:rPr>
                  <w:rFonts w:ascii="Calibri" w:hAnsi="Calibri" w:cs="Calibri"/>
                </w:rPr>
              </w:rPrChange>
            </w:rPr>
          </w:r>
          <w:ins w:author="Shubhankar Ghosh" w:date="2024-08-27T14:45:00Z" w:id="2587">
            <w:r>
              <w:rPr>
                <w:rFonts w:ascii="Calibri" w:hAnsi="Calibri" w:cs="Calibri"/>
                <w:rPrChange w:author="Neeraj Durgapal" w:date="2024-08-28T03:49:00Z" w:id="2588">
                  <w:rPr/>
                </w:rPrChange>
              </w:rPr>
              <w:fldChar w:fldCharType="separate"/>
            </w:r>
            <w:r>
              <w:rPr>
                <w:rFonts w:ascii="Calibri" w:hAnsi="Calibri" w:cs="Calibri"/>
                <w:rPrChange w:author="Neeraj Durgapal" w:date="2024-08-28T03:49:00Z" w:id="2589">
                  <w:rPr/>
                </w:rPrChange>
              </w:rPr>
              <w:t>33</w:t>
            </w:r>
            <w:r>
              <w:rPr>
                <w:rFonts w:ascii="Calibri" w:hAnsi="Calibri" w:cs="Calibri"/>
                <w:rPrChange w:author="Neeraj Durgapal" w:date="2024-08-28T03:49:00Z" w:id="2590">
                  <w:rPr/>
                </w:rPrChange>
              </w:rPr>
              <w:fldChar w:fldCharType="end"/>
            </w:r>
            <w:r>
              <w:rPr>
                <w:rStyle w:val="Hyperlink"/>
                <w:rFonts w:ascii="Calibri" w:hAnsi="Calibri" w:cs="Calibri"/>
                <w:rPrChange w:author="Neeraj Durgapal" w:date="2024-08-28T03:49:00Z" w:id="2591">
                  <w:rPr>
                    <w:rStyle w:val="Hyperlink"/>
                  </w:rPr>
                </w:rPrChange>
              </w:rPr>
              <w:fldChar w:fldCharType="end"/>
            </w:r>
          </w:ins>
        </w:p>
        <w:p w:rsidRPr="00E403D6" w:rsidR="00E403D6" w:rsidRDefault="00287800" w14:paraId="363672EB" w14:textId="77777777">
          <w:pPr>
            <w:pStyle w:val="TOC5"/>
            <w:tabs>
              <w:tab w:val="right" w:leader="dot" w:pos="9350"/>
            </w:tabs>
            <w:rPr>
              <w:ins w:author="Shubhankar Ghosh" w:date="2024-08-27T14:45:00Z" w:id="2592"/>
              <w:rFonts w:ascii="Calibri" w:hAnsi="Calibri" w:cs="Calibri"/>
              <w:lang w:val="en-IN" w:eastAsia="en-IN" w:bidi="mr-IN"/>
              <w:rPrChange w:author="Neeraj Durgapal" w:date="2024-08-28T03:49:00Z" w:id="2593">
                <w:rPr>
                  <w:ins w:author="Shubhankar Ghosh" w:date="2024-08-27T14:45:00Z" w:id="2594"/>
                  <w:rFonts w:cs="Mangal"/>
                  <w:sz w:val="22"/>
                  <w:szCs w:val="20"/>
                  <w:lang w:val="en-IN" w:eastAsia="en-IN" w:bidi="mr-IN"/>
                </w:rPr>
              </w:rPrChange>
            </w:rPr>
          </w:pPr>
          <w:ins w:author="Shubhankar Ghosh" w:date="2024-08-27T14:45:00Z" w:id="2595">
            <w:r>
              <w:rPr>
                <w:rStyle w:val="Hyperlink"/>
                <w:rFonts w:ascii="Calibri" w:hAnsi="Calibri" w:cs="Calibri"/>
                <w:rPrChange w:author="Neeraj Durgapal" w:date="2024-08-28T03:49:00Z" w:id="2596">
                  <w:rPr>
                    <w:rStyle w:val="Hyperlink"/>
                  </w:rPr>
                </w:rPrChange>
              </w:rPr>
              <w:fldChar w:fldCharType="begin"/>
            </w:r>
            <w:r>
              <w:rPr>
                <w:rStyle w:val="Hyperlink"/>
                <w:rFonts w:ascii="Calibri" w:hAnsi="Calibri" w:cs="Calibri"/>
                <w:rPrChange w:author="Neeraj Durgapal" w:date="2024-08-28T03:49:00Z" w:id="2597">
                  <w:rPr>
                    <w:rStyle w:val="Hyperlink"/>
                  </w:rPr>
                </w:rPrChange>
              </w:rPr>
              <w:instrText xml:space="preserve"> </w:instrText>
            </w:r>
            <w:r>
              <w:rPr>
                <w:rFonts w:ascii="Calibri" w:hAnsi="Calibri" w:cs="Calibri"/>
                <w:rPrChange w:author="Neeraj Durgapal" w:date="2024-08-28T03:49:00Z" w:id="2598">
                  <w:rPr/>
                </w:rPrChange>
              </w:rPr>
              <w:instrText>HYPERLINK \l "_Toc175662508"</w:instrText>
            </w:r>
            <w:r>
              <w:rPr>
                <w:rStyle w:val="Hyperlink"/>
                <w:rFonts w:ascii="Calibri" w:hAnsi="Calibri" w:cs="Calibri"/>
                <w:rPrChange w:author="Neeraj Durgapal" w:date="2024-08-28T03:49:00Z" w:id="2599">
                  <w:rPr>
                    <w:rStyle w:val="Hyperlink"/>
                  </w:rPr>
                </w:rPrChange>
              </w:rPr>
              <w:instrText xml:space="preserve"> </w:instrText>
            </w:r>
            <w:r>
              <w:rPr>
                <w:rStyle w:val="Hyperlink"/>
                <w:rFonts w:ascii="Calibri" w:hAnsi="Calibri" w:cs="Calibri"/>
                <w:rPrChange w:author="Neeraj Durgapal" w:date="2024-08-28T03:49:00Z" w:id="2600">
                  <w:rPr>
                    <w:rStyle w:val="Hyperlink"/>
                  </w:rPr>
                </w:rPrChange>
              </w:rPr>
              <w:fldChar w:fldCharType="separate"/>
            </w:r>
            <w:r>
              <w:rPr>
                <w:rStyle w:val="Hyperlink"/>
                <w:rFonts w:ascii="Calibri" w:hAnsi="Calibri" w:eastAsia="Aptos Display" w:cs="Calibri"/>
              </w:rPr>
              <w:t xml:space="preserve">8.3.3.2 – </w:t>
            </w:r>
            <w:r>
              <w:rPr>
                <w:rStyle w:val="Hyperlink"/>
                <w:rFonts w:ascii="Calibri" w:hAnsi="Calibri" w:eastAsia="Aptos" w:cs="Calibri"/>
              </w:rPr>
              <w:t>Detailed Insights</w:t>
            </w:r>
            <w:r>
              <w:rPr>
                <w:rFonts w:ascii="Calibri" w:hAnsi="Calibri" w:cs="Calibri"/>
                <w:rPrChange w:author="Neeraj Durgapal" w:date="2024-08-28T03:49:00Z" w:id="2601">
                  <w:rPr/>
                </w:rPrChange>
              </w:rPr>
              <w:tab/>
            </w:r>
            <w:r>
              <w:rPr>
                <w:rFonts w:ascii="Calibri" w:hAnsi="Calibri" w:cs="Calibri"/>
                <w:rPrChange w:author="Neeraj Durgapal" w:date="2024-08-28T03:49:00Z" w:id="2602">
                  <w:rPr/>
                </w:rPrChange>
              </w:rPr>
              <w:fldChar w:fldCharType="begin"/>
            </w:r>
            <w:r>
              <w:rPr>
                <w:rFonts w:ascii="Calibri" w:hAnsi="Calibri" w:cs="Calibri"/>
                <w:rPrChange w:author="Neeraj Durgapal" w:date="2024-08-28T03:49:00Z" w:id="2603">
                  <w:rPr/>
                </w:rPrChange>
              </w:rPr>
              <w:instrText xml:space="preserve"> PAGEREF _Toc175662508 \h </w:instrText>
            </w:r>
          </w:ins>
          <w:r>
            <w:rPr>
              <w:rFonts w:ascii="Calibri" w:hAnsi="Calibri" w:cs="Calibri"/>
              <w:rPrChange w:author="Neeraj Durgapal" w:date="2024-08-28T03:49:00Z" w:id="2604">
                <w:rPr>
                  <w:rFonts w:ascii="Calibri" w:hAnsi="Calibri" w:cs="Calibri"/>
                </w:rPr>
              </w:rPrChange>
            </w:rPr>
          </w:r>
          <w:ins w:author="Shubhankar Ghosh" w:date="2024-08-27T14:45:00Z" w:id="2605">
            <w:r>
              <w:rPr>
                <w:rFonts w:ascii="Calibri" w:hAnsi="Calibri" w:cs="Calibri"/>
                <w:rPrChange w:author="Neeraj Durgapal" w:date="2024-08-28T03:49:00Z" w:id="2606">
                  <w:rPr/>
                </w:rPrChange>
              </w:rPr>
              <w:fldChar w:fldCharType="separate"/>
            </w:r>
            <w:r>
              <w:rPr>
                <w:rFonts w:ascii="Calibri" w:hAnsi="Calibri" w:cs="Calibri"/>
                <w:rPrChange w:author="Neeraj Durgapal" w:date="2024-08-28T03:49:00Z" w:id="2607">
                  <w:rPr/>
                </w:rPrChange>
              </w:rPr>
              <w:t>33</w:t>
            </w:r>
            <w:r>
              <w:rPr>
                <w:rFonts w:ascii="Calibri" w:hAnsi="Calibri" w:cs="Calibri"/>
                <w:rPrChange w:author="Neeraj Durgapal" w:date="2024-08-28T03:49:00Z" w:id="2608">
                  <w:rPr/>
                </w:rPrChange>
              </w:rPr>
              <w:fldChar w:fldCharType="end"/>
            </w:r>
            <w:r>
              <w:rPr>
                <w:rStyle w:val="Hyperlink"/>
                <w:rFonts w:ascii="Calibri" w:hAnsi="Calibri" w:cs="Calibri"/>
                <w:rPrChange w:author="Neeraj Durgapal" w:date="2024-08-28T03:49:00Z" w:id="2609">
                  <w:rPr>
                    <w:rStyle w:val="Hyperlink"/>
                  </w:rPr>
                </w:rPrChange>
              </w:rPr>
              <w:fldChar w:fldCharType="end"/>
            </w:r>
          </w:ins>
        </w:p>
        <w:p w:rsidRPr="00E403D6" w:rsidR="00E403D6" w:rsidRDefault="00287800" w14:paraId="61E362C8" w14:textId="77777777">
          <w:pPr>
            <w:pStyle w:val="TOC5"/>
            <w:tabs>
              <w:tab w:val="right" w:leader="dot" w:pos="9350"/>
            </w:tabs>
            <w:rPr>
              <w:ins w:author="Shubhankar Ghosh" w:date="2024-08-27T14:45:00Z" w:id="2610"/>
              <w:rFonts w:ascii="Calibri" w:hAnsi="Calibri" w:cs="Calibri"/>
              <w:lang w:val="en-IN" w:eastAsia="en-IN" w:bidi="mr-IN"/>
              <w:rPrChange w:author="Neeraj Durgapal" w:date="2024-08-28T03:49:00Z" w:id="2611">
                <w:rPr>
                  <w:ins w:author="Shubhankar Ghosh" w:date="2024-08-27T14:45:00Z" w:id="2612"/>
                  <w:rFonts w:cs="Mangal"/>
                  <w:sz w:val="22"/>
                  <w:szCs w:val="20"/>
                  <w:lang w:val="en-IN" w:eastAsia="en-IN" w:bidi="mr-IN"/>
                </w:rPr>
              </w:rPrChange>
            </w:rPr>
          </w:pPr>
          <w:ins w:author="Shubhankar Ghosh" w:date="2024-08-27T14:45:00Z" w:id="2613">
            <w:r>
              <w:rPr>
                <w:rStyle w:val="Hyperlink"/>
                <w:rFonts w:ascii="Calibri" w:hAnsi="Calibri" w:cs="Calibri"/>
                <w:rPrChange w:author="Neeraj Durgapal" w:date="2024-08-28T03:49:00Z" w:id="2614">
                  <w:rPr>
                    <w:rStyle w:val="Hyperlink"/>
                  </w:rPr>
                </w:rPrChange>
              </w:rPr>
              <w:fldChar w:fldCharType="begin"/>
            </w:r>
            <w:r>
              <w:rPr>
                <w:rStyle w:val="Hyperlink"/>
                <w:rFonts w:ascii="Calibri" w:hAnsi="Calibri" w:cs="Calibri"/>
                <w:rPrChange w:author="Neeraj Durgapal" w:date="2024-08-28T03:49:00Z" w:id="2615">
                  <w:rPr>
                    <w:rStyle w:val="Hyperlink"/>
                  </w:rPr>
                </w:rPrChange>
              </w:rPr>
              <w:instrText xml:space="preserve"> </w:instrText>
            </w:r>
            <w:r>
              <w:rPr>
                <w:rFonts w:ascii="Calibri" w:hAnsi="Calibri" w:cs="Calibri"/>
                <w:rPrChange w:author="Neeraj Durgapal" w:date="2024-08-28T03:49:00Z" w:id="2616">
                  <w:rPr/>
                </w:rPrChange>
              </w:rPr>
              <w:instrText>HYPERLINK \l "_Toc175662509"</w:instrText>
            </w:r>
            <w:r>
              <w:rPr>
                <w:rStyle w:val="Hyperlink"/>
                <w:rFonts w:ascii="Calibri" w:hAnsi="Calibri" w:cs="Calibri"/>
                <w:rPrChange w:author="Neeraj Durgapal" w:date="2024-08-28T03:49:00Z" w:id="2617">
                  <w:rPr>
                    <w:rStyle w:val="Hyperlink"/>
                  </w:rPr>
                </w:rPrChange>
              </w:rPr>
              <w:instrText xml:space="preserve"> </w:instrText>
            </w:r>
            <w:r>
              <w:rPr>
                <w:rStyle w:val="Hyperlink"/>
                <w:rFonts w:ascii="Calibri" w:hAnsi="Calibri" w:cs="Calibri"/>
                <w:rPrChange w:author="Neeraj Durgapal" w:date="2024-08-28T03:49:00Z" w:id="2618">
                  <w:rPr>
                    <w:rStyle w:val="Hyperlink"/>
                  </w:rPr>
                </w:rPrChange>
              </w:rPr>
              <w:fldChar w:fldCharType="separate"/>
            </w:r>
            <w:r>
              <w:rPr>
                <w:rStyle w:val="Hyperlink"/>
                <w:rFonts w:ascii="Calibri" w:hAnsi="Calibri" w:eastAsia="Aptos Display" w:cs="Calibri"/>
              </w:rPr>
              <w:t xml:space="preserve">8.3.3.3 – </w:t>
            </w:r>
            <w:r>
              <w:rPr>
                <w:rStyle w:val="Hyperlink"/>
                <w:rFonts w:ascii="Calibri" w:hAnsi="Calibri" w:eastAsia="Aptos" w:cs="Calibri"/>
              </w:rPr>
              <w:t>Real-Time Data</w:t>
            </w:r>
            <w:r>
              <w:rPr>
                <w:rFonts w:ascii="Calibri" w:hAnsi="Calibri" w:cs="Calibri"/>
                <w:rPrChange w:author="Neeraj Durgapal" w:date="2024-08-28T03:49:00Z" w:id="2619">
                  <w:rPr/>
                </w:rPrChange>
              </w:rPr>
              <w:tab/>
            </w:r>
            <w:r>
              <w:rPr>
                <w:rFonts w:ascii="Calibri" w:hAnsi="Calibri" w:cs="Calibri"/>
                <w:rPrChange w:author="Neeraj Durgapal" w:date="2024-08-28T03:49:00Z" w:id="2620">
                  <w:rPr/>
                </w:rPrChange>
              </w:rPr>
              <w:fldChar w:fldCharType="begin"/>
            </w:r>
            <w:r>
              <w:rPr>
                <w:rFonts w:ascii="Calibri" w:hAnsi="Calibri" w:cs="Calibri"/>
                <w:rPrChange w:author="Neeraj Durgapal" w:date="2024-08-28T03:49:00Z" w:id="2621">
                  <w:rPr/>
                </w:rPrChange>
              </w:rPr>
              <w:instrText xml:space="preserve"> PAGEREF _Toc175662509 \h </w:instrText>
            </w:r>
          </w:ins>
          <w:r>
            <w:rPr>
              <w:rFonts w:ascii="Calibri" w:hAnsi="Calibri" w:cs="Calibri"/>
              <w:rPrChange w:author="Neeraj Durgapal" w:date="2024-08-28T03:49:00Z" w:id="2622">
                <w:rPr>
                  <w:rFonts w:ascii="Calibri" w:hAnsi="Calibri" w:cs="Calibri"/>
                </w:rPr>
              </w:rPrChange>
            </w:rPr>
          </w:r>
          <w:ins w:author="Shubhankar Ghosh" w:date="2024-08-27T14:45:00Z" w:id="2623">
            <w:r>
              <w:rPr>
                <w:rFonts w:ascii="Calibri" w:hAnsi="Calibri" w:cs="Calibri"/>
                <w:rPrChange w:author="Neeraj Durgapal" w:date="2024-08-28T03:49:00Z" w:id="2624">
                  <w:rPr/>
                </w:rPrChange>
              </w:rPr>
              <w:fldChar w:fldCharType="separate"/>
            </w:r>
            <w:r>
              <w:rPr>
                <w:rFonts w:ascii="Calibri" w:hAnsi="Calibri" w:cs="Calibri"/>
                <w:rPrChange w:author="Neeraj Durgapal" w:date="2024-08-28T03:49:00Z" w:id="2625">
                  <w:rPr/>
                </w:rPrChange>
              </w:rPr>
              <w:t>33</w:t>
            </w:r>
            <w:r>
              <w:rPr>
                <w:rFonts w:ascii="Calibri" w:hAnsi="Calibri" w:cs="Calibri"/>
                <w:rPrChange w:author="Neeraj Durgapal" w:date="2024-08-28T03:49:00Z" w:id="2626">
                  <w:rPr/>
                </w:rPrChange>
              </w:rPr>
              <w:fldChar w:fldCharType="end"/>
            </w:r>
            <w:r>
              <w:rPr>
                <w:rStyle w:val="Hyperlink"/>
                <w:rFonts w:ascii="Calibri" w:hAnsi="Calibri" w:cs="Calibri"/>
                <w:rPrChange w:author="Neeraj Durgapal" w:date="2024-08-28T03:49:00Z" w:id="2627">
                  <w:rPr>
                    <w:rStyle w:val="Hyperlink"/>
                  </w:rPr>
                </w:rPrChange>
              </w:rPr>
              <w:fldChar w:fldCharType="end"/>
            </w:r>
          </w:ins>
        </w:p>
        <w:p w:rsidRPr="00E403D6" w:rsidR="00E403D6" w:rsidRDefault="00287800" w14:paraId="6B518272" w14:textId="77777777">
          <w:pPr>
            <w:pStyle w:val="TOC4"/>
            <w:tabs>
              <w:tab w:val="right" w:leader="dot" w:pos="9350"/>
            </w:tabs>
            <w:rPr>
              <w:ins w:author="Shubhankar Ghosh" w:date="2024-08-27T14:45:00Z" w:id="2628"/>
              <w:rFonts w:ascii="Calibri" w:hAnsi="Calibri" w:cs="Calibri"/>
              <w:lang w:val="en-IN" w:eastAsia="en-IN" w:bidi="mr-IN"/>
              <w:rPrChange w:author="Neeraj Durgapal" w:date="2024-08-28T03:49:00Z" w:id="2629">
                <w:rPr>
                  <w:ins w:author="Shubhankar Ghosh" w:date="2024-08-27T14:45:00Z" w:id="2630"/>
                  <w:rFonts w:cs="Mangal"/>
                  <w:sz w:val="22"/>
                  <w:szCs w:val="20"/>
                  <w:lang w:val="en-IN" w:eastAsia="en-IN" w:bidi="mr-IN"/>
                </w:rPr>
              </w:rPrChange>
            </w:rPr>
          </w:pPr>
          <w:ins w:author="Shubhankar Ghosh" w:date="2024-08-27T14:45:00Z" w:id="2631">
            <w:r>
              <w:rPr>
                <w:rStyle w:val="Hyperlink"/>
                <w:rFonts w:ascii="Calibri" w:hAnsi="Calibri" w:cs="Calibri"/>
                <w:rPrChange w:author="Neeraj Durgapal" w:date="2024-08-28T03:49:00Z" w:id="2632">
                  <w:rPr>
                    <w:rStyle w:val="Hyperlink"/>
                  </w:rPr>
                </w:rPrChange>
              </w:rPr>
              <w:fldChar w:fldCharType="begin"/>
            </w:r>
            <w:r>
              <w:rPr>
                <w:rStyle w:val="Hyperlink"/>
                <w:rFonts w:ascii="Calibri" w:hAnsi="Calibri" w:cs="Calibri"/>
                <w:rPrChange w:author="Neeraj Durgapal" w:date="2024-08-28T03:49:00Z" w:id="2633">
                  <w:rPr>
                    <w:rStyle w:val="Hyperlink"/>
                  </w:rPr>
                </w:rPrChange>
              </w:rPr>
              <w:instrText xml:space="preserve"> </w:instrText>
            </w:r>
            <w:r>
              <w:rPr>
                <w:rFonts w:ascii="Calibri" w:hAnsi="Calibri" w:cs="Calibri"/>
                <w:rPrChange w:author="Neeraj Durgapal" w:date="2024-08-28T03:49:00Z" w:id="2634">
                  <w:rPr/>
                </w:rPrChange>
              </w:rPr>
              <w:instrText>HYPERLINK \l "_Toc175662510"</w:instrText>
            </w:r>
            <w:r>
              <w:rPr>
                <w:rStyle w:val="Hyperlink"/>
                <w:rFonts w:ascii="Calibri" w:hAnsi="Calibri" w:cs="Calibri"/>
                <w:rPrChange w:author="Neeraj Durgapal" w:date="2024-08-28T03:49:00Z" w:id="2635">
                  <w:rPr>
                    <w:rStyle w:val="Hyperlink"/>
                  </w:rPr>
                </w:rPrChange>
              </w:rPr>
              <w:instrText xml:space="preserve"> </w:instrText>
            </w:r>
            <w:r>
              <w:rPr>
                <w:rStyle w:val="Hyperlink"/>
                <w:rFonts w:ascii="Calibri" w:hAnsi="Calibri" w:cs="Calibri"/>
                <w:rPrChange w:author="Neeraj Durgapal" w:date="2024-08-28T03:49:00Z" w:id="2636">
                  <w:rPr>
                    <w:rStyle w:val="Hyperlink"/>
                  </w:rPr>
                </w:rPrChange>
              </w:rPr>
              <w:fldChar w:fldCharType="separate"/>
            </w:r>
            <w:r>
              <w:rPr>
                <w:rStyle w:val="Hyperlink"/>
                <w:rFonts w:ascii="Calibri" w:hAnsi="Calibri" w:eastAsia="Aptos Display" w:cs="Calibri"/>
              </w:rPr>
              <w:t xml:space="preserve">8.3.4- </w:t>
            </w:r>
            <w:r>
              <w:rPr>
                <w:rStyle w:val="Hyperlink"/>
                <w:rFonts w:ascii="Calibri" w:hAnsi="Calibri" w:eastAsia="Aptos" w:cs="Calibri"/>
              </w:rPr>
              <w:t>Refunds Report</w:t>
            </w:r>
            <w:r>
              <w:rPr>
                <w:rFonts w:ascii="Calibri" w:hAnsi="Calibri" w:cs="Calibri"/>
                <w:rPrChange w:author="Neeraj Durgapal" w:date="2024-08-28T03:49:00Z" w:id="2637">
                  <w:rPr/>
                </w:rPrChange>
              </w:rPr>
              <w:tab/>
            </w:r>
            <w:r>
              <w:rPr>
                <w:rFonts w:ascii="Calibri" w:hAnsi="Calibri" w:cs="Calibri"/>
                <w:rPrChange w:author="Neeraj Durgapal" w:date="2024-08-28T03:49:00Z" w:id="2638">
                  <w:rPr/>
                </w:rPrChange>
              </w:rPr>
              <w:fldChar w:fldCharType="begin"/>
            </w:r>
            <w:r>
              <w:rPr>
                <w:rFonts w:ascii="Calibri" w:hAnsi="Calibri" w:cs="Calibri"/>
                <w:rPrChange w:author="Neeraj Durgapal" w:date="2024-08-28T03:49:00Z" w:id="2639">
                  <w:rPr/>
                </w:rPrChange>
              </w:rPr>
              <w:instrText xml:space="preserve"> PAGEREF _Toc175662510 \h </w:instrText>
            </w:r>
          </w:ins>
          <w:r>
            <w:rPr>
              <w:rFonts w:ascii="Calibri" w:hAnsi="Calibri" w:cs="Calibri"/>
              <w:rPrChange w:author="Neeraj Durgapal" w:date="2024-08-28T03:49:00Z" w:id="2640">
                <w:rPr>
                  <w:rFonts w:ascii="Calibri" w:hAnsi="Calibri" w:cs="Calibri"/>
                </w:rPr>
              </w:rPrChange>
            </w:rPr>
          </w:r>
          <w:ins w:author="Shubhankar Ghosh" w:date="2024-08-27T14:45:00Z" w:id="2641">
            <w:r>
              <w:rPr>
                <w:rFonts w:ascii="Calibri" w:hAnsi="Calibri" w:cs="Calibri"/>
                <w:rPrChange w:author="Neeraj Durgapal" w:date="2024-08-28T03:49:00Z" w:id="2642">
                  <w:rPr/>
                </w:rPrChange>
              </w:rPr>
              <w:fldChar w:fldCharType="separate"/>
            </w:r>
            <w:r>
              <w:rPr>
                <w:rFonts w:ascii="Calibri" w:hAnsi="Calibri" w:cs="Calibri"/>
                <w:rPrChange w:author="Neeraj Durgapal" w:date="2024-08-28T03:49:00Z" w:id="2643">
                  <w:rPr/>
                </w:rPrChange>
              </w:rPr>
              <w:t>34</w:t>
            </w:r>
            <w:r>
              <w:rPr>
                <w:rFonts w:ascii="Calibri" w:hAnsi="Calibri" w:cs="Calibri"/>
                <w:rPrChange w:author="Neeraj Durgapal" w:date="2024-08-28T03:49:00Z" w:id="2644">
                  <w:rPr/>
                </w:rPrChange>
              </w:rPr>
              <w:fldChar w:fldCharType="end"/>
            </w:r>
            <w:r>
              <w:rPr>
                <w:rStyle w:val="Hyperlink"/>
                <w:rFonts w:ascii="Calibri" w:hAnsi="Calibri" w:cs="Calibri"/>
                <w:rPrChange w:author="Neeraj Durgapal" w:date="2024-08-28T03:49:00Z" w:id="2645">
                  <w:rPr>
                    <w:rStyle w:val="Hyperlink"/>
                  </w:rPr>
                </w:rPrChange>
              </w:rPr>
              <w:fldChar w:fldCharType="end"/>
            </w:r>
          </w:ins>
        </w:p>
        <w:p w:rsidRPr="00E403D6" w:rsidR="00E403D6" w:rsidRDefault="00287800" w14:paraId="31064FEB" w14:textId="77777777">
          <w:pPr>
            <w:pStyle w:val="TOC5"/>
            <w:tabs>
              <w:tab w:val="right" w:leader="dot" w:pos="9350"/>
            </w:tabs>
            <w:rPr>
              <w:ins w:author="Shubhankar Ghosh" w:date="2024-08-27T14:45:00Z" w:id="2646"/>
              <w:rFonts w:ascii="Calibri" w:hAnsi="Calibri" w:cs="Calibri"/>
              <w:lang w:val="en-IN" w:eastAsia="en-IN" w:bidi="mr-IN"/>
              <w:rPrChange w:author="Neeraj Durgapal" w:date="2024-08-28T03:49:00Z" w:id="2647">
                <w:rPr>
                  <w:ins w:author="Shubhankar Ghosh" w:date="2024-08-27T14:45:00Z" w:id="2648"/>
                  <w:rFonts w:cs="Mangal"/>
                  <w:sz w:val="22"/>
                  <w:szCs w:val="20"/>
                  <w:lang w:val="en-IN" w:eastAsia="en-IN" w:bidi="mr-IN"/>
                </w:rPr>
              </w:rPrChange>
            </w:rPr>
          </w:pPr>
          <w:ins w:author="Shubhankar Ghosh" w:date="2024-08-27T14:45:00Z" w:id="2649">
            <w:r>
              <w:rPr>
                <w:rStyle w:val="Hyperlink"/>
                <w:rFonts w:ascii="Calibri" w:hAnsi="Calibri" w:cs="Calibri"/>
                <w:rPrChange w:author="Neeraj Durgapal" w:date="2024-08-28T03:49:00Z" w:id="2650">
                  <w:rPr>
                    <w:rStyle w:val="Hyperlink"/>
                  </w:rPr>
                </w:rPrChange>
              </w:rPr>
              <w:fldChar w:fldCharType="begin"/>
            </w:r>
            <w:r>
              <w:rPr>
                <w:rStyle w:val="Hyperlink"/>
                <w:rFonts w:ascii="Calibri" w:hAnsi="Calibri" w:cs="Calibri"/>
                <w:rPrChange w:author="Neeraj Durgapal" w:date="2024-08-28T03:49:00Z" w:id="2651">
                  <w:rPr>
                    <w:rStyle w:val="Hyperlink"/>
                  </w:rPr>
                </w:rPrChange>
              </w:rPr>
              <w:instrText xml:space="preserve"> </w:instrText>
            </w:r>
            <w:r>
              <w:rPr>
                <w:rFonts w:ascii="Calibri" w:hAnsi="Calibri" w:cs="Calibri"/>
                <w:rPrChange w:author="Neeraj Durgapal" w:date="2024-08-28T03:49:00Z" w:id="2652">
                  <w:rPr/>
                </w:rPrChange>
              </w:rPr>
              <w:instrText>HYPERLINK \l "_Toc175662511"</w:instrText>
            </w:r>
            <w:r>
              <w:rPr>
                <w:rStyle w:val="Hyperlink"/>
                <w:rFonts w:ascii="Calibri" w:hAnsi="Calibri" w:cs="Calibri"/>
                <w:rPrChange w:author="Neeraj Durgapal" w:date="2024-08-28T03:49:00Z" w:id="2653">
                  <w:rPr>
                    <w:rStyle w:val="Hyperlink"/>
                  </w:rPr>
                </w:rPrChange>
              </w:rPr>
              <w:instrText xml:space="preserve"> </w:instrText>
            </w:r>
            <w:r>
              <w:rPr>
                <w:rStyle w:val="Hyperlink"/>
                <w:rFonts w:ascii="Calibri" w:hAnsi="Calibri" w:cs="Calibri"/>
                <w:rPrChange w:author="Neeraj Durgapal" w:date="2024-08-28T03:49:00Z" w:id="2654">
                  <w:rPr>
                    <w:rStyle w:val="Hyperlink"/>
                  </w:rPr>
                </w:rPrChange>
              </w:rPr>
              <w:fldChar w:fldCharType="separate"/>
            </w:r>
            <w:r>
              <w:rPr>
                <w:rStyle w:val="Hyperlink"/>
                <w:rFonts w:ascii="Calibri" w:hAnsi="Calibri" w:eastAsia="Aptos Display" w:cs="Calibri"/>
              </w:rPr>
              <w:t xml:space="preserve">8.3.4.1 – </w:t>
            </w:r>
            <w:r>
              <w:rPr>
                <w:rStyle w:val="Hyperlink"/>
                <w:rFonts w:ascii="Calibri" w:hAnsi="Calibri" w:eastAsia="Aptos" w:cs="Calibri"/>
              </w:rPr>
              <w:t>Refund Status</w:t>
            </w:r>
            <w:r>
              <w:rPr>
                <w:rFonts w:ascii="Calibri" w:hAnsi="Calibri" w:cs="Calibri"/>
                <w:rPrChange w:author="Neeraj Durgapal" w:date="2024-08-28T03:49:00Z" w:id="2655">
                  <w:rPr/>
                </w:rPrChange>
              </w:rPr>
              <w:tab/>
            </w:r>
            <w:r>
              <w:rPr>
                <w:rFonts w:ascii="Calibri" w:hAnsi="Calibri" w:cs="Calibri"/>
                <w:rPrChange w:author="Neeraj Durgapal" w:date="2024-08-28T03:49:00Z" w:id="2656">
                  <w:rPr/>
                </w:rPrChange>
              </w:rPr>
              <w:fldChar w:fldCharType="begin"/>
            </w:r>
            <w:r>
              <w:rPr>
                <w:rFonts w:ascii="Calibri" w:hAnsi="Calibri" w:cs="Calibri"/>
                <w:rPrChange w:author="Neeraj Durgapal" w:date="2024-08-28T03:49:00Z" w:id="2657">
                  <w:rPr/>
                </w:rPrChange>
              </w:rPr>
              <w:instrText xml:space="preserve"> PAGEREF _Toc175662511 \h </w:instrText>
            </w:r>
          </w:ins>
          <w:r>
            <w:rPr>
              <w:rFonts w:ascii="Calibri" w:hAnsi="Calibri" w:cs="Calibri"/>
              <w:rPrChange w:author="Neeraj Durgapal" w:date="2024-08-28T03:49:00Z" w:id="2658">
                <w:rPr>
                  <w:rFonts w:ascii="Calibri" w:hAnsi="Calibri" w:cs="Calibri"/>
                </w:rPr>
              </w:rPrChange>
            </w:rPr>
          </w:r>
          <w:ins w:author="Shubhankar Ghosh" w:date="2024-08-27T14:45:00Z" w:id="2659">
            <w:r>
              <w:rPr>
                <w:rFonts w:ascii="Calibri" w:hAnsi="Calibri" w:cs="Calibri"/>
                <w:rPrChange w:author="Neeraj Durgapal" w:date="2024-08-28T03:49:00Z" w:id="2660">
                  <w:rPr/>
                </w:rPrChange>
              </w:rPr>
              <w:fldChar w:fldCharType="separate"/>
            </w:r>
            <w:r>
              <w:rPr>
                <w:rFonts w:ascii="Calibri" w:hAnsi="Calibri" w:cs="Calibri"/>
                <w:rPrChange w:author="Neeraj Durgapal" w:date="2024-08-28T03:49:00Z" w:id="2661">
                  <w:rPr/>
                </w:rPrChange>
              </w:rPr>
              <w:t>34</w:t>
            </w:r>
            <w:r>
              <w:rPr>
                <w:rFonts w:ascii="Calibri" w:hAnsi="Calibri" w:cs="Calibri"/>
                <w:rPrChange w:author="Neeraj Durgapal" w:date="2024-08-28T03:49:00Z" w:id="2662">
                  <w:rPr/>
                </w:rPrChange>
              </w:rPr>
              <w:fldChar w:fldCharType="end"/>
            </w:r>
            <w:r>
              <w:rPr>
                <w:rStyle w:val="Hyperlink"/>
                <w:rFonts w:ascii="Calibri" w:hAnsi="Calibri" w:cs="Calibri"/>
                <w:rPrChange w:author="Neeraj Durgapal" w:date="2024-08-28T03:49:00Z" w:id="2663">
                  <w:rPr>
                    <w:rStyle w:val="Hyperlink"/>
                  </w:rPr>
                </w:rPrChange>
              </w:rPr>
              <w:fldChar w:fldCharType="end"/>
            </w:r>
          </w:ins>
        </w:p>
        <w:p w:rsidRPr="00E403D6" w:rsidR="00E403D6" w:rsidRDefault="00287800" w14:paraId="5A34B1A0" w14:textId="77777777">
          <w:pPr>
            <w:pStyle w:val="TOC5"/>
            <w:tabs>
              <w:tab w:val="right" w:leader="dot" w:pos="9350"/>
            </w:tabs>
            <w:rPr>
              <w:ins w:author="Shubhankar Ghosh" w:date="2024-08-27T14:45:00Z" w:id="2664"/>
              <w:rFonts w:ascii="Calibri" w:hAnsi="Calibri" w:cs="Calibri"/>
              <w:lang w:val="en-IN" w:eastAsia="en-IN" w:bidi="mr-IN"/>
              <w:rPrChange w:author="Neeraj Durgapal" w:date="2024-08-28T03:49:00Z" w:id="2665">
                <w:rPr>
                  <w:ins w:author="Shubhankar Ghosh" w:date="2024-08-27T14:45:00Z" w:id="2666"/>
                  <w:rFonts w:cs="Mangal"/>
                  <w:sz w:val="22"/>
                  <w:szCs w:val="20"/>
                  <w:lang w:val="en-IN" w:eastAsia="en-IN" w:bidi="mr-IN"/>
                </w:rPr>
              </w:rPrChange>
            </w:rPr>
          </w:pPr>
          <w:ins w:author="Shubhankar Ghosh" w:date="2024-08-27T14:45:00Z" w:id="2667">
            <w:r>
              <w:rPr>
                <w:rStyle w:val="Hyperlink"/>
                <w:rFonts w:ascii="Calibri" w:hAnsi="Calibri" w:cs="Calibri"/>
                <w:rPrChange w:author="Neeraj Durgapal" w:date="2024-08-28T03:49:00Z" w:id="2668">
                  <w:rPr>
                    <w:rStyle w:val="Hyperlink"/>
                  </w:rPr>
                </w:rPrChange>
              </w:rPr>
              <w:fldChar w:fldCharType="begin"/>
            </w:r>
            <w:r>
              <w:rPr>
                <w:rStyle w:val="Hyperlink"/>
                <w:rFonts w:ascii="Calibri" w:hAnsi="Calibri" w:cs="Calibri"/>
                <w:rPrChange w:author="Neeraj Durgapal" w:date="2024-08-28T03:49:00Z" w:id="2669">
                  <w:rPr>
                    <w:rStyle w:val="Hyperlink"/>
                  </w:rPr>
                </w:rPrChange>
              </w:rPr>
              <w:instrText xml:space="preserve"> </w:instrText>
            </w:r>
            <w:r>
              <w:rPr>
                <w:rFonts w:ascii="Calibri" w:hAnsi="Calibri" w:cs="Calibri"/>
                <w:rPrChange w:author="Neeraj Durgapal" w:date="2024-08-28T03:49:00Z" w:id="2670">
                  <w:rPr/>
                </w:rPrChange>
              </w:rPr>
              <w:instrText>HYPERLINK \l "_Toc175662512"</w:instrText>
            </w:r>
            <w:r>
              <w:rPr>
                <w:rStyle w:val="Hyperlink"/>
                <w:rFonts w:ascii="Calibri" w:hAnsi="Calibri" w:cs="Calibri"/>
                <w:rPrChange w:author="Neeraj Durgapal" w:date="2024-08-28T03:49:00Z" w:id="2671">
                  <w:rPr>
                    <w:rStyle w:val="Hyperlink"/>
                  </w:rPr>
                </w:rPrChange>
              </w:rPr>
              <w:instrText xml:space="preserve"> </w:instrText>
            </w:r>
            <w:r>
              <w:rPr>
                <w:rStyle w:val="Hyperlink"/>
                <w:rFonts w:ascii="Calibri" w:hAnsi="Calibri" w:cs="Calibri"/>
                <w:rPrChange w:author="Neeraj Durgapal" w:date="2024-08-28T03:49:00Z" w:id="2672">
                  <w:rPr>
                    <w:rStyle w:val="Hyperlink"/>
                  </w:rPr>
                </w:rPrChange>
              </w:rPr>
              <w:fldChar w:fldCharType="separate"/>
            </w:r>
            <w:r>
              <w:rPr>
                <w:rStyle w:val="Hyperlink"/>
                <w:rFonts w:ascii="Calibri" w:hAnsi="Calibri" w:eastAsia="Aptos Display" w:cs="Calibri"/>
              </w:rPr>
              <w:t xml:space="preserve">8.3.4.2 – </w:t>
            </w:r>
            <w:r>
              <w:rPr>
                <w:rStyle w:val="Hyperlink"/>
                <w:rFonts w:ascii="Calibri" w:hAnsi="Calibri" w:eastAsia="Aptos" w:cs="Calibri"/>
              </w:rPr>
              <w:t>Refund Details</w:t>
            </w:r>
            <w:r>
              <w:rPr>
                <w:rFonts w:ascii="Calibri" w:hAnsi="Calibri" w:cs="Calibri"/>
                <w:rPrChange w:author="Neeraj Durgapal" w:date="2024-08-28T03:49:00Z" w:id="2673">
                  <w:rPr/>
                </w:rPrChange>
              </w:rPr>
              <w:tab/>
            </w:r>
            <w:r>
              <w:rPr>
                <w:rFonts w:ascii="Calibri" w:hAnsi="Calibri" w:cs="Calibri"/>
                <w:rPrChange w:author="Neeraj Durgapal" w:date="2024-08-28T03:49:00Z" w:id="2674">
                  <w:rPr/>
                </w:rPrChange>
              </w:rPr>
              <w:fldChar w:fldCharType="begin"/>
            </w:r>
            <w:r>
              <w:rPr>
                <w:rFonts w:ascii="Calibri" w:hAnsi="Calibri" w:cs="Calibri"/>
                <w:rPrChange w:author="Neeraj Durgapal" w:date="2024-08-28T03:49:00Z" w:id="2675">
                  <w:rPr/>
                </w:rPrChange>
              </w:rPr>
              <w:instrText xml:space="preserve"> PAGEREF _Toc175662512 \h </w:instrText>
            </w:r>
          </w:ins>
          <w:r>
            <w:rPr>
              <w:rFonts w:ascii="Calibri" w:hAnsi="Calibri" w:cs="Calibri"/>
              <w:rPrChange w:author="Neeraj Durgapal" w:date="2024-08-28T03:49:00Z" w:id="2676">
                <w:rPr>
                  <w:rFonts w:ascii="Calibri" w:hAnsi="Calibri" w:cs="Calibri"/>
                </w:rPr>
              </w:rPrChange>
            </w:rPr>
          </w:r>
          <w:ins w:author="Shubhankar Ghosh" w:date="2024-08-27T14:45:00Z" w:id="2677">
            <w:r>
              <w:rPr>
                <w:rFonts w:ascii="Calibri" w:hAnsi="Calibri" w:cs="Calibri"/>
                <w:rPrChange w:author="Neeraj Durgapal" w:date="2024-08-28T03:49:00Z" w:id="2678">
                  <w:rPr/>
                </w:rPrChange>
              </w:rPr>
              <w:fldChar w:fldCharType="separate"/>
            </w:r>
            <w:r>
              <w:rPr>
                <w:rFonts w:ascii="Calibri" w:hAnsi="Calibri" w:cs="Calibri"/>
                <w:rPrChange w:author="Neeraj Durgapal" w:date="2024-08-28T03:49:00Z" w:id="2679">
                  <w:rPr/>
                </w:rPrChange>
              </w:rPr>
              <w:t>34</w:t>
            </w:r>
            <w:r>
              <w:rPr>
                <w:rFonts w:ascii="Calibri" w:hAnsi="Calibri" w:cs="Calibri"/>
                <w:rPrChange w:author="Neeraj Durgapal" w:date="2024-08-28T03:49:00Z" w:id="2680">
                  <w:rPr/>
                </w:rPrChange>
              </w:rPr>
              <w:fldChar w:fldCharType="end"/>
            </w:r>
            <w:r>
              <w:rPr>
                <w:rStyle w:val="Hyperlink"/>
                <w:rFonts w:ascii="Calibri" w:hAnsi="Calibri" w:cs="Calibri"/>
                <w:rPrChange w:author="Neeraj Durgapal" w:date="2024-08-28T03:49:00Z" w:id="2681">
                  <w:rPr>
                    <w:rStyle w:val="Hyperlink"/>
                  </w:rPr>
                </w:rPrChange>
              </w:rPr>
              <w:fldChar w:fldCharType="end"/>
            </w:r>
          </w:ins>
        </w:p>
        <w:p w:rsidRPr="00E403D6" w:rsidR="00E403D6" w:rsidRDefault="00287800" w14:paraId="328F3D5D" w14:textId="77777777">
          <w:pPr>
            <w:pStyle w:val="TOC5"/>
            <w:tabs>
              <w:tab w:val="right" w:leader="dot" w:pos="9350"/>
            </w:tabs>
            <w:rPr>
              <w:ins w:author="Shubhankar Ghosh" w:date="2024-08-27T14:45:00Z" w:id="2682"/>
              <w:rFonts w:ascii="Calibri" w:hAnsi="Calibri" w:cs="Calibri"/>
              <w:lang w:val="en-IN" w:eastAsia="en-IN" w:bidi="mr-IN"/>
              <w:rPrChange w:author="Neeraj Durgapal" w:date="2024-08-28T03:49:00Z" w:id="2683">
                <w:rPr>
                  <w:ins w:author="Shubhankar Ghosh" w:date="2024-08-27T14:45:00Z" w:id="2684"/>
                  <w:rFonts w:cs="Mangal"/>
                  <w:sz w:val="22"/>
                  <w:szCs w:val="20"/>
                  <w:lang w:val="en-IN" w:eastAsia="en-IN" w:bidi="mr-IN"/>
                </w:rPr>
              </w:rPrChange>
            </w:rPr>
          </w:pPr>
          <w:ins w:author="Shubhankar Ghosh" w:date="2024-08-27T14:45:00Z" w:id="2685">
            <w:r>
              <w:rPr>
                <w:rStyle w:val="Hyperlink"/>
                <w:rFonts w:ascii="Calibri" w:hAnsi="Calibri" w:cs="Calibri"/>
                <w:rPrChange w:author="Neeraj Durgapal" w:date="2024-08-28T03:49:00Z" w:id="2686">
                  <w:rPr>
                    <w:rStyle w:val="Hyperlink"/>
                  </w:rPr>
                </w:rPrChange>
              </w:rPr>
              <w:fldChar w:fldCharType="begin"/>
            </w:r>
            <w:r>
              <w:rPr>
                <w:rStyle w:val="Hyperlink"/>
                <w:rFonts w:ascii="Calibri" w:hAnsi="Calibri" w:cs="Calibri"/>
                <w:rPrChange w:author="Neeraj Durgapal" w:date="2024-08-28T03:49:00Z" w:id="2687">
                  <w:rPr>
                    <w:rStyle w:val="Hyperlink"/>
                  </w:rPr>
                </w:rPrChange>
              </w:rPr>
              <w:instrText xml:space="preserve"> </w:instrText>
            </w:r>
            <w:r>
              <w:rPr>
                <w:rFonts w:ascii="Calibri" w:hAnsi="Calibri" w:cs="Calibri"/>
                <w:rPrChange w:author="Neeraj Durgapal" w:date="2024-08-28T03:49:00Z" w:id="2688">
                  <w:rPr/>
                </w:rPrChange>
              </w:rPr>
              <w:instrText>HYPERLINK \l "_Toc175662513"</w:instrText>
            </w:r>
            <w:r>
              <w:rPr>
                <w:rStyle w:val="Hyperlink"/>
                <w:rFonts w:ascii="Calibri" w:hAnsi="Calibri" w:cs="Calibri"/>
                <w:rPrChange w:author="Neeraj Durgapal" w:date="2024-08-28T03:49:00Z" w:id="2689">
                  <w:rPr>
                    <w:rStyle w:val="Hyperlink"/>
                  </w:rPr>
                </w:rPrChange>
              </w:rPr>
              <w:instrText xml:space="preserve"> </w:instrText>
            </w:r>
            <w:r>
              <w:rPr>
                <w:rStyle w:val="Hyperlink"/>
                <w:rFonts w:ascii="Calibri" w:hAnsi="Calibri" w:cs="Calibri"/>
                <w:rPrChange w:author="Neeraj Durgapal" w:date="2024-08-28T03:49:00Z" w:id="2690">
                  <w:rPr>
                    <w:rStyle w:val="Hyperlink"/>
                  </w:rPr>
                </w:rPrChange>
              </w:rPr>
              <w:fldChar w:fldCharType="separate"/>
            </w:r>
            <w:r>
              <w:rPr>
                <w:rStyle w:val="Hyperlink"/>
                <w:rFonts w:ascii="Calibri" w:hAnsi="Calibri" w:eastAsia="Aptos Display" w:cs="Calibri"/>
              </w:rPr>
              <w:t xml:space="preserve">8.3.4.3 – </w:t>
            </w:r>
            <w:r>
              <w:rPr>
                <w:rStyle w:val="Hyperlink"/>
                <w:rFonts w:ascii="Calibri" w:hAnsi="Calibri" w:eastAsia="Aptos" w:cs="Calibri"/>
              </w:rPr>
              <w:t>Dispute Management</w:t>
            </w:r>
            <w:r>
              <w:rPr>
                <w:rFonts w:ascii="Calibri" w:hAnsi="Calibri" w:cs="Calibri"/>
                <w:rPrChange w:author="Neeraj Durgapal" w:date="2024-08-28T03:49:00Z" w:id="2691">
                  <w:rPr/>
                </w:rPrChange>
              </w:rPr>
              <w:tab/>
            </w:r>
            <w:r>
              <w:rPr>
                <w:rFonts w:ascii="Calibri" w:hAnsi="Calibri" w:cs="Calibri"/>
                <w:rPrChange w:author="Neeraj Durgapal" w:date="2024-08-28T03:49:00Z" w:id="2692">
                  <w:rPr/>
                </w:rPrChange>
              </w:rPr>
              <w:fldChar w:fldCharType="begin"/>
            </w:r>
            <w:r>
              <w:rPr>
                <w:rFonts w:ascii="Calibri" w:hAnsi="Calibri" w:cs="Calibri"/>
                <w:rPrChange w:author="Neeraj Durgapal" w:date="2024-08-28T03:49:00Z" w:id="2693">
                  <w:rPr/>
                </w:rPrChange>
              </w:rPr>
              <w:instrText xml:space="preserve"> PAGEREF _Toc175662513 \h </w:instrText>
            </w:r>
          </w:ins>
          <w:r>
            <w:rPr>
              <w:rFonts w:ascii="Calibri" w:hAnsi="Calibri" w:cs="Calibri"/>
              <w:rPrChange w:author="Neeraj Durgapal" w:date="2024-08-28T03:49:00Z" w:id="2694">
                <w:rPr>
                  <w:rFonts w:ascii="Calibri" w:hAnsi="Calibri" w:cs="Calibri"/>
                </w:rPr>
              </w:rPrChange>
            </w:rPr>
          </w:r>
          <w:ins w:author="Shubhankar Ghosh" w:date="2024-08-27T14:45:00Z" w:id="2695">
            <w:r>
              <w:rPr>
                <w:rFonts w:ascii="Calibri" w:hAnsi="Calibri" w:cs="Calibri"/>
                <w:rPrChange w:author="Neeraj Durgapal" w:date="2024-08-28T03:49:00Z" w:id="2696">
                  <w:rPr/>
                </w:rPrChange>
              </w:rPr>
              <w:fldChar w:fldCharType="separate"/>
            </w:r>
            <w:r>
              <w:rPr>
                <w:rFonts w:ascii="Calibri" w:hAnsi="Calibri" w:cs="Calibri"/>
                <w:rPrChange w:author="Neeraj Durgapal" w:date="2024-08-28T03:49:00Z" w:id="2697">
                  <w:rPr/>
                </w:rPrChange>
              </w:rPr>
              <w:t>34</w:t>
            </w:r>
            <w:r>
              <w:rPr>
                <w:rFonts w:ascii="Calibri" w:hAnsi="Calibri" w:cs="Calibri"/>
                <w:rPrChange w:author="Neeraj Durgapal" w:date="2024-08-28T03:49:00Z" w:id="2698">
                  <w:rPr/>
                </w:rPrChange>
              </w:rPr>
              <w:fldChar w:fldCharType="end"/>
            </w:r>
            <w:r>
              <w:rPr>
                <w:rStyle w:val="Hyperlink"/>
                <w:rFonts w:ascii="Calibri" w:hAnsi="Calibri" w:cs="Calibri"/>
                <w:rPrChange w:author="Neeraj Durgapal" w:date="2024-08-28T03:49:00Z" w:id="2699">
                  <w:rPr>
                    <w:rStyle w:val="Hyperlink"/>
                  </w:rPr>
                </w:rPrChange>
              </w:rPr>
              <w:fldChar w:fldCharType="end"/>
            </w:r>
          </w:ins>
        </w:p>
        <w:p w:rsidRPr="00E403D6" w:rsidR="00E403D6" w:rsidRDefault="00287800" w14:paraId="3C31E463" w14:textId="77777777">
          <w:pPr>
            <w:pStyle w:val="TOC4"/>
            <w:tabs>
              <w:tab w:val="right" w:leader="dot" w:pos="9350"/>
            </w:tabs>
            <w:rPr>
              <w:ins w:author="Shubhankar Ghosh" w:date="2024-08-27T14:45:00Z" w:id="2700"/>
              <w:rFonts w:ascii="Calibri" w:hAnsi="Calibri" w:cs="Calibri"/>
              <w:lang w:val="en-IN" w:eastAsia="en-IN" w:bidi="mr-IN"/>
              <w:rPrChange w:author="Neeraj Durgapal" w:date="2024-08-28T03:49:00Z" w:id="2701">
                <w:rPr>
                  <w:ins w:author="Shubhankar Ghosh" w:date="2024-08-27T14:45:00Z" w:id="2702"/>
                  <w:rFonts w:cs="Mangal"/>
                  <w:sz w:val="22"/>
                  <w:szCs w:val="20"/>
                  <w:lang w:val="en-IN" w:eastAsia="en-IN" w:bidi="mr-IN"/>
                </w:rPr>
              </w:rPrChange>
            </w:rPr>
          </w:pPr>
          <w:ins w:author="Shubhankar Ghosh" w:date="2024-08-27T14:45:00Z" w:id="2703">
            <w:r>
              <w:rPr>
                <w:rStyle w:val="Hyperlink"/>
                <w:rFonts w:ascii="Calibri" w:hAnsi="Calibri" w:cs="Calibri"/>
                <w:rPrChange w:author="Neeraj Durgapal" w:date="2024-08-28T03:49:00Z" w:id="2704">
                  <w:rPr>
                    <w:rStyle w:val="Hyperlink"/>
                  </w:rPr>
                </w:rPrChange>
              </w:rPr>
              <w:fldChar w:fldCharType="begin"/>
            </w:r>
            <w:r>
              <w:rPr>
                <w:rStyle w:val="Hyperlink"/>
                <w:rFonts w:ascii="Calibri" w:hAnsi="Calibri" w:cs="Calibri"/>
                <w:rPrChange w:author="Neeraj Durgapal" w:date="2024-08-28T03:49:00Z" w:id="2705">
                  <w:rPr>
                    <w:rStyle w:val="Hyperlink"/>
                  </w:rPr>
                </w:rPrChange>
              </w:rPr>
              <w:instrText xml:space="preserve"> </w:instrText>
            </w:r>
            <w:r>
              <w:rPr>
                <w:rFonts w:ascii="Calibri" w:hAnsi="Calibri" w:cs="Calibri"/>
                <w:rPrChange w:author="Neeraj Durgapal" w:date="2024-08-28T03:49:00Z" w:id="2706">
                  <w:rPr/>
                </w:rPrChange>
              </w:rPr>
              <w:instrText>HYPERLINK \l "_Toc175662514"</w:instrText>
            </w:r>
            <w:r>
              <w:rPr>
                <w:rStyle w:val="Hyperlink"/>
                <w:rFonts w:ascii="Calibri" w:hAnsi="Calibri" w:cs="Calibri"/>
                <w:rPrChange w:author="Neeraj Durgapal" w:date="2024-08-28T03:49:00Z" w:id="2707">
                  <w:rPr>
                    <w:rStyle w:val="Hyperlink"/>
                  </w:rPr>
                </w:rPrChange>
              </w:rPr>
              <w:instrText xml:space="preserve"> </w:instrText>
            </w:r>
            <w:r>
              <w:rPr>
                <w:rStyle w:val="Hyperlink"/>
                <w:rFonts w:ascii="Calibri" w:hAnsi="Calibri" w:cs="Calibri"/>
                <w:rPrChange w:author="Neeraj Durgapal" w:date="2024-08-28T03:49:00Z" w:id="2708">
                  <w:rPr>
                    <w:rStyle w:val="Hyperlink"/>
                  </w:rPr>
                </w:rPrChange>
              </w:rPr>
              <w:fldChar w:fldCharType="separate"/>
            </w:r>
            <w:r>
              <w:rPr>
                <w:rStyle w:val="Hyperlink"/>
                <w:rFonts w:ascii="Calibri" w:hAnsi="Calibri" w:eastAsia="Aptos Display" w:cs="Calibri"/>
              </w:rPr>
              <w:t xml:space="preserve">8.3.5- </w:t>
            </w:r>
            <w:r>
              <w:rPr>
                <w:rStyle w:val="Hyperlink"/>
                <w:rFonts w:ascii="Calibri" w:hAnsi="Calibri" w:eastAsia="Aptos" w:cs="Calibri"/>
              </w:rPr>
              <w:t>Bulk Refund Report</w:t>
            </w:r>
            <w:r>
              <w:rPr>
                <w:rFonts w:ascii="Calibri" w:hAnsi="Calibri" w:cs="Calibri"/>
                <w:rPrChange w:author="Neeraj Durgapal" w:date="2024-08-28T03:49:00Z" w:id="2709">
                  <w:rPr/>
                </w:rPrChange>
              </w:rPr>
              <w:tab/>
            </w:r>
            <w:r>
              <w:rPr>
                <w:rFonts w:ascii="Calibri" w:hAnsi="Calibri" w:cs="Calibri"/>
                <w:rPrChange w:author="Neeraj Durgapal" w:date="2024-08-28T03:49:00Z" w:id="2710">
                  <w:rPr/>
                </w:rPrChange>
              </w:rPr>
              <w:fldChar w:fldCharType="begin"/>
            </w:r>
            <w:r>
              <w:rPr>
                <w:rFonts w:ascii="Calibri" w:hAnsi="Calibri" w:cs="Calibri"/>
                <w:rPrChange w:author="Neeraj Durgapal" w:date="2024-08-28T03:49:00Z" w:id="2711">
                  <w:rPr/>
                </w:rPrChange>
              </w:rPr>
              <w:instrText xml:space="preserve"> PAGEREF _Toc175662514 \h </w:instrText>
            </w:r>
          </w:ins>
          <w:r>
            <w:rPr>
              <w:rFonts w:ascii="Calibri" w:hAnsi="Calibri" w:cs="Calibri"/>
              <w:rPrChange w:author="Neeraj Durgapal" w:date="2024-08-28T03:49:00Z" w:id="2712">
                <w:rPr>
                  <w:rFonts w:ascii="Calibri" w:hAnsi="Calibri" w:cs="Calibri"/>
                </w:rPr>
              </w:rPrChange>
            </w:rPr>
          </w:r>
          <w:ins w:author="Shubhankar Ghosh" w:date="2024-08-27T14:45:00Z" w:id="2713">
            <w:r>
              <w:rPr>
                <w:rFonts w:ascii="Calibri" w:hAnsi="Calibri" w:cs="Calibri"/>
                <w:rPrChange w:author="Neeraj Durgapal" w:date="2024-08-28T03:49:00Z" w:id="2714">
                  <w:rPr/>
                </w:rPrChange>
              </w:rPr>
              <w:fldChar w:fldCharType="separate"/>
            </w:r>
            <w:r>
              <w:rPr>
                <w:rFonts w:ascii="Calibri" w:hAnsi="Calibri" w:cs="Calibri"/>
                <w:rPrChange w:author="Neeraj Durgapal" w:date="2024-08-28T03:49:00Z" w:id="2715">
                  <w:rPr/>
                </w:rPrChange>
              </w:rPr>
              <w:t>34</w:t>
            </w:r>
            <w:r>
              <w:rPr>
                <w:rFonts w:ascii="Calibri" w:hAnsi="Calibri" w:cs="Calibri"/>
                <w:rPrChange w:author="Neeraj Durgapal" w:date="2024-08-28T03:49:00Z" w:id="2716">
                  <w:rPr/>
                </w:rPrChange>
              </w:rPr>
              <w:fldChar w:fldCharType="end"/>
            </w:r>
            <w:r>
              <w:rPr>
                <w:rStyle w:val="Hyperlink"/>
                <w:rFonts w:ascii="Calibri" w:hAnsi="Calibri" w:cs="Calibri"/>
                <w:rPrChange w:author="Neeraj Durgapal" w:date="2024-08-28T03:49:00Z" w:id="2717">
                  <w:rPr>
                    <w:rStyle w:val="Hyperlink"/>
                  </w:rPr>
                </w:rPrChange>
              </w:rPr>
              <w:fldChar w:fldCharType="end"/>
            </w:r>
          </w:ins>
        </w:p>
        <w:p w:rsidRPr="00E403D6" w:rsidR="00E403D6" w:rsidRDefault="00287800" w14:paraId="61138E5E" w14:textId="77777777">
          <w:pPr>
            <w:pStyle w:val="TOC5"/>
            <w:tabs>
              <w:tab w:val="right" w:leader="dot" w:pos="9350"/>
            </w:tabs>
            <w:rPr>
              <w:ins w:author="Shubhankar Ghosh" w:date="2024-08-27T14:45:00Z" w:id="2718"/>
              <w:rFonts w:ascii="Calibri" w:hAnsi="Calibri" w:cs="Calibri"/>
              <w:lang w:val="en-IN" w:eastAsia="en-IN" w:bidi="mr-IN"/>
              <w:rPrChange w:author="Neeraj Durgapal" w:date="2024-08-28T03:49:00Z" w:id="2719">
                <w:rPr>
                  <w:ins w:author="Shubhankar Ghosh" w:date="2024-08-27T14:45:00Z" w:id="2720"/>
                  <w:rFonts w:cs="Mangal"/>
                  <w:sz w:val="22"/>
                  <w:szCs w:val="20"/>
                  <w:lang w:val="en-IN" w:eastAsia="en-IN" w:bidi="mr-IN"/>
                </w:rPr>
              </w:rPrChange>
            </w:rPr>
          </w:pPr>
          <w:ins w:author="Shubhankar Ghosh" w:date="2024-08-27T14:45:00Z" w:id="2721">
            <w:r>
              <w:rPr>
                <w:rStyle w:val="Hyperlink"/>
                <w:rFonts w:ascii="Calibri" w:hAnsi="Calibri" w:cs="Calibri"/>
                <w:rPrChange w:author="Neeraj Durgapal" w:date="2024-08-28T03:49:00Z" w:id="2722">
                  <w:rPr>
                    <w:rStyle w:val="Hyperlink"/>
                  </w:rPr>
                </w:rPrChange>
              </w:rPr>
              <w:fldChar w:fldCharType="begin"/>
            </w:r>
            <w:r>
              <w:rPr>
                <w:rStyle w:val="Hyperlink"/>
                <w:rFonts w:ascii="Calibri" w:hAnsi="Calibri" w:cs="Calibri"/>
                <w:rPrChange w:author="Neeraj Durgapal" w:date="2024-08-28T03:49:00Z" w:id="2723">
                  <w:rPr>
                    <w:rStyle w:val="Hyperlink"/>
                  </w:rPr>
                </w:rPrChange>
              </w:rPr>
              <w:instrText xml:space="preserve"> </w:instrText>
            </w:r>
            <w:r>
              <w:rPr>
                <w:rFonts w:ascii="Calibri" w:hAnsi="Calibri" w:cs="Calibri"/>
                <w:rPrChange w:author="Neeraj Durgapal" w:date="2024-08-28T03:49:00Z" w:id="2724">
                  <w:rPr/>
                </w:rPrChange>
              </w:rPr>
              <w:instrText>HYPERLINK \l "_Toc175662515"</w:instrText>
            </w:r>
            <w:r>
              <w:rPr>
                <w:rStyle w:val="Hyperlink"/>
                <w:rFonts w:ascii="Calibri" w:hAnsi="Calibri" w:cs="Calibri"/>
                <w:rPrChange w:author="Neeraj Durgapal" w:date="2024-08-28T03:49:00Z" w:id="2725">
                  <w:rPr>
                    <w:rStyle w:val="Hyperlink"/>
                  </w:rPr>
                </w:rPrChange>
              </w:rPr>
              <w:instrText xml:space="preserve"> </w:instrText>
            </w:r>
            <w:r>
              <w:rPr>
                <w:rStyle w:val="Hyperlink"/>
                <w:rFonts w:ascii="Calibri" w:hAnsi="Calibri" w:cs="Calibri"/>
                <w:rPrChange w:author="Neeraj Durgapal" w:date="2024-08-28T03:49:00Z" w:id="2726">
                  <w:rPr>
                    <w:rStyle w:val="Hyperlink"/>
                  </w:rPr>
                </w:rPrChange>
              </w:rPr>
              <w:fldChar w:fldCharType="separate"/>
            </w:r>
            <w:r>
              <w:rPr>
                <w:rStyle w:val="Hyperlink"/>
                <w:rFonts w:ascii="Calibri" w:hAnsi="Calibri" w:eastAsia="Aptos Display" w:cs="Calibri"/>
              </w:rPr>
              <w:t xml:space="preserve">8.3.5.1 – </w:t>
            </w:r>
            <w:r>
              <w:rPr>
                <w:rStyle w:val="Hyperlink"/>
                <w:rFonts w:ascii="Calibri" w:hAnsi="Calibri" w:eastAsia="Aptos" w:cs="Calibri"/>
              </w:rPr>
              <w:t>Batch Processing Overview</w:t>
            </w:r>
            <w:r>
              <w:rPr>
                <w:rFonts w:ascii="Calibri" w:hAnsi="Calibri" w:cs="Calibri"/>
                <w:rPrChange w:author="Neeraj Durgapal" w:date="2024-08-28T03:49:00Z" w:id="2727">
                  <w:rPr/>
                </w:rPrChange>
              </w:rPr>
              <w:tab/>
            </w:r>
            <w:r>
              <w:rPr>
                <w:rFonts w:ascii="Calibri" w:hAnsi="Calibri" w:cs="Calibri"/>
                <w:rPrChange w:author="Neeraj Durgapal" w:date="2024-08-28T03:49:00Z" w:id="2728">
                  <w:rPr/>
                </w:rPrChange>
              </w:rPr>
              <w:fldChar w:fldCharType="begin"/>
            </w:r>
            <w:r>
              <w:rPr>
                <w:rFonts w:ascii="Calibri" w:hAnsi="Calibri" w:cs="Calibri"/>
                <w:rPrChange w:author="Neeraj Durgapal" w:date="2024-08-28T03:49:00Z" w:id="2729">
                  <w:rPr/>
                </w:rPrChange>
              </w:rPr>
              <w:instrText xml:space="preserve"> PAGEREF _Toc175662515 \h </w:instrText>
            </w:r>
          </w:ins>
          <w:r>
            <w:rPr>
              <w:rFonts w:ascii="Calibri" w:hAnsi="Calibri" w:cs="Calibri"/>
              <w:rPrChange w:author="Neeraj Durgapal" w:date="2024-08-28T03:49:00Z" w:id="2730">
                <w:rPr>
                  <w:rFonts w:ascii="Calibri" w:hAnsi="Calibri" w:cs="Calibri"/>
                </w:rPr>
              </w:rPrChange>
            </w:rPr>
          </w:r>
          <w:ins w:author="Shubhankar Ghosh" w:date="2024-08-27T14:45:00Z" w:id="2731">
            <w:r>
              <w:rPr>
                <w:rFonts w:ascii="Calibri" w:hAnsi="Calibri" w:cs="Calibri"/>
                <w:rPrChange w:author="Neeraj Durgapal" w:date="2024-08-28T03:49:00Z" w:id="2732">
                  <w:rPr/>
                </w:rPrChange>
              </w:rPr>
              <w:fldChar w:fldCharType="separate"/>
            </w:r>
            <w:r>
              <w:rPr>
                <w:rFonts w:ascii="Calibri" w:hAnsi="Calibri" w:cs="Calibri"/>
                <w:rPrChange w:author="Neeraj Durgapal" w:date="2024-08-28T03:49:00Z" w:id="2733">
                  <w:rPr/>
                </w:rPrChange>
              </w:rPr>
              <w:t>34</w:t>
            </w:r>
            <w:r>
              <w:rPr>
                <w:rFonts w:ascii="Calibri" w:hAnsi="Calibri" w:cs="Calibri"/>
                <w:rPrChange w:author="Neeraj Durgapal" w:date="2024-08-28T03:49:00Z" w:id="2734">
                  <w:rPr/>
                </w:rPrChange>
              </w:rPr>
              <w:fldChar w:fldCharType="end"/>
            </w:r>
            <w:r>
              <w:rPr>
                <w:rStyle w:val="Hyperlink"/>
                <w:rFonts w:ascii="Calibri" w:hAnsi="Calibri" w:cs="Calibri"/>
                <w:rPrChange w:author="Neeraj Durgapal" w:date="2024-08-28T03:49:00Z" w:id="2735">
                  <w:rPr>
                    <w:rStyle w:val="Hyperlink"/>
                  </w:rPr>
                </w:rPrChange>
              </w:rPr>
              <w:fldChar w:fldCharType="end"/>
            </w:r>
          </w:ins>
        </w:p>
        <w:p w:rsidRPr="00E403D6" w:rsidR="00E403D6" w:rsidRDefault="00287800" w14:paraId="46499546" w14:textId="77777777">
          <w:pPr>
            <w:pStyle w:val="TOC5"/>
            <w:tabs>
              <w:tab w:val="right" w:leader="dot" w:pos="9350"/>
            </w:tabs>
            <w:rPr>
              <w:ins w:author="Shubhankar Ghosh" w:date="2024-08-27T14:45:00Z" w:id="2736"/>
              <w:rFonts w:ascii="Calibri" w:hAnsi="Calibri" w:cs="Calibri"/>
              <w:lang w:val="en-IN" w:eastAsia="en-IN" w:bidi="mr-IN"/>
              <w:rPrChange w:author="Neeraj Durgapal" w:date="2024-08-28T03:49:00Z" w:id="2737">
                <w:rPr>
                  <w:ins w:author="Shubhankar Ghosh" w:date="2024-08-27T14:45:00Z" w:id="2738"/>
                  <w:rFonts w:cs="Mangal"/>
                  <w:sz w:val="22"/>
                  <w:szCs w:val="20"/>
                  <w:lang w:val="en-IN" w:eastAsia="en-IN" w:bidi="mr-IN"/>
                </w:rPr>
              </w:rPrChange>
            </w:rPr>
          </w:pPr>
          <w:ins w:author="Shubhankar Ghosh" w:date="2024-08-27T14:45:00Z" w:id="2739">
            <w:r>
              <w:rPr>
                <w:rStyle w:val="Hyperlink"/>
                <w:rFonts w:ascii="Calibri" w:hAnsi="Calibri" w:cs="Calibri"/>
                <w:rPrChange w:author="Neeraj Durgapal" w:date="2024-08-28T03:49:00Z" w:id="2740">
                  <w:rPr>
                    <w:rStyle w:val="Hyperlink"/>
                  </w:rPr>
                </w:rPrChange>
              </w:rPr>
              <w:fldChar w:fldCharType="begin"/>
            </w:r>
            <w:r>
              <w:rPr>
                <w:rStyle w:val="Hyperlink"/>
                <w:rFonts w:ascii="Calibri" w:hAnsi="Calibri" w:cs="Calibri"/>
                <w:rPrChange w:author="Neeraj Durgapal" w:date="2024-08-28T03:49:00Z" w:id="2741">
                  <w:rPr>
                    <w:rStyle w:val="Hyperlink"/>
                  </w:rPr>
                </w:rPrChange>
              </w:rPr>
              <w:instrText xml:space="preserve"> </w:instrText>
            </w:r>
            <w:r>
              <w:rPr>
                <w:rFonts w:ascii="Calibri" w:hAnsi="Calibri" w:cs="Calibri"/>
                <w:rPrChange w:author="Neeraj Durgapal" w:date="2024-08-28T03:49:00Z" w:id="2742">
                  <w:rPr/>
                </w:rPrChange>
              </w:rPr>
              <w:instrText>HYPERLINK \l "_Toc175662516"</w:instrText>
            </w:r>
            <w:r>
              <w:rPr>
                <w:rStyle w:val="Hyperlink"/>
                <w:rFonts w:ascii="Calibri" w:hAnsi="Calibri" w:cs="Calibri"/>
                <w:rPrChange w:author="Neeraj Durgapal" w:date="2024-08-28T03:49:00Z" w:id="2743">
                  <w:rPr>
                    <w:rStyle w:val="Hyperlink"/>
                  </w:rPr>
                </w:rPrChange>
              </w:rPr>
              <w:instrText xml:space="preserve"> </w:instrText>
            </w:r>
            <w:r>
              <w:rPr>
                <w:rStyle w:val="Hyperlink"/>
                <w:rFonts w:ascii="Calibri" w:hAnsi="Calibri" w:cs="Calibri"/>
                <w:rPrChange w:author="Neeraj Durgapal" w:date="2024-08-28T03:49:00Z" w:id="2744">
                  <w:rPr>
                    <w:rStyle w:val="Hyperlink"/>
                  </w:rPr>
                </w:rPrChange>
              </w:rPr>
              <w:fldChar w:fldCharType="separate"/>
            </w:r>
            <w:r>
              <w:rPr>
                <w:rStyle w:val="Hyperlink"/>
                <w:rFonts w:ascii="Calibri" w:hAnsi="Calibri" w:eastAsia="Aptos Display" w:cs="Calibri"/>
              </w:rPr>
              <w:t xml:space="preserve">8.3.5.2 – </w:t>
            </w:r>
            <w:r>
              <w:rPr>
                <w:rStyle w:val="Hyperlink"/>
                <w:rFonts w:ascii="Calibri" w:hAnsi="Calibri" w:eastAsia="Aptos" w:cs="Calibri"/>
              </w:rPr>
              <w:t>Detailed Batch Information</w:t>
            </w:r>
            <w:r>
              <w:rPr>
                <w:rFonts w:ascii="Calibri" w:hAnsi="Calibri" w:cs="Calibri"/>
                <w:rPrChange w:author="Neeraj Durgapal" w:date="2024-08-28T03:49:00Z" w:id="2745">
                  <w:rPr/>
                </w:rPrChange>
              </w:rPr>
              <w:tab/>
            </w:r>
            <w:r>
              <w:rPr>
                <w:rFonts w:ascii="Calibri" w:hAnsi="Calibri" w:cs="Calibri"/>
                <w:rPrChange w:author="Neeraj Durgapal" w:date="2024-08-28T03:49:00Z" w:id="2746">
                  <w:rPr/>
                </w:rPrChange>
              </w:rPr>
              <w:fldChar w:fldCharType="begin"/>
            </w:r>
            <w:r>
              <w:rPr>
                <w:rFonts w:ascii="Calibri" w:hAnsi="Calibri" w:cs="Calibri"/>
                <w:rPrChange w:author="Neeraj Durgapal" w:date="2024-08-28T03:49:00Z" w:id="2747">
                  <w:rPr/>
                </w:rPrChange>
              </w:rPr>
              <w:instrText xml:space="preserve"> PAGEREF _Toc175662516 \h </w:instrText>
            </w:r>
          </w:ins>
          <w:r>
            <w:rPr>
              <w:rFonts w:ascii="Calibri" w:hAnsi="Calibri" w:cs="Calibri"/>
              <w:rPrChange w:author="Neeraj Durgapal" w:date="2024-08-28T03:49:00Z" w:id="2748">
                <w:rPr>
                  <w:rFonts w:ascii="Calibri" w:hAnsi="Calibri" w:cs="Calibri"/>
                </w:rPr>
              </w:rPrChange>
            </w:rPr>
          </w:r>
          <w:ins w:author="Shubhankar Ghosh" w:date="2024-08-27T14:45:00Z" w:id="2749">
            <w:r>
              <w:rPr>
                <w:rFonts w:ascii="Calibri" w:hAnsi="Calibri" w:cs="Calibri"/>
                <w:rPrChange w:author="Neeraj Durgapal" w:date="2024-08-28T03:49:00Z" w:id="2750">
                  <w:rPr/>
                </w:rPrChange>
              </w:rPr>
              <w:fldChar w:fldCharType="separate"/>
            </w:r>
            <w:r>
              <w:rPr>
                <w:rFonts w:ascii="Calibri" w:hAnsi="Calibri" w:cs="Calibri"/>
                <w:rPrChange w:author="Neeraj Durgapal" w:date="2024-08-28T03:49:00Z" w:id="2751">
                  <w:rPr/>
                </w:rPrChange>
              </w:rPr>
              <w:t>34</w:t>
            </w:r>
            <w:r>
              <w:rPr>
                <w:rFonts w:ascii="Calibri" w:hAnsi="Calibri" w:cs="Calibri"/>
                <w:rPrChange w:author="Neeraj Durgapal" w:date="2024-08-28T03:49:00Z" w:id="2752">
                  <w:rPr/>
                </w:rPrChange>
              </w:rPr>
              <w:fldChar w:fldCharType="end"/>
            </w:r>
            <w:r>
              <w:rPr>
                <w:rStyle w:val="Hyperlink"/>
                <w:rFonts w:ascii="Calibri" w:hAnsi="Calibri" w:cs="Calibri"/>
                <w:rPrChange w:author="Neeraj Durgapal" w:date="2024-08-28T03:49:00Z" w:id="2753">
                  <w:rPr>
                    <w:rStyle w:val="Hyperlink"/>
                  </w:rPr>
                </w:rPrChange>
              </w:rPr>
              <w:fldChar w:fldCharType="end"/>
            </w:r>
          </w:ins>
        </w:p>
        <w:p w:rsidRPr="00E403D6" w:rsidR="00E403D6" w:rsidRDefault="00287800" w14:paraId="0FF07234" w14:textId="77777777">
          <w:pPr>
            <w:pStyle w:val="TOC5"/>
            <w:tabs>
              <w:tab w:val="right" w:leader="dot" w:pos="9350"/>
            </w:tabs>
            <w:rPr>
              <w:ins w:author="Shubhankar Ghosh" w:date="2024-08-27T14:45:00Z" w:id="2754"/>
              <w:rFonts w:ascii="Calibri" w:hAnsi="Calibri" w:cs="Calibri"/>
              <w:lang w:val="en-IN" w:eastAsia="en-IN" w:bidi="mr-IN"/>
              <w:rPrChange w:author="Neeraj Durgapal" w:date="2024-08-28T03:49:00Z" w:id="2755">
                <w:rPr>
                  <w:ins w:author="Shubhankar Ghosh" w:date="2024-08-27T14:45:00Z" w:id="2756"/>
                  <w:rFonts w:cs="Mangal"/>
                  <w:sz w:val="22"/>
                  <w:szCs w:val="20"/>
                  <w:lang w:val="en-IN" w:eastAsia="en-IN" w:bidi="mr-IN"/>
                </w:rPr>
              </w:rPrChange>
            </w:rPr>
          </w:pPr>
          <w:ins w:author="Shubhankar Ghosh" w:date="2024-08-27T14:45:00Z" w:id="2757">
            <w:r>
              <w:rPr>
                <w:rStyle w:val="Hyperlink"/>
                <w:rFonts w:ascii="Calibri" w:hAnsi="Calibri" w:cs="Calibri"/>
                <w:rPrChange w:author="Neeraj Durgapal" w:date="2024-08-28T03:49:00Z" w:id="2758">
                  <w:rPr>
                    <w:rStyle w:val="Hyperlink"/>
                  </w:rPr>
                </w:rPrChange>
              </w:rPr>
              <w:fldChar w:fldCharType="begin"/>
            </w:r>
            <w:r>
              <w:rPr>
                <w:rStyle w:val="Hyperlink"/>
                <w:rFonts w:ascii="Calibri" w:hAnsi="Calibri" w:cs="Calibri"/>
                <w:rPrChange w:author="Neeraj Durgapal" w:date="2024-08-28T03:49:00Z" w:id="2759">
                  <w:rPr>
                    <w:rStyle w:val="Hyperlink"/>
                  </w:rPr>
                </w:rPrChange>
              </w:rPr>
              <w:instrText xml:space="preserve"> </w:instrText>
            </w:r>
            <w:r>
              <w:rPr>
                <w:rFonts w:ascii="Calibri" w:hAnsi="Calibri" w:cs="Calibri"/>
                <w:rPrChange w:author="Neeraj Durgapal" w:date="2024-08-28T03:49:00Z" w:id="2760">
                  <w:rPr/>
                </w:rPrChange>
              </w:rPr>
              <w:instrText>HYPERLINK \l "_Toc175662517"</w:instrText>
            </w:r>
            <w:r>
              <w:rPr>
                <w:rStyle w:val="Hyperlink"/>
                <w:rFonts w:ascii="Calibri" w:hAnsi="Calibri" w:cs="Calibri"/>
                <w:rPrChange w:author="Neeraj Durgapal" w:date="2024-08-28T03:49:00Z" w:id="2761">
                  <w:rPr>
                    <w:rStyle w:val="Hyperlink"/>
                  </w:rPr>
                </w:rPrChange>
              </w:rPr>
              <w:instrText xml:space="preserve"> </w:instrText>
            </w:r>
            <w:r>
              <w:rPr>
                <w:rStyle w:val="Hyperlink"/>
                <w:rFonts w:ascii="Calibri" w:hAnsi="Calibri" w:cs="Calibri"/>
                <w:rPrChange w:author="Neeraj Durgapal" w:date="2024-08-28T03:49:00Z" w:id="2762">
                  <w:rPr>
                    <w:rStyle w:val="Hyperlink"/>
                  </w:rPr>
                </w:rPrChange>
              </w:rPr>
              <w:fldChar w:fldCharType="separate"/>
            </w:r>
            <w:r>
              <w:rPr>
                <w:rStyle w:val="Hyperlink"/>
                <w:rFonts w:ascii="Calibri" w:hAnsi="Calibri" w:eastAsia="Aptos Display" w:cs="Calibri"/>
              </w:rPr>
              <w:t xml:space="preserve">8.3.5.3 – </w:t>
            </w:r>
            <w:r>
              <w:rPr>
                <w:rStyle w:val="Hyperlink"/>
                <w:rFonts w:ascii="Calibri" w:hAnsi="Calibri" w:eastAsia="Aptos" w:cs="Calibri"/>
              </w:rPr>
              <w:t>Batch Filtering</w:t>
            </w:r>
            <w:r>
              <w:rPr>
                <w:rFonts w:ascii="Calibri" w:hAnsi="Calibri" w:cs="Calibri"/>
                <w:rPrChange w:author="Neeraj Durgapal" w:date="2024-08-28T03:49:00Z" w:id="2763">
                  <w:rPr/>
                </w:rPrChange>
              </w:rPr>
              <w:tab/>
            </w:r>
            <w:r>
              <w:rPr>
                <w:rFonts w:ascii="Calibri" w:hAnsi="Calibri" w:cs="Calibri"/>
                <w:rPrChange w:author="Neeraj Durgapal" w:date="2024-08-28T03:49:00Z" w:id="2764">
                  <w:rPr/>
                </w:rPrChange>
              </w:rPr>
              <w:fldChar w:fldCharType="begin"/>
            </w:r>
            <w:r>
              <w:rPr>
                <w:rFonts w:ascii="Calibri" w:hAnsi="Calibri" w:cs="Calibri"/>
                <w:rPrChange w:author="Neeraj Durgapal" w:date="2024-08-28T03:49:00Z" w:id="2765">
                  <w:rPr/>
                </w:rPrChange>
              </w:rPr>
              <w:instrText xml:space="preserve"> PAGEREF _Toc175662517 \h </w:instrText>
            </w:r>
          </w:ins>
          <w:r>
            <w:rPr>
              <w:rFonts w:ascii="Calibri" w:hAnsi="Calibri" w:cs="Calibri"/>
              <w:rPrChange w:author="Neeraj Durgapal" w:date="2024-08-28T03:49:00Z" w:id="2766">
                <w:rPr>
                  <w:rFonts w:ascii="Calibri" w:hAnsi="Calibri" w:cs="Calibri"/>
                </w:rPr>
              </w:rPrChange>
            </w:rPr>
          </w:r>
          <w:ins w:author="Shubhankar Ghosh" w:date="2024-08-27T14:45:00Z" w:id="2767">
            <w:r>
              <w:rPr>
                <w:rFonts w:ascii="Calibri" w:hAnsi="Calibri" w:cs="Calibri"/>
                <w:rPrChange w:author="Neeraj Durgapal" w:date="2024-08-28T03:49:00Z" w:id="2768">
                  <w:rPr/>
                </w:rPrChange>
              </w:rPr>
              <w:fldChar w:fldCharType="separate"/>
            </w:r>
            <w:r>
              <w:rPr>
                <w:rFonts w:ascii="Calibri" w:hAnsi="Calibri" w:cs="Calibri"/>
                <w:rPrChange w:author="Neeraj Durgapal" w:date="2024-08-28T03:49:00Z" w:id="2769">
                  <w:rPr/>
                </w:rPrChange>
              </w:rPr>
              <w:t>34</w:t>
            </w:r>
            <w:r>
              <w:rPr>
                <w:rFonts w:ascii="Calibri" w:hAnsi="Calibri" w:cs="Calibri"/>
                <w:rPrChange w:author="Neeraj Durgapal" w:date="2024-08-28T03:49:00Z" w:id="2770">
                  <w:rPr/>
                </w:rPrChange>
              </w:rPr>
              <w:fldChar w:fldCharType="end"/>
            </w:r>
            <w:r>
              <w:rPr>
                <w:rStyle w:val="Hyperlink"/>
                <w:rFonts w:ascii="Calibri" w:hAnsi="Calibri" w:cs="Calibri"/>
                <w:rPrChange w:author="Neeraj Durgapal" w:date="2024-08-28T03:49:00Z" w:id="2771">
                  <w:rPr>
                    <w:rStyle w:val="Hyperlink"/>
                  </w:rPr>
                </w:rPrChange>
              </w:rPr>
              <w:fldChar w:fldCharType="end"/>
            </w:r>
          </w:ins>
        </w:p>
        <w:p w:rsidRPr="00E403D6" w:rsidR="00E403D6" w:rsidRDefault="00287800" w14:paraId="1659EB37" w14:textId="77777777">
          <w:pPr>
            <w:pStyle w:val="TOC4"/>
            <w:tabs>
              <w:tab w:val="right" w:leader="dot" w:pos="9350"/>
            </w:tabs>
            <w:rPr>
              <w:ins w:author="Shubhankar Ghosh" w:date="2024-08-27T14:45:00Z" w:id="2772"/>
              <w:rFonts w:ascii="Calibri" w:hAnsi="Calibri" w:cs="Calibri"/>
              <w:lang w:val="en-IN" w:eastAsia="en-IN" w:bidi="mr-IN"/>
              <w:rPrChange w:author="Neeraj Durgapal" w:date="2024-08-28T03:49:00Z" w:id="2773">
                <w:rPr>
                  <w:ins w:author="Shubhankar Ghosh" w:date="2024-08-27T14:45:00Z" w:id="2774"/>
                  <w:rFonts w:cs="Mangal"/>
                  <w:sz w:val="22"/>
                  <w:szCs w:val="20"/>
                  <w:lang w:val="en-IN" w:eastAsia="en-IN" w:bidi="mr-IN"/>
                </w:rPr>
              </w:rPrChange>
            </w:rPr>
          </w:pPr>
          <w:ins w:author="Shubhankar Ghosh" w:date="2024-08-27T14:45:00Z" w:id="2775">
            <w:r>
              <w:rPr>
                <w:rStyle w:val="Hyperlink"/>
                <w:rFonts w:ascii="Calibri" w:hAnsi="Calibri" w:cs="Calibri"/>
                <w:rPrChange w:author="Neeraj Durgapal" w:date="2024-08-28T03:49:00Z" w:id="2776">
                  <w:rPr>
                    <w:rStyle w:val="Hyperlink"/>
                  </w:rPr>
                </w:rPrChange>
              </w:rPr>
              <w:fldChar w:fldCharType="begin"/>
            </w:r>
            <w:r>
              <w:rPr>
                <w:rStyle w:val="Hyperlink"/>
                <w:rFonts w:ascii="Calibri" w:hAnsi="Calibri" w:cs="Calibri"/>
                <w:rPrChange w:author="Neeraj Durgapal" w:date="2024-08-28T03:49:00Z" w:id="2777">
                  <w:rPr>
                    <w:rStyle w:val="Hyperlink"/>
                  </w:rPr>
                </w:rPrChange>
              </w:rPr>
              <w:instrText xml:space="preserve"> </w:instrText>
            </w:r>
            <w:r>
              <w:rPr>
                <w:rFonts w:ascii="Calibri" w:hAnsi="Calibri" w:cs="Calibri"/>
                <w:rPrChange w:author="Neeraj Durgapal" w:date="2024-08-28T03:49:00Z" w:id="2778">
                  <w:rPr/>
                </w:rPrChange>
              </w:rPr>
              <w:instrText>HYPERLINK \l "_Toc175662518"</w:instrText>
            </w:r>
            <w:r>
              <w:rPr>
                <w:rStyle w:val="Hyperlink"/>
                <w:rFonts w:ascii="Calibri" w:hAnsi="Calibri" w:cs="Calibri"/>
                <w:rPrChange w:author="Neeraj Durgapal" w:date="2024-08-28T03:49:00Z" w:id="2779">
                  <w:rPr>
                    <w:rStyle w:val="Hyperlink"/>
                  </w:rPr>
                </w:rPrChange>
              </w:rPr>
              <w:instrText xml:space="preserve"> </w:instrText>
            </w:r>
            <w:r>
              <w:rPr>
                <w:rStyle w:val="Hyperlink"/>
                <w:rFonts w:ascii="Calibri" w:hAnsi="Calibri" w:cs="Calibri"/>
                <w:rPrChange w:author="Neeraj Durgapal" w:date="2024-08-28T03:49:00Z" w:id="2780">
                  <w:rPr>
                    <w:rStyle w:val="Hyperlink"/>
                  </w:rPr>
                </w:rPrChange>
              </w:rPr>
              <w:fldChar w:fldCharType="separate"/>
            </w:r>
            <w:r>
              <w:rPr>
                <w:rStyle w:val="Hyperlink"/>
                <w:rFonts w:ascii="Calibri" w:hAnsi="Calibri" w:eastAsia="Aptos Display" w:cs="Calibri"/>
              </w:rPr>
              <w:t xml:space="preserve">8.3.6- </w:t>
            </w:r>
            <w:r>
              <w:rPr>
                <w:rStyle w:val="Hyperlink"/>
                <w:rFonts w:ascii="Calibri" w:hAnsi="Calibri" w:eastAsia="Aptos" w:cs="Calibri"/>
              </w:rPr>
              <w:t>Payments Report</w:t>
            </w:r>
            <w:r>
              <w:rPr>
                <w:rFonts w:ascii="Calibri" w:hAnsi="Calibri" w:cs="Calibri"/>
                <w:rPrChange w:author="Neeraj Durgapal" w:date="2024-08-28T03:49:00Z" w:id="2781">
                  <w:rPr/>
                </w:rPrChange>
              </w:rPr>
              <w:tab/>
            </w:r>
            <w:r>
              <w:rPr>
                <w:rFonts w:ascii="Calibri" w:hAnsi="Calibri" w:cs="Calibri"/>
                <w:rPrChange w:author="Neeraj Durgapal" w:date="2024-08-28T03:49:00Z" w:id="2782">
                  <w:rPr/>
                </w:rPrChange>
              </w:rPr>
              <w:fldChar w:fldCharType="begin"/>
            </w:r>
            <w:r>
              <w:rPr>
                <w:rFonts w:ascii="Calibri" w:hAnsi="Calibri" w:cs="Calibri"/>
                <w:rPrChange w:author="Neeraj Durgapal" w:date="2024-08-28T03:49:00Z" w:id="2783">
                  <w:rPr/>
                </w:rPrChange>
              </w:rPr>
              <w:instrText xml:space="preserve"> PAGEREF _Toc175662518 \h </w:instrText>
            </w:r>
          </w:ins>
          <w:r>
            <w:rPr>
              <w:rFonts w:ascii="Calibri" w:hAnsi="Calibri" w:cs="Calibri"/>
              <w:rPrChange w:author="Neeraj Durgapal" w:date="2024-08-28T03:49:00Z" w:id="2784">
                <w:rPr>
                  <w:rFonts w:ascii="Calibri" w:hAnsi="Calibri" w:cs="Calibri"/>
                </w:rPr>
              </w:rPrChange>
            </w:rPr>
          </w:r>
          <w:ins w:author="Shubhankar Ghosh" w:date="2024-08-27T14:45:00Z" w:id="2785">
            <w:r>
              <w:rPr>
                <w:rFonts w:ascii="Calibri" w:hAnsi="Calibri" w:cs="Calibri"/>
                <w:rPrChange w:author="Neeraj Durgapal" w:date="2024-08-28T03:49:00Z" w:id="2786">
                  <w:rPr/>
                </w:rPrChange>
              </w:rPr>
              <w:fldChar w:fldCharType="separate"/>
            </w:r>
            <w:r>
              <w:rPr>
                <w:rFonts w:ascii="Calibri" w:hAnsi="Calibri" w:cs="Calibri"/>
                <w:rPrChange w:author="Neeraj Durgapal" w:date="2024-08-28T03:49:00Z" w:id="2787">
                  <w:rPr/>
                </w:rPrChange>
              </w:rPr>
              <w:t>34</w:t>
            </w:r>
            <w:r>
              <w:rPr>
                <w:rFonts w:ascii="Calibri" w:hAnsi="Calibri" w:cs="Calibri"/>
                <w:rPrChange w:author="Neeraj Durgapal" w:date="2024-08-28T03:49:00Z" w:id="2788">
                  <w:rPr/>
                </w:rPrChange>
              </w:rPr>
              <w:fldChar w:fldCharType="end"/>
            </w:r>
            <w:r>
              <w:rPr>
                <w:rStyle w:val="Hyperlink"/>
                <w:rFonts w:ascii="Calibri" w:hAnsi="Calibri" w:cs="Calibri"/>
                <w:rPrChange w:author="Neeraj Durgapal" w:date="2024-08-28T03:49:00Z" w:id="2789">
                  <w:rPr>
                    <w:rStyle w:val="Hyperlink"/>
                  </w:rPr>
                </w:rPrChange>
              </w:rPr>
              <w:fldChar w:fldCharType="end"/>
            </w:r>
          </w:ins>
        </w:p>
        <w:p w:rsidRPr="00E403D6" w:rsidR="00E403D6" w:rsidRDefault="00287800" w14:paraId="12A16AE9" w14:textId="77777777">
          <w:pPr>
            <w:pStyle w:val="TOC5"/>
            <w:tabs>
              <w:tab w:val="right" w:leader="dot" w:pos="9350"/>
            </w:tabs>
            <w:rPr>
              <w:ins w:author="Shubhankar Ghosh" w:date="2024-08-27T14:45:00Z" w:id="2790"/>
              <w:rFonts w:ascii="Calibri" w:hAnsi="Calibri" w:cs="Calibri"/>
              <w:lang w:val="en-IN" w:eastAsia="en-IN" w:bidi="mr-IN"/>
              <w:rPrChange w:author="Neeraj Durgapal" w:date="2024-08-28T03:49:00Z" w:id="2791">
                <w:rPr>
                  <w:ins w:author="Shubhankar Ghosh" w:date="2024-08-27T14:45:00Z" w:id="2792"/>
                  <w:rFonts w:cs="Mangal"/>
                  <w:sz w:val="22"/>
                  <w:szCs w:val="20"/>
                  <w:lang w:val="en-IN" w:eastAsia="en-IN" w:bidi="mr-IN"/>
                </w:rPr>
              </w:rPrChange>
            </w:rPr>
          </w:pPr>
          <w:ins w:author="Shubhankar Ghosh" w:date="2024-08-27T14:45:00Z" w:id="2793">
            <w:r>
              <w:rPr>
                <w:rStyle w:val="Hyperlink"/>
                <w:rFonts w:ascii="Calibri" w:hAnsi="Calibri" w:cs="Calibri"/>
                <w:rPrChange w:author="Neeraj Durgapal" w:date="2024-08-28T03:49:00Z" w:id="2794">
                  <w:rPr>
                    <w:rStyle w:val="Hyperlink"/>
                  </w:rPr>
                </w:rPrChange>
              </w:rPr>
              <w:fldChar w:fldCharType="begin"/>
            </w:r>
            <w:r>
              <w:rPr>
                <w:rStyle w:val="Hyperlink"/>
                <w:rFonts w:ascii="Calibri" w:hAnsi="Calibri" w:cs="Calibri"/>
                <w:rPrChange w:author="Neeraj Durgapal" w:date="2024-08-28T03:49:00Z" w:id="2795">
                  <w:rPr>
                    <w:rStyle w:val="Hyperlink"/>
                  </w:rPr>
                </w:rPrChange>
              </w:rPr>
              <w:instrText xml:space="preserve"> </w:instrText>
            </w:r>
            <w:r>
              <w:rPr>
                <w:rFonts w:ascii="Calibri" w:hAnsi="Calibri" w:cs="Calibri"/>
                <w:rPrChange w:author="Neeraj Durgapal" w:date="2024-08-28T03:49:00Z" w:id="2796">
                  <w:rPr/>
                </w:rPrChange>
              </w:rPr>
              <w:instrText>HYPERLINK \l "_Toc175662519"</w:instrText>
            </w:r>
            <w:r>
              <w:rPr>
                <w:rStyle w:val="Hyperlink"/>
                <w:rFonts w:ascii="Calibri" w:hAnsi="Calibri" w:cs="Calibri"/>
                <w:rPrChange w:author="Neeraj Durgapal" w:date="2024-08-28T03:49:00Z" w:id="2797">
                  <w:rPr>
                    <w:rStyle w:val="Hyperlink"/>
                  </w:rPr>
                </w:rPrChange>
              </w:rPr>
              <w:instrText xml:space="preserve"> </w:instrText>
            </w:r>
            <w:r>
              <w:rPr>
                <w:rStyle w:val="Hyperlink"/>
                <w:rFonts w:ascii="Calibri" w:hAnsi="Calibri" w:cs="Calibri"/>
                <w:rPrChange w:author="Neeraj Durgapal" w:date="2024-08-28T03:49:00Z" w:id="2798">
                  <w:rPr>
                    <w:rStyle w:val="Hyperlink"/>
                  </w:rPr>
                </w:rPrChange>
              </w:rPr>
              <w:fldChar w:fldCharType="separate"/>
            </w:r>
            <w:r>
              <w:rPr>
                <w:rStyle w:val="Hyperlink"/>
                <w:rFonts w:ascii="Calibri" w:hAnsi="Calibri" w:eastAsia="Aptos Display" w:cs="Calibri"/>
              </w:rPr>
              <w:t xml:space="preserve">8.3.6.1 – </w:t>
            </w:r>
            <w:r>
              <w:rPr>
                <w:rStyle w:val="Hyperlink"/>
                <w:rFonts w:ascii="Calibri" w:hAnsi="Calibri" w:eastAsia="Aptos" w:cs="Calibri"/>
              </w:rPr>
              <w:t>Payment Summary</w:t>
            </w:r>
            <w:r>
              <w:rPr>
                <w:rFonts w:ascii="Calibri" w:hAnsi="Calibri" w:cs="Calibri"/>
                <w:rPrChange w:author="Neeraj Durgapal" w:date="2024-08-28T03:49:00Z" w:id="2799">
                  <w:rPr/>
                </w:rPrChange>
              </w:rPr>
              <w:tab/>
            </w:r>
            <w:r>
              <w:rPr>
                <w:rFonts w:ascii="Calibri" w:hAnsi="Calibri" w:cs="Calibri"/>
                <w:rPrChange w:author="Neeraj Durgapal" w:date="2024-08-28T03:49:00Z" w:id="2800">
                  <w:rPr/>
                </w:rPrChange>
              </w:rPr>
              <w:fldChar w:fldCharType="begin"/>
            </w:r>
            <w:r>
              <w:rPr>
                <w:rFonts w:ascii="Calibri" w:hAnsi="Calibri" w:cs="Calibri"/>
                <w:rPrChange w:author="Neeraj Durgapal" w:date="2024-08-28T03:49:00Z" w:id="2801">
                  <w:rPr/>
                </w:rPrChange>
              </w:rPr>
              <w:instrText xml:space="preserve"> PAGEREF _Toc175662519 \h </w:instrText>
            </w:r>
          </w:ins>
          <w:r>
            <w:rPr>
              <w:rFonts w:ascii="Calibri" w:hAnsi="Calibri" w:cs="Calibri"/>
              <w:rPrChange w:author="Neeraj Durgapal" w:date="2024-08-28T03:49:00Z" w:id="2802">
                <w:rPr>
                  <w:rFonts w:ascii="Calibri" w:hAnsi="Calibri" w:cs="Calibri"/>
                </w:rPr>
              </w:rPrChange>
            </w:rPr>
          </w:r>
          <w:ins w:author="Shubhankar Ghosh" w:date="2024-08-27T14:45:00Z" w:id="2803">
            <w:r>
              <w:rPr>
                <w:rFonts w:ascii="Calibri" w:hAnsi="Calibri" w:cs="Calibri"/>
                <w:rPrChange w:author="Neeraj Durgapal" w:date="2024-08-28T03:49:00Z" w:id="2804">
                  <w:rPr/>
                </w:rPrChange>
              </w:rPr>
              <w:fldChar w:fldCharType="separate"/>
            </w:r>
            <w:r>
              <w:rPr>
                <w:rFonts w:ascii="Calibri" w:hAnsi="Calibri" w:cs="Calibri"/>
                <w:rPrChange w:author="Neeraj Durgapal" w:date="2024-08-28T03:49:00Z" w:id="2805">
                  <w:rPr/>
                </w:rPrChange>
              </w:rPr>
              <w:t>34</w:t>
            </w:r>
            <w:r>
              <w:rPr>
                <w:rFonts w:ascii="Calibri" w:hAnsi="Calibri" w:cs="Calibri"/>
                <w:rPrChange w:author="Neeraj Durgapal" w:date="2024-08-28T03:49:00Z" w:id="2806">
                  <w:rPr/>
                </w:rPrChange>
              </w:rPr>
              <w:fldChar w:fldCharType="end"/>
            </w:r>
            <w:r>
              <w:rPr>
                <w:rStyle w:val="Hyperlink"/>
                <w:rFonts w:ascii="Calibri" w:hAnsi="Calibri" w:cs="Calibri"/>
                <w:rPrChange w:author="Neeraj Durgapal" w:date="2024-08-28T03:49:00Z" w:id="2807">
                  <w:rPr>
                    <w:rStyle w:val="Hyperlink"/>
                  </w:rPr>
                </w:rPrChange>
              </w:rPr>
              <w:fldChar w:fldCharType="end"/>
            </w:r>
          </w:ins>
        </w:p>
        <w:p w:rsidRPr="00E403D6" w:rsidR="00E403D6" w:rsidRDefault="00287800" w14:paraId="558F1C86" w14:textId="77777777">
          <w:pPr>
            <w:pStyle w:val="TOC5"/>
            <w:tabs>
              <w:tab w:val="right" w:leader="dot" w:pos="9350"/>
            </w:tabs>
            <w:rPr>
              <w:ins w:author="Shubhankar Ghosh" w:date="2024-08-27T14:45:00Z" w:id="2808"/>
              <w:rFonts w:ascii="Calibri" w:hAnsi="Calibri" w:cs="Calibri"/>
              <w:lang w:val="en-IN" w:eastAsia="en-IN" w:bidi="mr-IN"/>
              <w:rPrChange w:author="Neeraj Durgapal" w:date="2024-08-28T03:49:00Z" w:id="2809">
                <w:rPr>
                  <w:ins w:author="Shubhankar Ghosh" w:date="2024-08-27T14:45:00Z" w:id="2810"/>
                  <w:rFonts w:cs="Mangal"/>
                  <w:sz w:val="22"/>
                  <w:szCs w:val="20"/>
                  <w:lang w:val="en-IN" w:eastAsia="en-IN" w:bidi="mr-IN"/>
                </w:rPr>
              </w:rPrChange>
            </w:rPr>
          </w:pPr>
          <w:ins w:author="Shubhankar Ghosh" w:date="2024-08-27T14:45:00Z" w:id="2811">
            <w:r>
              <w:rPr>
                <w:rStyle w:val="Hyperlink"/>
                <w:rFonts w:ascii="Calibri" w:hAnsi="Calibri" w:cs="Calibri"/>
                <w:rPrChange w:author="Neeraj Durgapal" w:date="2024-08-28T03:49:00Z" w:id="2812">
                  <w:rPr>
                    <w:rStyle w:val="Hyperlink"/>
                  </w:rPr>
                </w:rPrChange>
              </w:rPr>
              <w:fldChar w:fldCharType="begin"/>
            </w:r>
            <w:r>
              <w:rPr>
                <w:rStyle w:val="Hyperlink"/>
                <w:rFonts w:ascii="Calibri" w:hAnsi="Calibri" w:cs="Calibri"/>
                <w:rPrChange w:author="Neeraj Durgapal" w:date="2024-08-28T03:49:00Z" w:id="2813">
                  <w:rPr>
                    <w:rStyle w:val="Hyperlink"/>
                  </w:rPr>
                </w:rPrChange>
              </w:rPr>
              <w:instrText xml:space="preserve"> </w:instrText>
            </w:r>
            <w:r>
              <w:rPr>
                <w:rFonts w:ascii="Calibri" w:hAnsi="Calibri" w:cs="Calibri"/>
                <w:rPrChange w:author="Neeraj Durgapal" w:date="2024-08-28T03:49:00Z" w:id="2814">
                  <w:rPr/>
                </w:rPrChange>
              </w:rPr>
              <w:instrText>HYPERLINK \l "_Toc175662520"</w:instrText>
            </w:r>
            <w:r>
              <w:rPr>
                <w:rStyle w:val="Hyperlink"/>
                <w:rFonts w:ascii="Calibri" w:hAnsi="Calibri" w:cs="Calibri"/>
                <w:rPrChange w:author="Neeraj Durgapal" w:date="2024-08-28T03:49:00Z" w:id="2815">
                  <w:rPr>
                    <w:rStyle w:val="Hyperlink"/>
                  </w:rPr>
                </w:rPrChange>
              </w:rPr>
              <w:instrText xml:space="preserve"> </w:instrText>
            </w:r>
            <w:r>
              <w:rPr>
                <w:rStyle w:val="Hyperlink"/>
                <w:rFonts w:ascii="Calibri" w:hAnsi="Calibri" w:cs="Calibri"/>
                <w:rPrChange w:author="Neeraj Durgapal" w:date="2024-08-28T03:49:00Z" w:id="2816">
                  <w:rPr>
                    <w:rStyle w:val="Hyperlink"/>
                  </w:rPr>
                </w:rPrChange>
              </w:rPr>
              <w:fldChar w:fldCharType="separate"/>
            </w:r>
            <w:r>
              <w:rPr>
                <w:rStyle w:val="Hyperlink"/>
                <w:rFonts w:ascii="Calibri" w:hAnsi="Calibri" w:eastAsia="Aptos Display" w:cs="Calibri"/>
              </w:rPr>
              <w:t xml:space="preserve">8.3.6.2 – </w:t>
            </w:r>
            <w:r>
              <w:rPr>
                <w:rStyle w:val="Hyperlink"/>
                <w:rFonts w:ascii="Calibri" w:hAnsi="Calibri" w:eastAsia="Aptos" w:cs="Calibri"/>
              </w:rPr>
              <w:t>Payment Method Analysis</w:t>
            </w:r>
            <w:r>
              <w:rPr>
                <w:rFonts w:ascii="Calibri" w:hAnsi="Calibri" w:cs="Calibri"/>
                <w:rPrChange w:author="Neeraj Durgapal" w:date="2024-08-28T03:49:00Z" w:id="2817">
                  <w:rPr/>
                </w:rPrChange>
              </w:rPr>
              <w:tab/>
            </w:r>
            <w:r>
              <w:rPr>
                <w:rFonts w:ascii="Calibri" w:hAnsi="Calibri" w:cs="Calibri"/>
                <w:rPrChange w:author="Neeraj Durgapal" w:date="2024-08-28T03:49:00Z" w:id="2818">
                  <w:rPr/>
                </w:rPrChange>
              </w:rPr>
              <w:fldChar w:fldCharType="begin"/>
            </w:r>
            <w:r>
              <w:rPr>
                <w:rFonts w:ascii="Calibri" w:hAnsi="Calibri" w:cs="Calibri"/>
                <w:rPrChange w:author="Neeraj Durgapal" w:date="2024-08-28T03:49:00Z" w:id="2819">
                  <w:rPr/>
                </w:rPrChange>
              </w:rPr>
              <w:instrText xml:space="preserve"> PAGEREF _Toc175662520 \h </w:instrText>
            </w:r>
          </w:ins>
          <w:r>
            <w:rPr>
              <w:rFonts w:ascii="Calibri" w:hAnsi="Calibri" w:cs="Calibri"/>
              <w:rPrChange w:author="Neeraj Durgapal" w:date="2024-08-28T03:49:00Z" w:id="2820">
                <w:rPr>
                  <w:rFonts w:ascii="Calibri" w:hAnsi="Calibri" w:cs="Calibri"/>
                </w:rPr>
              </w:rPrChange>
            </w:rPr>
          </w:r>
          <w:ins w:author="Shubhankar Ghosh" w:date="2024-08-27T14:45:00Z" w:id="2821">
            <w:r>
              <w:rPr>
                <w:rFonts w:ascii="Calibri" w:hAnsi="Calibri" w:cs="Calibri"/>
                <w:rPrChange w:author="Neeraj Durgapal" w:date="2024-08-28T03:49:00Z" w:id="2822">
                  <w:rPr/>
                </w:rPrChange>
              </w:rPr>
              <w:fldChar w:fldCharType="separate"/>
            </w:r>
            <w:r>
              <w:rPr>
                <w:rFonts w:ascii="Calibri" w:hAnsi="Calibri" w:cs="Calibri"/>
                <w:rPrChange w:author="Neeraj Durgapal" w:date="2024-08-28T03:49:00Z" w:id="2823">
                  <w:rPr/>
                </w:rPrChange>
              </w:rPr>
              <w:t>34</w:t>
            </w:r>
            <w:r>
              <w:rPr>
                <w:rFonts w:ascii="Calibri" w:hAnsi="Calibri" w:cs="Calibri"/>
                <w:rPrChange w:author="Neeraj Durgapal" w:date="2024-08-28T03:49:00Z" w:id="2824">
                  <w:rPr/>
                </w:rPrChange>
              </w:rPr>
              <w:fldChar w:fldCharType="end"/>
            </w:r>
            <w:r>
              <w:rPr>
                <w:rStyle w:val="Hyperlink"/>
                <w:rFonts w:ascii="Calibri" w:hAnsi="Calibri" w:cs="Calibri"/>
                <w:rPrChange w:author="Neeraj Durgapal" w:date="2024-08-28T03:49:00Z" w:id="2825">
                  <w:rPr>
                    <w:rStyle w:val="Hyperlink"/>
                  </w:rPr>
                </w:rPrChange>
              </w:rPr>
              <w:fldChar w:fldCharType="end"/>
            </w:r>
          </w:ins>
        </w:p>
        <w:p w:rsidRPr="00E403D6" w:rsidR="00E403D6" w:rsidRDefault="00287800" w14:paraId="6E461D24" w14:textId="77777777">
          <w:pPr>
            <w:pStyle w:val="TOC5"/>
            <w:tabs>
              <w:tab w:val="right" w:leader="dot" w:pos="9350"/>
            </w:tabs>
            <w:rPr>
              <w:ins w:author="Shubhankar Ghosh" w:date="2024-08-27T14:45:00Z" w:id="2826"/>
              <w:rFonts w:ascii="Calibri" w:hAnsi="Calibri" w:cs="Calibri"/>
              <w:lang w:val="en-IN" w:eastAsia="en-IN" w:bidi="mr-IN"/>
              <w:rPrChange w:author="Neeraj Durgapal" w:date="2024-08-28T03:49:00Z" w:id="2827">
                <w:rPr>
                  <w:ins w:author="Shubhankar Ghosh" w:date="2024-08-27T14:45:00Z" w:id="2828"/>
                  <w:rFonts w:cs="Mangal"/>
                  <w:sz w:val="22"/>
                  <w:szCs w:val="20"/>
                  <w:lang w:val="en-IN" w:eastAsia="en-IN" w:bidi="mr-IN"/>
                </w:rPr>
              </w:rPrChange>
            </w:rPr>
          </w:pPr>
          <w:ins w:author="Shubhankar Ghosh" w:date="2024-08-27T14:45:00Z" w:id="2829">
            <w:r>
              <w:rPr>
                <w:rStyle w:val="Hyperlink"/>
                <w:rFonts w:ascii="Calibri" w:hAnsi="Calibri" w:cs="Calibri"/>
                <w:rPrChange w:author="Neeraj Durgapal" w:date="2024-08-28T03:49:00Z" w:id="2830">
                  <w:rPr>
                    <w:rStyle w:val="Hyperlink"/>
                  </w:rPr>
                </w:rPrChange>
              </w:rPr>
              <w:fldChar w:fldCharType="begin"/>
            </w:r>
            <w:r>
              <w:rPr>
                <w:rStyle w:val="Hyperlink"/>
                <w:rFonts w:ascii="Calibri" w:hAnsi="Calibri" w:cs="Calibri"/>
                <w:rPrChange w:author="Neeraj Durgapal" w:date="2024-08-28T03:49:00Z" w:id="2831">
                  <w:rPr>
                    <w:rStyle w:val="Hyperlink"/>
                  </w:rPr>
                </w:rPrChange>
              </w:rPr>
              <w:instrText xml:space="preserve"> </w:instrText>
            </w:r>
            <w:r>
              <w:rPr>
                <w:rFonts w:ascii="Calibri" w:hAnsi="Calibri" w:cs="Calibri"/>
                <w:rPrChange w:author="Neeraj Durgapal" w:date="2024-08-28T03:49:00Z" w:id="2832">
                  <w:rPr/>
                </w:rPrChange>
              </w:rPr>
              <w:instrText>HYPERLINK \l "_Toc175662521"</w:instrText>
            </w:r>
            <w:r>
              <w:rPr>
                <w:rStyle w:val="Hyperlink"/>
                <w:rFonts w:ascii="Calibri" w:hAnsi="Calibri" w:cs="Calibri"/>
                <w:rPrChange w:author="Neeraj Durgapal" w:date="2024-08-28T03:49:00Z" w:id="2833">
                  <w:rPr>
                    <w:rStyle w:val="Hyperlink"/>
                  </w:rPr>
                </w:rPrChange>
              </w:rPr>
              <w:instrText xml:space="preserve"> </w:instrText>
            </w:r>
            <w:r>
              <w:rPr>
                <w:rStyle w:val="Hyperlink"/>
                <w:rFonts w:ascii="Calibri" w:hAnsi="Calibri" w:cs="Calibri"/>
                <w:rPrChange w:author="Neeraj Durgapal" w:date="2024-08-28T03:49:00Z" w:id="2834">
                  <w:rPr>
                    <w:rStyle w:val="Hyperlink"/>
                  </w:rPr>
                </w:rPrChange>
              </w:rPr>
              <w:fldChar w:fldCharType="separate"/>
            </w:r>
            <w:r>
              <w:rPr>
                <w:rStyle w:val="Hyperlink"/>
                <w:rFonts w:ascii="Calibri" w:hAnsi="Calibri" w:eastAsia="Aptos Display" w:cs="Calibri"/>
              </w:rPr>
              <w:t xml:space="preserve">8.3.6.3 – </w:t>
            </w:r>
            <w:r>
              <w:rPr>
                <w:rStyle w:val="Hyperlink"/>
                <w:rFonts w:ascii="Calibri" w:hAnsi="Calibri" w:eastAsia="Aptos" w:cs="Calibri"/>
              </w:rPr>
              <w:t>Reconciliation Status</w:t>
            </w:r>
            <w:r>
              <w:rPr>
                <w:rFonts w:ascii="Calibri" w:hAnsi="Calibri" w:cs="Calibri"/>
                <w:rPrChange w:author="Neeraj Durgapal" w:date="2024-08-28T03:49:00Z" w:id="2835">
                  <w:rPr/>
                </w:rPrChange>
              </w:rPr>
              <w:tab/>
            </w:r>
            <w:r>
              <w:rPr>
                <w:rFonts w:ascii="Calibri" w:hAnsi="Calibri" w:cs="Calibri"/>
                <w:rPrChange w:author="Neeraj Durgapal" w:date="2024-08-28T03:49:00Z" w:id="2836">
                  <w:rPr/>
                </w:rPrChange>
              </w:rPr>
              <w:fldChar w:fldCharType="begin"/>
            </w:r>
            <w:r>
              <w:rPr>
                <w:rFonts w:ascii="Calibri" w:hAnsi="Calibri" w:cs="Calibri"/>
                <w:rPrChange w:author="Neeraj Durgapal" w:date="2024-08-28T03:49:00Z" w:id="2837">
                  <w:rPr/>
                </w:rPrChange>
              </w:rPr>
              <w:instrText xml:space="preserve"> PAGEREF _Toc175662521 \h </w:instrText>
            </w:r>
          </w:ins>
          <w:r>
            <w:rPr>
              <w:rFonts w:ascii="Calibri" w:hAnsi="Calibri" w:cs="Calibri"/>
              <w:rPrChange w:author="Neeraj Durgapal" w:date="2024-08-28T03:49:00Z" w:id="2838">
                <w:rPr>
                  <w:rFonts w:ascii="Calibri" w:hAnsi="Calibri" w:cs="Calibri"/>
                </w:rPr>
              </w:rPrChange>
            </w:rPr>
          </w:r>
          <w:ins w:author="Shubhankar Ghosh" w:date="2024-08-27T14:45:00Z" w:id="2839">
            <w:r>
              <w:rPr>
                <w:rFonts w:ascii="Calibri" w:hAnsi="Calibri" w:cs="Calibri"/>
                <w:rPrChange w:author="Neeraj Durgapal" w:date="2024-08-28T03:49:00Z" w:id="2840">
                  <w:rPr/>
                </w:rPrChange>
              </w:rPr>
              <w:fldChar w:fldCharType="separate"/>
            </w:r>
            <w:r>
              <w:rPr>
                <w:rFonts w:ascii="Calibri" w:hAnsi="Calibri" w:cs="Calibri"/>
                <w:rPrChange w:author="Neeraj Durgapal" w:date="2024-08-28T03:49:00Z" w:id="2841">
                  <w:rPr/>
                </w:rPrChange>
              </w:rPr>
              <w:t>34</w:t>
            </w:r>
            <w:r>
              <w:rPr>
                <w:rFonts w:ascii="Calibri" w:hAnsi="Calibri" w:cs="Calibri"/>
                <w:rPrChange w:author="Neeraj Durgapal" w:date="2024-08-28T03:49:00Z" w:id="2842">
                  <w:rPr/>
                </w:rPrChange>
              </w:rPr>
              <w:fldChar w:fldCharType="end"/>
            </w:r>
            <w:r>
              <w:rPr>
                <w:rStyle w:val="Hyperlink"/>
                <w:rFonts w:ascii="Calibri" w:hAnsi="Calibri" w:cs="Calibri"/>
                <w:rPrChange w:author="Neeraj Durgapal" w:date="2024-08-28T03:49:00Z" w:id="2843">
                  <w:rPr>
                    <w:rStyle w:val="Hyperlink"/>
                  </w:rPr>
                </w:rPrChange>
              </w:rPr>
              <w:fldChar w:fldCharType="end"/>
            </w:r>
          </w:ins>
        </w:p>
        <w:p w:rsidRPr="00E403D6" w:rsidR="00E403D6" w:rsidRDefault="00287800" w14:paraId="12D8CD77" w14:textId="77777777">
          <w:pPr>
            <w:pStyle w:val="TOC4"/>
            <w:tabs>
              <w:tab w:val="right" w:leader="dot" w:pos="9350"/>
            </w:tabs>
            <w:rPr>
              <w:ins w:author="Shubhankar Ghosh" w:date="2024-08-27T14:45:00Z" w:id="2844"/>
              <w:rFonts w:ascii="Calibri" w:hAnsi="Calibri" w:cs="Calibri"/>
              <w:lang w:val="en-IN" w:eastAsia="en-IN" w:bidi="mr-IN"/>
              <w:rPrChange w:author="Neeraj Durgapal" w:date="2024-08-28T03:49:00Z" w:id="2845">
                <w:rPr>
                  <w:ins w:author="Shubhankar Ghosh" w:date="2024-08-27T14:45:00Z" w:id="2846"/>
                  <w:rFonts w:cs="Mangal"/>
                  <w:sz w:val="22"/>
                  <w:szCs w:val="20"/>
                  <w:lang w:val="en-IN" w:eastAsia="en-IN" w:bidi="mr-IN"/>
                </w:rPr>
              </w:rPrChange>
            </w:rPr>
          </w:pPr>
          <w:ins w:author="Shubhankar Ghosh" w:date="2024-08-27T14:45:00Z" w:id="2847">
            <w:r>
              <w:rPr>
                <w:rStyle w:val="Hyperlink"/>
                <w:rFonts w:ascii="Calibri" w:hAnsi="Calibri" w:cs="Calibri"/>
                <w:rPrChange w:author="Neeraj Durgapal" w:date="2024-08-28T03:49:00Z" w:id="2848">
                  <w:rPr>
                    <w:rStyle w:val="Hyperlink"/>
                  </w:rPr>
                </w:rPrChange>
              </w:rPr>
              <w:fldChar w:fldCharType="begin"/>
            </w:r>
            <w:r>
              <w:rPr>
                <w:rStyle w:val="Hyperlink"/>
                <w:rFonts w:ascii="Calibri" w:hAnsi="Calibri" w:cs="Calibri"/>
                <w:rPrChange w:author="Neeraj Durgapal" w:date="2024-08-28T03:49:00Z" w:id="2849">
                  <w:rPr>
                    <w:rStyle w:val="Hyperlink"/>
                  </w:rPr>
                </w:rPrChange>
              </w:rPr>
              <w:instrText xml:space="preserve"> </w:instrText>
            </w:r>
            <w:r>
              <w:rPr>
                <w:rFonts w:ascii="Calibri" w:hAnsi="Calibri" w:cs="Calibri"/>
                <w:rPrChange w:author="Neeraj Durgapal" w:date="2024-08-28T03:49:00Z" w:id="2850">
                  <w:rPr/>
                </w:rPrChange>
              </w:rPr>
              <w:instrText>HYPERLINK \l "_Toc175662522"</w:instrText>
            </w:r>
            <w:r>
              <w:rPr>
                <w:rStyle w:val="Hyperlink"/>
                <w:rFonts w:ascii="Calibri" w:hAnsi="Calibri" w:cs="Calibri"/>
                <w:rPrChange w:author="Neeraj Durgapal" w:date="2024-08-28T03:49:00Z" w:id="2851">
                  <w:rPr>
                    <w:rStyle w:val="Hyperlink"/>
                  </w:rPr>
                </w:rPrChange>
              </w:rPr>
              <w:instrText xml:space="preserve"> </w:instrText>
            </w:r>
            <w:r>
              <w:rPr>
                <w:rStyle w:val="Hyperlink"/>
                <w:rFonts w:ascii="Calibri" w:hAnsi="Calibri" w:cs="Calibri"/>
                <w:rPrChange w:author="Neeraj Durgapal" w:date="2024-08-28T03:49:00Z" w:id="2852">
                  <w:rPr>
                    <w:rStyle w:val="Hyperlink"/>
                  </w:rPr>
                </w:rPrChange>
              </w:rPr>
              <w:fldChar w:fldCharType="separate"/>
            </w:r>
            <w:r>
              <w:rPr>
                <w:rStyle w:val="Hyperlink"/>
                <w:rFonts w:ascii="Calibri" w:hAnsi="Calibri" w:eastAsia="Aptos Display" w:cs="Calibri"/>
              </w:rPr>
              <w:t xml:space="preserve">8.3.7- </w:t>
            </w:r>
            <w:r>
              <w:rPr>
                <w:rStyle w:val="Hyperlink"/>
                <w:rFonts w:ascii="Calibri" w:hAnsi="Calibri" w:eastAsia="Aptos" w:cs="Calibri"/>
              </w:rPr>
              <w:t>Chargeback Report</w:t>
            </w:r>
            <w:r>
              <w:rPr>
                <w:rFonts w:ascii="Calibri" w:hAnsi="Calibri" w:cs="Calibri"/>
                <w:rPrChange w:author="Neeraj Durgapal" w:date="2024-08-28T03:49:00Z" w:id="2853">
                  <w:rPr/>
                </w:rPrChange>
              </w:rPr>
              <w:tab/>
            </w:r>
            <w:r>
              <w:rPr>
                <w:rFonts w:ascii="Calibri" w:hAnsi="Calibri" w:cs="Calibri"/>
                <w:rPrChange w:author="Neeraj Durgapal" w:date="2024-08-28T03:49:00Z" w:id="2854">
                  <w:rPr/>
                </w:rPrChange>
              </w:rPr>
              <w:fldChar w:fldCharType="begin"/>
            </w:r>
            <w:r>
              <w:rPr>
                <w:rFonts w:ascii="Calibri" w:hAnsi="Calibri" w:cs="Calibri"/>
                <w:rPrChange w:author="Neeraj Durgapal" w:date="2024-08-28T03:49:00Z" w:id="2855">
                  <w:rPr/>
                </w:rPrChange>
              </w:rPr>
              <w:instrText xml:space="preserve"> PAGEREF _Toc175662522 \h </w:instrText>
            </w:r>
          </w:ins>
          <w:r>
            <w:rPr>
              <w:rFonts w:ascii="Calibri" w:hAnsi="Calibri" w:cs="Calibri"/>
              <w:rPrChange w:author="Neeraj Durgapal" w:date="2024-08-28T03:49:00Z" w:id="2856">
                <w:rPr>
                  <w:rFonts w:ascii="Calibri" w:hAnsi="Calibri" w:cs="Calibri"/>
                </w:rPr>
              </w:rPrChange>
            </w:rPr>
          </w:r>
          <w:ins w:author="Shubhankar Ghosh" w:date="2024-08-27T14:45:00Z" w:id="2857">
            <w:r>
              <w:rPr>
                <w:rFonts w:ascii="Calibri" w:hAnsi="Calibri" w:cs="Calibri"/>
                <w:rPrChange w:author="Neeraj Durgapal" w:date="2024-08-28T03:49:00Z" w:id="2858">
                  <w:rPr/>
                </w:rPrChange>
              </w:rPr>
              <w:fldChar w:fldCharType="separate"/>
            </w:r>
            <w:r>
              <w:rPr>
                <w:rFonts w:ascii="Calibri" w:hAnsi="Calibri" w:cs="Calibri"/>
                <w:rPrChange w:author="Neeraj Durgapal" w:date="2024-08-28T03:49:00Z" w:id="2859">
                  <w:rPr/>
                </w:rPrChange>
              </w:rPr>
              <w:t>35</w:t>
            </w:r>
            <w:r>
              <w:rPr>
                <w:rFonts w:ascii="Calibri" w:hAnsi="Calibri" w:cs="Calibri"/>
                <w:rPrChange w:author="Neeraj Durgapal" w:date="2024-08-28T03:49:00Z" w:id="2860">
                  <w:rPr/>
                </w:rPrChange>
              </w:rPr>
              <w:fldChar w:fldCharType="end"/>
            </w:r>
            <w:r>
              <w:rPr>
                <w:rStyle w:val="Hyperlink"/>
                <w:rFonts w:ascii="Calibri" w:hAnsi="Calibri" w:cs="Calibri"/>
                <w:rPrChange w:author="Neeraj Durgapal" w:date="2024-08-28T03:49:00Z" w:id="2861">
                  <w:rPr>
                    <w:rStyle w:val="Hyperlink"/>
                  </w:rPr>
                </w:rPrChange>
              </w:rPr>
              <w:fldChar w:fldCharType="end"/>
            </w:r>
          </w:ins>
        </w:p>
        <w:p w:rsidRPr="00E403D6" w:rsidR="00E403D6" w:rsidRDefault="00287800" w14:paraId="224F0A8D" w14:textId="77777777">
          <w:pPr>
            <w:pStyle w:val="TOC5"/>
            <w:tabs>
              <w:tab w:val="right" w:leader="dot" w:pos="9350"/>
            </w:tabs>
            <w:rPr>
              <w:ins w:author="Shubhankar Ghosh" w:date="2024-08-27T14:45:00Z" w:id="2862"/>
              <w:rFonts w:ascii="Calibri" w:hAnsi="Calibri" w:cs="Calibri"/>
              <w:lang w:val="en-IN" w:eastAsia="en-IN" w:bidi="mr-IN"/>
              <w:rPrChange w:author="Neeraj Durgapal" w:date="2024-08-28T03:49:00Z" w:id="2863">
                <w:rPr>
                  <w:ins w:author="Shubhankar Ghosh" w:date="2024-08-27T14:45:00Z" w:id="2864"/>
                  <w:rFonts w:cs="Mangal"/>
                  <w:sz w:val="22"/>
                  <w:szCs w:val="20"/>
                  <w:lang w:val="en-IN" w:eastAsia="en-IN" w:bidi="mr-IN"/>
                </w:rPr>
              </w:rPrChange>
            </w:rPr>
          </w:pPr>
          <w:ins w:author="Shubhankar Ghosh" w:date="2024-08-27T14:45:00Z" w:id="2865">
            <w:r>
              <w:rPr>
                <w:rStyle w:val="Hyperlink"/>
                <w:rFonts w:ascii="Calibri" w:hAnsi="Calibri" w:cs="Calibri"/>
                <w:rPrChange w:author="Neeraj Durgapal" w:date="2024-08-28T03:49:00Z" w:id="2866">
                  <w:rPr>
                    <w:rStyle w:val="Hyperlink"/>
                  </w:rPr>
                </w:rPrChange>
              </w:rPr>
              <w:fldChar w:fldCharType="begin"/>
            </w:r>
            <w:r>
              <w:rPr>
                <w:rStyle w:val="Hyperlink"/>
                <w:rFonts w:ascii="Calibri" w:hAnsi="Calibri" w:cs="Calibri"/>
                <w:rPrChange w:author="Neeraj Durgapal" w:date="2024-08-28T03:49:00Z" w:id="2867">
                  <w:rPr>
                    <w:rStyle w:val="Hyperlink"/>
                  </w:rPr>
                </w:rPrChange>
              </w:rPr>
              <w:instrText xml:space="preserve"> </w:instrText>
            </w:r>
            <w:r>
              <w:rPr>
                <w:rFonts w:ascii="Calibri" w:hAnsi="Calibri" w:cs="Calibri"/>
                <w:rPrChange w:author="Neeraj Durgapal" w:date="2024-08-28T03:49:00Z" w:id="2868">
                  <w:rPr/>
                </w:rPrChange>
              </w:rPr>
              <w:instrText>HYPERLINK \l "_Toc175662523"</w:instrText>
            </w:r>
            <w:r>
              <w:rPr>
                <w:rStyle w:val="Hyperlink"/>
                <w:rFonts w:ascii="Calibri" w:hAnsi="Calibri" w:cs="Calibri"/>
                <w:rPrChange w:author="Neeraj Durgapal" w:date="2024-08-28T03:49:00Z" w:id="2869">
                  <w:rPr>
                    <w:rStyle w:val="Hyperlink"/>
                  </w:rPr>
                </w:rPrChange>
              </w:rPr>
              <w:instrText xml:space="preserve"> </w:instrText>
            </w:r>
            <w:r>
              <w:rPr>
                <w:rStyle w:val="Hyperlink"/>
                <w:rFonts w:ascii="Calibri" w:hAnsi="Calibri" w:cs="Calibri"/>
                <w:rPrChange w:author="Neeraj Durgapal" w:date="2024-08-28T03:49:00Z" w:id="2870">
                  <w:rPr>
                    <w:rStyle w:val="Hyperlink"/>
                  </w:rPr>
                </w:rPrChange>
              </w:rPr>
              <w:fldChar w:fldCharType="separate"/>
            </w:r>
            <w:r>
              <w:rPr>
                <w:rStyle w:val="Hyperlink"/>
                <w:rFonts w:ascii="Calibri" w:hAnsi="Calibri" w:eastAsia="Aptos Display" w:cs="Calibri"/>
              </w:rPr>
              <w:t xml:space="preserve">8.3.7.1 – </w:t>
            </w:r>
            <w:r>
              <w:rPr>
                <w:rStyle w:val="Hyperlink"/>
                <w:rFonts w:ascii="Calibri" w:hAnsi="Calibri" w:eastAsia="Aptos" w:cs="Calibri"/>
              </w:rPr>
              <w:t>Chargeback Details</w:t>
            </w:r>
            <w:r>
              <w:rPr>
                <w:rFonts w:ascii="Calibri" w:hAnsi="Calibri" w:cs="Calibri"/>
                <w:rPrChange w:author="Neeraj Durgapal" w:date="2024-08-28T03:49:00Z" w:id="2871">
                  <w:rPr/>
                </w:rPrChange>
              </w:rPr>
              <w:tab/>
            </w:r>
            <w:r>
              <w:rPr>
                <w:rFonts w:ascii="Calibri" w:hAnsi="Calibri" w:cs="Calibri"/>
                <w:rPrChange w:author="Neeraj Durgapal" w:date="2024-08-28T03:49:00Z" w:id="2872">
                  <w:rPr/>
                </w:rPrChange>
              </w:rPr>
              <w:fldChar w:fldCharType="begin"/>
            </w:r>
            <w:r>
              <w:rPr>
                <w:rFonts w:ascii="Calibri" w:hAnsi="Calibri" w:cs="Calibri"/>
                <w:rPrChange w:author="Neeraj Durgapal" w:date="2024-08-28T03:49:00Z" w:id="2873">
                  <w:rPr/>
                </w:rPrChange>
              </w:rPr>
              <w:instrText xml:space="preserve"> PAGEREF _Toc175662523 \h </w:instrText>
            </w:r>
          </w:ins>
          <w:r>
            <w:rPr>
              <w:rFonts w:ascii="Calibri" w:hAnsi="Calibri" w:cs="Calibri"/>
              <w:rPrChange w:author="Neeraj Durgapal" w:date="2024-08-28T03:49:00Z" w:id="2874">
                <w:rPr>
                  <w:rFonts w:ascii="Calibri" w:hAnsi="Calibri" w:cs="Calibri"/>
                </w:rPr>
              </w:rPrChange>
            </w:rPr>
          </w:r>
          <w:ins w:author="Shubhankar Ghosh" w:date="2024-08-27T14:45:00Z" w:id="2875">
            <w:r>
              <w:rPr>
                <w:rFonts w:ascii="Calibri" w:hAnsi="Calibri" w:cs="Calibri"/>
                <w:rPrChange w:author="Neeraj Durgapal" w:date="2024-08-28T03:49:00Z" w:id="2876">
                  <w:rPr/>
                </w:rPrChange>
              </w:rPr>
              <w:fldChar w:fldCharType="separate"/>
            </w:r>
            <w:r>
              <w:rPr>
                <w:rFonts w:ascii="Calibri" w:hAnsi="Calibri" w:cs="Calibri"/>
                <w:rPrChange w:author="Neeraj Durgapal" w:date="2024-08-28T03:49:00Z" w:id="2877">
                  <w:rPr/>
                </w:rPrChange>
              </w:rPr>
              <w:t>35</w:t>
            </w:r>
            <w:r>
              <w:rPr>
                <w:rFonts w:ascii="Calibri" w:hAnsi="Calibri" w:cs="Calibri"/>
                <w:rPrChange w:author="Neeraj Durgapal" w:date="2024-08-28T03:49:00Z" w:id="2878">
                  <w:rPr/>
                </w:rPrChange>
              </w:rPr>
              <w:fldChar w:fldCharType="end"/>
            </w:r>
            <w:r>
              <w:rPr>
                <w:rStyle w:val="Hyperlink"/>
                <w:rFonts w:ascii="Calibri" w:hAnsi="Calibri" w:cs="Calibri"/>
                <w:rPrChange w:author="Neeraj Durgapal" w:date="2024-08-28T03:49:00Z" w:id="2879">
                  <w:rPr>
                    <w:rStyle w:val="Hyperlink"/>
                  </w:rPr>
                </w:rPrChange>
              </w:rPr>
              <w:fldChar w:fldCharType="end"/>
            </w:r>
          </w:ins>
        </w:p>
        <w:p w:rsidRPr="00E403D6" w:rsidR="00E403D6" w:rsidRDefault="00287800" w14:paraId="4D547F2A" w14:textId="77777777">
          <w:pPr>
            <w:pStyle w:val="TOC5"/>
            <w:tabs>
              <w:tab w:val="right" w:leader="dot" w:pos="9350"/>
            </w:tabs>
            <w:rPr>
              <w:ins w:author="Shubhankar Ghosh" w:date="2024-08-27T14:45:00Z" w:id="2880"/>
              <w:rFonts w:ascii="Calibri" w:hAnsi="Calibri" w:cs="Calibri"/>
              <w:lang w:val="en-IN" w:eastAsia="en-IN" w:bidi="mr-IN"/>
              <w:rPrChange w:author="Neeraj Durgapal" w:date="2024-08-28T03:49:00Z" w:id="2881">
                <w:rPr>
                  <w:ins w:author="Shubhankar Ghosh" w:date="2024-08-27T14:45:00Z" w:id="2882"/>
                  <w:rFonts w:cs="Mangal"/>
                  <w:sz w:val="22"/>
                  <w:szCs w:val="20"/>
                  <w:lang w:val="en-IN" w:eastAsia="en-IN" w:bidi="mr-IN"/>
                </w:rPr>
              </w:rPrChange>
            </w:rPr>
          </w:pPr>
          <w:ins w:author="Shubhankar Ghosh" w:date="2024-08-27T14:45:00Z" w:id="2883">
            <w:r>
              <w:rPr>
                <w:rStyle w:val="Hyperlink"/>
                <w:rFonts w:ascii="Calibri" w:hAnsi="Calibri" w:cs="Calibri"/>
                <w:rPrChange w:author="Neeraj Durgapal" w:date="2024-08-28T03:49:00Z" w:id="2884">
                  <w:rPr>
                    <w:rStyle w:val="Hyperlink"/>
                  </w:rPr>
                </w:rPrChange>
              </w:rPr>
              <w:fldChar w:fldCharType="begin"/>
            </w:r>
            <w:r>
              <w:rPr>
                <w:rStyle w:val="Hyperlink"/>
                <w:rFonts w:ascii="Calibri" w:hAnsi="Calibri" w:cs="Calibri"/>
                <w:rPrChange w:author="Neeraj Durgapal" w:date="2024-08-28T03:49:00Z" w:id="2885">
                  <w:rPr>
                    <w:rStyle w:val="Hyperlink"/>
                  </w:rPr>
                </w:rPrChange>
              </w:rPr>
              <w:instrText xml:space="preserve"> </w:instrText>
            </w:r>
            <w:r>
              <w:rPr>
                <w:rFonts w:ascii="Calibri" w:hAnsi="Calibri" w:cs="Calibri"/>
                <w:rPrChange w:author="Neeraj Durgapal" w:date="2024-08-28T03:49:00Z" w:id="2886">
                  <w:rPr/>
                </w:rPrChange>
              </w:rPr>
              <w:instrText>HYPERLINK \l "_Toc175662524"</w:instrText>
            </w:r>
            <w:r>
              <w:rPr>
                <w:rStyle w:val="Hyperlink"/>
                <w:rFonts w:ascii="Calibri" w:hAnsi="Calibri" w:cs="Calibri"/>
                <w:rPrChange w:author="Neeraj Durgapal" w:date="2024-08-28T03:49:00Z" w:id="2887">
                  <w:rPr>
                    <w:rStyle w:val="Hyperlink"/>
                  </w:rPr>
                </w:rPrChange>
              </w:rPr>
              <w:instrText xml:space="preserve"> </w:instrText>
            </w:r>
            <w:r>
              <w:rPr>
                <w:rStyle w:val="Hyperlink"/>
                <w:rFonts w:ascii="Calibri" w:hAnsi="Calibri" w:cs="Calibri"/>
                <w:rPrChange w:author="Neeraj Durgapal" w:date="2024-08-28T03:49:00Z" w:id="2888">
                  <w:rPr>
                    <w:rStyle w:val="Hyperlink"/>
                  </w:rPr>
                </w:rPrChange>
              </w:rPr>
              <w:fldChar w:fldCharType="separate"/>
            </w:r>
            <w:r>
              <w:rPr>
                <w:rStyle w:val="Hyperlink"/>
                <w:rFonts w:ascii="Calibri" w:hAnsi="Calibri" w:eastAsia="Aptos Display" w:cs="Calibri"/>
              </w:rPr>
              <w:t xml:space="preserve">8.3.7.2 – </w:t>
            </w:r>
            <w:r>
              <w:rPr>
                <w:rStyle w:val="Hyperlink"/>
                <w:rFonts w:ascii="Calibri" w:hAnsi="Calibri" w:eastAsia="Aptos" w:cs="Calibri"/>
              </w:rPr>
              <w:t>Chargeback Status</w:t>
            </w:r>
            <w:r>
              <w:rPr>
                <w:rFonts w:ascii="Calibri" w:hAnsi="Calibri" w:cs="Calibri"/>
                <w:rPrChange w:author="Neeraj Durgapal" w:date="2024-08-28T03:49:00Z" w:id="2889">
                  <w:rPr/>
                </w:rPrChange>
              </w:rPr>
              <w:tab/>
            </w:r>
            <w:r>
              <w:rPr>
                <w:rFonts w:ascii="Calibri" w:hAnsi="Calibri" w:cs="Calibri"/>
                <w:rPrChange w:author="Neeraj Durgapal" w:date="2024-08-28T03:49:00Z" w:id="2890">
                  <w:rPr/>
                </w:rPrChange>
              </w:rPr>
              <w:fldChar w:fldCharType="begin"/>
            </w:r>
            <w:r>
              <w:rPr>
                <w:rFonts w:ascii="Calibri" w:hAnsi="Calibri" w:cs="Calibri"/>
                <w:rPrChange w:author="Neeraj Durgapal" w:date="2024-08-28T03:49:00Z" w:id="2891">
                  <w:rPr/>
                </w:rPrChange>
              </w:rPr>
              <w:instrText xml:space="preserve"> PAGEREF _Toc175662524 \h </w:instrText>
            </w:r>
          </w:ins>
          <w:r>
            <w:rPr>
              <w:rFonts w:ascii="Calibri" w:hAnsi="Calibri" w:cs="Calibri"/>
              <w:rPrChange w:author="Neeraj Durgapal" w:date="2024-08-28T03:49:00Z" w:id="2892">
                <w:rPr>
                  <w:rFonts w:ascii="Calibri" w:hAnsi="Calibri" w:cs="Calibri"/>
                </w:rPr>
              </w:rPrChange>
            </w:rPr>
          </w:r>
          <w:ins w:author="Shubhankar Ghosh" w:date="2024-08-27T14:45:00Z" w:id="2893">
            <w:r>
              <w:rPr>
                <w:rFonts w:ascii="Calibri" w:hAnsi="Calibri" w:cs="Calibri"/>
                <w:rPrChange w:author="Neeraj Durgapal" w:date="2024-08-28T03:49:00Z" w:id="2894">
                  <w:rPr/>
                </w:rPrChange>
              </w:rPr>
              <w:fldChar w:fldCharType="separate"/>
            </w:r>
            <w:r>
              <w:rPr>
                <w:rFonts w:ascii="Calibri" w:hAnsi="Calibri" w:cs="Calibri"/>
                <w:rPrChange w:author="Neeraj Durgapal" w:date="2024-08-28T03:49:00Z" w:id="2895">
                  <w:rPr/>
                </w:rPrChange>
              </w:rPr>
              <w:t>35</w:t>
            </w:r>
            <w:r>
              <w:rPr>
                <w:rFonts w:ascii="Calibri" w:hAnsi="Calibri" w:cs="Calibri"/>
                <w:rPrChange w:author="Neeraj Durgapal" w:date="2024-08-28T03:49:00Z" w:id="2896">
                  <w:rPr/>
                </w:rPrChange>
              </w:rPr>
              <w:fldChar w:fldCharType="end"/>
            </w:r>
            <w:r>
              <w:rPr>
                <w:rStyle w:val="Hyperlink"/>
                <w:rFonts w:ascii="Calibri" w:hAnsi="Calibri" w:cs="Calibri"/>
                <w:rPrChange w:author="Neeraj Durgapal" w:date="2024-08-28T03:49:00Z" w:id="2897">
                  <w:rPr>
                    <w:rStyle w:val="Hyperlink"/>
                  </w:rPr>
                </w:rPrChange>
              </w:rPr>
              <w:fldChar w:fldCharType="end"/>
            </w:r>
          </w:ins>
        </w:p>
        <w:p w:rsidRPr="00E403D6" w:rsidR="00E403D6" w:rsidRDefault="00287800" w14:paraId="3D9F5416" w14:textId="77777777">
          <w:pPr>
            <w:pStyle w:val="TOC5"/>
            <w:tabs>
              <w:tab w:val="right" w:leader="dot" w:pos="9350"/>
            </w:tabs>
            <w:rPr>
              <w:ins w:author="Shubhankar Ghosh" w:date="2024-08-27T14:45:00Z" w:id="2898"/>
              <w:rFonts w:ascii="Calibri" w:hAnsi="Calibri" w:cs="Calibri"/>
              <w:lang w:val="en-IN" w:eastAsia="en-IN" w:bidi="mr-IN"/>
              <w:rPrChange w:author="Neeraj Durgapal" w:date="2024-08-28T03:49:00Z" w:id="2899">
                <w:rPr>
                  <w:ins w:author="Shubhankar Ghosh" w:date="2024-08-27T14:45:00Z" w:id="2900"/>
                  <w:rFonts w:cs="Mangal"/>
                  <w:sz w:val="22"/>
                  <w:szCs w:val="20"/>
                  <w:lang w:val="en-IN" w:eastAsia="en-IN" w:bidi="mr-IN"/>
                </w:rPr>
              </w:rPrChange>
            </w:rPr>
          </w:pPr>
          <w:ins w:author="Shubhankar Ghosh" w:date="2024-08-27T14:45:00Z" w:id="2901">
            <w:r>
              <w:rPr>
                <w:rStyle w:val="Hyperlink"/>
                <w:rFonts w:ascii="Calibri" w:hAnsi="Calibri" w:cs="Calibri"/>
                <w:rPrChange w:author="Neeraj Durgapal" w:date="2024-08-28T03:49:00Z" w:id="2902">
                  <w:rPr>
                    <w:rStyle w:val="Hyperlink"/>
                  </w:rPr>
                </w:rPrChange>
              </w:rPr>
              <w:fldChar w:fldCharType="begin"/>
            </w:r>
            <w:r>
              <w:rPr>
                <w:rStyle w:val="Hyperlink"/>
                <w:rFonts w:ascii="Calibri" w:hAnsi="Calibri" w:cs="Calibri"/>
                <w:rPrChange w:author="Neeraj Durgapal" w:date="2024-08-28T03:49:00Z" w:id="2903">
                  <w:rPr>
                    <w:rStyle w:val="Hyperlink"/>
                  </w:rPr>
                </w:rPrChange>
              </w:rPr>
              <w:instrText xml:space="preserve"> </w:instrText>
            </w:r>
            <w:r>
              <w:rPr>
                <w:rFonts w:ascii="Calibri" w:hAnsi="Calibri" w:cs="Calibri"/>
                <w:rPrChange w:author="Neeraj Durgapal" w:date="2024-08-28T03:49:00Z" w:id="2904">
                  <w:rPr/>
                </w:rPrChange>
              </w:rPr>
              <w:instrText>HYPERLINK \l "_Toc175662525"</w:instrText>
            </w:r>
            <w:r>
              <w:rPr>
                <w:rStyle w:val="Hyperlink"/>
                <w:rFonts w:ascii="Calibri" w:hAnsi="Calibri" w:cs="Calibri"/>
                <w:rPrChange w:author="Neeraj Durgapal" w:date="2024-08-28T03:49:00Z" w:id="2905">
                  <w:rPr>
                    <w:rStyle w:val="Hyperlink"/>
                  </w:rPr>
                </w:rPrChange>
              </w:rPr>
              <w:instrText xml:space="preserve"> </w:instrText>
            </w:r>
            <w:r>
              <w:rPr>
                <w:rStyle w:val="Hyperlink"/>
                <w:rFonts w:ascii="Calibri" w:hAnsi="Calibri" w:cs="Calibri"/>
                <w:rPrChange w:author="Neeraj Durgapal" w:date="2024-08-28T03:49:00Z" w:id="2906">
                  <w:rPr>
                    <w:rStyle w:val="Hyperlink"/>
                  </w:rPr>
                </w:rPrChange>
              </w:rPr>
              <w:fldChar w:fldCharType="separate"/>
            </w:r>
            <w:r>
              <w:rPr>
                <w:rStyle w:val="Hyperlink"/>
                <w:rFonts w:ascii="Calibri" w:hAnsi="Calibri" w:eastAsia="Aptos Display" w:cs="Calibri"/>
              </w:rPr>
              <w:t xml:space="preserve">8.3.7.3 – </w:t>
            </w:r>
            <w:r>
              <w:rPr>
                <w:rStyle w:val="Hyperlink"/>
                <w:rFonts w:ascii="Calibri" w:hAnsi="Calibri" w:eastAsia="Aptos" w:cs="Calibri"/>
              </w:rPr>
              <w:t>Dispute Tracking</w:t>
            </w:r>
            <w:r>
              <w:rPr>
                <w:rFonts w:ascii="Calibri" w:hAnsi="Calibri" w:cs="Calibri"/>
                <w:rPrChange w:author="Neeraj Durgapal" w:date="2024-08-28T03:49:00Z" w:id="2907">
                  <w:rPr/>
                </w:rPrChange>
              </w:rPr>
              <w:tab/>
            </w:r>
            <w:r>
              <w:rPr>
                <w:rFonts w:ascii="Calibri" w:hAnsi="Calibri" w:cs="Calibri"/>
                <w:rPrChange w:author="Neeraj Durgapal" w:date="2024-08-28T03:49:00Z" w:id="2908">
                  <w:rPr/>
                </w:rPrChange>
              </w:rPr>
              <w:fldChar w:fldCharType="begin"/>
            </w:r>
            <w:r>
              <w:rPr>
                <w:rFonts w:ascii="Calibri" w:hAnsi="Calibri" w:cs="Calibri"/>
                <w:rPrChange w:author="Neeraj Durgapal" w:date="2024-08-28T03:49:00Z" w:id="2909">
                  <w:rPr/>
                </w:rPrChange>
              </w:rPr>
              <w:instrText xml:space="preserve"> PAGEREF _Toc175662525 \h </w:instrText>
            </w:r>
          </w:ins>
          <w:r>
            <w:rPr>
              <w:rFonts w:ascii="Calibri" w:hAnsi="Calibri" w:cs="Calibri"/>
              <w:rPrChange w:author="Neeraj Durgapal" w:date="2024-08-28T03:49:00Z" w:id="2910">
                <w:rPr>
                  <w:rFonts w:ascii="Calibri" w:hAnsi="Calibri" w:cs="Calibri"/>
                </w:rPr>
              </w:rPrChange>
            </w:rPr>
          </w:r>
          <w:ins w:author="Shubhankar Ghosh" w:date="2024-08-27T14:45:00Z" w:id="2911">
            <w:r>
              <w:rPr>
                <w:rFonts w:ascii="Calibri" w:hAnsi="Calibri" w:cs="Calibri"/>
                <w:rPrChange w:author="Neeraj Durgapal" w:date="2024-08-28T03:49:00Z" w:id="2912">
                  <w:rPr/>
                </w:rPrChange>
              </w:rPr>
              <w:fldChar w:fldCharType="separate"/>
            </w:r>
            <w:r>
              <w:rPr>
                <w:rFonts w:ascii="Calibri" w:hAnsi="Calibri" w:cs="Calibri"/>
                <w:rPrChange w:author="Neeraj Durgapal" w:date="2024-08-28T03:49:00Z" w:id="2913">
                  <w:rPr/>
                </w:rPrChange>
              </w:rPr>
              <w:t>35</w:t>
            </w:r>
            <w:r>
              <w:rPr>
                <w:rFonts w:ascii="Calibri" w:hAnsi="Calibri" w:cs="Calibri"/>
                <w:rPrChange w:author="Neeraj Durgapal" w:date="2024-08-28T03:49:00Z" w:id="2914">
                  <w:rPr/>
                </w:rPrChange>
              </w:rPr>
              <w:fldChar w:fldCharType="end"/>
            </w:r>
            <w:r>
              <w:rPr>
                <w:rStyle w:val="Hyperlink"/>
                <w:rFonts w:ascii="Calibri" w:hAnsi="Calibri" w:cs="Calibri"/>
                <w:rPrChange w:author="Neeraj Durgapal" w:date="2024-08-28T03:49:00Z" w:id="2915">
                  <w:rPr>
                    <w:rStyle w:val="Hyperlink"/>
                  </w:rPr>
                </w:rPrChange>
              </w:rPr>
              <w:fldChar w:fldCharType="end"/>
            </w:r>
          </w:ins>
        </w:p>
        <w:p w:rsidRPr="00E403D6" w:rsidR="00E403D6" w:rsidRDefault="00287800" w14:paraId="2469A410" w14:textId="77777777">
          <w:pPr>
            <w:pStyle w:val="TOC4"/>
            <w:tabs>
              <w:tab w:val="right" w:leader="dot" w:pos="9350"/>
            </w:tabs>
            <w:rPr>
              <w:ins w:author="Shubhankar Ghosh" w:date="2024-08-27T14:45:00Z" w:id="2916"/>
              <w:rFonts w:ascii="Calibri" w:hAnsi="Calibri" w:cs="Calibri"/>
              <w:lang w:val="en-IN" w:eastAsia="en-IN" w:bidi="mr-IN"/>
              <w:rPrChange w:author="Neeraj Durgapal" w:date="2024-08-28T03:49:00Z" w:id="2917">
                <w:rPr>
                  <w:ins w:author="Shubhankar Ghosh" w:date="2024-08-27T14:45:00Z" w:id="2918"/>
                  <w:rFonts w:cs="Mangal"/>
                  <w:sz w:val="22"/>
                  <w:szCs w:val="20"/>
                  <w:lang w:val="en-IN" w:eastAsia="en-IN" w:bidi="mr-IN"/>
                </w:rPr>
              </w:rPrChange>
            </w:rPr>
          </w:pPr>
          <w:ins w:author="Shubhankar Ghosh" w:date="2024-08-27T14:45:00Z" w:id="2919">
            <w:r>
              <w:rPr>
                <w:rStyle w:val="Hyperlink"/>
                <w:rFonts w:ascii="Calibri" w:hAnsi="Calibri" w:cs="Calibri"/>
                <w:rPrChange w:author="Neeraj Durgapal" w:date="2024-08-28T03:49:00Z" w:id="2920">
                  <w:rPr>
                    <w:rStyle w:val="Hyperlink"/>
                  </w:rPr>
                </w:rPrChange>
              </w:rPr>
              <w:fldChar w:fldCharType="begin"/>
            </w:r>
            <w:r>
              <w:rPr>
                <w:rStyle w:val="Hyperlink"/>
                <w:rFonts w:ascii="Calibri" w:hAnsi="Calibri" w:cs="Calibri"/>
                <w:rPrChange w:author="Neeraj Durgapal" w:date="2024-08-28T03:49:00Z" w:id="2921">
                  <w:rPr>
                    <w:rStyle w:val="Hyperlink"/>
                  </w:rPr>
                </w:rPrChange>
              </w:rPr>
              <w:instrText xml:space="preserve"> </w:instrText>
            </w:r>
            <w:r>
              <w:rPr>
                <w:rFonts w:ascii="Calibri" w:hAnsi="Calibri" w:cs="Calibri"/>
                <w:rPrChange w:author="Neeraj Durgapal" w:date="2024-08-28T03:49:00Z" w:id="2922">
                  <w:rPr/>
                </w:rPrChange>
              </w:rPr>
              <w:instrText>HYPERLINK \l "_Toc175662526"</w:instrText>
            </w:r>
            <w:r>
              <w:rPr>
                <w:rStyle w:val="Hyperlink"/>
                <w:rFonts w:ascii="Calibri" w:hAnsi="Calibri" w:cs="Calibri"/>
                <w:rPrChange w:author="Neeraj Durgapal" w:date="2024-08-28T03:49:00Z" w:id="2923">
                  <w:rPr>
                    <w:rStyle w:val="Hyperlink"/>
                  </w:rPr>
                </w:rPrChange>
              </w:rPr>
              <w:instrText xml:space="preserve"> </w:instrText>
            </w:r>
            <w:r>
              <w:rPr>
                <w:rStyle w:val="Hyperlink"/>
                <w:rFonts w:ascii="Calibri" w:hAnsi="Calibri" w:cs="Calibri"/>
                <w:rPrChange w:author="Neeraj Durgapal" w:date="2024-08-28T03:49:00Z" w:id="2924">
                  <w:rPr>
                    <w:rStyle w:val="Hyperlink"/>
                  </w:rPr>
                </w:rPrChange>
              </w:rPr>
              <w:fldChar w:fldCharType="separate"/>
            </w:r>
            <w:r>
              <w:rPr>
                <w:rStyle w:val="Hyperlink"/>
                <w:rFonts w:ascii="Calibri" w:hAnsi="Calibri" w:eastAsia="Aptos Display" w:cs="Calibri"/>
              </w:rPr>
              <w:t xml:space="preserve">8.3.8- </w:t>
            </w:r>
            <w:r>
              <w:rPr>
                <w:rStyle w:val="Hyperlink"/>
                <w:rFonts w:ascii="Calibri" w:hAnsi="Calibri" w:eastAsia="Aptos" w:cs="Calibri"/>
              </w:rPr>
              <w:t>Validation</w:t>
            </w:r>
            <w:r>
              <w:rPr>
                <w:rFonts w:ascii="Calibri" w:hAnsi="Calibri" w:cs="Calibri"/>
                <w:rPrChange w:author="Neeraj Durgapal" w:date="2024-08-28T03:49:00Z" w:id="2925">
                  <w:rPr/>
                </w:rPrChange>
              </w:rPr>
              <w:tab/>
            </w:r>
            <w:r>
              <w:rPr>
                <w:rFonts w:ascii="Calibri" w:hAnsi="Calibri" w:cs="Calibri"/>
                <w:rPrChange w:author="Neeraj Durgapal" w:date="2024-08-28T03:49:00Z" w:id="2926">
                  <w:rPr/>
                </w:rPrChange>
              </w:rPr>
              <w:fldChar w:fldCharType="begin"/>
            </w:r>
            <w:r>
              <w:rPr>
                <w:rFonts w:ascii="Calibri" w:hAnsi="Calibri" w:cs="Calibri"/>
                <w:rPrChange w:author="Neeraj Durgapal" w:date="2024-08-28T03:49:00Z" w:id="2927">
                  <w:rPr/>
                </w:rPrChange>
              </w:rPr>
              <w:instrText xml:space="preserve"> PAGEREF _Toc175662526 \h </w:instrText>
            </w:r>
          </w:ins>
          <w:r>
            <w:rPr>
              <w:rFonts w:ascii="Calibri" w:hAnsi="Calibri" w:cs="Calibri"/>
              <w:rPrChange w:author="Neeraj Durgapal" w:date="2024-08-28T03:49:00Z" w:id="2928">
                <w:rPr>
                  <w:rFonts w:ascii="Calibri" w:hAnsi="Calibri" w:cs="Calibri"/>
                </w:rPr>
              </w:rPrChange>
            </w:rPr>
          </w:r>
          <w:ins w:author="Shubhankar Ghosh" w:date="2024-08-27T14:45:00Z" w:id="2929">
            <w:r>
              <w:rPr>
                <w:rFonts w:ascii="Calibri" w:hAnsi="Calibri" w:cs="Calibri"/>
                <w:rPrChange w:author="Neeraj Durgapal" w:date="2024-08-28T03:49:00Z" w:id="2930">
                  <w:rPr/>
                </w:rPrChange>
              </w:rPr>
              <w:fldChar w:fldCharType="separate"/>
            </w:r>
            <w:r>
              <w:rPr>
                <w:rFonts w:ascii="Calibri" w:hAnsi="Calibri" w:cs="Calibri"/>
                <w:rPrChange w:author="Neeraj Durgapal" w:date="2024-08-28T03:49:00Z" w:id="2931">
                  <w:rPr/>
                </w:rPrChange>
              </w:rPr>
              <w:t>35</w:t>
            </w:r>
            <w:r>
              <w:rPr>
                <w:rFonts w:ascii="Calibri" w:hAnsi="Calibri" w:cs="Calibri"/>
                <w:rPrChange w:author="Neeraj Durgapal" w:date="2024-08-28T03:49:00Z" w:id="2932">
                  <w:rPr/>
                </w:rPrChange>
              </w:rPr>
              <w:fldChar w:fldCharType="end"/>
            </w:r>
            <w:r>
              <w:rPr>
                <w:rStyle w:val="Hyperlink"/>
                <w:rFonts w:ascii="Calibri" w:hAnsi="Calibri" w:cs="Calibri"/>
                <w:rPrChange w:author="Neeraj Durgapal" w:date="2024-08-28T03:49:00Z" w:id="2933">
                  <w:rPr>
                    <w:rStyle w:val="Hyperlink"/>
                  </w:rPr>
                </w:rPrChange>
              </w:rPr>
              <w:fldChar w:fldCharType="end"/>
            </w:r>
          </w:ins>
        </w:p>
        <w:p w:rsidRPr="00E403D6" w:rsidR="00E403D6" w:rsidRDefault="00287800" w14:paraId="03C7CC03" w14:textId="77777777">
          <w:pPr>
            <w:pStyle w:val="TOC5"/>
            <w:tabs>
              <w:tab w:val="right" w:leader="dot" w:pos="9350"/>
            </w:tabs>
            <w:rPr>
              <w:ins w:author="Shubhankar Ghosh" w:date="2024-08-27T14:45:00Z" w:id="2934"/>
              <w:rFonts w:ascii="Calibri" w:hAnsi="Calibri" w:cs="Calibri"/>
              <w:lang w:val="en-IN" w:eastAsia="en-IN" w:bidi="mr-IN"/>
              <w:rPrChange w:author="Neeraj Durgapal" w:date="2024-08-28T03:49:00Z" w:id="2935">
                <w:rPr>
                  <w:ins w:author="Shubhankar Ghosh" w:date="2024-08-27T14:45:00Z" w:id="2936"/>
                  <w:rFonts w:cs="Mangal"/>
                  <w:sz w:val="22"/>
                  <w:szCs w:val="20"/>
                  <w:lang w:val="en-IN" w:eastAsia="en-IN" w:bidi="mr-IN"/>
                </w:rPr>
              </w:rPrChange>
            </w:rPr>
          </w:pPr>
          <w:ins w:author="Shubhankar Ghosh" w:date="2024-08-27T14:45:00Z" w:id="2937">
            <w:r>
              <w:rPr>
                <w:rStyle w:val="Hyperlink"/>
                <w:rFonts w:ascii="Calibri" w:hAnsi="Calibri" w:cs="Calibri"/>
                <w:rPrChange w:author="Neeraj Durgapal" w:date="2024-08-28T03:49:00Z" w:id="2938">
                  <w:rPr>
                    <w:rStyle w:val="Hyperlink"/>
                  </w:rPr>
                </w:rPrChange>
              </w:rPr>
              <w:fldChar w:fldCharType="begin"/>
            </w:r>
            <w:r>
              <w:rPr>
                <w:rStyle w:val="Hyperlink"/>
                <w:rFonts w:ascii="Calibri" w:hAnsi="Calibri" w:cs="Calibri"/>
                <w:rPrChange w:author="Neeraj Durgapal" w:date="2024-08-28T03:49:00Z" w:id="2939">
                  <w:rPr>
                    <w:rStyle w:val="Hyperlink"/>
                  </w:rPr>
                </w:rPrChange>
              </w:rPr>
              <w:instrText xml:space="preserve"> </w:instrText>
            </w:r>
            <w:r>
              <w:rPr>
                <w:rFonts w:ascii="Calibri" w:hAnsi="Calibri" w:cs="Calibri"/>
                <w:rPrChange w:author="Neeraj Durgapal" w:date="2024-08-28T03:49:00Z" w:id="2940">
                  <w:rPr/>
                </w:rPrChange>
              </w:rPr>
              <w:instrText>HYPERLINK \l "_Toc175662527"</w:instrText>
            </w:r>
            <w:r>
              <w:rPr>
                <w:rStyle w:val="Hyperlink"/>
                <w:rFonts w:ascii="Calibri" w:hAnsi="Calibri" w:cs="Calibri"/>
                <w:rPrChange w:author="Neeraj Durgapal" w:date="2024-08-28T03:49:00Z" w:id="2941">
                  <w:rPr>
                    <w:rStyle w:val="Hyperlink"/>
                  </w:rPr>
                </w:rPrChange>
              </w:rPr>
              <w:instrText xml:space="preserve"> </w:instrText>
            </w:r>
            <w:r>
              <w:rPr>
                <w:rStyle w:val="Hyperlink"/>
                <w:rFonts w:ascii="Calibri" w:hAnsi="Calibri" w:cs="Calibri"/>
                <w:rPrChange w:author="Neeraj Durgapal" w:date="2024-08-28T03:49:00Z" w:id="2942">
                  <w:rPr>
                    <w:rStyle w:val="Hyperlink"/>
                  </w:rPr>
                </w:rPrChange>
              </w:rPr>
              <w:fldChar w:fldCharType="separate"/>
            </w:r>
            <w:r>
              <w:rPr>
                <w:rStyle w:val="Hyperlink"/>
                <w:rFonts w:ascii="Calibri" w:hAnsi="Calibri" w:eastAsia="Aptos Display" w:cs="Calibri"/>
              </w:rPr>
              <w:t xml:space="preserve">8.3.8.1 – </w:t>
            </w:r>
            <w:r>
              <w:rPr>
                <w:rStyle w:val="Hyperlink"/>
                <w:rFonts w:ascii="Calibri" w:hAnsi="Calibri" w:eastAsia="Aptos" w:cs="Calibri"/>
              </w:rPr>
              <w:t>Data Integrity</w:t>
            </w:r>
            <w:r>
              <w:rPr>
                <w:rFonts w:ascii="Calibri" w:hAnsi="Calibri" w:cs="Calibri"/>
                <w:rPrChange w:author="Neeraj Durgapal" w:date="2024-08-28T03:49:00Z" w:id="2943">
                  <w:rPr/>
                </w:rPrChange>
              </w:rPr>
              <w:tab/>
            </w:r>
            <w:r>
              <w:rPr>
                <w:rFonts w:ascii="Calibri" w:hAnsi="Calibri" w:cs="Calibri"/>
                <w:rPrChange w:author="Neeraj Durgapal" w:date="2024-08-28T03:49:00Z" w:id="2944">
                  <w:rPr/>
                </w:rPrChange>
              </w:rPr>
              <w:fldChar w:fldCharType="begin"/>
            </w:r>
            <w:r>
              <w:rPr>
                <w:rFonts w:ascii="Calibri" w:hAnsi="Calibri" w:cs="Calibri"/>
                <w:rPrChange w:author="Neeraj Durgapal" w:date="2024-08-28T03:49:00Z" w:id="2945">
                  <w:rPr/>
                </w:rPrChange>
              </w:rPr>
              <w:instrText xml:space="preserve"> PAGEREF _Toc175662527 \h </w:instrText>
            </w:r>
          </w:ins>
          <w:r>
            <w:rPr>
              <w:rFonts w:ascii="Calibri" w:hAnsi="Calibri" w:cs="Calibri"/>
              <w:rPrChange w:author="Neeraj Durgapal" w:date="2024-08-28T03:49:00Z" w:id="2946">
                <w:rPr>
                  <w:rFonts w:ascii="Calibri" w:hAnsi="Calibri" w:cs="Calibri"/>
                </w:rPr>
              </w:rPrChange>
            </w:rPr>
          </w:r>
          <w:ins w:author="Shubhankar Ghosh" w:date="2024-08-27T14:45:00Z" w:id="2947">
            <w:r>
              <w:rPr>
                <w:rFonts w:ascii="Calibri" w:hAnsi="Calibri" w:cs="Calibri"/>
                <w:rPrChange w:author="Neeraj Durgapal" w:date="2024-08-28T03:49:00Z" w:id="2948">
                  <w:rPr/>
                </w:rPrChange>
              </w:rPr>
              <w:fldChar w:fldCharType="separate"/>
            </w:r>
            <w:r>
              <w:rPr>
                <w:rFonts w:ascii="Calibri" w:hAnsi="Calibri" w:cs="Calibri"/>
                <w:rPrChange w:author="Neeraj Durgapal" w:date="2024-08-28T03:49:00Z" w:id="2949">
                  <w:rPr/>
                </w:rPrChange>
              </w:rPr>
              <w:t>35</w:t>
            </w:r>
            <w:r>
              <w:rPr>
                <w:rFonts w:ascii="Calibri" w:hAnsi="Calibri" w:cs="Calibri"/>
                <w:rPrChange w:author="Neeraj Durgapal" w:date="2024-08-28T03:49:00Z" w:id="2950">
                  <w:rPr/>
                </w:rPrChange>
              </w:rPr>
              <w:fldChar w:fldCharType="end"/>
            </w:r>
            <w:r>
              <w:rPr>
                <w:rStyle w:val="Hyperlink"/>
                <w:rFonts w:ascii="Calibri" w:hAnsi="Calibri" w:cs="Calibri"/>
                <w:rPrChange w:author="Neeraj Durgapal" w:date="2024-08-28T03:49:00Z" w:id="2951">
                  <w:rPr>
                    <w:rStyle w:val="Hyperlink"/>
                  </w:rPr>
                </w:rPrChange>
              </w:rPr>
              <w:fldChar w:fldCharType="end"/>
            </w:r>
          </w:ins>
        </w:p>
        <w:p w:rsidRPr="00E403D6" w:rsidR="00E403D6" w:rsidRDefault="00287800" w14:paraId="22EA4C88" w14:textId="77777777">
          <w:pPr>
            <w:pStyle w:val="TOC5"/>
            <w:tabs>
              <w:tab w:val="right" w:leader="dot" w:pos="9350"/>
            </w:tabs>
            <w:rPr>
              <w:ins w:author="Shubhankar Ghosh" w:date="2024-08-27T14:45:00Z" w:id="2952"/>
              <w:rFonts w:ascii="Calibri" w:hAnsi="Calibri" w:cs="Calibri"/>
              <w:lang w:val="en-IN" w:eastAsia="en-IN" w:bidi="mr-IN"/>
              <w:rPrChange w:author="Neeraj Durgapal" w:date="2024-08-28T03:49:00Z" w:id="2953">
                <w:rPr>
                  <w:ins w:author="Shubhankar Ghosh" w:date="2024-08-27T14:45:00Z" w:id="2954"/>
                  <w:rFonts w:cs="Mangal"/>
                  <w:sz w:val="22"/>
                  <w:szCs w:val="20"/>
                  <w:lang w:val="en-IN" w:eastAsia="en-IN" w:bidi="mr-IN"/>
                </w:rPr>
              </w:rPrChange>
            </w:rPr>
          </w:pPr>
          <w:ins w:author="Shubhankar Ghosh" w:date="2024-08-27T14:45:00Z" w:id="2955">
            <w:r>
              <w:rPr>
                <w:rStyle w:val="Hyperlink"/>
                <w:rFonts w:ascii="Calibri" w:hAnsi="Calibri" w:cs="Calibri"/>
                <w:rPrChange w:author="Neeraj Durgapal" w:date="2024-08-28T03:49:00Z" w:id="2956">
                  <w:rPr>
                    <w:rStyle w:val="Hyperlink"/>
                  </w:rPr>
                </w:rPrChange>
              </w:rPr>
              <w:fldChar w:fldCharType="begin"/>
            </w:r>
            <w:r>
              <w:rPr>
                <w:rStyle w:val="Hyperlink"/>
                <w:rFonts w:ascii="Calibri" w:hAnsi="Calibri" w:cs="Calibri"/>
                <w:rPrChange w:author="Neeraj Durgapal" w:date="2024-08-28T03:49:00Z" w:id="2957">
                  <w:rPr>
                    <w:rStyle w:val="Hyperlink"/>
                  </w:rPr>
                </w:rPrChange>
              </w:rPr>
              <w:instrText xml:space="preserve"> </w:instrText>
            </w:r>
            <w:r>
              <w:rPr>
                <w:rFonts w:ascii="Calibri" w:hAnsi="Calibri" w:cs="Calibri"/>
                <w:rPrChange w:author="Neeraj Durgapal" w:date="2024-08-28T03:49:00Z" w:id="2958">
                  <w:rPr/>
                </w:rPrChange>
              </w:rPr>
              <w:instrText>HYPERLINK \l "_Toc175662528"</w:instrText>
            </w:r>
            <w:r>
              <w:rPr>
                <w:rStyle w:val="Hyperlink"/>
                <w:rFonts w:ascii="Calibri" w:hAnsi="Calibri" w:cs="Calibri"/>
                <w:rPrChange w:author="Neeraj Durgapal" w:date="2024-08-28T03:49:00Z" w:id="2959">
                  <w:rPr>
                    <w:rStyle w:val="Hyperlink"/>
                  </w:rPr>
                </w:rPrChange>
              </w:rPr>
              <w:instrText xml:space="preserve"> </w:instrText>
            </w:r>
            <w:r>
              <w:rPr>
                <w:rStyle w:val="Hyperlink"/>
                <w:rFonts w:ascii="Calibri" w:hAnsi="Calibri" w:cs="Calibri"/>
                <w:rPrChange w:author="Neeraj Durgapal" w:date="2024-08-28T03:49:00Z" w:id="2960">
                  <w:rPr>
                    <w:rStyle w:val="Hyperlink"/>
                  </w:rPr>
                </w:rPrChange>
              </w:rPr>
              <w:fldChar w:fldCharType="separate"/>
            </w:r>
            <w:r>
              <w:rPr>
                <w:rStyle w:val="Hyperlink"/>
                <w:rFonts w:ascii="Calibri" w:hAnsi="Calibri" w:eastAsia="Aptos Display" w:cs="Calibri"/>
              </w:rPr>
              <w:t xml:space="preserve">8.3.8.2 – </w:t>
            </w:r>
            <w:r>
              <w:rPr>
                <w:rStyle w:val="Hyperlink"/>
                <w:rFonts w:ascii="Calibri" w:hAnsi="Calibri" w:eastAsia="Aptos" w:cs="Calibri"/>
              </w:rPr>
              <w:t>Role-Based Access</w:t>
            </w:r>
            <w:r>
              <w:rPr>
                <w:rFonts w:ascii="Calibri" w:hAnsi="Calibri" w:cs="Calibri"/>
                <w:rPrChange w:author="Neeraj Durgapal" w:date="2024-08-28T03:49:00Z" w:id="2961">
                  <w:rPr/>
                </w:rPrChange>
              </w:rPr>
              <w:tab/>
            </w:r>
            <w:r>
              <w:rPr>
                <w:rFonts w:ascii="Calibri" w:hAnsi="Calibri" w:cs="Calibri"/>
                <w:rPrChange w:author="Neeraj Durgapal" w:date="2024-08-28T03:49:00Z" w:id="2962">
                  <w:rPr/>
                </w:rPrChange>
              </w:rPr>
              <w:fldChar w:fldCharType="begin"/>
            </w:r>
            <w:r>
              <w:rPr>
                <w:rFonts w:ascii="Calibri" w:hAnsi="Calibri" w:cs="Calibri"/>
                <w:rPrChange w:author="Neeraj Durgapal" w:date="2024-08-28T03:49:00Z" w:id="2963">
                  <w:rPr/>
                </w:rPrChange>
              </w:rPr>
              <w:instrText xml:space="preserve"> PAGEREF _Toc175662528 \h </w:instrText>
            </w:r>
          </w:ins>
          <w:r>
            <w:rPr>
              <w:rFonts w:ascii="Calibri" w:hAnsi="Calibri" w:cs="Calibri"/>
              <w:rPrChange w:author="Neeraj Durgapal" w:date="2024-08-28T03:49:00Z" w:id="2964">
                <w:rPr>
                  <w:rFonts w:ascii="Calibri" w:hAnsi="Calibri" w:cs="Calibri"/>
                </w:rPr>
              </w:rPrChange>
            </w:rPr>
          </w:r>
          <w:ins w:author="Shubhankar Ghosh" w:date="2024-08-27T14:45:00Z" w:id="2965">
            <w:r>
              <w:rPr>
                <w:rFonts w:ascii="Calibri" w:hAnsi="Calibri" w:cs="Calibri"/>
                <w:rPrChange w:author="Neeraj Durgapal" w:date="2024-08-28T03:49:00Z" w:id="2966">
                  <w:rPr/>
                </w:rPrChange>
              </w:rPr>
              <w:fldChar w:fldCharType="separate"/>
            </w:r>
            <w:r>
              <w:rPr>
                <w:rFonts w:ascii="Calibri" w:hAnsi="Calibri" w:cs="Calibri"/>
                <w:rPrChange w:author="Neeraj Durgapal" w:date="2024-08-28T03:49:00Z" w:id="2967">
                  <w:rPr/>
                </w:rPrChange>
              </w:rPr>
              <w:t>35</w:t>
            </w:r>
            <w:r>
              <w:rPr>
                <w:rFonts w:ascii="Calibri" w:hAnsi="Calibri" w:cs="Calibri"/>
                <w:rPrChange w:author="Neeraj Durgapal" w:date="2024-08-28T03:49:00Z" w:id="2968">
                  <w:rPr/>
                </w:rPrChange>
              </w:rPr>
              <w:fldChar w:fldCharType="end"/>
            </w:r>
            <w:r>
              <w:rPr>
                <w:rStyle w:val="Hyperlink"/>
                <w:rFonts w:ascii="Calibri" w:hAnsi="Calibri" w:cs="Calibri"/>
                <w:rPrChange w:author="Neeraj Durgapal" w:date="2024-08-28T03:49:00Z" w:id="2969">
                  <w:rPr>
                    <w:rStyle w:val="Hyperlink"/>
                  </w:rPr>
                </w:rPrChange>
              </w:rPr>
              <w:fldChar w:fldCharType="end"/>
            </w:r>
          </w:ins>
        </w:p>
        <w:p w:rsidRPr="00E403D6" w:rsidR="00E403D6" w:rsidRDefault="00287800" w14:paraId="1186D527" w14:textId="77777777">
          <w:pPr>
            <w:pStyle w:val="TOC4"/>
            <w:tabs>
              <w:tab w:val="right" w:leader="dot" w:pos="9350"/>
            </w:tabs>
            <w:rPr>
              <w:ins w:author="Shubhankar Ghosh" w:date="2024-08-27T14:45:00Z" w:id="2970"/>
              <w:rFonts w:ascii="Calibri" w:hAnsi="Calibri" w:cs="Calibri"/>
              <w:lang w:val="en-IN" w:eastAsia="en-IN" w:bidi="mr-IN"/>
              <w:rPrChange w:author="Neeraj Durgapal" w:date="2024-08-28T03:49:00Z" w:id="2971">
                <w:rPr>
                  <w:ins w:author="Shubhankar Ghosh" w:date="2024-08-27T14:45:00Z" w:id="2972"/>
                  <w:rFonts w:cs="Mangal"/>
                  <w:sz w:val="22"/>
                  <w:szCs w:val="20"/>
                  <w:lang w:val="en-IN" w:eastAsia="en-IN" w:bidi="mr-IN"/>
                </w:rPr>
              </w:rPrChange>
            </w:rPr>
          </w:pPr>
          <w:ins w:author="Shubhankar Ghosh" w:date="2024-08-27T14:45:00Z" w:id="2973">
            <w:r>
              <w:rPr>
                <w:rStyle w:val="Hyperlink"/>
                <w:rFonts w:ascii="Calibri" w:hAnsi="Calibri" w:cs="Calibri"/>
                <w:rPrChange w:author="Neeraj Durgapal" w:date="2024-08-28T03:49:00Z" w:id="2974">
                  <w:rPr>
                    <w:rStyle w:val="Hyperlink"/>
                  </w:rPr>
                </w:rPrChange>
              </w:rPr>
              <w:fldChar w:fldCharType="begin"/>
            </w:r>
            <w:r>
              <w:rPr>
                <w:rStyle w:val="Hyperlink"/>
                <w:rFonts w:ascii="Calibri" w:hAnsi="Calibri" w:cs="Calibri"/>
                <w:rPrChange w:author="Neeraj Durgapal" w:date="2024-08-28T03:49:00Z" w:id="2975">
                  <w:rPr>
                    <w:rStyle w:val="Hyperlink"/>
                  </w:rPr>
                </w:rPrChange>
              </w:rPr>
              <w:instrText xml:space="preserve"> </w:instrText>
            </w:r>
            <w:r>
              <w:rPr>
                <w:rFonts w:ascii="Calibri" w:hAnsi="Calibri" w:cs="Calibri"/>
                <w:rPrChange w:author="Neeraj Durgapal" w:date="2024-08-28T03:49:00Z" w:id="2976">
                  <w:rPr/>
                </w:rPrChange>
              </w:rPr>
              <w:instrText>HYPERLINK \l "_Toc175662529"</w:instrText>
            </w:r>
            <w:r>
              <w:rPr>
                <w:rStyle w:val="Hyperlink"/>
                <w:rFonts w:ascii="Calibri" w:hAnsi="Calibri" w:cs="Calibri"/>
                <w:rPrChange w:author="Neeraj Durgapal" w:date="2024-08-28T03:49:00Z" w:id="2977">
                  <w:rPr>
                    <w:rStyle w:val="Hyperlink"/>
                  </w:rPr>
                </w:rPrChange>
              </w:rPr>
              <w:instrText xml:space="preserve"> </w:instrText>
            </w:r>
            <w:r>
              <w:rPr>
                <w:rStyle w:val="Hyperlink"/>
                <w:rFonts w:ascii="Calibri" w:hAnsi="Calibri" w:cs="Calibri"/>
                <w:rPrChange w:author="Neeraj Durgapal" w:date="2024-08-28T03:49:00Z" w:id="2978">
                  <w:rPr>
                    <w:rStyle w:val="Hyperlink"/>
                  </w:rPr>
                </w:rPrChange>
              </w:rPr>
              <w:fldChar w:fldCharType="separate"/>
            </w:r>
            <w:r>
              <w:rPr>
                <w:rStyle w:val="Hyperlink"/>
                <w:rFonts w:ascii="Calibri" w:hAnsi="Calibri" w:eastAsia="Aptos Display" w:cs="Calibri"/>
              </w:rPr>
              <w:t xml:space="preserve">8.3.9- </w:t>
            </w:r>
            <w:r>
              <w:rPr>
                <w:rStyle w:val="Hyperlink"/>
                <w:rFonts w:ascii="Calibri" w:hAnsi="Calibri" w:eastAsia="Aptos" w:cs="Calibri"/>
              </w:rPr>
              <w:t>Scheduling</w:t>
            </w:r>
            <w:r>
              <w:rPr>
                <w:rFonts w:ascii="Calibri" w:hAnsi="Calibri" w:cs="Calibri"/>
                <w:rPrChange w:author="Neeraj Durgapal" w:date="2024-08-28T03:49:00Z" w:id="2979">
                  <w:rPr/>
                </w:rPrChange>
              </w:rPr>
              <w:tab/>
            </w:r>
            <w:r>
              <w:rPr>
                <w:rFonts w:ascii="Calibri" w:hAnsi="Calibri" w:cs="Calibri"/>
                <w:rPrChange w:author="Neeraj Durgapal" w:date="2024-08-28T03:49:00Z" w:id="2980">
                  <w:rPr/>
                </w:rPrChange>
              </w:rPr>
              <w:fldChar w:fldCharType="begin"/>
            </w:r>
            <w:r>
              <w:rPr>
                <w:rFonts w:ascii="Calibri" w:hAnsi="Calibri" w:cs="Calibri"/>
                <w:rPrChange w:author="Neeraj Durgapal" w:date="2024-08-28T03:49:00Z" w:id="2981">
                  <w:rPr/>
                </w:rPrChange>
              </w:rPr>
              <w:instrText xml:space="preserve"> PAGEREF _Toc175662529 \h </w:instrText>
            </w:r>
          </w:ins>
          <w:r>
            <w:rPr>
              <w:rFonts w:ascii="Calibri" w:hAnsi="Calibri" w:cs="Calibri"/>
              <w:rPrChange w:author="Neeraj Durgapal" w:date="2024-08-28T03:49:00Z" w:id="2982">
                <w:rPr>
                  <w:rFonts w:ascii="Calibri" w:hAnsi="Calibri" w:cs="Calibri"/>
                </w:rPr>
              </w:rPrChange>
            </w:rPr>
          </w:r>
          <w:ins w:author="Shubhankar Ghosh" w:date="2024-08-27T14:45:00Z" w:id="2983">
            <w:r>
              <w:rPr>
                <w:rFonts w:ascii="Calibri" w:hAnsi="Calibri" w:cs="Calibri"/>
                <w:rPrChange w:author="Neeraj Durgapal" w:date="2024-08-28T03:49:00Z" w:id="2984">
                  <w:rPr/>
                </w:rPrChange>
              </w:rPr>
              <w:fldChar w:fldCharType="separate"/>
            </w:r>
            <w:r>
              <w:rPr>
                <w:rFonts w:ascii="Calibri" w:hAnsi="Calibri" w:cs="Calibri"/>
                <w:rPrChange w:author="Neeraj Durgapal" w:date="2024-08-28T03:49:00Z" w:id="2985">
                  <w:rPr/>
                </w:rPrChange>
              </w:rPr>
              <w:t>35</w:t>
            </w:r>
            <w:r>
              <w:rPr>
                <w:rFonts w:ascii="Calibri" w:hAnsi="Calibri" w:cs="Calibri"/>
                <w:rPrChange w:author="Neeraj Durgapal" w:date="2024-08-28T03:49:00Z" w:id="2986">
                  <w:rPr/>
                </w:rPrChange>
              </w:rPr>
              <w:fldChar w:fldCharType="end"/>
            </w:r>
            <w:r>
              <w:rPr>
                <w:rStyle w:val="Hyperlink"/>
                <w:rFonts w:ascii="Calibri" w:hAnsi="Calibri" w:cs="Calibri"/>
                <w:rPrChange w:author="Neeraj Durgapal" w:date="2024-08-28T03:49:00Z" w:id="2987">
                  <w:rPr>
                    <w:rStyle w:val="Hyperlink"/>
                  </w:rPr>
                </w:rPrChange>
              </w:rPr>
              <w:fldChar w:fldCharType="end"/>
            </w:r>
          </w:ins>
        </w:p>
        <w:p w:rsidRPr="00E403D6" w:rsidR="00E403D6" w:rsidRDefault="00287800" w14:paraId="7CABE12D" w14:textId="77777777">
          <w:pPr>
            <w:pStyle w:val="TOC5"/>
            <w:tabs>
              <w:tab w:val="right" w:leader="dot" w:pos="9350"/>
            </w:tabs>
            <w:rPr>
              <w:ins w:author="Shubhankar Ghosh" w:date="2024-08-27T14:45:00Z" w:id="2988"/>
              <w:rFonts w:ascii="Calibri" w:hAnsi="Calibri" w:cs="Calibri"/>
              <w:lang w:val="en-IN" w:eastAsia="en-IN" w:bidi="mr-IN"/>
              <w:rPrChange w:author="Neeraj Durgapal" w:date="2024-08-28T03:49:00Z" w:id="2989">
                <w:rPr>
                  <w:ins w:author="Shubhankar Ghosh" w:date="2024-08-27T14:45:00Z" w:id="2990"/>
                  <w:rFonts w:cs="Mangal"/>
                  <w:sz w:val="22"/>
                  <w:szCs w:val="20"/>
                  <w:lang w:val="en-IN" w:eastAsia="en-IN" w:bidi="mr-IN"/>
                </w:rPr>
              </w:rPrChange>
            </w:rPr>
          </w:pPr>
          <w:ins w:author="Shubhankar Ghosh" w:date="2024-08-27T14:45:00Z" w:id="2991">
            <w:r>
              <w:rPr>
                <w:rStyle w:val="Hyperlink"/>
                <w:rFonts w:ascii="Calibri" w:hAnsi="Calibri" w:cs="Calibri"/>
                <w:rPrChange w:author="Neeraj Durgapal" w:date="2024-08-28T03:49:00Z" w:id="2992">
                  <w:rPr>
                    <w:rStyle w:val="Hyperlink"/>
                  </w:rPr>
                </w:rPrChange>
              </w:rPr>
              <w:fldChar w:fldCharType="begin"/>
            </w:r>
            <w:r>
              <w:rPr>
                <w:rStyle w:val="Hyperlink"/>
                <w:rFonts w:ascii="Calibri" w:hAnsi="Calibri" w:cs="Calibri"/>
                <w:rPrChange w:author="Neeraj Durgapal" w:date="2024-08-28T03:49:00Z" w:id="2993">
                  <w:rPr>
                    <w:rStyle w:val="Hyperlink"/>
                  </w:rPr>
                </w:rPrChange>
              </w:rPr>
              <w:instrText xml:space="preserve"> </w:instrText>
            </w:r>
            <w:r>
              <w:rPr>
                <w:rFonts w:ascii="Calibri" w:hAnsi="Calibri" w:cs="Calibri"/>
                <w:rPrChange w:author="Neeraj Durgapal" w:date="2024-08-28T03:49:00Z" w:id="2994">
                  <w:rPr/>
                </w:rPrChange>
              </w:rPr>
              <w:instrText>HYPERLINK \l "_Toc175662530"</w:instrText>
            </w:r>
            <w:r>
              <w:rPr>
                <w:rStyle w:val="Hyperlink"/>
                <w:rFonts w:ascii="Calibri" w:hAnsi="Calibri" w:cs="Calibri"/>
                <w:rPrChange w:author="Neeraj Durgapal" w:date="2024-08-28T03:49:00Z" w:id="2995">
                  <w:rPr>
                    <w:rStyle w:val="Hyperlink"/>
                  </w:rPr>
                </w:rPrChange>
              </w:rPr>
              <w:instrText xml:space="preserve"> </w:instrText>
            </w:r>
            <w:r>
              <w:rPr>
                <w:rStyle w:val="Hyperlink"/>
                <w:rFonts w:ascii="Calibri" w:hAnsi="Calibri" w:cs="Calibri"/>
                <w:rPrChange w:author="Neeraj Durgapal" w:date="2024-08-28T03:49:00Z" w:id="2996">
                  <w:rPr>
                    <w:rStyle w:val="Hyperlink"/>
                  </w:rPr>
                </w:rPrChange>
              </w:rPr>
              <w:fldChar w:fldCharType="separate"/>
            </w:r>
            <w:r>
              <w:rPr>
                <w:rStyle w:val="Hyperlink"/>
                <w:rFonts w:ascii="Calibri" w:hAnsi="Calibri" w:eastAsia="Aptos Display" w:cs="Calibri"/>
              </w:rPr>
              <w:t xml:space="preserve">8.3.9.1 – </w:t>
            </w:r>
            <w:r>
              <w:rPr>
                <w:rStyle w:val="Hyperlink"/>
                <w:rFonts w:ascii="Calibri" w:hAnsi="Calibri" w:eastAsia="Aptos" w:cs="Calibri"/>
              </w:rPr>
              <w:t>Schedules</w:t>
            </w:r>
            <w:r>
              <w:rPr>
                <w:rFonts w:ascii="Calibri" w:hAnsi="Calibri" w:cs="Calibri"/>
                <w:rPrChange w:author="Neeraj Durgapal" w:date="2024-08-28T03:49:00Z" w:id="2997">
                  <w:rPr/>
                </w:rPrChange>
              </w:rPr>
              <w:tab/>
            </w:r>
            <w:r>
              <w:rPr>
                <w:rFonts w:ascii="Calibri" w:hAnsi="Calibri" w:cs="Calibri"/>
                <w:rPrChange w:author="Neeraj Durgapal" w:date="2024-08-28T03:49:00Z" w:id="2998">
                  <w:rPr/>
                </w:rPrChange>
              </w:rPr>
              <w:fldChar w:fldCharType="begin"/>
            </w:r>
            <w:r>
              <w:rPr>
                <w:rFonts w:ascii="Calibri" w:hAnsi="Calibri" w:cs="Calibri"/>
                <w:rPrChange w:author="Neeraj Durgapal" w:date="2024-08-28T03:49:00Z" w:id="2999">
                  <w:rPr/>
                </w:rPrChange>
              </w:rPr>
              <w:instrText xml:space="preserve"> PAGEREF _Toc175662530 \h </w:instrText>
            </w:r>
          </w:ins>
          <w:r>
            <w:rPr>
              <w:rFonts w:ascii="Calibri" w:hAnsi="Calibri" w:cs="Calibri"/>
              <w:rPrChange w:author="Neeraj Durgapal" w:date="2024-08-28T03:49:00Z" w:id="3000">
                <w:rPr>
                  <w:rFonts w:ascii="Calibri" w:hAnsi="Calibri" w:cs="Calibri"/>
                </w:rPr>
              </w:rPrChange>
            </w:rPr>
          </w:r>
          <w:ins w:author="Shubhankar Ghosh" w:date="2024-08-27T14:45:00Z" w:id="3001">
            <w:r>
              <w:rPr>
                <w:rFonts w:ascii="Calibri" w:hAnsi="Calibri" w:cs="Calibri"/>
                <w:rPrChange w:author="Neeraj Durgapal" w:date="2024-08-28T03:49:00Z" w:id="3002">
                  <w:rPr/>
                </w:rPrChange>
              </w:rPr>
              <w:fldChar w:fldCharType="separate"/>
            </w:r>
            <w:r>
              <w:rPr>
                <w:rFonts w:ascii="Calibri" w:hAnsi="Calibri" w:cs="Calibri"/>
                <w:rPrChange w:author="Neeraj Durgapal" w:date="2024-08-28T03:49:00Z" w:id="3003">
                  <w:rPr/>
                </w:rPrChange>
              </w:rPr>
              <w:t>35</w:t>
            </w:r>
            <w:r>
              <w:rPr>
                <w:rFonts w:ascii="Calibri" w:hAnsi="Calibri" w:cs="Calibri"/>
                <w:rPrChange w:author="Neeraj Durgapal" w:date="2024-08-28T03:49:00Z" w:id="3004">
                  <w:rPr/>
                </w:rPrChange>
              </w:rPr>
              <w:fldChar w:fldCharType="end"/>
            </w:r>
            <w:r>
              <w:rPr>
                <w:rStyle w:val="Hyperlink"/>
                <w:rFonts w:ascii="Calibri" w:hAnsi="Calibri" w:cs="Calibri"/>
                <w:rPrChange w:author="Neeraj Durgapal" w:date="2024-08-28T03:49:00Z" w:id="3005">
                  <w:rPr>
                    <w:rStyle w:val="Hyperlink"/>
                  </w:rPr>
                </w:rPrChange>
              </w:rPr>
              <w:fldChar w:fldCharType="end"/>
            </w:r>
          </w:ins>
        </w:p>
        <w:p w:rsidRPr="00E403D6" w:rsidR="00E403D6" w:rsidRDefault="00287800" w14:paraId="68EA7B66" w14:textId="77777777">
          <w:pPr>
            <w:pStyle w:val="TOC5"/>
            <w:tabs>
              <w:tab w:val="right" w:leader="dot" w:pos="9350"/>
            </w:tabs>
            <w:rPr>
              <w:ins w:author="Shubhankar Ghosh" w:date="2024-08-27T14:45:00Z" w:id="3006"/>
              <w:rFonts w:ascii="Calibri" w:hAnsi="Calibri" w:cs="Calibri"/>
              <w:lang w:val="en-IN" w:eastAsia="en-IN" w:bidi="mr-IN"/>
              <w:rPrChange w:author="Neeraj Durgapal" w:date="2024-08-28T03:49:00Z" w:id="3007">
                <w:rPr>
                  <w:ins w:author="Shubhankar Ghosh" w:date="2024-08-27T14:45:00Z" w:id="3008"/>
                  <w:rFonts w:cs="Mangal"/>
                  <w:sz w:val="22"/>
                  <w:szCs w:val="20"/>
                  <w:lang w:val="en-IN" w:eastAsia="en-IN" w:bidi="mr-IN"/>
                </w:rPr>
              </w:rPrChange>
            </w:rPr>
          </w:pPr>
          <w:ins w:author="Shubhankar Ghosh" w:date="2024-08-27T14:45:00Z" w:id="3009">
            <w:r>
              <w:rPr>
                <w:rStyle w:val="Hyperlink"/>
                <w:rFonts w:ascii="Calibri" w:hAnsi="Calibri" w:cs="Calibri"/>
                <w:rPrChange w:author="Neeraj Durgapal" w:date="2024-08-28T03:49:00Z" w:id="3010">
                  <w:rPr>
                    <w:rStyle w:val="Hyperlink"/>
                  </w:rPr>
                </w:rPrChange>
              </w:rPr>
              <w:fldChar w:fldCharType="begin"/>
            </w:r>
            <w:r>
              <w:rPr>
                <w:rStyle w:val="Hyperlink"/>
                <w:rFonts w:ascii="Calibri" w:hAnsi="Calibri" w:cs="Calibri"/>
                <w:rPrChange w:author="Neeraj Durgapal" w:date="2024-08-28T03:49:00Z" w:id="3011">
                  <w:rPr>
                    <w:rStyle w:val="Hyperlink"/>
                  </w:rPr>
                </w:rPrChange>
              </w:rPr>
              <w:instrText xml:space="preserve"> </w:instrText>
            </w:r>
            <w:r>
              <w:rPr>
                <w:rFonts w:ascii="Calibri" w:hAnsi="Calibri" w:cs="Calibri"/>
                <w:rPrChange w:author="Neeraj Durgapal" w:date="2024-08-28T03:49:00Z" w:id="3012">
                  <w:rPr/>
                </w:rPrChange>
              </w:rPr>
              <w:instrText>HYPERLINK \l "_Toc175662531"</w:instrText>
            </w:r>
            <w:r>
              <w:rPr>
                <w:rStyle w:val="Hyperlink"/>
                <w:rFonts w:ascii="Calibri" w:hAnsi="Calibri" w:cs="Calibri"/>
                <w:rPrChange w:author="Neeraj Durgapal" w:date="2024-08-28T03:49:00Z" w:id="3013">
                  <w:rPr>
                    <w:rStyle w:val="Hyperlink"/>
                  </w:rPr>
                </w:rPrChange>
              </w:rPr>
              <w:instrText xml:space="preserve"> </w:instrText>
            </w:r>
            <w:r>
              <w:rPr>
                <w:rStyle w:val="Hyperlink"/>
                <w:rFonts w:ascii="Calibri" w:hAnsi="Calibri" w:cs="Calibri"/>
                <w:rPrChange w:author="Neeraj Durgapal" w:date="2024-08-28T03:49:00Z" w:id="3014">
                  <w:rPr>
                    <w:rStyle w:val="Hyperlink"/>
                  </w:rPr>
                </w:rPrChange>
              </w:rPr>
              <w:fldChar w:fldCharType="separate"/>
            </w:r>
            <w:r>
              <w:rPr>
                <w:rStyle w:val="Hyperlink"/>
                <w:rFonts w:ascii="Calibri" w:hAnsi="Calibri" w:eastAsia="Aptos Display" w:cs="Calibri"/>
              </w:rPr>
              <w:t xml:space="preserve">8.3.9.2 – </w:t>
            </w:r>
            <w:r>
              <w:rPr>
                <w:rStyle w:val="Hyperlink"/>
                <w:rFonts w:ascii="Calibri" w:hAnsi="Calibri" w:eastAsia="Aptos" w:cs="Calibri"/>
              </w:rPr>
              <w:t>Notifications</w:t>
            </w:r>
            <w:r>
              <w:rPr>
                <w:rFonts w:ascii="Calibri" w:hAnsi="Calibri" w:cs="Calibri"/>
                <w:rPrChange w:author="Neeraj Durgapal" w:date="2024-08-28T03:49:00Z" w:id="3015">
                  <w:rPr/>
                </w:rPrChange>
              </w:rPr>
              <w:tab/>
            </w:r>
            <w:r>
              <w:rPr>
                <w:rFonts w:ascii="Calibri" w:hAnsi="Calibri" w:cs="Calibri"/>
                <w:rPrChange w:author="Neeraj Durgapal" w:date="2024-08-28T03:49:00Z" w:id="3016">
                  <w:rPr/>
                </w:rPrChange>
              </w:rPr>
              <w:fldChar w:fldCharType="begin"/>
            </w:r>
            <w:r>
              <w:rPr>
                <w:rFonts w:ascii="Calibri" w:hAnsi="Calibri" w:cs="Calibri"/>
                <w:rPrChange w:author="Neeraj Durgapal" w:date="2024-08-28T03:49:00Z" w:id="3017">
                  <w:rPr/>
                </w:rPrChange>
              </w:rPr>
              <w:instrText xml:space="preserve"> PAGEREF _Toc175662531 \h </w:instrText>
            </w:r>
          </w:ins>
          <w:r>
            <w:rPr>
              <w:rFonts w:ascii="Calibri" w:hAnsi="Calibri" w:cs="Calibri"/>
              <w:rPrChange w:author="Neeraj Durgapal" w:date="2024-08-28T03:49:00Z" w:id="3018">
                <w:rPr>
                  <w:rFonts w:ascii="Calibri" w:hAnsi="Calibri" w:cs="Calibri"/>
                </w:rPr>
              </w:rPrChange>
            </w:rPr>
          </w:r>
          <w:ins w:author="Shubhankar Ghosh" w:date="2024-08-27T14:45:00Z" w:id="3019">
            <w:r>
              <w:rPr>
                <w:rFonts w:ascii="Calibri" w:hAnsi="Calibri" w:cs="Calibri"/>
                <w:rPrChange w:author="Neeraj Durgapal" w:date="2024-08-28T03:49:00Z" w:id="3020">
                  <w:rPr/>
                </w:rPrChange>
              </w:rPr>
              <w:fldChar w:fldCharType="separate"/>
            </w:r>
            <w:r>
              <w:rPr>
                <w:rFonts w:ascii="Calibri" w:hAnsi="Calibri" w:cs="Calibri"/>
                <w:rPrChange w:author="Neeraj Durgapal" w:date="2024-08-28T03:49:00Z" w:id="3021">
                  <w:rPr/>
                </w:rPrChange>
              </w:rPr>
              <w:t>35</w:t>
            </w:r>
            <w:r>
              <w:rPr>
                <w:rFonts w:ascii="Calibri" w:hAnsi="Calibri" w:cs="Calibri"/>
                <w:rPrChange w:author="Neeraj Durgapal" w:date="2024-08-28T03:49:00Z" w:id="3022">
                  <w:rPr/>
                </w:rPrChange>
              </w:rPr>
              <w:fldChar w:fldCharType="end"/>
            </w:r>
            <w:r>
              <w:rPr>
                <w:rStyle w:val="Hyperlink"/>
                <w:rFonts w:ascii="Calibri" w:hAnsi="Calibri" w:cs="Calibri"/>
                <w:rPrChange w:author="Neeraj Durgapal" w:date="2024-08-28T03:49:00Z" w:id="3023">
                  <w:rPr>
                    <w:rStyle w:val="Hyperlink"/>
                  </w:rPr>
                </w:rPrChange>
              </w:rPr>
              <w:fldChar w:fldCharType="end"/>
            </w:r>
          </w:ins>
        </w:p>
        <w:p w:rsidRPr="00E403D6" w:rsidR="00E403D6" w:rsidRDefault="00287800" w14:paraId="068CE23B" w14:textId="77777777">
          <w:pPr>
            <w:pStyle w:val="TOC5"/>
            <w:tabs>
              <w:tab w:val="right" w:leader="dot" w:pos="9350"/>
            </w:tabs>
            <w:rPr>
              <w:ins w:author="Shubhankar Ghosh" w:date="2024-08-27T14:45:00Z" w:id="3024"/>
              <w:rFonts w:ascii="Calibri" w:hAnsi="Calibri" w:cs="Calibri"/>
              <w:lang w:val="en-IN" w:eastAsia="en-IN" w:bidi="mr-IN"/>
              <w:rPrChange w:author="Neeraj Durgapal" w:date="2024-08-28T03:49:00Z" w:id="3025">
                <w:rPr>
                  <w:ins w:author="Shubhankar Ghosh" w:date="2024-08-27T14:45:00Z" w:id="3026"/>
                  <w:rFonts w:cs="Mangal"/>
                  <w:sz w:val="22"/>
                  <w:szCs w:val="20"/>
                  <w:lang w:val="en-IN" w:eastAsia="en-IN" w:bidi="mr-IN"/>
                </w:rPr>
              </w:rPrChange>
            </w:rPr>
          </w:pPr>
          <w:ins w:author="Shubhankar Ghosh" w:date="2024-08-27T14:45:00Z" w:id="3027">
            <w:r>
              <w:rPr>
                <w:rStyle w:val="Hyperlink"/>
                <w:rFonts w:ascii="Calibri" w:hAnsi="Calibri" w:cs="Calibri"/>
                <w:rPrChange w:author="Neeraj Durgapal" w:date="2024-08-28T03:49:00Z" w:id="3028">
                  <w:rPr>
                    <w:rStyle w:val="Hyperlink"/>
                  </w:rPr>
                </w:rPrChange>
              </w:rPr>
              <w:fldChar w:fldCharType="begin"/>
            </w:r>
            <w:r>
              <w:rPr>
                <w:rStyle w:val="Hyperlink"/>
                <w:rFonts w:ascii="Calibri" w:hAnsi="Calibri" w:cs="Calibri"/>
                <w:rPrChange w:author="Neeraj Durgapal" w:date="2024-08-28T03:49:00Z" w:id="3029">
                  <w:rPr>
                    <w:rStyle w:val="Hyperlink"/>
                  </w:rPr>
                </w:rPrChange>
              </w:rPr>
              <w:instrText xml:space="preserve"> </w:instrText>
            </w:r>
            <w:r>
              <w:rPr>
                <w:rFonts w:ascii="Calibri" w:hAnsi="Calibri" w:cs="Calibri"/>
                <w:rPrChange w:author="Neeraj Durgapal" w:date="2024-08-28T03:49:00Z" w:id="3030">
                  <w:rPr/>
                </w:rPrChange>
              </w:rPr>
              <w:instrText>HYPERLINK \l "_Toc175662532"</w:instrText>
            </w:r>
            <w:r>
              <w:rPr>
                <w:rStyle w:val="Hyperlink"/>
                <w:rFonts w:ascii="Calibri" w:hAnsi="Calibri" w:cs="Calibri"/>
                <w:rPrChange w:author="Neeraj Durgapal" w:date="2024-08-28T03:49:00Z" w:id="3031">
                  <w:rPr>
                    <w:rStyle w:val="Hyperlink"/>
                  </w:rPr>
                </w:rPrChange>
              </w:rPr>
              <w:instrText xml:space="preserve"> </w:instrText>
            </w:r>
            <w:r>
              <w:rPr>
                <w:rStyle w:val="Hyperlink"/>
                <w:rFonts w:ascii="Calibri" w:hAnsi="Calibri" w:cs="Calibri"/>
                <w:rPrChange w:author="Neeraj Durgapal" w:date="2024-08-28T03:49:00Z" w:id="3032">
                  <w:rPr>
                    <w:rStyle w:val="Hyperlink"/>
                  </w:rPr>
                </w:rPrChange>
              </w:rPr>
              <w:fldChar w:fldCharType="separate"/>
            </w:r>
            <w:r>
              <w:rPr>
                <w:rStyle w:val="Hyperlink"/>
                <w:rFonts w:ascii="Calibri" w:hAnsi="Calibri" w:eastAsia="Aptos Display" w:cs="Calibri"/>
              </w:rPr>
              <w:t xml:space="preserve">8.3.9.3 – </w:t>
            </w:r>
            <w:r>
              <w:rPr>
                <w:rStyle w:val="Hyperlink"/>
                <w:rFonts w:ascii="Calibri" w:hAnsi="Calibri" w:eastAsia="Aptos" w:cs="Calibri"/>
              </w:rPr>
              <w:t>Customizable Notification Settings</w:t>
            </w:r>
            <w:r>
              <w:rPr>
                <w:rFonts w:ascii="Calibri" w:hAnsi="Calibri" w:cs="Calibri"/>
                <w:rPrChange w:author="Neeraj Durgapal" w:date="2024-08-28T03:49:00Z" w:id="3033">
                  <w:rPr/>
                </w:rPrChange>
              </w:rPr>
              <w:tab/>
            </w:r>
            <w:r>
              <w:rPr>
                <w:rFonts w:ascii="Calibri" w:hAnsi="Calibri" w:cs="Calibri"/>
                <w:rPrChange w:author="Neeraj Durgapal" w:date="2024-08-28T03:49:00Z" w:id="3034">
                  <w:rPr/>
                </w:rPrChange>
              </w:rPr>
              <w:fldChar w:fldCharType="begin"/>
            </w:r>
            <w:r>
              <w:rPr>
                <w:rFonts w:ascii="Calibri" w:hAnsi="Calibri" w:cs="Calibri"/>
                <w:rPrChange w:author="Neeraj Durgapal" w:date="2024-08-28T03:49:00Z" w:id="3035">
                  <w:rPr/>
                </w:rPrChange>
              </w:rPr>
              <w:instrText xml:space="preserve"> PAGEREF _Toc175662532 \h </w:instrText>
            </w:r>
          </w:ins>
          <w:r>
            <w:rPr>
              <w:rFonts w:ascii="Calibri" w:hAnsi="Calibri" w:cs="Calibri"/>
              <w:rPrChange w:author="Neeraj Durgapal" w:date="2024-08-28T03:49:00Z" w:id="3036">
                <w:rPr>
                  <w:rFonts w:ascii="Calibri" w:hAnsi="Calibri" w:cs="Calibri"/>
                </w:rPr>
              </w:rPrChange>
            </w:rPr>
          </w:r>
          <w:ins w:author="Shubhankar Ghosh" w:date="2024-08-27T14:45:00Z" w:id="3037">
            <w:r>
              <w:rPr>
                <w:rFonts w:ascii="Calibri" w:hAnsi="Calibri" w:cs="Calibri"/>
                <w:rPrChange w:author="Neeraj Durgapal" w:date="2024-08-28T03:49:00Z" w:id="3038">
                  <w:rPr/>
                </w:rPrChange>
              </w:rPr>
              <w:fldChar w:fldCharType="separate"/>
            </w:r>
            <w:r>
              <w:rPr>
                <w:rFonts w:ascii="Calibri" w:hAnsi="Calibri" w:cs="Calibri"/>
                <w:rPrChange w:author="Neeraj Durgapal" w:date="2024-08-28T03:49:00Z" w:id="3039">
                  <w:rPr/>
                </w:rPrChange>
              </w:rPr>
              <w:t>35</w:t>
            </w:r>
            <w:r>
              <w:rPr>
                <w:rFonts w:ascii="Calibri" w:hAnsi="Calibri" w:cs="Calibri"/>
                <w:rPrChange w:author="Neeraj Durgapal" w:date="2024-08-28T03:49:00Z" w:id="3040">
                  <w:rPr/>
                </w:rPrChange>
              </w:rPr>
              <w:fldChar w:fldCharType="end"/>
            </w:r>
            <w:r>
              <w:rPr>
                <w:rStyle w:val="Hyperlink"/>
                <w:rFonts w:ascii="Calibri" w:hAnsi="Calibri" w:cs="Calibri"/>
                <w:rPrChange w:author="Neeraj Durgapal" w:date="2024-08-28T03:49:00Z" w:id="3041">
                  <w:rPr>
                    <w:rStyle w:val="Hyperlink"/>
                  </w:rPr>
                </w:rPrChange>
              </w:rPr>
              <w:fldChar w:fldCharType="end"/>
            </w:r>
          </w:ins>
        </w:p>
        <w:p w:rsidRPr="00E403D6" w:rsidR="00E403D6" w:rsidRDefault="00287800" w14:paraId="65CFB3AB" w14:textId="77777777">
          <w:pPr>
            <w:pStyle w:val="TOC3"/>
            <w:tabs>
              <w:tab w:val="right" w:leader="dot" w:pos="9350"/>
            </w:tabs>
            <w:rPr>
              <w:ins w:author="Shubhankar Ghosh" w:date="2024-08-27T14:45:00Z" w:id="3042"/>
              <w:rFonts w:ascii="Calibri" w:hAnsi="Calibri" w:cs="Calibri"/>
              <w:lang w:val="en-IN" w:eastAsia="en-IN" w:bidi="mr-IN"/>
              <w:rPrChange w:author="Neeraj Durgapal" w:date="2024-08-28T03:49:00Z" w:id="3043">
                <w:rPr>
                  <w:ins w:author="Shubhankar Ghosh" w:date="2024-08-27T14:45:00Z" w:id="3044"/>
                  <w:rFonts w:cs="Mangal"/>
                  <w:sz w:val="22"/>
                  <w:szCs w:val="20"/>
                  <w:lang w:val="en-IN" w:eastAsia="en-IN" w:bidi="mr-IN"/>
                </w:rPr>
              </w:rPrChange>
            </w:rPr>
          </w:pPr>
          <w:ins w:author="Shubhankar Ghosh" w:date="2024-08-27T14:45:00Z" w:id="3045">
            <w:r>
              <w:rPr>
                <w:rStyle w:val="Hyperlink"/>
                <w:rFonts w:ascii="Calibri" w:hAnsi="Calibri" w:cs="Calibri"/>
                <w:rPrChange w:author="Neeraj Durgapal" w:date="2024-08-28T03:49:00Z" w:id="3046">
                  <w:rPr>
                    <w:rStyle w:val="Hyperlink"/>
                  </w:rPr>
                </w:rPrChange>
              </w:rPr>
              <w:fldChar w:fldCharType="begin"/>
            </w:r>
            <w:r>
              <w:rPr>
                <w:rStyle w:val="Hyperlink"/>
                <w:rFonts w:ascii="Calibri" w:hAnsi="Calibri" w:cs="Calibri"/>
                <w:rPrChange w:author="Neeraj Durgapal" w:date="2024-08-28T03:49:00Z" w:id="3047">
                  <w:rPr>
                    <w:rStyle w:val="Hyperlink"/>
                  </w:rPr>
                </w:rPrChange>
              </w:rPr>
              <w:instrText xml:space="preserve"> </w:instrText>
            </w:r>
            <w:r>
              <w:rPr>
                <w:rFonts w:ascii="Calibri" w:hAnsi="Calibri" w:cs="Calibri"/>
                <w:rPrChange w:author="Neeraj Durgapal" w:date="2024-08-28T03:49:00Z" w:id="3048">
                  <w:rPr/>
                </w:rPrChange>
              </w:rPr>
              <w:instrText>HYPERLINK \l "_Toc175662533"</w:instrText>
            </w:r>
            <w:r>
              <w:rPr>
                <w:rStyle w:val="Hyperlink"/>
                <w:rFonts w:ascii="Calibri" w:hAnsi="Calibri" w:cs="Calibri"/>
                <w:rPrChange w:author="Neeraj Durgapal" w:date="2024-08-28T03:49:00Z" w:id="3049">
                  <w:rPr>
                    <w:rStyle w:val="Hyperlink"/>
                  </w:rPr>
                </w:rPrChange>
              </w:rPr>
              <w:instrText xml:space="preserve"> </w:instrText>
            </w:r>
            <w:r>
              <w:rPr>
                <w:rStyle w:val="Hyperlink"/>
                <w:rFonts w:ascii="Calibri" w:hAnsi="Calibri" w:cs="Calibri"/>
                <w:rPrChange w:author="Neeraj Durgapal" w:date="2024-08-28T03:49:00Z" w:id="3050">
                  <w:rPr>
                    <w:rStyle w:val="Hyperlink"/>
                  </w:rPr>
                </w:rPrChange>
              </w:rPr>
              <w:fldChar w:fldCharType="separate"/>
            </w:r>
            <w:r>
              <w:rPr>
                <w:rStyle w:val="Hyperlink"/>
                <w:rFonts w:ascii="Calibri" w:hAnsi="Calibri" w:cs="Calibri"/>
              </w:rPr>
              <w:t>8.4 - Non - Functional Specification</w:t>
            </w:r>
            <w:r>
              <w:rPr>
                <w:rFonts w:ascii="Calibri" w:hAnsi="Calibri" w:cs="Calibri"/>
                <w:rPrChange w:author="Neeraj Durgapal" w:date="2024-08-28T03:49:00Z" w:id="3051">
                  <w:rPr/>
                </w:rPrChange>
              </w:rPr>
              <w:tab/>
            </w:r>
            <w:r>
              <w:rPr>
                <w:rFonts w:ascii="Calibri" w:hAnsi="Calibri" w:cs="Calibri"/>
                <w:rPrChange w:author="Neeraj Durgapal" w:date="2024-08-28T03:49:00Z" w:id="3052">
                  <w:rPr/>
                </w:rPrChange>
              </w:rPr>
              <w:fldChar w:fldCharType="begin"/>
            </w:r>
            <w:r>
              <w:rPr>
                <w:rFonts w:ascii="Calibri" w:hAnsi="Calibri" w:cs="Calibri"/>
                <w:rPrChange w:author="Neeraj Durgapal" w:date="2024-08-28T03:49:00Z" w:id="3053">
                  <w:rPr/>
                </w:rPrChange>
              </w:rPr>
              <w:instrText xml:space="preserve"> PAGEREF _Toc175662533 \h </w:instrText>
            </w:r>
          </w:ins>
          <w:r>
            <w:rPr>
              <w:rFonts w:ascii="Calibri" w:hAnsi="Calibri" w:cs="Calibri"/>
              <w:rPrChange w:author="Neeraj Durgapal" w:date="2024-08-28T03:49:00Z" w:id="3054">
                <w:rPr>
                  <w:rFonts w:ascii="Calibri" w:hAnsi="Calibri" w:cs="Calibri"/>
                </w:rPr>
              </w:rPrChange>
            </w:rPr>
          </w:r>
          <w:ins w:author="Shubhankar Ghosh" w:date="2024-08-27T14:45:00Z" w:id="3055">
            <w:r>
              <w:rPr>
                <w:rFonts w:ascii="Calibri" w:hAnsi="Calibri" w:cs="Calibri"/>
                <w:rPrChange w:author="Neeraj Durgapal" w:date="2024-08-28T03:49:00Z" w:id="3056">
                  <w:rPr/>
                </w:rPrChange>
              </w:rPr>
              <w:fldChar w:fldCharType="separate"/>
            </w:r>
            <w:r>
              <w:rPr>
                <w:rFonts w:ascii="Calibri" w:hAnsi="Calibri" w:cs="Calibri"/>
                <w:rPrChange w:author="Neeraj Durgapal" w:date="2024-08-28T03:49:00Z" w:id="3057">
                  <w:rPr/>
                </w:rPrChange>
              </w:rPr>
              <w:t>36</w:t>
            </w:r>
            <w:r>
              <w:rPr>
                <w:rFonts w:ascii="Calibri" w:hAnsi="Calibri" w:cs="Calibri"/>
                <w:rPrChange w:author="Neeraj Durgapal" w:date="2024-08-28T03:49:00Z" w:id="3058">
                  <w:rPr/>
                </w:rPrChange>
              </w:rPr>
              <w:fldChar w:fldCharType="end"/>
            </w:r>
            <w:r>
              <w:rPr>
                <w:rStyle w:val="Hyperlink"/>
                <w:rFonts w:ascii="Calibri" w:hAnsi="Calibri" w:cs="Calibri"/>
                <w:rPrChange w:author="Neeraj Durgapal" w:date="2024-08-28T03:49:00Z" w:id="3059">
                  <w:rPr>
                    <w:rStyle w:val="Hyperlink"/>
                  </w:rPr>
                </w:rPrChange>
              </w:rPr>
              <w:fldChar w:fldCharType="end"/>
            </w:r>
          </w:ins>
        </w:p>
        <w:p w:rsidRPr="00E403D6" w:rsidR="00E403D6" w:rsidRDefault="00287800" w14:paraId="577FD0F2" w14:textId="77777777">
          <w:pPr>
            <w:pStyle w:val="TOC1"/>
            <w:tabs>
              <w:tab w:val="right" w:leader="dot" w:pos="9345"/>
            </w:tabs>
            <w:rPr>
              <w:del w:author="Shubhankar Ghosh" w:date="2024-08-27T13:05:00Z" w:id="3060"/>
              <w:rStyle w:val="Hyperlink"/>
              <w:rFonts w:ascii="Calibri" w:hAnsi="Calibri" w:cs="Calibri"/>
              <w:kern w:val="2"/>
              <w:lang w:val="en-IN" w:eastAsia="en-IN"/>
              <w14:ligatures w14:val="standardContextual"/>
              <w:rPrChange w:author="Neeraj Durgapal" w:date="2024-08-28T03:49:00Z" w:id="3061">
                <w:rPr>
                  <w:del w:author="Shubhankar Ghosh" w:date="2024-08-27T13:05:00Z" w:id="3062"/>
                  <w:rStyle w:val="Hyperlink"/>
                  <w:kern w:val="2"/>
                  <w:lang w:val="en-IN" w:eastAsia="en-IN"/>
                  <w14:ligatures w14:val="standardContextual"/>
                </w:rPr>
              </w:rPrChange>
            </w:rPr>
          </w:pPr>
          <w:del w:author="Shubhankar Ghosh" w:date="2024-08-27T13:05:00Z" w:id="3063">
            <w:r>
              <w:rPr>
                <w:rFonts w:ascii="Calibri" w:hAnsi="Calibri" w:cs="Calibri"/>
                <w:rPrChange w:author="Neeraj Durgapal" w:date="2024-08-28T03:49:00Z" w:id="3064">
                  <w:rPr>
                    <w:rStyle w:val="Hyperlink"/>
                  </w:rPr>
                </w:rPrChange>
              </w:rPr>
              <w:delText>Document Purpose</w:delText>
            </w:r>
            <w:r>
              <w:rPr>
                <w:rFonts w:ascii="Calibri" w:hAnsi="Calibri" w:cs="Calibri"/>
                <w:rPrChange w:author="Neeraj Durgapal" w:date="2024-08-28T03:49:00Z" w:id="3065">
                  <w:rPr/>
                </w:rPrChange>
              </w:rPr>
              <w:tab/>
            </w:r>
            <w:r>
              <w:rPr>
                <w:rFonts w:ascii="Calibri" w:hAnsi="Calibri" w:cs="Calibri"/>
                <w:rPrChange w:author="Neeraj Durgapal" w:date="2024-08-28T03:49:00Z" w:id="3065">
                  <w:rPr/>
                </w:rPrChange>
              </w:rPr>
              <w:delText>3</w:delText>
            </w:r>
          </w:del>
        </w:p>
        <w:p w:rsidRPr="00E403D6" w:rsidR="00E403D6" w:rsidRDefault="00287800" w14:paraId="5D7FBC70" w14:textId="77777777">
          <w:pPr>
            <w:pStyle w:val="TOC1"/>
            <w:tabs>
              <w:tab w:val="right" w:leader="dot" w:pos="9345"/>
            </w:tabs>
            <w:rPr>
              <w:del w:author="Shubhankar Ghosh" w:date="2024-08-27T13:05:00Z" w:id="3066"/>
              <w:rStyle w:val="Hyperlink"/>
              <w:rFonts w:ascii="Calibri" w:hAnsi="Calibri" w:cs="Calibri"/>
              <w:kern w:val="2"/>
              <w:lang w:val="en-IN" w:eastAsia="en-IN"/>
              <w14:ligatures w14:val="standardContextual"/>
              <w:rPrChange w:author="Neeraj Durgapal" w:date="2024-08-28T03:49:00Z" w:id="3067">
                <w:rPr>
                  <w:del w:author="Shubhankar Ghosh" w:date="2024-08-27T13:05:00Z" w:id="3068"/>
                  <w:rStyle w:val="Hyperlink"/>
                  <w:kern w:val="2"/>
                  <w:lang w:val="en-IN" w:eastAsia="en-IN"/>
                  <w14:ligatures w14:val="standardContextual"/>
                </w:rPr>
              </w:rPrChange>
            </w:rPr>
          </w:pPr>
          <w:del w:author="Shubhankar Ghosh" w:date="2024-08-27T13:05:00Z" w:id="3069">
            <w:r>
              <w:rPr>
                <w:rFonts w:ascii="Calibri" w:hAnsi="Calibri" w:cs="Calibri"/>
                <w:rPrChange w:author="Neeraj Durgapal" w:date="2024-08-28T03:49:00Z" w:id="3070">
                  <w:rPr>
                    <w:rStyle w:val="Hyperlink"/>
                  </w:rPr>
                </w:rPrChange>
              </w:rPr>
              <w:delText>Scope</w:delText>
            </w:r>
            <w:r>
              <w:rPr>
                <w:rFonts w:ascii="Calibri" w:hAnsi="Calibri" w:cs="Calibri"/>
                <w:rPrChange w:author="Neeraj Durgapal" w:date="2024-08-28T03:49:00Z" w:id="3071">
                  <w:rPr/>
                </w:rPrChange>
              </w:rPr>
              <w:tab/>
            </w:r>
            <w:r>
              <w:rPr>
                <w:rFonts w:ascii="Calibri" w:hAnsi="Calibri" w:cs="Calibri"/>
                <w:rPrChange w:author="Neeraj Durgapal" w:date="2024-08-28T03:49:00Z" w:id="3071">
                  <w:rPr/>
                </w:rPrChange>
              </w:rPr>
              <w:delText>3</w:delText>
            </w:r>
          </w:del>
        </w:p>
        <w:p w:rsidRPr="00E403D6" w:rsidR="00E403D6" w:rsidRDefault="00287800" w14:paraId="086CFD71" w14:textId="77777777">
          <w:pPr>
            <w:pStyle w:val="TOC2"/>
            <w:tabs>
              <w:tab w:val="left" w:pos="720"/>
              <w:tab w:val="right" w:leader="dot" w:pos="9345"/>
            </w:tabs>
            <w:rPr>
              <w:del w:author="Shubhankar Ghosh" w:date="2024-08-27T13:05:00Z" w:id="3072"/>
              <w:rStyle w:val="Hyperlink"/>
              <w:rFonts w:ascii="Calibri" w:hAnsi="Calibri" w:cs="Calibri"/>
              <w:kern w:val="2"/>
              <w:lang w:val="en-IN" w:eastAsia="en-IN"/>
              <w14:ligatures w14:val="standardContextual"/>
              <w:rPrChange w:author="Neeraj Durgapal" w:date="2024-08-28T03:49:00Z" w:id="3073">
                <w:rPr>
                  <w:del w:author="Shubhankar Ghosh" w:date="2024-08-27T13:05:00Z" w:id="3074"/>
                  <w:rStyle w:val="Hyperlink"/>
                  <w:kern w:val="2"/>
                  <w:lang w:val="en-IN" w:eastAsia="en-IN"/>
                  <w14:ligatures w14:val="standardContextual"/>
                </w:rPr>
              </w:rPrChange>
            </w:rPr>
          </w:pPr>
          <w:del w:author="Shubhankar Ghosh" w:date="2024-08-27T13:05:00Z" w:id="3075">
            <w:r>
              <w:rPr>
                <w:rFonts w:ascii="Calibri" w:hAnsi="Calibri" w:cs="Calibri"/>
                <w:rPrChange w:author="Neeraj Durgapal" w:date="2024-08-28T03:49:00Z" w:id="3076">
                  <w:rPr>
                    <w:rStyle w:val="Hyperlink"/>
                  </w:rPr>
                </w:rPrChange>
              </w:rPr>
              <w:delText>1.</w:delText>
            </w:r>
            <w:r>
              <w:rPr>
                <w:rFonts w:ascii="Calibri" w:hAnsi="Calibri" w:cs="Calibri"/>
                <w:rPrChange w:author="Neeraj Durgapal" w:date="2024-08-28T03:49:00Z" w:id="3077">
                  <w:rPr/>
                </w:rPrChange>
              </w:rPr>
              <w:tab/>
            </w:r>
            <w:r>
              <w:rPr>
                <w:rFonts w:ascii="Calibri" w:hAnsi="Calibri" w:cs="Calibri"/>
                <w:rPrChange w:author="Neeraj Durgapal" w:date="2024-08-28T03:49:00Z" w:id="3077">
                  <w:rPr/>
                </w:rPrChange>
              </w:rPr>
              <w:delText>Merchant Service</w:delText>
            </w:r>
            <w:r>
              <w:rPr>
                <w:rFonts w:ascii="Calibri" w:hAnsi="Calibri" w:cs="Calibri"/>
                <w:rPrChange w:author="Neeraj Durgapal" w:date="2024-08-28T03:49:00Z" w:id="3078">
                  <w:rPr/>
                </w:rPrChange>
              </w:rPr>
              <w:tab/>
            </w:r>
            <w:r>
              <w:rPr>
                <w:rFonts w:ascii="Calibri" w:hAnsi="Calibri" w:cs="Calibri"/>
                <w:rPrChange w:author="Neeraj Durgapal" w:date="2024-08-28T03:49:00Z" w:id="3078">
                  <w:rPr/>
                </w:rPrChange>
              </w:rPr>
              <w:delText>3</w:delText>
            </w:r>
          </w:del>
        </w:p>
        <w:p w:rsidRPr="00E403D6" w:rsidR="00E403D6" w:rsidRDefault="00287800" w14:paraId="584388FA" w14:textId="77777777">
          <w:pPr>
            <w:pStyle w:val="TOC2"/>
            <w:tabs>
              <w:tab w:val="left" w:pos="720"/>
              <w:tab w:val="right" w:leader="dot" w:pos="9345"/>
            </w:tabs>
            <w:rPr>
              <w:del w:author="Shubhankar Ghosh" w:date="2024-08-27T13:05:00Z" w:id="3079"/>
              <w:rStyle w:val="Hyperlink"/>
              <w:rFonts w:ascii="Calibri" w:hAnsi="Calibri" w:cs="Calibri"/>
              <w:kern w:val="2"/>
              <w:lang w:val="en-IN" w:eastAsia="en-IN"/>
              <w14:ligatures w14:val="standardContextual"/>
              <w:rPrChange w:author="Neeraj Durgapal" w:date="2024-08-28T03:49:00Z" w:id="3080">
                <w:rPr>
                  <w:del w:author="Shubhankar Ghosh" w:date="2024-08-27T13:05:00Z" w:id="3081"/>
                  <w:rStyle w:val="Hyperlink"/>
                  <w:kern w:val="2"/>
                  <w:lang w:val="en-IN" w:eastAsia="en-IN"/>
                  <w14:ligatures w14:val="standardContextual"/>
                </w:rPr>
              </w:rPrChange>
            </w:rPr>
          </w:pPr>
          <w:del w:author="Shubhankar Ghosh" w:date="2024-08-27T13:05:00Z" w:id="3082">
            <w:r>
              <w:rPr>
                <w:rFonts w:ascii="Calibri" w:hAnsi="Calibri" w:cs="Calibri"/>
                <w:rPrChange w:author="Neeraj Durgapal" w:date="2024-08-28T03:49:00Z" w:id="3083">
                  <w:rPr>
                    <w:rStyle w:val="Hyperlink"/>
                  </w:rPr>
                </w:rPrChange>
              </w:rPr>
              <w:delText>2.</w:delText>
            </w:r>
            <w:r>
              <w:rPr>
                <w:rFonts w:ascii="Calibri" w:hAnsi="Calibri" w:cs="Calibri"/>
                <w:rPrChange w:author="Neeraj Durgapal" w:date="2024-08-28T03:49:00Z" w:id="3084">
                  <w:rPr/>
                </w:rPrChange>
              </w:rPr>
              <w:tab/>
            </w:r>
            <w:r>
              <w:rPr>
                <w:rFonts w:ascii="Calibri" w:hAnsi="Calibri" w:cs="Calibri"/>
                <w:rPrChange w:author="Neeraj Durgapal" w:date="2024-08-28T03:49:00Z" w:id="3084">
                  <w:rPr/>
                </w:rPrChange>
              </w:rPr>
              <w:delText>Reporting</w:delText>
            </w:r>
            <w:r>
              <w:rPr>
                <w:rFonts w:ascii="Calibri" w:hAnsi="Calibri" w:cs="Calibri"/>
                <w:rPrChange w:author="Neeraj Durgapal" w:date="2024-08-28T03:49:00Z" w:id="3085">
                  <w:rPr/>
                </w:rPrChange>
              </w:rPr>
              <w:tab/>
            </w:r>
            <w:r>
              <w:rPr>
                <w:rFonts w:ascii="Calibri" w:hAnsi="Calibri" w:cs="Calibri"/>
                <w:rPrChange w:author="Neeraj Durgapal" w:date="2024-08-28T03:49:00Z" w:id="3085">
                  <w:rPr/>
                </w:rPrChange>
              </w:rPr>
              <w:delText>4</w:delText>
            </w:r>
          </w:del>
        </w:p>
        <w:p w:rsidRPr="00E403D6" w:rsidR="00E403D6" w:rsidRDefault="00287800" w14:paraId="31EAD01D" w14:textId="77777777">
          <w:pPr>
            <w:pStyle w:val="TOC2"/>
            <w:tabs>
              <w:tab w:val="right" w:leader="dot" w:pos="9345"/>
            </w:tabs>
            <w:rPr>
              <w:del w:author="Shubhankar Ghosh" w:date="2024-08-27T13:05:00Z" w:id="3086"/>
              <w:rStyle w:val="Hyperlink"/>
              <w:rFonts w:ascii="Calibri" w:hAnsi="Calibri" w:cs="Calibri"/>
              <w:kern w:val="2"/>
              <w:lang w:val="en-IN" w:eastAsia="en-IN"/>
              <w14:ligatures w14:val="standardContextual"/>
              <w:rPrChange w:author="Neeraj Durgapal" w:date="2024-08-28T03:49:00Z" w:id="3087">
                <w:rPr>
                  <w:del w:author="Shubhankar Ghosh" w:date="2024-08-27T13:05:00Z" w:id="3088"/>
                  <w:rStyle w:val="Hyperlink"/>
                  <w:kern w:val="2"/>
                  <w:lang w:val="en-IN" w:eastAsia="en-IN"/>
                  <w14:ligatures w14:val="standardContextual"/>
                </w:rPr>
              </w:rPrChange>
            </w:rPr>
          </w:pPr>
          <w:del w:author="Shubhankar Ghosh" w:date="2024-08-27T13:05:00Z" w:id="3089">
            <w:r>
              <w:rPr>
                <w:rFonts w:ascii="Calibri" w:hAnsi="Calibri" w:cs="Calibri"/>
                <w:rPrChange w:author="Neeraj Durgapal" w:date="2024-08-28T03:49:00Z" w:id="3090">
                  <w:rPr>
                    <w:rStyle w:val="Hyperlink"/>
                  </w:rPr>
                </w:rPrChange>
              </w:rPr>
              <w:delText>Business Requirement Mapping</w:delText>
            </w:r>
            <w:r>
              <w:rPr>
                <w:rFonts w:ascii="Calibri" w:hAnsi="Calibri" w:cs="Calibri"/>
                <w:rPrChange w:author="Neeraj Durgapal" w:date="2024-08-28T03:49:00Z" w:id="3091">
                  <w:rPr/>
                </w:rPrChange>
              </w:rPr>
              <w:tab/>
            </w:r>
            <w:r>
              <w:rPr>
                <w:rFonts w:ascii="Calibri" w:hAnsi="Calibri" w:cs="Calibri"/>
                <w:rPrChange w:author="Neeraj Durgapal" w:date="2024-08-28T03:49:00Z" w:id="3091">
                  <w:rPr/>
                </w:rPrChange>
              </w:rPr>
              <w:delText>4</w:delText>
            </w:r>
          </w:del>
        </w:p>
        <w:p w:rsidRPr="00E403D6" w:rsidR="00E403D6" w:rsidRDefault="00287800" w14:paraId="183EB497" w14:textId="77777777">
          <w:pPr>
            <w:pStyle w:val="TOC2"/>
            <w:tabs>
              <w:tab w:val="right" w:leader="dot" w:pos="9345"/>
            </w:tabs>
            <w:rPr>
              <w:del w:author="Shubhankar Ghosh" w:date="2024-08-27T13:05:00Z" w:id="3092"/>
              <w:rStyle w:val="Hyperlink"/>
              <w:rFonts w:ascii="Calibri" w:hAnsi="Calibri" w:cs="Calibri"/>
              <w:kern w:val="2"/>
              <w:lang w:val="en-IN" w:eastAsia="en-IN"/>
              <w14:ligatures w14:val="standardContextual"/>
              <w:rPrChange w:author="Neeraj Durgapal" w:date="2024-08-28T03:49:00Z" w:id="3093">
                <w:rPr>
                  <w:del w:author="Shubhankar Ghosh" w:date="2024-08-27T13:05:00Z" w:id="3094"/>
                  <w:rStyle w:val="Hyperlink"/>
                  <w:kern w:val="2"/>
                  <w:lang w:val="en-IN" w:eastAsia="en-IN"/>
                  <w14:ligatures w14:val="standardContextual"/>
                </w:rPr>
              </w:rPrChange>
            </w:rPr>
          </w:pPr>
          <w:del w:author="Shubhankar Ghosh" w:date="2024-08-27T13:05:00Z" w:id="3095">
            <w:r>
              <w:rPr>
                <w:rFonts w:ascii="Calibri" w:hAnsi="Calibri" w:cs="Calibri"/>
                <w:rPrChange w:author="Neeraj Durgapal" w:date="2024-08-28T03:49:00Z" w:id="3096">
                  <w:rPr>
                    <w:rStyle w:val="Hyperlink"/>
                  </w:rPr>
                </w:rPrChange>
              </w:rPr>
              <w:delText>Actors</w:delText>
            </w:r>
            <w:r>
              <w:rPr>
                <w:rFonts w:ascii="Calibri" w:hAnsi="Calibri" w:cs="Calibri"/>
                <w:rPrChange w:author="Neeraj Durgapal" w:date="2024-08-28T03:49:00Z" w:id="3097">
                  <w:rPr/>
                </w:rPrChange>
              </w:rPr>
              <w:tab/>
            </w:r>
            <w:r>
              <w:rPr>
                <w:rFonts w:ascii="Calibri" w:hAnsi="Calibri" w:cs="Calibri"/>
                <w:rPrChange w:author="Neeraj Durgapal" w:date="2024-08-28T03:49:00Z" w:id="3097">
                  <w:rPr/>
                </w:rPrChange>
              </w:rPr>
              <w:delText>4</w:delText>
            </w:r>
          </w:del>
        </w:p>
        <w:p w:rsidR="00E403D6" w:rsidP="65DF739C" w:rsidRDefault="00287800" w14:paraId="38A2C658" w14:textId="77777777">
          <w:pPr>
            <w:pStyle w:val="TOC2"/>
            <w:tabs>
              <w:tab w:val="right" w:leader="dot" w:pos="9345"/>
            </w:tabs>
            <w:rPr>
              <w:rStyle w:val="Hyperlink"/>
              <w:kern w:val="2"/>
              <w:lang w:val="en-IN" w:eastAsia="en-IN"/>
              <w14:ligatures w14:val="standardContextual"/>
            </w:rPr>
          </w:pPr>
          <w:del w:author="Shubhankar Ghosh" w:date="2024-08-27T13:05:00Z" w:id="3098">
            <w:r w:rsidRPr="65DF739C" w:rsidDel="65DF739C">
              <w:rPr>
                <w:rFonts w:ascii="Calibri" w:hAnsi="Calibri" w:cs="Calibri"/>
                <w:rPrChange w:author="Neeraj Durgapal" w:date="2024-08-28T03:49:00Z" w:id="3099">
                  <w:rPr>
                    <w:rStyle w:val="Hyperlink"/>
                  </w:rPr>
                </w:rPrChange>
              </w:rPr>
              <w:delText>Functions</w:delText>
            </w:r>
            <w:r>
              <w:tab/>
            </w:r>
            <w:r w:rsidRPr="65DF739C" w:rsidDel="65DF739C">
              <w:rPr>
                <w:rFonts w:ascii="Calibri" w:hAnsi="Calibri" w:cs="Calibri"/>
                <w:rPrChange w:author="Neeraj Durgapal" w:date="2024-08-28T03:49:00Z" w:id="3100">
                  <w:rPr>
                    <w:rStyle w:val="Hyperlink"/>
                  </w:rPr>
                </w:rPrChange>
              </w:rPr>
              <w:delText>4</w:delText>
            </w:r>
          </w:del>
        </w:p>
        <w:p w:rsidRPr="00E403D6" w:rsidR="00E403D6" w:rsidRDefault="00287800" w14:paraId="579FEE5E" w14:textId="77777777">
          <w:pPr>
            <w:pStyle w:val="TOC1"/>
            <w:tabs>
              <w:tab w:val="right" w:leader="dot" w:pos="9345"/>
            </w:tabs>
            <w:rPr>
              <w:del w:author="Shubhankar Ghosh" w:date="2024-08-27T13:05:00Z" w:id="3101"/>
              <w:rStyle w:val="Hyperlink"/>
              <w:rFonts w:ascii="Calibri" w:hAnsi="Calibri" w:cs="Calibri"/>
              <w:kern w:val="2"/>
              <w:lang w:val="en-IN" w:eastAsia="en-IN"/>
              <w14:ligatures w14:val="standardContextual"/>
              <w:rPrChange w:author="Neeraj Durgapal" w:date="2024-08-28T03:49:00Z" w:id="3102">
                <w:rPr>
                  <w:del w:author="Shubhankar Ghosh" w:date="2024-08-27T13:05:00Z" w:id="3103"/>
                  <w:rStyle w:val="Hyperlink"/>
                  <w:kern w:val="2"/>
                  <w:lang w:val="en-IN" w:eastAsia="en-IN"/>
                  <w14:ligatures w14:val="standardContextual"/>
                </w:rPr>
              </w:rPrChange>
            </w:rPr>
          </w:pPr>
          <w:del w:author="Shubhankar Ghosh" w:date="2024-08-27T13:05:00Z" w:id="3104">
            <w:r>
              <w:rPr>
                <w:rFonts w:ascii="Calibri" w:hAnsi="Calibri" w:cs="Calibri"/>
                <w:rPrChange w:author="Neeraj Durgapal" w:date="2024-08-28T03:49:00Z" w:id="3105">
                  <w:rPr>
                    <w:rStyle w:val="Hyperlink"/>
                  </w:rPr>
                </w:rPrChange>
              </w:rPr>
              <w:delText>Functional Flow</w:delText>
            </w:r>
            <w:r>
              <w:rPr>
                <w:rFonts w:ascii="Calibri" w:hAnsi="Calibri" w:cs="Calibri"/>
                <w:rPrChange w:author="Neeraj Durgapal" w:date="2024-08-28T03:49:00Z" w:id="3106">
                  <w:rPr/>
                </w:rPrChange>
              </w:rPr>
              <w:tab/>
            </w:r>
            <w:r>
              <w:rPr>
                <w:rFonts w:ascii="Calibri" w:hAnsi="Calibri" w:cs="Calibri"/>
                <w:rPrChange w:author="Neeraj Durgapal" w:date="2024-08-28T03:49:00Z" w:id="3106">
                  <w:rPr/>
                </w:rPrChange>
              </w:rPr>
              <w:delText>4</w:delText>
            </w:r>
          </w:del>
        </w:p>
        <w:p w:rsidRPr="00E403D6" w:rsidR="00E403D6" w:rsidRDefault="00287800" w14:paraId="2D88622B" w14:textId="77777777">
          <w:pPr>
            <w:pStyle w:val="TOC1"/>
            <w:tabs>
              <w:tab w:val="right" w:leader="dot" w:pos="9345"/>
            </w:tabs>
            <w:rPr>
              <w:del w:author="Shubhankar Ghosh" w:date="2024-08-27T13:05:00Z" w:id="3107"/>
              <w:rStyle w:val="Hyperlink"/>
              <w:rFonts w:ascii="Calibri" w:hAnsi="Calibri" w:cs="Calibri"/>
              <w:kern w:val="2"/>
              <w:lang w:val="en-IN" w:eastAsia="en-IN"/>
              <w14:ligatures w14:val="standardContextual"/>
              <w:rPrChange w:author="Neeraj Durgapal" w:date="2024-08-28T03:49:00Z" w:id="3108">
                <w:rPr>
                  <w:del w:author="Shubhankar Ghosh" w:date="2024-08-27T13:05:00Z" w:id="3109"/>
                  <w:rStyle w:val="Hyperlink"/>
                  <w:kern w:val="2"/>
                  <w:lang w:val="en-IN" w:eastAsia="en-IN"/>
                  <w14:ligatures w14:val="standardContextual"/>
                </w:rPr>
              </w:rPrChange>
            </w:rPr>
          </w:pPr>
          <w:del w:author="Shubhankar Ghosh" w:date="2024-08-27T13:05:00Z" w:id="3110">
            <w:r>
              <w:rPr>
                <w:rFonts w:ascii="Calibri" w:hAnsi="Calibri" w:cs="Calibri"/>
                <w:rPrChange w:author="Neeraj Durgapal" w:date="2024-08-28T03:49:00Z" w:id="3111">
                  <w:rPr>
                    <w:rStyle w:val="Hyperlink"/>
                  </w:rPr>
                </w:rPrChange>
              </w:rPr>
              <w:delText>Functional Specifications</w:delText>
            </w:r>
            <w:r>
              <w:rPr>
                <w:rFonts w:ascii="Calibri" w:hAnsi="Calibri" w:cs="Calibri"/>
                <w:rPrChange w:author="Neeraj Durgapal" w:date="2024-08-28T03:49:00Z" w:id="3112">
                  <w:rPr/>
                </w:rPrChange>
              </w:rPr>
              <w:tab/>
            </w:r>
            <w:r>
              <w:rPr>
                <w:rFonts w:ascii="Calibri" w:hAnsi="Calibri" w:cs="Calibri"/>
                <w:rPrChange w:author="Neeraj Durgapal" w:date="2024-08-28T03:49:00Z" w:id="3112">
                  <w:rPr/>
                </w:rPrChange>
              </w:rPr>
              <w:delText>5</w:delText>
            </w:r>
          </w:del>
        </w:p>
        <w:p w:rsidRPr="00E403D6" w:rsidR="00E403D6" w:rsidRDefault="00287800" w14:paraId="642AD32D" w14:textId="77777777">
          <w:pPr>
            <w:pStyle w:val="TOC2"/>
            <w:tabs>
              <w:tab w:val="left" w:pos="720"/>
              <w:tab w:val="right" w:leader="dot" w:pos="9345"/>
            </w:tabs>
            <w:rPr>
              <w:del w:author="Shubhankar Ghosh" w:date="2024-08-27T13:05:00Z" w:id="3113"/>
              <w:rStyle w:val="Hyperlink"/>
              <w:rFonts w:ascii="Calibri" w:hAnsi="Calibri" w:cs="Calibri"/>
              <w:kern w:val="2"/>
              <w:lang w:val="en-IN" w:eastAsia="en-IN"/>
              <w14:ligatures w14:val="standardContextual"/>
              <w:rPrChange w:author="Neeraj Durgapal" w:date="2024-08-28T03:49:00Z" w:id="3114">
                <w:rPr>
                  <w:del w:author="Shubhankar Ghosh" w:date="2024-08-27T13:05:00Z" w:id="3115"/>
                  <w:rStyle w:val="Hyperlink"/>
                  <w:kern w:val="2"/>
                  <w:lang w:val="en-IN" w:eastAsia="en-IN"/>
                  <w14:ligatures w14:val="standardContextual"/>
                </w:rPr>
              </w:rPrChange>
            </w:rPr>
          </w:pPr>
          <w:del w:author="Shubhankar Ghosh" w:date="2024-08-27T13:05:00Z" w:id="3116">
            <w:r>
              <w:rPr>
                <w:rFonts w:ascii="Calibri" w:hAnsi="Calibri" w:cs="Calibri"/>
                <w:rPrChange w:author="Neeraj Durgapal" w:date="2024-08-28T03:49:00Z" w:id="3117">
                  <w:rPr>
                    <w:rStyle w:val="Hyperlink"/>
                  </w:rPr>
                </w:rPrChange>
              </w:rPr>
              <w:delText>1.</w:delText>
            </w:r>
            <w:r>
              <w:rPr>
                <w:rFonts w:ascii="Calibri" w:hAnsi="Calibri" w:cs="Calibri"/>
                <w:rPrChange w:author="Neeraj Durgapal" w:date="2024-08-28T03:49:00Z" w:id="3118">
                  <w:rPr/>
                </w:rPrChange>
              </w:rPr>
              <w:tab/>
            </w:r>
            <w:r>
              <w:rPr>
                <w:rFonts w:ascii="Calibri" w:hAnsi="Calibri" w:cs="Calibri"/>
                <w:rPrChange w:author="Neeraj Durgapal" w:date="2024-08-28T03:49:00Z" w:id="3118">
                  <w:rPr/>
                </w:rPrChange>
              </w:rPr>
              <w:delText>FS_MS_1 – Merchant Login</w:delText>
            </w:r>
            <w:r>
              <w:rPr>
                <w:rFonts w:ascii="Calibri" w:hAnsi="Calibri" w:cs="Calibri"/>
                <w:rPrChange w:author="Neeraj Durgapal" w:date="2024-08-28T03:49:00Z" w:id="3119">
                  <w:rPr/>
                </w:rPrChange>
              </w:rPr>
              <w:tab/>
            </w:r>
            <w:r>
              <w:rPr>
                <w:rFonts w:ascii="Calibri" w:hAnsi="Calibri" w:cs="Calibri"/>
                <w:rPrChange w:author="Neeraj Durgapal" w:date="2024-08-28T03:49:00Z" w:id="3119">
                  <w:rPr/>
                </w:rPrChange>
              </w:rPr>
              <w:delText>6</w:delText>
            </w:r>
          </w:del>
        </w:p>
        <w:p w:rsidRPr="00E403D6" w:rsidR="00E403D6" w:rsidRDefault="00287800" w14:paraId="59F45118" w14:textId="77777777">
          <w:pPr>
            <w:pStyle w:val="TOC3"/>
            <w:tabs>
              <w:tab w:val="right" w:leader="dot" w:pos="9345"/>
            </w:tabs>
            <w:rPr>
              <w:del w:author="Shubhankar Ghosh" w:date="2024-08-27T13:05:00Z" w:id="3120"/>
              <w:rStyle w:val="Hyperlink"/>
              <w:rFonts w:ascii="Calibri" w:hAnsi="Calibri" w:cs="Calibri"/>
              <w:kern w:val="2"/>
              <w:lang w:val="en-IN" w:eastAsia="en-IN"/>
              <w14:ligatures w14:val="standardContextual"/>
              <w:rPrChange w:author="Neeraj Durgapal" w:date="2024-08-28T03:49:00Z" w:id="3121">
                <w:rPr>
                  <w:del w:author="Shubhankar Ghosh" w:date="2024-08-27T13:05:00Z" w:id="3122"/>
                  <w:rStyle w:val="Hyperlink"/>
                  <w:kern w:val="2"/>
                  <w:lang w:val="en-IN" w:eastAsia="en-IN"/>
                  <w14:ligatures w14:val="standardContextual"/>
                </w:rPr>
              </w:rPrChange>
            </w:rPr>
          </w:pPr>
          <w:del w:author="Shubhankar Ghosh" w:date="2024-08-27T13:05:00Z" w:id="3123">
            <w:r>
              <w:rPr>
                <w:rFonts w:ascii="Calibri" w:hAnsi="Calibri" w:cs="Calibri"/>
                <w:rPrChange w:author="Neeraj Durgapal" w:date="2024-08-28T03:49:00Z" w:id="3124">
                  <w:rPr>
                    <w:rStyle w:val="Hyperlink"/>
                  </w:rPr>
                </w:rPrChange>
              </w:rPr>
              <w:delText>1.1 - Objective</w:delText>
            </w:r>
            <w:r>
              <w:rPr>
                <w:rFonts w:ascii="Calibri" w:hAnsi="Calibri" w:cs="Calibri"/>
                <w:rPrChange w:author="Neeraj Durgapal" w:date="2024-08-28T03:49:00Z" w:id="3125">
                  <w:rPr/>
                </w:rPrChange>
              </w:rPr>
              <w:tab/>
            </w:r>
            <w:r>
              <w:rPr>
                <w:rFonts w:ascii="Calibri" w:hAnsi="Calibri" w:cs="Calibri"/>
                <w:rPrChange w:author="Neeraj Durgapal" w:date="2024-08-28T03:49:00Z" w:id="3125">
                  <w:rPr/>
                </w:rPrChange>
              </w:rPr>
              <w:delText>6</w:delText>
            </w:r>
          </w:del>
        </w:p>
        <w:p w:rsidRPr="00E403D6" w:rsidR="00E403D6" w:rsidRDefault="00287800" w14:paraId="0CD7E734" w14:textId="77777777">
          <w:pPr>
            <w:pStyle w:val="TOC4"/>
            <w:tabs>
              <w:tab w:val="right" w:leader="dot" w:pos="9345"/>
            </w:tabs>
            <w:rPr>
              <w:del w:author="Shubhankar Ghosh" w:date="2024-08-27T13:05:00Z" w:id="3126"/>
              <w:rStyle w:val="Hyperlink"/>
              <w:rFonts w:ascii="Calibri" w:hAnsi="Calibri" w:cs="Calibri"/>
              <w:kern w:val="2"/>
              <w:lang w:val="en-IN" w:eastAsia="en-IN"/>
              <w14:ligatures w14:val="standardContextual"/>
              <w:rPrChange w:author="Neeraj Durgapal" w:date="2024-08-28T03:49:00Z" w:id="3127">
                <w:rPr>
                  <w:del w:author="Shubhankar Ghosh" w:date="2024-08-27T13:05:00Z" w:id="3128"/>
                  <w:rStyle w:val="Hyperlink"/>
                  <w:kern w:val="2"/>
                  <w:lang w:val="en-IN" w:eastAsia="en-IN"/>
                  <w14:ligatures w14:val="standardContextual"/>
                </w:rPr>
              </w:rPrChange>
            </w:rPr>
          </w:pPr>
          <w:del w:author="Shubhankar Ghosh" w:date="2024-08-27T13:05:00Z" w:id="3129">
            <w:r>
              <w:rPr>
                <w:rFonts w:ascii="Calibri" w:hAnsi="Calibri" w:cs="Calibri"/>
                <w:rPrChange w:author="Neeraj Durgapal" w:date="2024-08-28T03:49:00Z" w:id="3130">
                  <w:rPr>
                    <w:rStyle w:val="Hyperlink"/>
                  </w:rPr>
                </w:rPrChange>
              </w:rPr>
              <w:delText>1.1.1 - Merchant SignUp</w:delText>
            </w:r>
            <w:r>
              <w:rPr>
                <w:rFonts w:ascii="Calibri" w:hAnsi="Calibri" w:cs="Calibri"/>
                <w:rPrChange w:author="Neeraj Durgapal" w:date="2024-08-28T03:49:00Z" w:id="3131">
                  <w:rPr/>
                </w:rPrChange>
              </w:rPr>
              <w:tab/>
            </w:r>
            <w:r>
              <w:rPr>
                <w:rFonts w:ascii="Calibri" w:hAnsi="Calibri" w:cs="Calibri"/>
                <w:rPrChange w:author="Neeraj Durgapal" w:date="2024-08-28T03:49:00Z" w:id="3131">
                  <w:rPr/>
                </w:rPrChange>
              </w:rPr>
              <w:delText>6</w:delText>
            </w:r>
          </w:del>
        </w:p>
        <w:p w:rsidRPr="00E403D6" w:rsidR="00E403D6" w:rsidRDefault="00287800" w14:paraId="51CD756E" w14:textId="77777777">
          <w:pPr>
            <w:pStyle w:val="TOC4"/>
            <w:tabs>
              <w:tab w:val="right" w:leader="dot" w:pos="9345"/>
            </w:tabs>
            <w:rPr>
              <w:del w:author="Shubhankar Ghosh" w:date="2024-08-27T13:05:00Z" w:id="3132"/>
              <w:rStyle w:val="Hyperlink"/>
              <w:rFonts w:ascii="Calibri" w:hAnsi="Calibri" w:cs="Calibri"/>
              <w:kern w:val="2"/>
              <w:lang w:val="en-IN" w:eastAsia="en-IN"/>
              <w14:ligatures w14:val="standardContextual"/>
              <w:rPrChange w:author="Neeraj Durgapal" w:date="2024-08-28T03:49:00Z" w:id="3133">
                <w:rPr>
                  <w:del w:author="Shubhankar Ghosh" w:date="2024-08-27T13:05:00Z" w:id="3134"/>
                  <w:rStyle w:val="Hyperlink"/>
                  <w:kern w:val="2"/>
                  <w:lang w:val="en-IN" w:eastAsia="en-IN"/>
                  <w14:ligatures w14:val="standardContextual"/>
                </w:rPr>
              </w:rPrChange>
            </w:rPr>
          </w:pPr>
          <w:del w:author="Shubhankar Ghosh" w:date="2024-08-27T13:05:00Z" w:id="3135">
            <w:r>
              <w:rPr>
                <w:rFonts w:ascii="Calibri" w:hAnsi="Calibri" w:cs="Calibri"/>
                <w:rPrChange w:author="Neeraj Durgapal" w:date="2024-08-28T03:49:00Z" w:id="3136">
                  <w:rPr>
                    <w:rStyle w:val="Hyperlink"/>
                  </w:rPr>
                </w:rPrChange>
              </w:rPr>
              <w:delText>1.1.2 - Merchant Login using Mobile Number</w:delText>
            </w:r>
            <w:r>
              <w:rPr>
                <w:rFonts w:ascii="Calibri" w:hAnsi="Calibri" w:cs="Calibri"/>
                <w:rPrChange w:author="Neeraj Durgapal" w:date="2024-08-28T03:49:00Z" w:id="3137">
                  <w:rPr/>
                </w:rPrChange>
              </w:rPr>
              <w:tab/>
            </w:r>
            <w:r>
              <w:rPr>
                <w:rFonts w:ascii="Calibri" w:hAnsi="Calibri" w:cs="Calibri"/>
                <w:rPrChange w:author="Neeraj Durgapal" w:date="2024-08-28T03:49:00Z" w:id="3137">
                  <w:rPr/>
                </w:rPrChange>
              </w:rPr>
              <w:delText>6</w:delText>
            </w:r>
          </w:del>
        </w:p>
        <w:p w:rsidRPr="00E403D6" w:rsidR="00E403D6" w:rsidRDefault="00287800" w14:paraId="521ED7FF" w14:textId="77777777">
          <w:pPr>
            <w:pStyle w:val="TOC4"/>
            <w:tabs>
              <w:tab w:val="right" w:leader="dot" w:pos="9345"/>
            </w:tabs>
            <w:rPr>
              <w:del w:author="Shubhankar Ghosh" w:date="2024-08-27T13:05:00Z" w:id="3138"/>
              <w:rStyle w:val="Hyperlink"/>
              <w:rFonts w:ascii="Calibri" w:hAnsi="Calibri" w:cs="Calibri"/>
              <w:kern w:val="2"/>
              <w:lang w:val="en-IN" w:eastAsia="en-IN"/>
              <w14:ligatures w14:val="standardContextual"/>
              <w:rPrChange w:author="Neeraj Durgapal" w:date="2024-08-28T03:49:00Z" w:id="3139">
                <w:rPr>
                  <w:del w:author="Shubhankar Ghosh" w:date="2024-08-27T13:05:00Z" w:id="3140"/>
                  <w:rStyle w:val="Hyperlink"/>
                  <w:kern w:val="2"/>
                  <w:lang w:val="en-IN" w:eastAsia="en-IN"/>
                  <w14:ligatures w14:val="standardContextual"/>
                </w:rPr>
              </w:rPrChange>
            </w:rPr>
          </w:pPr>
          <w:del w:author="Shubhankar Ghosh" w:date="2024-08-27T13:05:00Z" w:id="3141">
            <w:r>
              <w:rPr>
                <w:rFonts w:ascii="Calibri" w:hAnsi="Calibri" w:cs="Calibri"/>
                <w:rPrChange w:author="Neeraj Durgapal" w:date="2024-08-28T03:49:00Z" w:id="3142">
                  <w:rPr>
                    <w:rStyle w:val="Hyperlink"/>
                  </w:rPr>
                </w:rPrChange>
              </w:rPr>
              <w:delText>1.1.3 - Merchant Login using Email</w:delText>
            </w:r>
            <w:r>
              <w:rPr>
                <w:rFonts w:ascii="Calibri" w:hAnsi="Calibri" w:cs="Calibri"/>
                <w:rPrChange w:author="Neeraj Durgapal" w:date="2024-08-28T03:49:00Z" w:id="3143">
                  <w:rPr/>
                </w:rPrChange>
              </w:rPr>
              <w:tab/>
            </w:r>
            <w:r>
              <w:rPr>
                <w:rFonts w:ascii="Calibri" w:hAnsi="Calibri" w:cs="Calibri"/>
                <w:rPrChange w:author="Neeraj Durgapal" w:date="2024-08-28T03:49:00Z" w:id="3143">
                  <w:rPr/>
                </w:rPrChange>
              </w:rPr>
              <w:delText>6</w:delText>
            </w:r>
          </w:del>
        </w:p>
        <w:p w:rsidRPr="00E403D6" w:rsidR="00E403D6" w:rsidRDefault="00287800" w14:paraId="04514614" w14:textId="77777777">
          <w:pPr>
            <w:pStyle w:val="TOC4"/>
            <w:tabs>
              <w:tab w:val="right" w:leader="dot" w:pos="9345"/>
            </w:tabs>
            <w:rPr>
              <w:del w:author="Shubhankar Ghosh" w:date="2024-08-27T13:05:00Z" w:id="3144"/>
              <w:rStyle w:val="Hyperlink"/>
              <w:rFonts w:ascii="Calibri" w:hAnsi="Calibri" w:cs="Calibri"/>
              <w:kern w:val="2"/>
              <w:lang w:val="en-IN" w:eastAsia="en-IN"/>
              <w14:ligatures w14:val="standardContextual"/>
              <w:rPrChange w:author="Neeraj Durgapal" w:date="2024-08-28T03:49:00Z" w:id="3145">
                <w:rPr>
                  <w:del w:author="Shubhankar Ghosh" w:date="2024-08-27T13:05:00Z" w:id="3146"/>
                  <w:rStyle w:val="Hyperlink"/>
                  <w:kern w:val="2"/>
                  <w:lang w:val="en-IN" w:eastAsia="en-IN"/>
                  <w14:ligatures w14:val="standardContextual"/>
                </w:rPr>
              </w:rPrChange>
            </w:rPr>
          </w:pPr>
          <w:del w:author="Shubhankar Ghosh" w:date="2024-08-27T13:05:00Z" w:id="3147">
            <w:r>
              <w:rPr>
                <w:rFonts w:ascii="Calibri" w:hAnsi="Calibri" w:cs="Calibri"/>
                <w:rPrChange w:author="Neeraj Durgapal" w:date="2024-08-28T03:49:00Z" w:id="3148">
                  <w:rPr>
                    <w:rStyle w:val="Hyperlink"/>
                  </w:rPr>
                </w:rPrChange>
              </w:rPr>
              <w:delText>1.1.4 - Merchant Login using UserId</w:delText>
            </w:r>
            <w:r>
              <w:rPr>
                <w:rFonts w:ascii="Calibri" w:hAnsi="Calibri" w:cs="Calibri"/>
                <w:rPrChange w:author="Neeraj Durgapal" w:date="2024-08-28T03:49:00Z" w:id="3149">
                  <w:rPr/>
                </w:rPrChange>
              </w:rPr>
              <w:tab/>
            </w:r>
            <w:r>
              <w:rPr>
                <w:rFonts w:ascii="Calibri" w:hAnsi="Calibri" w:cs="Calibri"/>
                <w:rPrChange w:author="Neeraj Durgapal" w:date="2024-08-28T03:49:00Z" w:id="3149">
                  <w:rPr/>
                </w:rPrChange>
              </w:rPr>
              <w:delText>6</w:delText>
            </w:r>
          </w:del>
        </w:p>
        <w:p w:rsidRPr="00E403D6" w:rsidR="00E403D6" w:rsidRDefault="00287800" w14:paraId="3CFA2B15" w14:textId="77777777">
          <w:pPr>
            <w:pStyle w:val="TOC3"/>
            <w:tabs>
              <w:tab w:val="right" w:leader="dot" w:pos="9345"/>
            </w:tabs>
            <w:rPr>
              <w:del w:author="Shubhankar Ghosh" w:date="2024-08-27T13:05:00Z" w:id="3150"/>
              <w:rStyle w:val="Hyperlink"/>
              <w:rFonts w:ascii="Calibri" w:hAnsi="Calibri" w:cs="Calibri"/>
              <w:kern w:val="2"/>
              <w:lang w:val="en-IN" w:eastAsia="en-IN"/>
              <w14:ligatures w14:val="standardContextual"/>
              <w:rPrChange w:author="Neeraj Durgapal" w:date="2024-08-28T03:49:00Z" w:id="3151">
                <w:rPr>
                  <w:del w:author="Shubhankar Ghosh" w:date="2024-08-27T13:05:00Z" w:id="3152"/>
                  <w:rStyle w:val="Hyperlink"/>
                  <w:kern w:val="2"/>
                  <w:lang w:val="en-IN" w:eastAsia="en-IN"/>
                  <w14:ligatures w14:val="standardContextual"/>
                </w:rPr>
              </w:rPrChange>
            </w:rPr>
          </w:pPr>
          <w:del w:author="Shubhankar Ghosh" w:date="2024-08-27T13:05:00Z" w:id="3153">
            <w:r>
              <w:rPr>
                <w:rFonts w:ascii="Calibri" w:hAnsi="Calibri" w:cs="Calibri"/>
                <w:rPrChange w:author="Neeraj Durgapal" w:date="2024-08-28T03:49:00Z" w:id="3154">
                  <w:rPr>
                    <w:rStyle w:val="Hyperlink"/>
                  </w:rPr>
                </w:rPrChange>
              </w:rPr>
              <w:delText>1.2 - Functional Flow / Mockup</w:delText>
            </w:r>
            <w:r>
              <w:rPr>
                <w:rFonts w:ascii="Calibri" w:hAnsi="Calibri" w:cs="Calibri"/>
                <w:rPrChange w:author="Neeraj Durgapal" w:date="2024-08-28T03:49:00Z" w:id="3155">
                  <w:rPr/>
                </w:rPrChange>
              </w:rPr>
              <w:tab/>
            </w:r>
            <w:r>
              <w:rPr>
                <w:rFonts w:ascii="Calibri" w:hAnsi="Calibri" w:cs="Calibri"/>
                <w:rPrChange w:author="Neeraj Durgapal" w:date="2024-08-28T03:49:00Z" w:id="3155">
                  <w:rPr/>
                </w:rPrChange>
              </w:rPr>
              <w:delText>6</w:delText>
            </w:r>
          </w:del>
        </w:p>
        <w:p w:rsidRPr="00E403D6" w:rsidR="00E403D6" w:rsidRDefault="00287800" w14:paraId="645398D9" w14:textId="77777777">
          <w:pPr>
            <w:pStyle w:val="TOC3"/>
            <w:tabs>
              <w:tab w:val="right" w:leader="dot" w:pos="9345"/>
            </w:tabs>
            <w:rPr>
              <w:del w:author="Shubhankar Ghosh" w:date="2024-08-27T13:05:00Z" w:id="3156"/>
              <w:rStyle w:val="Hyperlink"/>
              <w:rFonts w:ascii="Calibri" w:hAnsi="Calibri" w:cs="Calibri"/>
              <w:kern w:val="2"/>
              <w:lang w:val="en-IN" w:eastAsia="en-IN"/>
              <w14:ligatures w14:val="standardContextual"/>
              <w:rPrChange w:author="Neeraj Durgapal" w:date="2024-08-28T03:49:00Z" w:id="3157">
                <w:rPr>
                  <w:del w:author="Shubhankar Ghosh" w:date="2024-08-27T13:05:00Z" w:id="3158"/>
                  <w:rStyle w:val="Hyperlink"/>
                  <w:kern w:val="2"/>
                  <w:lang w:val="en-IN" w:eastAsia="en-IN"/>
                  <w14:ligatures w14:val="standardContextual"/>
                </w:rPr>
              </w:rPrChange>
            </w:rPr>
          </w:pPr>
          <w:del w:author="Shubhankar Ghosh" w:date="2024-08-27T13:05:00Z" w:id="3159">
            <w:r>
              <w:rPr>
                <w:rFonts w:ascii="Calibri" w:hAnsi="Calibri" w:cs="Calibri"/>
                <w:rPrChange w:author="Neeraj Durgapal" w:date="2024-08-28T03:49:00Z" w:id="3160">
                  <w:rPr>
                    <w:rStyle w:val="Hyperlink"/>
                  </w:rPr>
                </w:rPrChange>
              </w:rPr>
              <w:delText>1.3 - Functional Specification</w:delText>
            </w:r>
            <w:r>
              <w:rPr>
                <w:rFonts w:ascii="Calibri" w:hAnsi="Calibri" w:cs="Calibri"/>
                <w:rPrChange w:author="Neeraj Durgapal" w:date="2024-08-28T03:49:00Z" w:id="3161">
                  <w:rPr/>
                </w:rPrChange>
              </w:rPr>
              <w:tab/>
            </w:r>
            <w:r>
              <w:rPr>
                <w:rFonts w:ascii="Calibri" w:hAnsi="Calibri" w:cs="Calibri"/>
                <w:rPrChange w:author="Neeraj Durgapal" w:date="2024-08-28T03:49:00Z" w:id="3161">
                  <w:rPr/>
                </w:rPrChange>
              </w:rPr>
              <w:delText>6</w:delText>
            </w:r>
          </w:del>
        </w:p>
        <w:p w:rsidRPr="00E403D6" w:rsidR="00E403D6" w:rsidRDefault="00287800" w14:paraId="761B9CF6" w14:textId="77777777">
          <w:pPr>
            <w:pStyle w:val="TOC4"/>
            <w:tabs>
              <w:tab w:val="right" w:leader="dot" w:pos="9345"/>
            </w:tabs>
            <w:rPr>
              <w:del w:author="Shubhankar Ghosh" w:date="2024-08-27T13:05:00Z" w:id="3162"/>
              <w:rStyle w:val="Hyperlink"/>
              <w:rFonts w:ascii="Calibri" w:hAnsi="Calibri" w:cs="Calibri"/>
              <w:kern w:val="2"/>
              <w:lang w:val="en-IN" w:eastAsia="en-IN"/>
              <w14:ligatures w14:val="standardContextual"/>
              <w:rPrChange w:author="Neeraj Durgapal" w:date="2024-08-28T03:49:00Z" w:id="3163">
                <w:rPr>
                  <w:del w:author="Shubhankar Ghosh" w:date="2024-08-27T13:05:00Z" w:id="3164"/>
                  <w:rStyle w:val="Hyperlink"/>
                  <w:kern w:val="2"/>
                  <w:lang w:val="en-IN" w:eastAsia="en-IN"/>
                  <w14:ligatures w14:val="standardContextual"/>
                </w:rPr>
              </w:rPrChange>
            </w:rPr>
          </w:pPr>
          <w:del w:author="Shubhankar Ghosh" w:date="2024-08-27T13:05:00Z" w:id="3165">
            <w:r>
              <w:rPr>
                <w:rFonts w:ascii="Calibri" w:hAnsi="Calibri" w:cs="Calibri"/>
                <w:rPrChange w:author="Neeraj Durgapal" w:date="2024-08-28T03:49:00Z" w:id="3166">
                  <w:rPr>
                    <w:rStyle w:val="Hyperlink"/>
                  </w:rPr>
                </w:rPrChange>
              </w:rPr>
              <w:delText>1.3.1 - Validation</w:delText>
            </w:r>
            <w:r>
              <w:rPr>
                <w:rFonts w:ascii="Calibri" w:hAnsi="Calibri" w:cs="Calibri"/>
                <w:rPrChange w:author="Neeraj Durgapal" w:date="2024-08-28T03:49:00Z" w:id="3167">
                  <w:rPr/>
                </w:rPrChange>
              </w:rPr>
              <w:tab/>
            </w:r>
            <w:r>
              <w:rPr>
                <w:rFonts w:ascii="Calibri" w:hAnsi="Calibri" w:cs="Calibri"/>
                <w:rPrChange w:author="Neeraj Durgapal" w:date="2024-08-28T03:49:00Z" w:id="3167">
                  <w:rPr/>
                </w:rPrChange>
              </w:rPr>
              <w:delText>6</w:delText>
            </w:r>
          </w:del>
        </w:p>
        <w:p w:rsidRPr="00E403D6" w:rsidR="00E403D6" w:rsidRDefault="00287800" w14:paraId="1C618B4C" w14:textId="77777777">
          <w:pPr>
            <w:pStyle w:val="TOC4"/>
            <w:tabs>
              <w:tab w:val="right" w:leader="dot" w:pos="9345"/>
            </w:tabs>
            <w:rPr>
              <w:del w:author="Shubhankar Ghosh" w:date="2024-08-27T13:05:00Z" w:id="3168"/>
              <w:rStyle w:val="Hyperlink"/>
              <w:rFonts w:ascii="Calibri" w:hAnsi="Calibri" w:cs="Calibri"/>
              <w:kern w:val="2"/>
              <w:lang w:val="en-IN" w:eastAsia="en-IN"/>
              <w14:ligatures w14:val="standardContextual"/>
              <w:rPrChange w:author="Neeraj Durgapal" w:date="2024-08-28T03:49:00Z" w:id="3169">
                <w:rPr>
                  <w:del w:author="Shubhankar Ghosh" w:date="2024-08-27T13:05:00Z" w:id="3170"/>
                  <w:rStyle w:val="Hyperlink"/>
                  <w:kern w:val="2"/>
                  <w:lang w:val="en-IN" w:eastAsia="en-IN"/>
                  <w14:ligatures w14:val="standardContextual"/>
                </w:rPr>
              </w:rPrChange>
            </w:rPr>
          </w:pPr>
          <w:del w:author="Shubhankar Ghosh" w:date="2024-08-27T13:05:00Z" w:id="3171">
            <w:r>
              <w:rPr>
                <w:rFonts w:ascii="Calibri" w:hAnsi="Calibri" w:cs="Calibri"/>
                <w:rPrChange w:author="Neeraj Durgapal" w:date="2024-08-28T03:49:00Z" w:id="3172">
                  <w:rPr>
                    <w:rStyle w:val="Hyperlink"/>
                  </w:rPr>
                </w:rPrChange>
              </w:rPr>
              <w:delText>1.3.2 - Token Generation Logic</w:delText>
            </w:r>
            <w:r>
              <w:rPr>
                <w:rFonts w:ascii="Calibri" w:hAnsi="Calibri" w:cs="Calibri"/>
                <w:rPrChange w:author="Neeraj Durgapal" w:date="2024-08-28T03:49:00Z" w:id="3173">
                  <w:rPr/>
                </w:rPrChange>
              </w:rPr>
              <w:tab/>
            </w:r>
            <w:r>
              <w:rPr>
                <w:rFonts w:ascii="Calibri" w:hAnsi="Calibri" w:cs="Calibri"/>
                <w:rPrChange w:author="Neeraj Durgapal" w:date="2024-08-28T03:49:00Z" w:id="3173">
                  <w:rPr/>
                </w:rPrChange>
              </w:rPr>
              <w:delText>7</w:delText>
            </w:r>
          </w:del>
        </w:p>
        <w:p w:rsidRPr="00E403D6" w:rsidR="00E403D6" w:rsidRDefault="00287800" w14:paraId="652994E2" w14:textId="77777777">
          <w:pPr>
            <w:pStyle w:val="TOC5"/>
            <w:tabs>
              <w:tab w:val="right" w:leader="dot" w:pos="9345"/>
            </w:tabs>
            <w:rPr>
              <w:del w:author="Shubhankar Ghosh" w:date="2024-08-27T13:05:00Z" w:id="3174"/>
              <w:rStyle w:val="Hyperlink"/>
              <w:rFonts w:ascii="Calibri" w:hAnsi="Calibri" w:cs="Calibri"/>
              <w:kern w:val="2"/>
              <w:lang w:val="en-IN" w:eastAsia="en-IN"/>
              <w14:ligatures w14:val="standardContextual"/>
              <w:rPrChange w:author="Neeraj Durgapal" w:date="2024-08-28T03:49:00Z" w:id="3175">
                <w:rPr>
                  <w:del w:author="Shubhankar Ghosh" w:date="2024-08-27T13:05:00Z" w:id="3176"/>
                  <w:rStyle w:val="Hyperlink"/>
                  <w:kern w:val="2"/>
                  <w:lang w:val="en-IN" w:eastAsia="en-IN"/>
                  <w14:ligatures w14:val="standardContextual"/>
                </w:rPr>
              </w:rPrChange>
            </w:rPr>
          </w:pPr>
          <w:del w:author="Shubhankar Ghosh" w:date="2024-08-27T13:05:00Z" w:id="3177">
            <w:r>
              <w:rPr>
                <w:rFonts w:ascii="Calibri" w:hAnsi="Calibri" w:cs="Calibri"/>
                <w:rPrChange w:author="Neeraj Durgapal" w:date="2024-08-28T03:49:00Z" w:id="3178">
                  <w:rPr>
                    <w:rStyle w:val="Hyperlink"/>
                  </w:rPr>
                </w:rPrChange>
              </w:rPr>
              <w:delText>1.3.2.1 - Generate New Token</w:delText>
            </w:r>
            <w:r>
              <w:rPr>
                <w:rFonts w:ascii="Calibri" w:hAnsi="Calibri" w:cs="Calibri"/>
                <w:rPrChange w:author="Neeraj Durgapal" w:date="2024-08-28T03:49:00Z" w:id="3179">
                  <w:rPr/>
                </w:rPrChange>
              </w:rPr>
              <w:tab/>
            </w:r>
            <w:r>
              <w:rPr>
                <w:rFonts w:ascii="Calibri" w:hAnsi="Calibri" w:cs="Calibri"/>
                <w:rPrChange w:author="Neeraj Durgapal" w:date="2024-08-28T03:49:00Z" w:id="3179">
                  <w:rPr/>
                </w:rPrChange>
              </w:rPr>
              <w:delText>7</w:delText>
            </w:r>
          </w:del>
        </w:p>
        <w:p w:rsidRPr="00E403D6" w:rsidR="00E403D6" w:rsidRDefault="00287800" w14:paraId="07419DBD" w14:textId="77777777">
          <w:pPr>
            <w:pStyle w:val="TOC4"/>
            <w:tabs>
              <w:tab w:val="right" w:leader="dot" w:pos="9345"/>
            </w:tabs>
            <w:rPr>
              <w:del w:author="Shubhankar Ghosh" w:date="2024-08-27T13:05:00Z" w:id="3180"/>
              <w:rStyle w:val="Hyperlink"/>
              <w:rFonts w:ascii="Calibri" w:hAnsi="Calibri" w:cs="Calibri"/>
              <w:kern w:val="2"/>
              <w:lang w:val="en-IN" w:eastAsia="en-IN"/>
              <w14:ligatures w14:val="standardContextual"/>
              <w:rPrChange w:author="Neeraj Durgapal" w:date="2024-08-28T03:49:00Z" w:id="3181">
                <w:rPr>
                  <w:del w:author="Shubhankar Ghosh" w:date="2024-08-27T13:05:00Z" w:id="3182"/>
                  <w:rStyle w:val="Hyperlink"/>
                  <w:kern w:val="2"/>
                  <w:lang w:val="en-IN" w:eastAsia="en-IN"/>
                  <w14:ligatures w14:val="standardContextual"/>
                </w:rPr>
              </w:rPrChange>
            </w:rPr>
          </w:pPr>
          <w:del w:author="Shubhankar Ghosh" w:date="2024-08-27T13:05:00Z" w:id="3183">
            <w:r>
              <w:rPr>
                <w:rFonts w:ascii="Calibri" w:hAnsi="Calibri" w:cs="Calibri"/>
                <w:rPrChange w:author="Neeraj Durgapal" w:date="2024-08-28T03:49:00Z" w:id="3184">
                  <w:rPr>
                    <w:rStyle w:val="Hyperlink"/>
                  </w:rPr>
                </w:rPrChange>
              </w:rPr>
              <w:delText>1.3.3 - Token Uniqueness</w:delText>
            </w:r>
            <w:r>
              <w:rPr>
                <w:rFonts w:ascii="Calibri" w:hAnsi="Calibri" w:cs="Calibri"/>
                <w:rPrChange w:author="Neeraj Durgapal" w:date="2024-08-28T03:49:00Z" w:id="3185">
                  <w:rPr/>
                </w:rPrChange>
              </w:rPr>
              <w:tab/>
            </w:r>
            <w:r>
              <w:rPr>
                <w:rFonts w:ascii="Calibri" w:hAnsi="Calibri" w:cs="Calibri"/>
                <w:rPrChange w:author="Neeraj Durgapal" w:date="2024-08-28T03:49:00Z" w:id="3185">
                  <w:rPr/>
                </w:rPrChange>
              </w:rPr>
              <w:delText>7</w:delText>
            </w:r>
          </w:del>
        </w:p>
        <w:p w:rsidRPr="00E403D6" w:rsidR="00E403D6" w:rsidRDefault="00287800" w14:paraId="7B4D03E5" w14:textId="77777777">
          <w:pPr>
            <w:pStyle w:val="TOC4"/>
            <w:tabs>
              <w:tab w:val="right" w:leader="dot" w:pos="9345"/>
            </w:tabs>
            <w:rPr>
              <w:del w:author="Shubhankar Ghosh" w:date="2024-08-27T13:05:00Z" w:id="3186"/>
              <w:rStyle w:val="Hyperlink"/>
              <w:rFonts w:ascii="Calibri" w:hAnsi="Calibri" w:cs="Calibri"/>
              <w:kern w:val="2"/>
              <w:lang w:val="en-IN" w:eastAsia="en-IN"/>
              <w14:ligatures w14:val="standardContextual"/>
              <w:rPrChange w:author="Neeraj Durgapal" w:date="2024-08-28T03:49:00Z" w:id="3187">
                <w:rPr>
                  <w:del w:author="Shubhankar Ghosh" w:date="2024-08-27T13:05:00Z" w:id="3188"/>
                  <w:rStyle w:val="Hyperlink"/>
                  <w:kern w:val="2"/>
                  <w:lang w:val="en-IN" w:eastAsia="en-IN"/>
                  <w14:ligatures w14:val="standardContextual"/>
                </w:rPr>
              </w:rPrChange>
            </w:rPr>
          </w:pPr>
          <w:del w:author="Shubhankar Ghosh" w:date="2024-08-27T13:05:00Z" w:id="3189">
            <w:r>
              <w:rPr>
                <w:rFonts w:ascii="Calibri" w:hAnsi="Calibri" w:cs="Calibri"/>
                <w:rPrChange w:author="Neeraj Durgapal" w:date="2024-08-28T03:49:00Z" w:id="3190">
                  <w:rPr>
                    <w:rStyle w:val="Hyperlink"/>
                  </w:rPr>
                </w:rPrChange>
              </w:rPr>
              <w:delText>1.3.4 - Audit</w:delText>
            </w:r>
            <w:r>
              <w:rPr>
                <w:rFonts w:ascii="Calibri" w:hAnsi="Calibri" w:cs="Calibri"/>
                <w:rPrChange w:author="Neeraj Durgapal" w:date="2024-08-28T03:49:00Z" w:id="3191">
                  <w:rPr/>
                </w:rPrChange>
              </w:rPr>
              <w:tab/>
            </w:r>
            <w:r>
              <w:rPr>
                <w:rFonts w:ascii="Calibri" w:hAnsi="Calibri" w:cs="Calibri"/>
                <w:rPrChange w:author="Neeraj Durgapal" w:date="2024-08-28T03:49:00Z" w:id="3191">
                  <w:rPr/>
                </w:rPrChange>
              </w:rPr>
              <w:delText>7</w:delText>
            </w:r>
          </w:del>
        </w:p>
        <w:p w:rsidRPr="00E403D6" w:rsidR="00E403D6" w:rsidRDefault="00287800" w14:paraId="549B56C9" w14:textId="77777777">
          <w:pPr>
            <w:pStyle w:val="TOC4"/>
            <w:tabs>
              <w:tab w:val="right" w:leader="dot" w:pos="9345"/>
            </w:tabs>
            <w:rPr>
              <w:del w:author="Shubhankar Ghosh" w:date="2024-08-27T13:05:00Z" w:id="3192"/>
              <w:rStyle w:val="Hyperlink"/>
              <w:rFonts w:ascii="Calibri" w:hAnsi="Calibri" w:cs="Calibri"/>
              <w:kern w:val="2"/>
              <w:lang w:val="en-IN" w:eastAsia="en-IN"/>
              <w14:ligatures w14:val="standardContextual"/>
              <w:rPrChange w:author="Neeraj Durgapal" w:date="2024-08-28T03:49:00Z" w:id="3193">
                <w:rPr>
                  <w:del w:author="Shubhankar Ghosh" w:date="2024-08-27T13:05:00Z" w:id="3194"/>
                  <w:rStyle w:val="Hyperlink"/>
                  <w:kern w:val="2"/>
                  <w:lang w:val="en-IN" w:eastAsia="en-IN"/>
                  <w14:ligatures w14:val="standardContextual"/>
                </w:rPr>
              </w:rPrChange>
            </w:rPr>
          </w:pPr>
          <w:del w:author="Shubhankar Ghosh" w:date="2024-08-27T13:05:00Z" w:id="3195">
            <w:r>
              <w:rPr>
                <w:rFonts w:ascii="Calibri" w:hAnsi="Calibri" w:cs="Calibri"/>
                <w:rPrChange w:author="Neeraj Durgapal" w:date="2024-08-28T03:49:00Z" w:id="3196">
                  <w:rPr>
                    <w:rStyle w:val="Hyperlink"/>
                  </w:rPr>
                </w:rPrChange>
              </w:rPr>
              <w:delText>1.3.5- Error Code</w:delText>
            </w:r>
            <w:r>
              <w:rPr>
                <w:rFonts w:ascii="Calibri" w:hAnsi="Calibri" w:cs="Calibri"/>
                <w:rPrChange w:author="Neeraj Durgapal" w:date="2024-08-28T03:49:00Z" w:id="3197">
                  <w:rPr/>
                </w:rPrChange>
              </w:rPr>
              <w:tab/>
            </w:r>
            <w:r>
              <w:rPr>
                <w:rFonts w:ascii="Calibri" w:hAnsi="Calibri" w:cs="Calibri"/>
                <w:rPrChange w:author="Neeraj Durgapal" w:date="2024-08-28T03:49:00Z" w:id="3197">
                  <w:rPr/>
                </w:rPrChange>
              </w:rPr>
              <w:delText>7</w:delText>
            </w:r>
          </w:del>
        </w:p>
        <w:p w:rsidRPr="00E403D6" w:rsidR="00E403D6" w:rsidRDefault="00287800" w14:paraId="665D3AC1" w14:textId="77777777">
          <w:pPr>
            <w:pStyle w:val="TOC3"/>
            <w:tabs>
              <w:tab w:val="right" w:leader="dot" w:pos="9345"/>
            </w:tabs>
            <w:rPr>
              <w:del w:author="Shubhankar Ghosh" w:date="2024-08-27T13:05:00Z" w:id="3198"/>
              <w:rStyle w:val="Hyperlink"/>
              <w:rFonts w:ascii="Calibri" w:hAnsi="Calibri" w:cs="Calibri"/>
              <w:kern w:val="2"/>
              <w:lang w:val="en-IN" w:eastAsia="en-IN"/>
              <w14:ligatures w14:val="standardContextual"/>
              <w:rPrChange w:author="Neeraj Durgapal" w:date="2024-08-28T03:49:00Z" w:id="3199">
                <w:rPr>
                  <w:del w:author="Shubhankar Ghosh" w:date="2024-08-27T13:05:00Z" w:id="3200"/>
                  <w:rStyle w:val="Hyperlink"/>
                  <w:kern w:val="2"/>
                  <w:lang w:val="en-IN" w:eastAsia="en-IN"/>
                  <w14:ligatures w14:val="standardContextual"/>
                </w:rPr>
              </w:rPrChange>
            </w:rPr>
          </w:pPr>
          <w:del w:author="Shubhankar Ghosh" w:date="2024-08-27T13:05:00Z" w:id="3201">
            <w:r>
              <w:rPr>
                <w:rFonts w:ascii="Calibri" w:hAnsi="Calibri" w:cs="Calibri"/>
                <w:rPrChange w:author="Neeraj Durgapal" w:date="2024-08-28T03:49:00Z" w:id="3202">
                  <w:rPr>
                    <w:rStyle w:val="Hyperlink"/>
                  </w:rPr>
                </w:rPrChange>
              </w:rPr>
              <w:delText>1.4 - Non - Functional Specification</w:delText>
            </w:r>
            <w:r>
              <w:rPr>
                <w:rFonts w:ascii="Calibri" w:hAnsi="Calibri" w:cs="Calibri"/>
                <w:rPrChange w:author="Neeraj Durgapal" w:date="2024-08-28T03:49:00Z" w:id="3203">
                  <w:rPr/>
                </w:rPrChange>
              </w:rPr>
              <w:tab/>
            </w:r>
            <w:r>
              <w:rPr>
                <w:rFonts w:ascii="Calibri" w:hAnsi="Calibri" w:cs="Calibri"/>
                <w:rPrChange w:author="Neeraj Durgapal" w:date="2024-08-28T03:49:00Z" w:id="3203">
                  <w:rPr/>
                </w:rPrChange>
              </w:rPr>
              <w:delText>7</w:delText>
            </w:r>
          </w:del>
        </w:p>
        <w:p w:rsidRPr="00E403D6" w:rsidR="00E403D6" w:rsidRDefault="00287800" w14:paraId="21A3E0DF" w14:textId="77777777">
          <w:pPr>
            <w:pStyle w:val="TOC2"/>
            <w:tabs>
              <w:tab w:val="left" w:pos="720"/>
              <w:tab w:val="right" w:leader="dot" w:pos="9345"/>
            </w:tabs>
            <w:rPr>
              <w:del w:author="Shubhankar Ghosh" w:date="2024-08-27T13:05:00Z" w:id="3204"/>
              <w:rStyle w:val="Hyperlink"/>
              <w:rFonts w:ascii="Calibri" w:hAnsi="Calibri" w:cs="Calibri"/>
              <w:kern w:val="2"/>
              <w:lang w:val="en-IN" w:eastAsia="en-IN"/>
              <w14:ligatures w14:val="standardContextual"/>
              <w:rPrChange w:author="Neeraj Durgapal" w:date="2024-08-28T03:49:00Z" w:id="3205">
                <w:rPr>
                  <w:del w:author="Shubhankar Ghosh" w:date="2024-08-27T13:05:00Z" w:id="3206"/>
                  <w:rStyle w:val="Hyperlink"/>
                  <w:kern w:val="2"/>
                  <w:lang w:val="en-IN" w:eastAsia="en-IN"/>
                  <w14:ligatures w14:val="standardContextual"/>
                </w:rPr>
              </w:rPrChange>
            </w:rPr>
          </w:pPr>
          <w:del w:author="Shubhankar Ghosh" w:date="2024-08-27T13:05:00Z" w:id="3207">
            <w:r>
              <w:rPr>
                <w:rFonts w:ascii="Calibri" w:hAnsi="Calibri" w:cs="Calibri"/>
                <w:rPrChange w:author="Neeraj Durgapal" w:date="2024-08-28T03:49:00Z" w:id="3208">
                  <w:rPr>
                    <w:rStyle w:val="Hyperlink"/>
                  </w:rPr>
                </w:rPrChange>
              </w:rPr>
              <w:delText>2.</w:delText>
            </w:r>
            <w:r>
              <w:rPr>
                <w:rFonts w:ascii="Calibri" w:hAnsi="Calibri" w:cs="Calibri"/>
                <w:rPrChange w:author="Neeraj Durgapal" w:date="2024-08-28T03:49:00Z" w:id="3209">
                  <w:rPr/>
                </w:rPrChange>
              </w:rPr>
              <w:tab/>
            </w:r>
            <w:r>
              <w:rPr>
                <w:rFonts w:ascii="Calibri" w:hAnsi="Calibri" w:cs="Calibri"/>
                <w:rPrChange w:author="Neeraj Durgapal" w:date="2024-08-28T03:49:00Z" w:id="3209">
                  <w:rPr/>
                </w:rPrChange>
              </w:rPr>
              <w:delText>FS_MS_2 – Merchant Dashboard</w:delText>
            </w:r>
            <w:r>
              <w:rPr>
                <w:rFonts w:ascii="Calibri" w:hAnsi="Calibri" w:cs="Calibri"/>
                <w:rPrChange w:author="Neeraj Durgapal" w:date="2024-08-28T03:49:00Z" w:id="3210">
                  <w:rPr/>
                </w:rPrChange>
              </w:rPr>
              <w:tab/>
            </w:r>
            <w:r>
              <w:rPr>
                <w:rFonts w:ascii="Calibri" w:hAnsi="Calibri" w:cs="Calibri"/>
                <w:rPrChange w:author="Neeraj Durgapal" w:date="2024-08-28T03:49:00Z" w:id="3210">
                  <w:rPr/>
                </w:rPrChange>
              </w:rPr>
              <w:delText>9</w:delText>
            </w:r>
          </w:del>
        </w:p>
        <w:p w:rsidRPr="00E403D6" w:rsidR="00E403D6" w:rsidRDefault="00287800" w14:paraId="26F68DED" w14:textId="77777777">
          <w:pPr>
            <w:pStyle w:val="TOC3"/>
            <w:tabs>
              <w:tab w:val="right" w:leader="dot" w:pos="9345"/>
            </w:tabs>
            <w:rPr>
              <w:del w:author="Shubhankar Ghosh" w:date="2024-08-27T13:05:00Z" w:id="3211"/>
              <w:rStyle w:val="Hyperlink"/>
              <w:rFonts w:ascii="Calibri" w:hAnsi="Calibri" w:cs="Calibri"/>
              <w:kern w:val="2"/>
              <w:lang w:val="en-IN" w:eastAsia="en-IN"/>
              <w14:ligatures w14:val="standardContextual"/>
              <w:rPrChange w:author="Neeraj Durgapal" w:date="2024-08-28T03:49:00Z" w:id="3212">
                <w:rPr>
                  <w:del w:author="Shubhankar Ghosh" w:date="2024-08-27T13:05:00Z" w:id="3213"/>
                  <w:rStyle w:val="Hyperlink"/>
                  <w:kern w:val="2"/>
                  <w:lang w:val="en-IN" w:eastAsia="en-IN"/>
                  <w14:ligatures w14:val="standardContextual"/>
                </w:rPr>
              </w:rPrChange>
            </w:rPr>
          </w:pPr>
          <w:del w:author="Shubhankar Ghosh" w:date="2024-08-27T13:05:00Z" w:id="3214">
            <w:r>
              <w:rPr>
                <w:rFonts w:ascii="Calibri" w:hAnsi="Calibri" w:cs="Calibri"/>
                <w:rPrChange w:author="Neeraj Durgapal" w:date="2024-08-28T03:49:00Z" w:id="3215">
                  <w:rPr>
                    <w:rStyle w:val="Hyperlink"/>
                  </w:rPr>
                </w:rPrChange>
              </w:rPr>
              <w:delText>2.1 - Objective</w:delText>
            </w:r>
            <w:r>
              <w:rPr>
                <w:rFonts w:ascii="Calibri" w:hAnsi="Calibri" w:cs="Calibri"/>
                <w:rPrChange w:author="Neeraj Durgapal" w:date="2024-08-28T03:49:00Z" w:id="3216">
                  <w:rPr/>
                </w:rPrChange>
              </w:rPr>
              <w:tab/>
            </w:r>
            <w:r>
              <w:rPr>
                <w:rFonts w:ascii="Calibri" w:hAnsi="Calibri" w:cs="Calibri"/>
                <w:rPrChange w:author="Neeraj Durgapal" w:date="2024-08-28T03:49:00Z" w:id="3216">
                  <w:rPr/>
                </w:rPrChange>
              </w:rPr>
              <w:delText>9</w:delText>
            </w:r>
          </w:del>
        </w:p>
        <w:p w:rsidRPr="00E403D6" w:rsidR="00E403D6" w:rsidRDefault="00287800" w14:paraId="5BAF7871" w14:textId="77777777">
          <w:pPr>
            <w:pStyle w:val="TOC4"/>
            <w:tabs>
              <w:tab w:val="right" w:leader="dot" w:pos="9345"/>
            </w:tabs>
            <w:rPr>
              <w:del w:author="Shubhankar Ghosh" w:date="2024-08-27T13:05:00Z" w:id="3217"/>
              <w:rStyle w:val="Hyperlink"/>
              <w:rFonts w:ascii="Calibri" w:hAnsi="Calibri" w:cs="Calibri"/>
              <w:kern w:val="2"/>
              <w:lang w:val="en-IN" w:eastAsia="en-IN"/>
              <w14:ligatures w14:val="standardContextual"/>
              <w:rPrChange w:author="Neeraj Durgapal" w:date="2024-08-28T03:49:00Z" w:id="3218">
                <w:rPr>
                  <w:del w:author="Shubhankar Ghosh" w:date="2024-08-27T13:05:00Z" w:id="3219"/>
                  <w:rStyle w:val="Hyperlink"/>
                  <w:kern w:val="2"/>
                  <w:lang w:val="en-IN" w:eastAsia="en-IN"/>
                  <w14:ligatures w14:val="standardContextual"/>
                </w:rPr>
              </w:rPrChange>
            </w:rPr>
          </w:pPr>
          <w:del w:author="Shubhankar Ghosh" w:date="2024-08-27T13:05:00Z" w:id="3220">
            <w:r>
              <w:rPr>
                <w:rFonts w:ascii="Calibri" w:hAnsi="Calibri" w:cs="Calibri"/>
                <w:rPrChange w:author="Neeraj Durgapal" w:date="2024-08-28T03:49:00Z" w:id="3221">
                  <w:rPr>
                    <w:rStyle w:val="Hyperlink"/>
                  </w:rPr>
                </w:rPrChange>
              </w:rPr>
              <w:delText>2.1.1 – Overview of Transactions</w:delText>
            </w:r>
            <w:r>
              <w:rPr>
                <w:rFonts w:ascii="Calibri" w:hAnsi="Calibri" w:cs="Calibri"/>
                <w:rPrChange w:author="Neeraj Durgapal" w:date="2024-08-28T03:49:00Z" w:id="3222">
                  <w:rPr/>
                </w:rPrChange>
              </w:rPr>
              <w:tab/>
            </w:r>
            <w:r>
              <w:rPr>
                <w:rFonts w:ascii="Calibri" w:hAnsi="Calibri" w:cs="Calibri"/>
                <w:rPrChange w:author="Neeraj Durgapal" w:date="2024-08-28T03:49:00Z" w:id="3222">
                  <w:rPr/>
                </w:rPrChange>
              </w:rPr>
              <w:delText>9</w:delText>
            </w:r>
          </w:del>
        </w:p>
        <w:p w:rsidRPr="00E403D6" w:rsidR="00E403D6" w:rsidRDefault="00287800" w14:paraId="75AC5B7E" w14:textId="77777777">
          <w:pPr>
            <w:pStyle w:val="TOC4"/>
            <w:tabs>
              <w:tab w:val="right" w:leader="dot" w:pos="9345"/>
            </w:tabs>
            <w:rPr>
              <w:del w:author="Shubhankar Ghosh" w:date="2024-08-27T13:05:00Z" w:id="3223"/>
              <w:rStyle w:val="Hyperlink"/>
              <w:rFonts w:ascii="Calibri" w:hAnsi="Calibri" w:cs="Calibri"/>
              <w:kern w:val="2"/>
              <w:lang w:val="en-IN" w:eastAsia="en-IN"/>
              <w14:ligatures w14:val="standardContextual"/>
              <w:rPrChange w:author="Neeraj Durgapal" w:date="2024-08-28T03:49:00Z" w:id="3224">
                <w:rPr>
                  <w:del w:author="Shubhankar Ghosh" w:date="2024-08-27T13:05:00Z" w:id="3225"/>
                  <w:rStyle w:val="Hyperlink"/>
                  <w:kern w:val="2"/>
                  <w:lang w:val="en-IN" w:eastAsia="en-IN"/>
                  <w14:ligatures w14:val="standardContextual"/>
                </w:rPr>
              </w:rPrChange>
            </w:rPr>
          </w:pPr>
          <w:del w:author="Shubhankar Ghosh" w:date="2024-08-27T13:05:00Z" w:id="3226">
            <w:r>
              <w:rPr>
                <w:rFonts w:ascii="Calibri" w:hAnsi="Calibri" w:cs="Calibri"/>
                <w:rPrChange w:author="Neeraj Durgapal" w:date="2024-08-28T03:49:00Z" w:id="3227">
                  <w:rPr>
                    <w:rStyle w:val="Hyperlink"/>
                  </w:rPr>
                </w:rPrChange>
              </w:rPr>
              <w:delText>2.1.2 – Overview of Settlements</w:delText>
            </w:r>
            <w:r>
              <w:rPr>
                <w:rFonts w:ascii="Calibri" w:hAnsi="Calibri" w:cs="Calibri"/>
                <w:rPrChange w:author="Neeraj Durgapal" w:date="2024-08-28T03:49:00Z" w:id="3228">
                  <w:rPr/>
                </w:rPrChange>
              </w:rPr>
              <w:tab/>
            </w:r>
            <w:r>
              <w:rPr>
                <w:rFonts w:ascii="Calibri" w:hAnsi="Calibri" w:cs="Calibri"/>
                <w:rPrChange w:author="Neeraj Durgapal" w:date="2024-08-28T03:49:00Z" w:id="3228">
                  <w:rPr/>
                </w:rPrChange>
              </w:rPr>
              <w:delText>9</w:delText>
            </w:r>
          </w:del>
        </w:p>
        <w:p w:rsidRPr="00E403D6" w:rsidR="00E403D6" w:rsidRDefault="00287800" w14:paraId="703EE5CF" w14:textId="77777777">
          <w:pPr>
            <w:pStyle w:val="TOC4"/>
            <w:tabs>
              <w:tab w:val="right" w:leader="dot" w:pos="9345"/>
            </w:tabs>
            <w:rPr>
              <w:del w:author="Shubhankar Ghosh" w:date="2024-08-27T13:05:00Z" w:id="3229"/>
              <w:rStyle w:val="Hyperlink"/>
              <w:rFonts w:ascii="Calibri" w:hAnsi="Calibri" w:cs="Calibri"/>
              <w:kern w:val="2"/>
              <w:lang w:val="en-IN" w:eastAsia="en-IN"/>
              <w14:ligatures w14:val="standardContextual"/>
              <w:rPrChange w:author="Neeraj Durgapal" w:date="2024-08-28T03:49:00Z" w:id="3230">
                <w:rPr>
                  <w:del w:author="Shubhankar Ghosh" w:date="2024-08-27T13:05:00Z" w:id="3231"/>
                  <w:rStyle w:val="Hyperlink"/>
                  <w:kern w:val="2"/>
                  <w:lang w:val="en-IN" w:eastAsia="en-IN"/>
                  <w14:ligatures w14:val="standardContextual"/>
                </w:rPr>
              </w:rPrChange>
            </w:rPr>
          </w:pPr>
          <w:del w:author="Shubhankar Ghosh" w:date="2024-08-27T13:05:00Z" w:id="3232">
            <w:r>
              <w:rPr>
                <w:rFonts w:ascii="Calibri" w:hAnsi="Calibri" w:cs="Calibri"/>
                <w:rPrChange w:author="Neeraj Durgapal" w:date="2024-08-28T03:49:00Z" w:id="3233">
                  <w:rPr>
                    <w:rStyle w:val="Hyperlink"/>
                  </w:rPr>
                </w:rPrChange>
              </w:rPr>
              <w:delText>2.1.3 – Overview of Refunds</w:delText>
            </w:r>
            <w:r>
              <w:rPr>
                <w:rFonts w:ascii="Calibri" w:hAnsi="Calibri" w:cs="Calibri"/>
                <w:rPrChange w:author="Neeraj Durgapal" w:date="2024-08-28T03:49:00Z" w:id="3234">
                  <w:rPr/>
                </w:rPrChange>
              </w:rPr>
              <w:tab/>
            </w:r>
            <w:r>
              <w:rPr>
                <w:rFonts w:ascii="Calibri" w:hAnsi="Calibri" w:cs="Calibri"/>
                <w:rPrChange w:author="Neeraj Durgapal" w:date="2024-08-28T03:49:00Z" w:id="3234">
                  <w:rPr/>
                </w:rPrChange>
              </w:rPr>
              <w:delText>9</w:delText>
            </w:r>
          </w:del>
        </w:p>
        <w:p w:rsidRPr="00E403D6" w:rsidR="00E403D6" w:rsidRDefault="00287800" w14:paraId="38032BEA" w14:textId="77777777">
          <w:pPr>
            <w:pStyle w:val="TOC4"/>
            <w:tabs>
              <w:tab w:val="right" w:leader="dot" w:pos="9345"/>
            </w:tabs>
            <w:rPr>
              <w:del w:author="Shubhankar Ghosh" w:date="2024-08-27T13:05:00Z" w:id="3235"/>
              <w:rStyle w:val="Hyperlink"/>
              <w:rFonts w:ascii="Calibri" w:hAnsi="Calibri" w:cs="Calibri"/>
              <w:kern w:val="2"/>
              <w:lang w:val="en-IN" w:eastAsia="en-IN"/>
              <w14:ligatures w14:val="standardContextual"/>
              <w:rPrChange w:author="Neeraj Durgapal" w:date="2024-08-28T03:49:00Z" w:id="3236">
                <w:rPr>
                  <w:del w:author="Shubhankar Ghosh" w:date="2024-08-27T13:05:00Z" w:id="3237"/>
                  <w:rStyle w:val="Hyperlink"/>
                  <w:kern w:val="2"/>
                  <w:lang w:val="en-IN" w:eastAsia="en-IN"/>
                  <w14:ligatures w14:val="standardContextual"/>
                </w:rPr>
              </w:rPrChange>
            </w:rPr>
          </w:pPr>
          <w:del w:author="Shubhankar Ghosh" w:date="2024-08-27T13:05:00Z" w:id="3238">
            <w:r>
              <w:rPr>
                <w:rFonts w:ascii="Calibri" w:hAnsi="Calibri" w:cs="Calibri"/>
                <w:rPrChange w:author="Neeraj Durgapal" w:date="2024-08-28T03:49:00Z" w:id="3239">
                  <w:rPr>
                    <w:rStyle w:val="Hyperlink"/>
                  </w:rPr>
                </w:rPrChange>
              </w:rPr>
              <w:delText>2.1.4 – Quick report downloads</w:delText>
            </w:r>
            <w:r>
              <w:rPr>
                <w:rFonts w:ascii="Calibri" w:hAnsi="Calibri" w:cs="Calibri"/>
                <w:rPrChange w:author="Neeraj Durgapal" w:date="2024-08-28T03:49:00Z" w:id="3240">
                  <w:rPr/>
                </w:rPrChange>
              </w:rPr>
              <w:tab/>
            </w:r>
            <w:r>
              <w:rPr>
                <w:rFonts w:ascii="Calibri" w:hAnsi="Calibri" w:cs="Calibri"/>
                <w:rPrChange w:author="Neeraj Durgapal" w:date="2024-08-28T03:49:00Z" w:id="3240">
                  <w:rPr/>
                </w:rPrChange>
              </w:rPr>
              <w:delText>9</w:delText>
            </w:r>
          </w:del>
        </w:p>
        <w:p w:rsidRPr="00E403D6" w:rsidR="00E403D6" w:rsidRDefault="00287800" w14:paraId="6CB87145" w14:textId="77777777">
          <w:pPr>
            <w:pStyle w:val="TOC4"/>
            <w:tabs>
              <w:tab w:val="right" w:leader="dot" w:pos="9345"/>
            </w:tabs>
            <w:rPr>
              <w:del w:author="Shubhankar Ghosh" w:date="2024-08-27T13:05:00Z" w:id="3241"/>
              <w:rStyle w:val="Hyperlink"/>
              <w:rFonts w:ascii="Calibri" w:hAnsi="Calibri" w:cs="Calibri"/>
              <w:kern w:val="2"/>
              <w:lang w:val="en-IN" w:eastAsia="en-IN"/>
              <w14:ligatures w14:val="standardContextual"/>
              <w:rPrChange w:author="Neeraj Durgapal" w:date="2024-08-28T03:49:00Z" w:id="3242">
                <w:rPr>
                  <w:del w:author="Shubhankar Ghosh" w:date="2024-08-27T13:05:00Z" w:id="3243"/>
                  <w:rStyle w:val="Hyperlink"/>
                  <w:kern w:val="2"/>
                  <w:lang w:val="en-IN" w:eastAsia="en-IN"/>
                  <w14:ligatures w14:val="standardContextual"/>
                </w:rPr>
              </w:rPrChange>
            </w:rPr>
          </w:pPr>
          <w:del w:author="Shubhankar Ghosh" w:date="2024-08-27T13:05:00Z" w:id="3244">
            <w:r>
              <w:rPr>
                <w:rFonts w:ascii="Calibri" w:hAnsi="Calibri" w:cs="Calibri"/>
                <w:rPrChange w:author="Neeraj Durgapal" w:date="2024-08-28T03:49:00Z" w:id="3245">
                  <w:rPr>
                    <w:rStyle w:val="Hyperlink"/>
                  </w:rPr>
                </w:rPrChange>
              </w:rPr>
              <w:delText>2.1.5 – Payment mode health</w:delText>
            </w:r>
            <w:r>
              <w:rPr>
                <w:rFonts w:ascii="Calibri" w:hAnsi="Calibri" w:cs="Calibri"/>
                <w:rPrChange w:author="Neeraj Durgapal" w:date="2024-08-28T03:49:00Z" w:id="3246">
                  <w:rPr/>
                </w:rPrChange>
              </w:rPr>
              <w:tab/>
            </w:r>
            <w:r>
              <w:rPr>
                <w:rFonts w:ascii="Calibri" w:hAnsi="Calibri" w:cs="Calibri"/>
                <w:rPrChange w:author="Neeraj Durgapal" w:date="2024-08-28T03:49:00Z" w:id="3246">
                  <w:rPr/>
                </w:rPrChange>
              </w:rPr>
              <w:delText>9</w:delText>
            </w:r>
          </w:del>
        </w:p>
        <w:p w:rsidRPr="00E403D6" w:rsidR="00E403D6" w:rsidRDefault="00287800" w14:paraId="7ADE45EB" w14:textId="77777777">
          <w:pPr>
            <w:pStyle w:val="TOC4"/>
            <w:tabs>
              <w:tab w:val="right" w:leader="dot" w:pos="9345"/>
            </w:tabs>
            <w:rPr>
              <w:del w:author="Shubhankar Ghosh" w:date="2024-08-27T13:05:00Z" w:id="3247"/>
              <w:rStyle w:val="Hyperlink"/>
              <w:rFonts w:ascii="Calibri" w:hAnsi="Calibri" w:cs="Calibri"/>
              <w:kern w:val="2"/>
              <w:lang w:val="en-IN" w:eastAsia="en-IN"/>
              <w14:ligatures w14:val="standardContextual"/>
              <w:rPrChange w:author="Neeraj Durgapal" w:date="2024-08-28T03:49:00Z" w:id="3248">
                <w:rPr>
                  <w:del w:author="Shubhankar Ghosh" w:date="2024-08-27T13:05:00Z" w:id="3249"/>
                  <w:rStyle w:val="Hyperlink"/>
                  <w:kern w:val="2"/>
                  <w:lang w:val="en-IN" w:eastAsia="en-IN"/>
                  <w14:ligatures w14:val="standardContextual"/>
                </w:rPr>
              </w:rPrChange>
            </w:rPr>
          </w:pPr>
          <w:del w:author="Shubhankar Ghosh" w:date="2024-08-27T13:05:00Z" w:id="3250">
            <w:r>
              <w:rPr>
                <w:rFonts w:ascii="Calibri" w:hAnsi="Calibri" w:cs="Calibri"/>
                <w:rPrChange w:author="Neeraj Durgapal" w:date="2024-08-28T03:49:00Z" w:id="3251">
                  <w:rPr>
                    <w:rStyle w:val="Hyperlink"/>
                  </w:rPr>
                </w:rPrChange>
              </w:rPr>
              <w:delText>2.1.6 – Transaction payment link generation</w:delText>
            </w:r>
            <w:r>
              <w:rPr>
                <w:rFonts w:ascii="Calibri" w:hAnsi="Calibri" w:cs="Calibri"/>
                <w:rPrChange w:author="Neeraj Durgapal" w:date="2024-08-28T03:49:00Z" w:id="3252">
                  <w:rPr/>
                </w:rPrChange>
              </w:rPr>
              <w:tab/>
            </w:r>
            <w:r>
              <w:rPr>
                <w:rFonts w:ascii="Calibri" w:hAnsi="Calibri" w:cs="Calibri"/>
                <w:rPrChange w:author="Neeraj Durgapal" w:date="2024-08-28T03:49:00Z" w:id="3252">
                  <w:rPr/>
                </w:rPrChange>
              </w:rPr>
              <w:delText>9</w:delText>
            </w:r>
          </w:del>
        </w:p>
        <w:p w:rsidRPr="00E403D6" w:rsidR="00E403D6" w:rsidRDefault="00287800" w14:paraId="3C2D5144" w14:textId="77777777">
          <w:pPr>
            <w:pStyle w:val="TOC3"/>
            <w:tabs>
              <w:tab w:val="right" w:leader="dot" w:pos="9345"/>
            </w:tabs>
            <w:rPr>
              <w:del w:author="Shubhankar Ghosh" w:date="2024-08-27T13:05:00Z" w:id="3253"/>
              <w:rStyle w:val="Hyperlink"/>
              <w:rFonts w:ascii="Calibri" w:hAnsi="Calibri" w:cs="Calibri"/>
              <w:kern w:val="2"/>
              <w:lang w:val="en-IN" w:eastAsia="en-IN"/>
              <w14:ligatures w14:val="standardContextual"/>
              <w:rPrChange w:author="Neeraj Durgapal" w:date="2024-08-28T03:49:00Z" w:id="3254">
                <w:rPr>
                  <w:del w:author="Shubhankar Ghosh" w:date="2024-08-27T13:05:00Z" w:id="3255"/>
                  <w:rStyle w:val="Hyperlink"/>
                  <w:kern w:val="2"/>
                  <w:lang w:val="en-IN" w:eastAsia="en-IN"/>
                  <w14:ligatures w14:val="standardContextual"/>
                </w:rPr>
              </w:rPrChange>
            </w:rPr>
          </w:pPr>
          <w:del w:author="Shubhankar Ghosh" w:date="2024-08-27T13:05:00Z" w:id="3256">
            <w:r>
              <w:rPr>
                <w:rFonts w:ascii="Calibri" w:hAnsi="Calibri" w:cs="Calibri"/>
                <w:rPrChange w:author="Neeraj Durgapal" w:date="2024-08-28T03:49:00Z" w:id="3257">
                  <w:rPr>
                    <w:rStyle w:val="Hyperlink"/>
                  </w:rPr>
                </w:rPrChange>
              </w:rPr>
              <w:delText>2.2 - Functional Flow / Mock-Up</w:delText>
            </w:r>
            <w:r>
              <w:rPr>
                <w:rFonts w:ascii="Calibri" w:hAnsi="Calibri" w:cs="Calibri"/>
                <w:rPrChange w:author="Neeraj Durgapal" w:date="2024-08-28T03:49:00Z" w:id="3258">
                  <w:rPr/>
                </w:rPrChange>
              </w:rPr>
              <w:tab/>
            </w:r>
            <w:r>
              <w:rPr>
                <w:rFonts w:ascii="Calibri" w:hAnsi="Calibri" w:cs="Calibri"/>
                <w:rPrChange w:author="Neeraj Durgapal" w:date="2024-08-28T03:49:00Z" w:id="3258">
                  <w:rPr/>
                </w:rPrChange>
              </w:rPr>
              <w:delText>9</w:delText>
            </w:r>
          </w:del>
        </w:p>
        <w:p w:rsidRPr="00E403D6" w:rsidR="00E403D6" w:rsidRDefault="00287800" w14:paraId="31937226" w14:textId="77777777">
          <w:pPr>
            <w:pStyle w:val="TOC3"/>
            <w:tabs>
              <w:tab w:val="right" w:leader="dot" w:pos="9345"/>
            </w:tabs>
            <w:rPr>
              <w:del w:author="Shubhankar Ghosh" w:date="2024-08-27T13:05:00Z" w:id="3259"/>
              <w:rStyle w:val="Hyperlink"/>
              <w:rFonts w:ascii="Calibri" w:hAnsi="Calibri" w:cs="Calibri"/>
              <w:kern w:val="2"/>
              <w:lang w:val="en-IN" w:eastAsia="en-IN"/>
              <w14:ligatures w14:val="standardContextual"/>
              <w:rPrChange w:author="Neeraj Durgapal" w:date="2024-08-28T03:49:00Z" w:id="3260">
                <w:rPr>
                  <w:del w:author="Shubhankar Ghosh" w:date="2024-08-27T13:05:00Z" w:id="3261"/>
                  <w:rStyle w:val="Hyperlink"/>
                  <w:kern w:val="2"/>
                  <w:lang w:val="en-IN" w:eastAsia="en-IN"/>
                  <w14:ligatures w14:val="standardContextual"/>
                </w:rPr>
              </w:rPrChange>
            </w:rPr>
          </w:pPr>
          <w:del w:author="Shubhankar Ghosh" w:date="2024-08-27T13:05:00Z" w:id="3262">
            <w:r>
              <w:rPr>
                <w:rFonts w:ascii="Calibri" w:hAnsi="Calibri" w:cs="Calibri"/>
                <w:rPrChange w:author="Neeraj Durgapal" w:date="2024-08-28T03:49:00Z" w:id="3263">
                  <w:rPr>
                    <w:rStyle w:val="Hyperlink"/>
                  </w:rPr>
                </w:rPrChange>
              </w:rPr>
              <w:delText>2.3 Functional Specification</w:delText>
            </w:r>
            <w:r>
              <w:rPr>
                <w:rFonts w:ascii="Calibri" w:hAnsi="Calibri" w:cs="Calibri"/>
                <w:rPrChange w:author="Neeraj Durgapal" w:date="2024-08-28T03:49:00Z" w:id="3264">
                  <w:rPr/>
                </w:rPrChange>
              </w:rPr>
              <w:tab/>
            </w:r>
            <w:r>
              <w:rPr>
                <w:rFonts w:ascii="Calibri" w:hAnsi="Calibri" w:cs="Calibri"/>
                <w:rPrChange w:author="Neeraj Durgapal" w:date="2024-08-28T03:49:00Z" w:id="3264">
                  <w:rPr/>
                </w:rPrChange>
              </w:rPr>
              <w:delText>9</w:delText>
            </w:r>
          </w:del>
        </w:p>
        <w:p w:rsidRPr="00E403D6" w:rsidR="00E403D6" w:rsidRDefault="00287800" w14:paraId="008EEA7C" w14:textId="77777777">
          <w:pPr>
            <w:pStyle w:val="TOC4"/>
            <w:tabs>
              <w:tab w:val="right" w:leader="dot" w:pos="9345"/>
            </w:tabs>
            <w:rPr>
              <w:del w:author="Shubhankar Ghosh" w:date="2024-08-27T13:05:00Z" w:id="3265"/>
              <w:rStyle w:val="Hyperlink"/>
              <w:rFonts w:ascii="Calibri" w:hAnsi="Calibri" w:cs="Calibri"/>
              <w:kern w:val="2"/>
              <w:lang w:val="en-IN" w:eastAsia="en-IN"/>
              <w14:ligatures w14:val="standardContextual"/>
              <w:rPrChange w:author="Neeraj Durgapal" w:date="2024-08-28T03:49:00Z" w:id="3266">
                <w:rPr>
                  <w:del w:author="Shubhankar Ghosh" w:date="2024-08-27T13:05:00Z" w:id="3267"/>
                  <w:rStyle w:val="Hyperlink"/>
                  <w:kern w:val="2"/>
                  <w:lang w:val="en-IN" w:eastAsia="en-IN"/>
                  <w14:ligatures w14:val="standardContextual"/>
                </w:rPr>
              </w:rPrChange>
            </w:rPr>
          </w:pPr>
          <w:del w:author="Shubhankar Ghosh" w:date="2024-08-27T13:05:00Z" w:id="3268">
            <w:r>
              <w:rPr>
                <w:rFonts w:ascii="Calibri" w:hAnsi="Calibri" w:cs="Calibri"/>
                <w:rPrChange w:author="Neeraj Durgapal" w:date="2024-08-28T03:49:00Z" w:id="3269">
                  <w:rPr>
                    <w:rStyle w:val="Hyperlink"/>
                  </w:rPr>
                </w:rPrChange>
              </w:rPr>
              <w:delText>2.3.1- Overview of transaction</w:delText>
            </w:r>
            <w:r>
              <w:rPr>
                <w:rFonts w:ascii="Calibri" w:hAnsi="Calibri" w:cs="Calibri"/>
                <w:rPrChange w:author="Neeraj Durgapal" w:date="2024-08-28T03:49:00Z" w:id="3270">
                  <w:rPr/>
                </w:rPrChange>
              </w:rPr>
              <w:tab/>
            </w:r>
            <w:r>
              <w:rPr>
                <w:rFonts w:ascii="Calibri" w:hAnsi="Calibri" w:cs="Calibri"/>
                <w:rPrChange w:author="Neeraj Durgapal" w:date="2024-08-28T03:49:00Z" w:id="3270">
                  <w:rPr/>
                </w:rPrChange>
              </w:rPr>
              <w:delText>10</w:delText>
            </w:r>
          </w:del>
        </w:p>
        <w:p w:rsidRPr="00E403D6" w:rsidR="00E403D6" w:rsidRDefault="00287800" w14:paraId="05C63FE3" w14:textId="77777777">
          <w:pPr>
            <w:pStyle w:val="TOC5"/>
            <w:tabs>
              <w:tab w:val="right" w:leader="dot" w:pos="9345"/>
            </w:tabs>
            <w:rPr>
              <w:del w:author="Shubhankar Ghosh" w:date="2024-08-27T13:05:00Z" w:id="3271"/>
              <w:rStyle w:val="Hyperlink"/>
              <w:rFonts w:ascii="Calibri" w:hAnsi="Calibri" w:cs="Calibri"/>
              <w:kern w:val="2"/>
              <w:lang w:val="en-IN" w:eastAsia="en-IN"/>
              <w14:ligatures w14:val="standardContextual"/>
              <w:rPrChange w:author="Neeraj Durgapal" w:date="2024-08-28T03:49:00Z" w:id="3272">
                <w:rPr>
                  <w:del w:author="Shubhankar Ghosh" w:date="2024-08-27T13:05:00Z" w:id="3273"/>
                  <w:rStyle w:val="Hyperlink"/>
                  <w:kern w:val="2"/>
                  <w:lang w:val="en-IN" w:eastAsia="en-IN"/>
                  <w14:ligatures w14:val="standardContextual"/>
                </w:rPr>
              </w:rPrChange>
            </w:rPr>
          </w:pPr>
          <w:del w:author="Shubhankar Ghosh" w:date="2024-08-27T13:05:00Z" w:id="3274">
            <w:r>
              <w:rPr>
                <w:rFonts w:ascii="Calibri" w:hAnsi="Calibri" w:cs="Calibri"/>
                <w:rPrChange w:author="Neeraj Durgapal" w:date="2024-08-28T03:49:00Z" w:id="3275">
                  <w:rPr>
                    <w:rStyle w:val="Hyperlink"/>
                  </w:rPr>
                </w:rPrChange>
              </w:rPr>
              <w:delText>2.3.1.1 – Transaction summary</w:delText>
            </w:r>
            <w:r>
              <w:rPr>
                <w:rFonts w:ascii="Calibri" w:hAnsi="Calibri" w:cs="Calibri"/>
                <w:rPrChange w:author="Neeraj Durgapal" w:date="2024-08-28T03:49:00Z" w:id="3276">
                  <w:rPr/>
                </w:rPrChange>
              </w:rPr>
              <w:tab/>
            </w:r>
            <w:r>
              <w:rPr>
                <w:rFonts w:ascii="Calibri" w:hAnsi="Calibri" w:cs="Calibri"/>
                <w:rPrChange w:author="Neeraj Durgapal" w:date="2024-08-28T03:49:00Z" w:id="3276">
                  <w:rPr/>
                </w:rPrChange>
              </w:rPr>
              <w:delText>10</w:delText>
            </w:r>
          </w:del>
        </w:p>
        <w:p w:rsidRPr="00E403D6" w:rsidR="00E403D6" w:rsidRDefault="00287800" w14:paraId="218D9AB8" w14:textId="77777777">
          <w:pPr>
            <w:pStyle w:val="TOC5"/>
            <w:tabs>
              <w:tab w:val="right" w:leader="dot" w:pos="9345"/>
            </w:tabs>
            <w:rPr>
              <w:del w:author="Shubhankar Ghosh" w:date="2024-08-27T13:05:00Z" w:id="3277"/>
              <w:rStyle w:val="Hyperlink"/>
              <w:rFonts w:ascii="Calibri" w:hAnsi="Calibri" w:cs="Calibri"/>
              <w:kern w:val="2"/>
              <w:lang w:val="en-IN" w:eastAsia="en-IN"/>
              <w14:ligatures w14:val="standardContextual"/>
              <w:rPrChange w:author="Neeraj Durgapal" w:date="2024-08-28T03:49:00Z" w:id="3278">
                <w:rPr>
                  <w:del w:author="Shubhankar Ghosh" w:date="2024-08-27T13:05:00Z" w:id="3279"/>
                  <w:rStyle w:val="Hyperlink"/>
                  <w:kern w:val="2"/>
                  <w:lang w:val="en-IN" w:eastAsia="en-IN"/>
                  <w14:ligatures w14:val="standardContextual"/>
                </w:rPr>
              </w:rPrChange>
            </w:rPr>
          </w:pPr>
          <w:del w:author="Shubhankar Ghosh" w:date="2024-08-27T13:05:00Z" w:id="3280">
            <w:r>
              <w:rPr>
                <w:rFonts w:ascii="Calibri" w:hAnsi="Calibri" w:cs="Calibri"/>
                <w:rPrChange w:author="Neeraj Durgapal" w:date="2024-08-28T03:49:00Z" w:id="3281">
                  <w:rPr>
                    <w:rStyle w:val="Hyperlink"/>
                  </w:rPr>
                </w:rPrChange>
              </w:rPr>
              <w:delText>2.3.1.2 – Transaction analysis</w:delText>
            </w:r>
            <w:r>
              <w:rPr>
                <w:rFonts w:ascii="Calibri" w:hAnsi="Calibri" w:cs="Calibri"/>
                <w:rPrChange w:author="Neeraj Durgapal" w:date="2024-08-28T03:49:00Z" w:id="3282">
                  <w:rPr/>
                </w:rPrChange>
              </w:rPr>
              <w:tab/>
            </w:r>
            <w:r>
              <w:rPr>
                <w:rFonts w:ascii="Calibri" w:hAnsi="Calibri" w:cs="Calibri"/>
                <w:rPrChange w:author="Neeraj Durgapal" w:date="2024-08-28T03:49:00Z" w:id="3282">
                  <w:rPr/>
                </w:rPrChange>
              </w:rPr>
              <w:delText>10</w:delText>
            </w:r>
          </w:del>
        </w:p>
        <w:p w:rsidRPr="00E403D6" w:rsidR="00E403D6" w:rsidRDefault="00287800" w14:paraId="50754D1B" w14:textId="77777777">
          <w:pPr>
            <w:pStyle w:val="TOC5"/>
            <w:tabs>
              <w:tab w:val="right" w:leader="dot" w:pos="9345"/>
            </w:tabs>
            <w:rPr>
              <w:del w:author="Shubhankar Ghosh" w:date="2024-08-27T13:05:00Z" w:id="3283"/>
              <w:rStyle w:val="Hyperlink"/>
              <w:rFonts w:ascii="Calibri" w:hAnsi="Calibri" w:cs="Calibri"/>
              <w:kern w:val="2"/>
              <w:lang w:val="en-IN" w:eastAsia="en-IN"/>
              <w14:ligatures w14:val="standardContextual"/>
              <w:rPrChange w:author="Neeraj Durgapal" w:date="2024-08-28T03:49:00Z" w:id="3284">
                <w:rPr>
                  <w:del w:author="Shubhankar Ghosh" w:date="2024-08-27T13:05:00Z" w:id="3285"/>
                  <w:rStyle w:val="Hyperlink"/>
                  <w:kern w:val="2"/>
                  <w:lang w:val="en-IN" w:eastAsia="en-IN"/>
                  <w14:ligatures w14:val="standardContextual"/>
                </w:rPr>
              </w:rPrChange>
            </w:rPr>
          </w:pPr>
          <w:del w:author="Shubhankar Ghosh" w:date="2024-08-27T13:05:00Z" w:id="3286">
            <w:r>
              <w:rPr>
                <w:rFonts w:ascii="Calibri" w:hAnsi="Calibri" w:cs="Calibri"/>
                <w:rPrChange w:author="Neeraj Durgapal" w:date="2024-08-28T03:49:00Z" w:id="3287">
                  <w:rPr>
                    <w:rStyle w:val="Hyperlink"/>
                  </w:rPr>
                </w:rPrChange>
              </w:rPr>
              <w:delText>2.3.1.3 – Brief view</w:delText>
            </w:r>
            <w:r>
              <w:rPr>
                <w:rFonts w:ascii="Calibri" w:hAnsi="Calibri" w:cs="Calibri"/>
                <w:rPrChange w:author="Neeraj Durgapal" w:date="2024-08-28T03:49:00Z" w:id="3288">
                  <w:rPr/>
                </w:rPrChange>
              </w:rPr>
              <w:tab/>
            </w:r>
            <w:r>
              <w:rPr>
                <w:rFonts w:ascii="Calibri" w:hAnsi="Calibri" w:cs="Calibri"/>
                <w:rPrChange w:author="Neeraj Durgapal" w:date="2024-08-28T03:49:00Z" w:id="3288">
                  <w:rPr/>
                </w:rPrChange>
              </w:rPr>
              <w:delText>10</w:delText>
            </w:r>
          </w:del>
        </w:p>
        <w:p w:rsidRPr="00E403D6" w:rsidR="00E403D6" w:rsidRDefault="00287800" w14:paraId="3F1BF191" w14:textId="77777777">
          <w:pPr>
            <w:pStyle w:val="TOC5"/>
            <w:tabs>
              <w:tab w:val="right" w:leader="dot" w:pos="9345"/>
            </w:tabs>
            <w:rPr>
              <w:del w:author="Shubhankar Ghosh" w:date="2024-08-27T13:05:00Z" w:id="3289"/>
              <w:rStyle w:val="Hyperlink"/>
              <w:rFonts w:ascii="Calibri" w:hAnsi="Calibri" w:cs="Calibri"/>
              <w:kern w:val="2"/>
              <w:lang w:val="en-IN" w:eastAsia="en-IN"/>
              <w14:ligatures w14:val="standardContextual"/>
              <w:rPrChange w:author="Neeraj Durgapal" w:date="2024-08-28T03:49:00Z" w:id="3290">
                <w:rPr>
                  <w:del w:author="Shubhankar Ghosh" w:date="2024-08-27T13:05:00Z" w:id="3291"/>
                  <w:rStyle w:val="Hyperlink"/>
                  <w:kern w:val="2"/>
                  <w:lang w:val="en-IN" w:eastAsia="en-IN"/>
                  <w14:ligatures w14:val="standardContextual"/>
                </w:rPr>
              </w:rPrChange>
            </w:rPr>
          </w:pPr>
          <w:del w:author="Shubhankar Ghosh" w:date="2024-08-27T13:05:00Z" w:id="3292">
            <w:r>
              <w:rPr>
                <w:rFonts w:ascii="Calibri" w:hAnsi="Calibri" w:cs="Calibri"/>
                <w:rPrChange w:author="Neeraj Durgapal" w:date="2024-08-28T03:49:00Z" w:id="3293">
                  <w:rPr>
                    <w:rStyle w:val="Hyperlink"/>
                  </w:rPr>
                </w:rPrChange>
              </w:rPr>
              <w:delText>2.3.1.4 – Geographic analysis</w:delText>
            </w:r>
            <w:r>
              <w:rPr>
                <w:rFonts w:ascii="Calibri" w:hAnsi="Calibri" w:cs="Calibri"/>
                <w:rPrChange w:author="Neeraj Durgapal" w:date="2024-08-28T03:49:00Z" w:id="3294">
                  <w:rPr/>
                </w:rPrChange>
              </w:rPr>
              <w:tab/>
            </w:r>
            <w:r>
              <w:rPr>
                <w:rFonts w:ascii="Calibri" w:hAnsi="Calibri" w:cs="Calibri"/>
                <w:rPrChange w:author="Neeraj Durgapal" w:date="2024-08-28T03:49:00Z" w:id="3294">
                  <w:rPr/>
                </w:rPrChange>
              </w:rPr>
              <w:delText>10</w:delText>
            </w:r>
          </w:del>
        </w:p>
        <w:p w:rsidRPr="00E403D6" w:rsidR="00E403D6" w:rsidRDefault="00287800" w14:paraId="2E0F2749" w14:textId="77777777">
          <w:pPr>
            <w:pStyle w:val="TOC4"/>
            <w:tabs>
              <w:tab w:val="right" w:leader="dot" w:pos="9345"/>
            </w:tabs>
            <w:rPr>
              <w:del w:author="Shubhankar Ghosh" w:date="2024-08-27T13:05:00Z" w:id="3295"/>
              <w:rStyle w:val="Hyperlink"/>
              <w:rFonts w:ascii="Calibri" w:hAnsi="Calibri" w:cs="Calibri"/>
              <w:kern w:val="2"/>
              <w:lang w:val="en-IN" w:eastAsia="en-IN"/>
              <w14:ligatures w14:val="standardContextual"/>
              <w:rPrChange w:author="Neeraj Durgapal" w:date="2024-08-28T03:49:00Z" w:id="3296">
                <w:rPr>
                  <w:del w:author="Shubhankar Ghosh" w:date="2024-08-27T13:05:00Z" w:id="3297"/>
                  <w:rStyle w:val="Hyperlink"/>
                  <w:kern w:val="2"/>
                  <w:lang w:val="en-IN" w:eastAsia="en-IN"/>
                  <w14:ligatures w14:val="standardContextual"/>
                </w:rPr>
              </w:rPrChange>
            </w:rPr>
          </w:pPr>
          <w:del w:author="Shubhankar Ghosh" w:date="2024-08-27T13:05:00Z" w:id="3298">
            <w:r>
              <w:rPr>
                <w:rFonts w:ascii="Calibri" w:hAnsi="Calibri" w:cs="Calibri"/>
                <w:rPrChange w:author="Neeraj Durgapal" w:date="2024-08-28T03:49:00Z" w:id="3299">
                  <w:rPr>
                    <w:rStyle w:val="Hyperlink"/>
                  </w:rPr>
                </w:rPrChange>
              </w:rPr>
              <w:delText>2.3.2 – Settlement overview</w:delText>
            </w:r>
            <w:r>
              <w:rPr>
                <w:rFonts w:ascii="Calibri" w:hAnsi="Calibri" w:cs="Calibri"/>
                <w:rPrChange w:author="Neeraj Durgapal" w:date="2024-08-28T03:49:00Z" w:id="3300">
                  <w:rPr/>
                </w:rPrChange>
              </w:rPr>
              <w:tab/>
            </w:r>
            <w:r>
              <w:rPr>
                <w:rFonts w:ascii="Calibri" w:hAnsi="Calibri" w:cs="Calibri"/>
                <w:rPrChange w:author="Neeraj Durgapal" w:date="2024-08-28T03:49:00Z" w:id="3300">
                  <w:rPr/>
                </w:rPrChange>
              </w:rPr>
              <w:delText>10</w:delText>
            </w:r>
          </w:del>
        </w:p>
        <w:p w:rsidRPr="00E403D6" w:rsidR="00E403D6" w:rsidRDefault="00287800" w14:paraId="1662ECAB" w14:textId="77777777">
          <w:pPr>
            <w:pStyle w:val="TOC5"/>
            <w:tabs>
              <w:tab w:val="right" w:leader="dot" w:pos="9345"/>
            </w:tabs>
            <w:rPr>
              <w:del w:author="Shubhankar Ghosh" w:date="2024-08-27T13:05:00Z" w:id="3301"/>
              <w:rStyle w:val="Hyperlink"/>
              <w:rFonts w:ascii="Calibri" w:hAnsi="Calibri" w:cs="Calibri"/>
              <w:kern w:val="2"/>
              <w:lang w:val="en-IN" w:eastAsia="en-IN"/>
              <w14:ligatures w14:val="standardContextual"/>
              <w:rPrChange w:author="Neeraj Durgapal" w:date="2024-08-28T03:49:00Z" w:id="3302">
                <w:rPr>
                  <w:del w:author="Shubhankar Ghosh" w:date="2024-08-27T13:05:00Z" w:id="3303"/>
                  <w:rStyle w:val="Hyperlink"/>
                  <w:kern w:val="2"/>
                  <w:lang w:val="en-IN" w:eastAsia="en-IN"/>
                  <w14:ligatures w14:val="standardContextual"/>
                </w:rPr>
              </w:rPrChange>
            </w:rPr>
          </w:pPr>
          <w:del w:author="Shubhankar Ghosh" w:date="2024-08-27T13:05:00Z" w:id="3304">
            <w:r>
              <w:rPr>
                <w:rFonts w:ascii="Calibri" w:hAnsi="Calibri" w:cs="Calibri"/>
                <w:rPrChange w:author="Neeraj Durgapal" w:date="2024-08-28T03:49:00Z" w:id="3305">
                  <w:rPr>
                    <w:rStyle w:val="Hyperlink"/>
                  </w:rPr>
                </w:rPrChange>
              </w:rPr>
              <w:delText>2.3.2.1 – Settlement details</w:delText>
            </w:r>
            <w:r>
              <w:rPr>
                <w:rFonts w:ascii="Calibri" w:hAnsi="Calibri" w:cs="Calibri"/>
                <w:rPrChange w:author="Neeraj Durgapal" w:date="2024-08-28T03:49:00Z" w:id="3306">
                  <w:rPr/>
                </w:rPrChange>
              </w:rPr>
              <w:tab/>
            </w:r>
            <w:r>
              <w:rPr>
                <w:rFonts w:ascii="Calibri" w:hAnsi="Calibri" w:cs="Calibri"/>
                <w:rPrChange w:author="Neeraj Durgapal" w:date="2024-08-28T03:49:00Z" w:id="3306">
                  <w:rPr/>
                </w:rPrChange>
              </w:rPr>
              <w:delText>10</w:delText>
            </w:r>
          </w:del>
        </w:p>
        <w:p w:rsidRPr="00E403D6" w:rsidR="00E403D6" w:rsidRDefault="00287800" w14:paraId="6C1E2B18" w14:textId="77777777">
          <w:pPr>
            <w:pStyle w:val="TOC5"/>
            <w:tabs>
              <w:tab w:val="right" w:leader="dot" w:pos="9345"/>
            </w:tabs>
            <w:rPr>
              <w:del w:author="Shubhankar Ghosh" w:date="2024-08-27T13:05:00Z" w:id="3307"/>
              <w:rStyle w:val="Hyperlink"/>
              <w:rFonts w:ascii="Calibri" w:hAnsi="Calibri" w:cs="Calibri"/>
              <w:kern w:val="2"/>
              <w:lang w:val="en-IN" w:eastAsia="en-IN"/>
              <w14:ligatures w14:val="standardContextual"/>
              <w:rPrChange w:author="Neeraj Durgapal" w:date="2024-08-28T03:49:00Z" w:id="3308">
                <w:rPr>
                  <w:del w:author="Shubhankar Ghosh" w:date="2024-08-27T13:05:00Z" w:id="3309"/>
                  <w:rStyle w:val="Hyperlink"/>
                  <w:kern w:val="2"/>
                  <w:lang w:val="en-IN" w:eastAsia="en-IN"/>
                  <w14:ligatures w14:val="standardContextual"/>
                </w:rPr>
              </w:rPrChange>
            </w:rPr>
          </w:pPr>
          <w:del w:author="Shubhankar Ghosh" w:date="2024-08-27T13:05:00Z" w:id="3310">
            <w:r>
              <w:rPr>
                <w:rFonts w:ascii="Calibri" w:hAnsi="Calibri" w:cs="Calibri"/>
                <w:rPrChange w:author="Neeraj Durgapal" w:date="2024-08-28T03:49:00Z" w:id="3311">
                  <w:rPr>
                    <w:rStyle w:val="Hyperlink"/>
                  </w:rPr>
                </w:rPrChange>
              </w:rPr>
              <w:delText>2.3.2.2 – Previous Settlement</w:delText>
            </w:r>
            <w:r>
              <w:rPr>
                <w:rFonts w:ascii="Calibri" w:hAnsi="Calibri" w:cs="Calibri"/>
                <w:rPrChange w:author="Neeraj Durgapal" w:date="2024-08-28T03:49:00Z" w:id="3312">
                  <w:rPr/>
                </w:rPrChange>
              </w:rPr>
              <w:tab/>
            </w:r>
            <w:r>
              <w:rPr>
                <w:rFonts w:ascii="Calibri" w:hAnsi="Calibri" w:cs="Calibri"/>
                <w:rPrChange w:author="Neeraj Durgapal" w:date="2024-08-28T03:49:00Z" w:id="3312">
                  <w:rPr/>
                </w:rPrChange>
              </w:rPr>
              <w:delText>10</w:delText>
            </w:r>
          </w:del>
        </w:p>
        <w:p w:rsidRPr="00E403D6" w:rsidR="00E403D6" w:rsidRDefault="00287800" w14:paraId="5C6822CA" w14:textId="77777777">
          <w:pPr>
            <w:pStyle w:val="TOC5"/>
            <w:tabs>
              <w:tab w:val="right" w:leader="dot" w:pos="9345"/>
            </w:tabs>
            <w:rPr>
              <w:del w:author="Shubhankar Ghosh" w:date="2024-08-27T13:05:00Z" w:id="3313"/>
              <w:rStyle w:val="Hyperlink"/>
              <w:rFonts w:ascii="Calibri" w:hAnsi="Calibri" w:cs="Calibri"/>
              <w:kern w:val="2"/>
              <w:lang w:val="en-IN" w:eastAsia="en-IN"/>
              <w14:ligatures w14:val="standardContextual"/>
              <w:rPrChange w:author="Neeraj Durgapal" w:date="2024-08-28T03:49:00Z" w:id="3314">
                <w:rPr>
                  <w:del w:author="Shubhankar Ghosh" w:date="2024-08-27T13:05:00Z" w:id="3315"/>
                  <w:rStyle w:val="Hyperlink"/>
                  <w:kern w:val="2"/>
                  <w:lang w:val="en-IN" w:eastAsia="en-IN"/>
                  <w14:ligatures w14:val="standardContextual"/>
                </w:rPr>
              </w:rPrChange>
            </w:rPr>
          </w:pPr>
          <w:del w:author="Shubhankar Ghosh" w:date="2024-08-27T13:05:00Z" w:id="3316">
            <w:r>
              <w:rPr>
                <w:rFonts w:ascii="Calibri" w:hAnsi="Calibri" w:cs="Calibri"/>
                <w:rPrChange w:author="Neeraj Durgapal" w:date="2024-08-28T03:49:00Z" w:id="3317">
                  <w:rPr>
                    <w:rStyle w:val="Hyperlink"/>
                  </w:rPr>
                </w:rPrChange>
              </w:rPr>
              <w:delText>2.3.2.3 – Current Settlement</w:delText>
            </w:r>
            <w:r>
              <w:rPr>
                <w:rFonts w:ascii="Calibri" w:hAnsi="Calibri" w:cs="Calibri"/>
                <w:rPrChange w:author="Neeraj Durgapal" w:date="2024-08-28T03:49:00Z" w:id="3318">
                  <w:rPr/>
                </w:rPrChange>
              </w:rPr>
              <w:tab/>
            </w:r>
            <w:r>
              <w:rPr>
                <w:rFonts w:ascii="Calibri" w:hAnsi="Calibri" w:cs="Calibri"/>
                <w:rPrChange w:author="Neeraj Durgapal" w:date="2024-08-28T03:49:00Z" w:id="3318">
                  <w:rPr/>
                </w:rPrChange>
              </w:rPr>
              <w:delText>10</w:delText>
            </w:r>
          </w:del>
        </w:p>
        <w:p w:rsidRPr="00E403D6" w:rsidR="00E403D6" w:rsidRDefault="00287800" w14:paraId="220B8EF4" w14:textId="77777777">
          <w:pPr>
            <w:pStyle w:val="TOC4"/>
            <w:tabs>
              <w:tab w:val="right" w:leader="dot" w:pos="9345"/>
            </w:tabs>
            <w:rPr>
              <w:del w:author="Shubhankar Ghosh" w:date="2024-08-27T13:05:00Z" w:id="3319"/>
              <w:rStyle w:val="Hyperlink"/>
              <w:rFonts w:ascii="Calibri" w:hAnsi="Calibri" w:cs="Calibri"/>
              <w:kern w:val="2"/>
              <w:lang w:val="en-IN" w:eastAsia="en-IN"/>
              <w14:ligatures w14:val="standardContextual"/>
              <w:rPrChange w:author="Neeraj Durgapal" w:date="2024-08-28T03:49:00Z" w:id="3320">
                <w:rPr>
                  <w:del w:author="Shubhankar Ghosh" w:date="2024-08-27T13:05:00Z" w:id="3321"/>
                  <w:rStyle w:val="Hyperlink"/>
                  <w:kern w:val="2"/>
                  <w:lang w:val="en-IN" w:eastAsia="en-IN"/>
                  <w14:ligatures w14:val="standardContextual"/>
                </w:rPr>
              </w:rPrChange>
            </w:rPr>
          </w:pPr>
          <w:del w:author="Shubhankar Ghosh" w:date="2024-08-27T13:05:00Z" w:id="3322">
            <w:r>
              <w:rPr>
                <w:rFonts w:ascii="Calibri" w:hAnsi="Calibri" w:cs="Calibri"/>
                <w:rPrChange w:author="Neeraj Durgapal" w:date="2024-08-28T03:49:00Z" w:id="3323">
                  <w:rPr>
                    <w:rStyle w:val="Hyperlink"/>
                  </w:rPr>
                </w:rPrChange>
              </w:rPr>
              <w:delText>2.3.3 – Refund management</w:delText>
            </w:r>
            <w:r>
              <w:rPr>
                <w:rFonts w:ascii="Calibri" w:hAnsi="Calibri" w:cs="Calibri"/>
                <w:rPrChange w:author="Neeraj Durgapal" w:date="2024-08-28T03:49:00Z" w:id="3324">
                  <w:rPr/>
                </w:rPrChange>
              </w:rPr>
              <w:tab/>
            </w:r>
            <w:r>
              <w:rPr>
                <w:rFonts w:ascii="Calibri" w:hAnsi="Calibri" w:cs="Calibri"/>
                <w:rPrChange w:author="Neeraj Durgapal" w:date="2024-08-28T03:49:00Z" w:id="3324">
                  <w:rPr/>
                </w:rPrChange>
              </w:rPr>
              <w:delText>10</w:delText>
            </w:r>
          </w:del>
        </w:p>
        <w:p w:rsidRPr="00E403D6" w:rsidR="00E403D6" w:rsidRDefault="00287800" w14:paraId="3077EBE0" w14:textId="77777777">
          <w:pPr>
            <w:pStyle w:val="TOC5"/>
            <w:tabs>
              <w:tab w:val="right" w:leader="dot" w:pos="9345"/>
            </w:tabs>
            <w:rPr>
              <w:del w:author="Shubhankar Ghosh" w:date="2024-08-27T13:05:00Z" w:id="3325"/>
              <w:rStyle w:val="Hyperlink"/>
              <w:rFonts w:ascii="Calibri" w:hAnsi="Calibri" w:cs="Calibri"/>
              <w:kern w:val="2"/>
              <w:lang w:val="en-IN" w:eastAsia="en-IN"/>
              <w14:ligatures w14:val="standardContextual"/>
              <w:rPrChange w:author="Neeraj Durgapal" w:date="2024-08-28T03:49:00Z" w:id="3326">
                <w:rPr>
                  <w:del w:author="Shubhankar Ghosh" w:date="2024-08-27T13:05:00Z" w:id="3327"/>
                  <w:rStyle w:val="Hyperlink"/>
                  <w:kern w:val="2"/>
                  <w:lang w:val="en-IN" w:eastAsia="en-IN"/>
                  <w14:ligatures w14:val="standardContextual"/>
                </w:rPr>
              </w:rPrChange>
            </w:rPr>
          </w:pPr>
          <w:del w:author="Shubhankar Ghosh" w:date="2024-08-27T13:05:00Z" w:id="3328">
            <w:r>
              <w:rPr>
                <w:rFonts w:ascii="Calibri" w:hAnsi="Calibri" w:cs="Calibri"/>
                <w:rPrChange w:author="Neeraj Durgapal" w:date="2024-08-28T03:49:00Z" w:id="3329">
                  <w:rPr>
                    <w:rStyle w:val="Hyperlink"/>
                  </w:rPr>
                </w:rPrChange>
              </w:rPr>
              <w:delText>2.3.3.1 – Refund status</w:delText>
            </w:r>
            <w:r>
              <w:rPr>
                <w:rFonts w:ascii="Calibri" w:hAnsi="Calibri" w:cs="Calibri"/>
                <w:rPrChange w:author="Neeraj Durgapal" w:date="2024-08-28T03:49:00Z" w:id="3330">
                  <w:rPr/>
                </w:rPrChange>
              </w:rPr>
              <w:tab/>
            </w:r>
            <w:r>
              <w:rPr>
                <w:rFonts w:ascii="Calibri" w:hAnsi="Calibri" w:cs="Calibri"/>
                <w:rPrChange w:author="Neeraj Durgapal" w:date="2024-08-28T03:49:00Z" w:id="3330">
                  <w:rPr/>
                </w:rPrChange>
              </w:rPr>
              <w:delText>11</w:delText>
            </w:r>
          </w:del>
        </w:p>
        <w:p w:rsidRPr="00E403D6" w:rsidR="00E403D6" w:rsidRDefault="00287800" w14:paraId="03A0C3ED" w14:textId="77777777">
          <w:pPr>
            <w:pStyle w:val="TOC5"/>
            <w:tabs>
              <w:tab w:val="right" w:leader="dot" w:pos="9345"/>
            </w:tabs>
            <w:rPr>
              <w:del w:author="Shubhankar Ghosh" w:date="2024-08-27T13:05:00Z" w:id="3331"/>
              <w:rStyle w:val="Hyperlink"/>
              <w:rFonts w:ascii="Calibri" w:hAnsi="Calibri" w:cs="Calibri"/>
              <w:kern w:val="2"/>
              <w:lang w:val="en-IN" w:eastAsia="en-IN"/>
              <w14:ligatures w14:val="standardContextual"/>
              <w:rPrChange w:author="Neeraj Durgapal" w:date="2024-08-28T03:49:00Z" w:id="3332">
                <w:rPr>
                  <w:del w:author="Shubhankar Ghosh" w:date="2024-08-27T13:05:00Z" w:id="3333"/>
                  <w:rStyle w:val="Hyperlink"/>
                  <w:kern w:val="2"/>
                  <w:lang w:val="en-IN" w:eastAsia="en-IN"/>
                  <w14:ligatures w14:val="standardContextual"/>
                </w:rPr>
              </w:rPrChange>
            </w:rPr>
          </w:pPr>
          <w:del w:author="Shubhankar Ghosh" w:date="2024-08-27T13:05:00Z" w:id="3334">
            <w:r>
              <w:rPr>
                <w:rFonts w:ascii="Calibri" w:hAnsi="Calibri" w:cs="Calibri"/>
                <w:rPrChange w:author="Neeraj Durgapal" w:date="2024-08-28T03:49:00Z" w:id="3335">
                  <w:rPr>
                    <w:rStyle w:val="Hyperlink"/>
                  </w:rPr>
                </w:rPrChange>
              </w:rPr>
              <w:delText>2.3.3.2 – Refund processing</w:delText>
            </w:r>
            <w:r>
              <w:rPr>
                <w:rFonts w:ascii="Calibri" w:hAnsi="Calibri" w:cs="Calibri"/>
                <w:rPrChange w:author="Neeraj Durgapal" w:date="2024-08-28T03:49:00Z" w:id="3336">
                  <w:rPr/>
                </w:rPrChange>
              </w:rPr>
              <w:tab/>
            </w:r>
            <w:r>
              <w:rPr>
                <w:rFonts w:ascii="Calibri" w:hAnsi="Calibri" w:cs="Calibri"/>
                <w:rPrChange w:author="Neeraj Durgapal" w:date="2024-08-28T03:49:00Z" w:id="3336">
                  <w:rPr/>
                </w:rPrChange>
              </w:rPr>
              <w:delText>11</w:delText>
            </w:r>
          </w:del>
        </w:p>
        <w:p w:rsidRPr="00E403D6" w:rsidR="00E403D6" w:rsidRDefault="00287800" w14:paraId="690B976D" w14:textId="77777777">
          <w:pPr>
            <w:pStyle w:val="TOC4"/>
            <w:tabs>
              <w:tab w:val="right" w:leader="dot" w:pos="9345"/>
            </w:tabs>
            <w:rPr>
              <w:del w:author="Shubhankar Ghosh" w:date="2024-08-27T13:05:00Z" w:id="3337"/>
              <w:rStyle w:val="Hyperlink"/>
              <w:rFonts w:ascii="Calibri" w:hAnsi="Calibri" w:cs="Calibri"/>
              <w:rPrChange w:author="Neeraj Durgapal" w:date="2024-08-28T03:49:00Z" w:id="3338">
                <w:rPr>
                  <w:del w:author="Shubhankar Ghosh" w:date="2024-08-27T13:05:00Z" w:id="3339"/>
                  <w:rStyle w:val="Hyperlink"/>
                </w:rPr>
              </w:rPrChange>
            </w:rPr>
          </w:pPr>
          <w:del w:author="Shubhankar Ghosh" w:date="2024-08-27T13:05:00Z" w:id="3340">
            <w:r>
              <w:rPr>
                <w:rFonts w:ascii="Calibri" w:hAnsi="Calibri" w:cs="Calibri"/>
                <w:rPrChange w:author="Neeraj Durgapal" w:date="2024-08-28T03:49:00Z" w:id="3341">
                  <w:rPr>
                    <w:rStyle w:val="Hyperlink"/>
                  </w:rPr>
                </w:rPrChange>
              </w:rPr>
              <w:delText>2.3.4 – Transaction Limit</w:delText>
            </w:r>
            <w:r>
              <w:rPr>
                <w:rFonts w:ascii="Calibri" w:hAnsi="Calibri" w:cs="Calibri"/>
                <w:rPrChange w:author="Neeraj Durgapal" w:date="2024-08-28T03:49:00Z" w:id="3342">
                  <w:rPr/>
                </w:rPrChange>
              </w:rPr>
              <w:tab/>
            </w:r>
            <w:r>
              <w:rPr>
                <w:rFonts w:ascii="Calibri" w:hAnsi="Calibri" w:cs="Calibri"/>
                <w:rPrChange w:author="Neeraj Durgapal" w:date="2024-08-28T03:49:00Z" w:id="3342">
                  <w:rPr/>
                </w:rPrChange>
              </w:rPr>
              <w:delText>11</w:delText>
            </w:r>
          </w:del>
        </w:p>
        <w:p w:rsidRPr="00E403D6" w:rsidR="00E403D6" w:rsidRDefault="00287800" w14:paraId="65AEA2F4" w14:textId="77777777">
          <w:pPr>
            <w:pStyle w:val="TOC5"/>
            <w:tabs>
              <w:tab w:val="right" w:leader="dot" w:pos="9345"/>
            </w:tabs>
            <w:rPr>
              <w:del w:author="Shubhankar Ghosh" w:date="2024-08-27T13:05:00Z" w:id="3343"/>
              <w:rStyle w:val="Hyperlink"/>
              <w:rFonts w:ascii="Calibri" w:hAnsi="Calibri" w:cs="Calibri"/>
              <w:rPrChange w:author="Neeraj Durgapal" w:date="2024-08-28T03:49:00Z" w:id="3344">
                <w:rPr>
                  <w:del w:author="Shubhankar Ghosh" w:date="2024-08-27T13:05:00Z" w:id="3345"/>
                  <w:rStyle w:val="Hyperlink"/>
                </w:rPr>
              </w:rPrChange>
            </w:rPr>
          </w:pPr>
          <w:del w:author="Shubhankar Ghosh" w:date="2024-08-27T13:05:00Z" w:id="3346">
            <w:r>
              <w:rPr>
                <w:rFonts w:ascii="Calibri" w:hAnsi="Calibri" w:cs="Calibri"/>
                <w:rPrChange w:author="Neeraj Durgapal" w:date="2024-08-28T03:49:00Z" w:id="3347">
                  <w:rPr>
                    <w:rStyle w:val="Hyperlink"/>
                  </w:rPr>
                </w:rPrChange>
              </w:rPr>
              <w:delText>2.3.4.1 – Current Limit</w:delText>
            </w:r>
            <w:r>
              <w:rPr>
                <w:rFonts w:ascii="Calibri" w:hAnsi="Calibri" w:cs="Calibri"/>
                <w:rPrChange w:author="Neeraj Durgapal" w:date="2024-08-28T03:49:00Z" w:id="3348">
                  <w:rPr/>
                </w:rPrChange>
              </w:rPr>
              <w:tab/>
            </w:r>
            <w:r>
              <w:rPr>
                <w:rFonts w:ascii="Calibri" w:hAnsi="Calibri" w:cs="Calibri"/>
                <w:rPrChange w:author="Neeraj Durgapal" w:date="2024-08-28T03:49:00Z" w:id="3348">
                  <w:rPr/>
                </w:rPrChange>
              </w:rPr>
              <w:delText>11</w:delText>
            </w:r>
          </w:del>
        </w:p>
        <w:p w:rsidRPr="00E403D6" w:rsidR="00E403D6" w:rsidRDefault="00287800" w14:paraId="09ADC6D0" w14:textId="77777777">
          <w:pPr>
            <w:pStyle w:val="TOC5"/>
            <w:tabs>
              <w:tab w:val="right" w:leader="dot" w:pos="9345"/>
            </w:tabs>
            <w:rPr>
              <w:del w:author="Shubhankar Ghosh" w:date="2024-08-27T13:05:00Z" w:id="3349"/>
              <w:rStyle w:val="Hyperlink"/>
              <w:rFonts w:ascii="Calibri" w:hAnsi="Calibri" w:cs="Calibri"/>
              <w:rPrChange w:author="Neeraj Durgapal" w:date="2024-08-28T03:49:00Z" w:id="3350">
                <w:rPr>
                  <w:del w:author="Shubhankar Ghosh" w:date="2024-08-27T13:05:00Z" w:id="3351"/>
                  <w:rStyle w:val="Hyperlink"/>
                </w:rPr>
              </w:rPrChange>
            </w:rPr>
          </w:pPr>
          <w:del w:author="Shubhankar Ghosh" w:date="2024-08-27T13:05:00Z" w:id="3352">
            <w:r>
              <w:rPr>
                <w:rFonts w:ascii="Calibri" w:hAnsi="Calibri" w:cs="Calibri"/>
                <w:rPrChange w:author="Neeraj Durgapal" w:date="2024-08-28T03:49:00Z" w:id="3353">
                  <w:rPr>
                    <w:rStyle w:val="Hyperlink"/>
                  </w:rPr>
                </w:rPrChange>
              </w:rPr>
              <w:delText>2.3.4.2 – Limit alert</w:delText>
            </w:r>
            <w:r>
              <w:rPr>
                <w:rFonts w:ascii="Calibri" w:hAnsi="Calibri" w:cs="Calibri"/>
                <w:rPrChange w:author="Neeraj Durgapal" w:date="2024-08-28T03:49:00Z" w:id="3354">
                  <w:rPr/>
                </w:rPrChange>
              </w:rPr>
              <w:tab/>
            </w:r>
            <w:r>
              <w:rPr>
                <w:rFonts w:ascii="Calibri" w:hAnsi="Calibri" w:cs="Calibri"/>
                <w:rPrChange w:author="Neeraj Durgapal" w:date="2024-08-28T03:49:00Z" w:id="3354">
                  <w:rPr/>
                </w:rPrChange>
              </w:rPr>
              <w:delText>11</w:delText>
            </w:r>
          </w:del>
        </w:p>
        <w:p w:rsidRPr="00E403D6" w:rsidR="00E403D6" w:rsidRDefault="00287800" w14:paraId="4B4A51D1" w14:textId="77777777">
          <w:pPr>
            <w:pStyle w:val="TOC4"/>
            <w:tabs>
              <w:tab w:val="right" w:leader="dot" w:pos="9345"/>
            </w:tabs>
            <w:rPr>
              <w:del w:author="Shubhankar Ghosh" w:date="2024-08-27T13:05:00Z" w:id="3355"/>
              <w:rStyle w:val="Hyperlink"/>
              <w:rFonts w:ascii="Calibri" w:hAnsi="Calibri" w:cs="Calibri"/>
              <w:rPrChange w:author="Neeraj Durgapal" w:date="2024-08-28T03:49:00Z" w:id="3356">
                <w:rPr>
                  <w:del w:author="Shubhankar Ghosh" w:date="2024-08-27T13:05:00Z" w:id="3357"/>
                  <w:rStyle w:val="Hyperlink"/>
                </w:rPr>
              </w:rPrChange>
            </w:rPr>
          </w:pPr>
          <w:del w:author="Shubhankar Ghosh" w:date="2024-08-27T13:05:00Z" w:id="3358">
            <w:r>
              <w:rPr>
                <w:rFonts w:ascii="Calibri" w:hAnsi="Calibri" w:cs="Calibri"/>
                <w:rPrChange w:author="Neeraj Durgapal" w:date="2024-08-28T03:49:00Z" w:id="3359">
                  <w:rPr>
                    <w:rStyle w:val="Hyperlink"/>
                  </w:rPr>
                </w:rPrChange>
              </w:rPr>
              <w:delText>2.3.5 – Payment mode health</w:delText>
            </w:r>
            <w:r>
              <w:rPr>
                <w:rFonts w:ascii="Calibri" w:hAnsi="Calibri" w:cs="Calibri"/>
                <w:rPrChange w:author="Neeraj Durgapal" w:date="2024-08-28T03:49:00Z" w:id="3360">
                  <w:rPr/>
                </w:rPrChange>
              </w:rPr>
              <w:tab/>
            </w:r>
            <w:r>
              <w:rPr>
                <w:rFonts w:ascii="Calibri" w:hAnsi="Calibri" w:cs="Calibri"/>
                <w:rPrChange w:author="Neeraj Durgapal" w:date="2024-08-28T03:49:00Z" w:id="3360">
                  <w:rPr/>
                </w:rPrChange>
              </w:rPr>
              <w:delText>11</w:delText>
            </w:r>
          </w:del>
        </w:p>
        <w:p w:rsidRPr="00E403D6" w:rsidR="00E403D6" w:rsidRDefault="00287800" w14:paraId="553C37AD" w14:textId="77777777">
          <w:pPr>
            <w:pStyle w:val="TOC5"/>
            <w:tabs>
              <w:tab w:val="right" w:leader="dot" w:pos="9345"/>
            </w:tabs>
            <w:rPr>
              <w:del w:author="Shubhankar Ghosh" w:date="2024-08-27T13:05:00Z" w:id="3361"/>
              <w:rStyle w:val="Hyperlink"/>
              <w:rFonts w:ascii="Calibri" w:hAnsi="Calibri" w:cs="Calibri"/>
              <w:rPrChange w:author="Neeraj Durgapal" w:date="2024-08-28T03:49:00Z" w:id="3362">
                <w:rPr>
                  <w:del w:author="Shubhankar Ghosh" w:date="2024-08-27T13:05:00Z" w:id="3363"/>
                  <w:rStyle w:val="Hyperlink"/>
                </w:rPr>
              </w:rPrChange>
            </w:rPr>
          </w:pPr>
          <w:del w:author="Shubhankar Ghosh" w:date="2024-08-27T13:05:00Z" w:id="3364">
            <w:r>
              <w:rPr>
                <w:rFonts w:ascii="Calibri" w:hAnsi="Calibri" w:cs="Calibri"/>
                <w:rPrChange w:author="Neeraj Durgapal" w:date="2024-08-28T03:49:00Z" w:id="3365">
                  <w:rPr>
                    <w:rStyle w:val="Hyperlink"/>
                  </w:rPr>
                </w:rPrChange>
              </w:rPr>
              <w:delText>2.3.5.1 – Health status</w:delText>
            </w:r>
            <w:r>
              <w:rPr>
                <w:rFonts w:ascii="Calibri" w:hAnsi="Calibri" w:cs="Calibri"/>
                <w:rPrChange w:author="Neeraj Durgapal" w:date="2024-08-28T03:49:00Z" w:id="3366">
                  <w:rPr/>
                </w:rPrChange>
              </w:rPr>
              <w:tab/>
            </w:r>
            <w:r>
              <w:rPr>
                <w:rFonts w:ascii="Calibri" w:hAnsi="Calibri" w:cs="Calibri"/>
                <w:rPrChange w:author="Neeraj Durgapal" w:date="2024-08-28T03:49:00Z" w:id="3366">
                  <w:rPr/>
                </w:rPrChange>
              </w:rPr>
              <w:delText>11</w:delText>
            </w:r>
          </w:del>
        </w:p>
        <w:p w:rsidRPr="00E403D6" w:rsidR="00E403D6" w:rsidRDefault="00287800" w14:paraId="3A6E9BBA" w14:textId="77777777">
          <w:pPr>
            <w:pStyle w:val="TOC5"/>
            <w:tabs>
              <w:tab w:val="right" w:leader="dot" w:pos="9345"/>
            </w:tabs>
            <w:rPr>
              <w:del w:author="Shubhankar Ghosh" w:date="2024-08-27T13:05:00Z" w:id="3367"/>
              <w:rStyle w:val="Hyperlink"/>
              <w:rFonts w:ascii="Calibri" w:hAnsi="Calibri" w:cs="Calibri"/>
              <w:rPrChange w:author="Neeraj Durgapal" w:date="2024-08-28T03:49:00Z" w:id="3368">
                <w:rPr>
                  <w:del w:author="Shubhankar Ghosh" w:date="2024-08-27T13:05:00Z" w:id="3369"/>
                  <w:rStyle w:val="Hyperlink"/>
                </w:rPr>
              </w:rPrChange>
            </w:rPr>
          </w:pPr>
          <w:del w:author="Shubhankar Ghosh" w:date="2024-08-27T13:05:00Z" w:id="3370">
            <w:r>
              <w:rPr>
                <w:rFonts w:ascii="Calibri" w:hAnsi="Calibri" w:cs="Calibri"/>
                <w:rPrChange w:author="Neeraj Durgapal" w:date="2024-08-28T03:49:00Z" w:id="3371">
                  <w:rPr>
                    <w:rStyle w:val="Hyperlink"/>
                  </w:rPr>
                </w:rPrChange>
              </w:rPr>
              <w:delText>2.3.5.2 – Issue Alerts</w:delText>
            </w:r>
            <w:r>
              <w:rPr>
                <w:rFonts w:ascii="Calibri" w:hAnsi="Calibri" w:cs="Calibri"/>
                <w:rPrChange w:author="Neeraj Durgapal" w:date="2024-08-28T03:49:00Z" w:id="3372">
                  <w:rPr/>
                </w:rPrChange>
              </w:rPr>
              <w:tab/>
            </w:r>
            <w:r>
              <w:rPr>
                <w:rFonts w:ascii="Calibri" w:hAnsi="Calibri" w:cs="Calibri"/>
                <w:rPrChange w:author="Neeraj Durgapal" w:date="2024-08-28T03:49:00Z" w:id="3372">
                  <w:rPr/>
                </w:rPrChange>
              </w:rPr>
              <w:delText>11</w:delText>
            </w:r>
          </w:del>
        </w:p>
        <w:p w:rsidRPr="00E403D6" w:rsidR="00E403D6" w:rsidRDefault="00287800" w14:paraId="3807793D" w14:textId="77777777">
          <w:pPr>
            <w:pStyle w:val="TOC5"/>
            <w:tabs>
              <w:tab w:val="right" w:leader="dot" w:pos="9345"/>
            </w:tabs>
            <w:rPr>
              <w:del w:author="Shubhankar Ghosh" w:date="2024-08-27T13:05:00Z" w:id="3373"/>
              <w:rStyle w:val="Hyperlink"/>
              <w:rFonts w:ascii="Calibri" w:hAnsi="Calibri" w:cs="Calibri"/>
              <w:rPrChange w:author="Neeraj Durgapal" w:date="2024-08-28T03:49:00Z" w:id="3374">
                <w:rPr>
                  <w:del w:author="Shubhankar Ghosh" w:date="2024-08-27T13:05:00Z" w:id="3375"/>
                  <w:rStyle w:val="Hyperlink"/>
                </w:rPr>
              </w:rPrChange>
            </w:rPr>
          </w:pPr>
          <w:del w:author="Shubhankar Ghosh" w:date="2024-08-27T13:05:00Z" w:id="3376">
            <w:r>
              <w:rPr>
                <w:rFonts w:ascii="Calibri" w:hAnsi="Calibri" w:cs="Calibri"/>
                <w:rPrChange w:author="Neeraj Durgapal" w:date="2024-08-28T03:49:00Z" w:id="3377">
                  <w:rPr>
                    <w:rStyle w:val="Hyperlink"/>
                  </w:rPr>
                </w:rPrChange>
              </w:rPr>
              <w:delText>2.3.5.3 – Detail view</w:delText>
            </w:r>
            <w:r>
              <w:rPr>
                <w:rFonts w:ascii="Calibri" w:hAnsi="Calibri" w:cs="Calibri"/>
                <w:rPrChange w:author="Neeraj Durgapal" w:date="2024-08-28T03:49:00Z" w:id="3378">
                  <w:rPr/>
                </w:rPrChange>
              </w:rPr>
              <w:tab/>
            </w:r>
            <w:r>
              <w:rPr>
                <w:rFonts w:ascii="Calibri" w:hAnsi="Calibri" w:cs="Calibri"/>
                <w:rPrChange w:author="Neeraj Durgapal" w:date="2024-08-28T03:49:00Z" w:id="3378">
                  <w:rPr/>
                </w:rPrChange>
              </w:rPr>
              <w:delText>11</w:delText>
            </w:r>
          </w:del>
        </w:p>
        <w:p w:rsidRPr="00E403D6" w:rsidR="00E403D6" w:rsidRDefault="00287800" w14:paraId="6F8D95BB" w14:textId="77777777">
          <w:pPr>
            <w:pStyle w:val="TOC4"/>
            <w:tabs>
              <w:tab w:val="right" w:leader="dot" w:pos="9345"/>
            </w:tabs>
            <w:rPr>
              <w:del w:author="Shubhankar Ghosh" w:date="2024-08-27T13:05:00Z" w:id="3379"/>
              <w:rStyle w:val="Hyperlink"/>
              <w:rFonts w:ascii="Calibri" w:hAnsi="Calibri" w:cs="Calibri"/>
              <w:rPrChange w:author="Neeraj Durgapal" w:date="2024-08-28T03:49:00Z" w:id="3380">
                <w:rPr>
                  <w:del w:author="Shubhankar Ghosh" w:date="2024-08-27T13:05:00Z" w:id="3381"/>
                  <w:rStyle w:val="Hyperlink"/>
                </w:rPr>
              </w:rPrChange>
            </w:rPr>
          </w:pPr>
          <w:del w:author="Shubhankar Ghosh" w:date="2024-08-27T13:05:00Z" w:id="3382">
            <w:r>
              <w:rPr>
                <w:rFonts w:ascii="Calibri" w:hAnsi="Calibri" w:cs="Calibri"/>
                <w:rPrChange w:author="Neeraj Durgapal" w:date="2024-08-28T03:49:00Z" w:id="3383">
                  <w:rPr>
                    <w:rStyle w:val="Hyperlink"/>
                  </w:rPr>
                </w:rPrChange>
              </w:rPr>
              <w:delText>2.3.6 – Reports</w:delText>
            </w:r>
            <w:r>
              <w:rPr>
                <w:rFonts w:ascii="Calibri" w:hAnsi="Calibri" w:cs="Calibri"/>
                <w:rPrChange w:author="Neeraj Durgapal" w:date="2024-08-28T03:49:00Z" w:id="3384">
                  <w:rPr/>
                </w:rPrChange>
              </w:rPr>
              <w:tab/>
            </w:r>
            <w:r>
              <w:rPr>
                <w:rFonts w:ascii="Calibri" w:hAnsi="Calibri" w:cs="Calibri"/>
                <w:rPrChange w:author="Neeraj Durgapal" w:date="2024-08-28T03:49:00Z" w:id="3384">
                  <w:rPr/>
                </w:rPrChange>
              </w:rPr>
              <w:delText>11</w:delText>
            </w:r>
          </w:del>
        </w:p>
        <w:p w:rsidRPr="00E403D6" w:rsidR="00E403D6" w:rsidRDefault="00287800" w14:paraId="210D7D0B" w14:textId="77777777">
          <w:pPr>
            <w:pStyle w:val="TOC5"/>
            <w:tabs>
              <w:tab w:val="right" w:leader="dot" w:pos="9345"/>
            </w:tabs>
            <w:rPr>
              <w:del w:author="Shubhankar Ghosh" w:date="2024-08-27T13:05:00Z" w:id="3385"/>
              <w:rStyle w:val="Hyperlink"/>
              <w:rFonts w:ascii="Calibri" w:hAnsi="Calibri" w:cs="Calibri"/>
              <w:rPrChange w:author="Neeraj Durgapal" w:date="2024-08-28T03:49:00Z" w:id="3386">
                <w:rPr>
                  <w:del w:author="Shubhankar Ghosh" w:date="2024-08-27T13:05:00Z" w:id="3387"/>
                  <w:rStyle w:val="Hyperlink"/>
                </w:rPr>
              </w:rPrChange>
            </w:rPr>
          </w:pPr>
          <w:del w:author="Shubhankar Ghosh" w:date="2024-08-27T13:05:00Z" w:id="3388">
            <w:r>
              <w:rPr>
                <w:rFonts w:ascii="Calibri" w:hAnsi="Calibri" w:cs="Calibri"/>
                <w:rPrChange w:author="Neeraj Durgapal" w:date="2024-08-28T03:49:00Z" w:id="3389">
                  <w:rPr>
                    <w:rStyle w:val="Hyperlink"/>
                  </w:rPr>
                </w:rPrChange>
              </w:rPr>
              <w:delText>2.3.6.1 – Quick report downloads</w:delText>
            </w:r>
            <w:r>
              <w:rPr>
                <w:rFonts w:ascii="Calibri" w:hAnsi="Calibri" w:cs="Calibri"/>
                <w:rPrChange w:author="Neeraj Durgapal" w:date="2024-08-28T03:49:00Z" w:id="3390">
                  <w:rPr/>
                </w:rPrChange>
              </w:rPr>
              <w:tab/>
            </w:r>
            <w:r>
              <w:rPr>
                <w:rFonts w:ascii="Calibri" w:hAnsi="Calibri" w:cs="Calibri"/>
                <w:rPrChange w:author="Neeraj Durgapal" w:date="2024-08-28T03:49:00Z" w:id="3390">
                  <w:rPr/>
                </w:rPrChange>
              </w:rPr>
              <w:delText>11</w:delText>
            </w:r>
          </w:del>
        </w:p>
        <w:p w:rsidRPr="00E403D6" w:rsidR="00E403D6" w:rsidRDefault="00287800" w14:paraId="38AAB6A9" w14:textId="77777777">
          <w:pPr>
            <w:pStyle w:val="TOC5"/>
            <w:tabs>
              <w:tab w:val="right" w:leader="dot" w:pos="9345"/>
            </w:tabs>
            <w:rPr>
              <w:del w:author="Shubhankar Ghosh" w:date="2024-08-27T13:05:00Z" w:id="3391"/>
              <w:rStyle w:val="Hyperlink"/>
              <w:rFonts w:ascii="Calibri" w:hAnsi="Calibri" w:cs="Calibri"/>
              <w:rPrChange w:author="Neeraj Durgapal" w:date="2024-08-28T03:49:00Z" w:id="3392">
                <w:rPr>
                  <w:del w:author="Shubhankar Ghosh" w:date="2024-08-27T13:05:00Z" w:id="3393"/>
                  <w:rStyle w:val="Hyperlink"/>
                </w:rPr>
              </w:rPrChange>
            </w:rPr>
          </w:pPr>
          <w:del w:author="Shubhankar Ghosh" w:date="2024-08-27T13:05:00Z" w:id="3394">
            <w:r>
              <w:rPr>
                <w:rFonts w:ascii="Calibri" w:hAnsi="Calibri" w:cs="Calibri"/>
                <w:rPrChange w:author="Neeraj Durgapal" w:date="2024-08-28T03:49:00Z" w:id="3395">
                  <w:rPr>
                    <w:rStyle w:val="Hyperlink"/>
                  </w:rPr>
                </w:rPrChange>
              </w:rPr>
              <w:delText>2.3.6.2 – Detail report</w:delText>
            </w:r>
            <w:r>
              <w:rPr>
                <w:rFonts w:ascii="Calibri" w:hAnsi="Calibri" w:cs="Calibri"/>
                <w:rPrChange w:author="Neeraj Durgapal" w:date="2024-08-28T03:49:00Z" w:id="3396">
                  <w:rPr/>
                </w:rPrChange>
              </w:rPr>
              <w:tab/>
            </w:r>
            <w:r>
              <w:rPr>
                <w:rFonts w:ascii="Calibri" w:hAnsi="Calibri" w:cs="Calibri"/>
                <w:rPrChange w:author="Neeraj Durgapal" w:date="2024-08-28T03:49:00Z" w:id="3396">
                  <w:rPr/>
                </w:rPrChange>
              </w:rPr>
              <w:delText>11</w:delText>
            </w:r>
          </w:del>
        </w:p>
        <w:p w:rsidRPr="00E403D6" w:rsidR="00E403D6" w:rsidRDefault="00287800" w14:paraId="69817C15" w14:textId="77777777">
          <w:pPr>
            <w:pStyle w:val="TOC4"/>
            <w:tabs>
              <w:tab w:val="right" w:leader="dot" w:pos="9345"/>
            </w:tabs>
            <w:rPr>
              <w:del w:author="Shubhankar Ghosh" w:date="2024-08-27T13:05:00Z" w:id="3397"/>
              <w:rStyle w:val="Hyperlink"/>
              <w:rFonts w:ascii="Calibri" w:hAnsi="Calibri" w:cs="Calibri"/>
              <w:rPrChange w:author="Neeraj Durgapal" w:date="2024-08-28T03:49:00Z" w:id="3398">
                <w:rPr>
                  <w:del w:author="Shubhankar Ghosh" w:date="2024-08-27T13:05:00Z" w:id="3399"/>
                  <w:rStyle w:val="Hyperlink"/>
                </w:rPr>
              </w:rPrChange>
            </w:rPr>
          </w:pPr>
          <w:del w:author="Shubhankar Ghosh" w:date="2024-08-27T13:05:00Z" w:id="3400">
            <w:r>
              <w:rPr>
                <w:rFonts w:ascii="Calibri" w:hAnsi="Calibri" w:cs="Calibri"/>
                <w:rPrChange w:author="Neeraj Durgapal" w:date="2024-08-28T03:49:00Z" w:id="3401">
                  <w:rPr>
                    <w:rStyle w:val="Hyperlink"/>
                  </w:rPr>
                </w:rPrChange>
              </w:rPr>
              <w:delText>2.3.7 – Transaction payment link</w:delText>
            </w:r>
            <w:r>
              <w:rPr>
                <w:rFonts w:ascii="Calibri" w:hAnsi="Calibri" w:cs="Calibri"/>
                <w:rPrChange w:author="Neeraj Durgapal" w:date="2024-08-28T03:49:00Z" w:id="3402">
                  <w:rPr/>
                </w:rPrChange>
              </w:rPr>
              <w:tab/>
            </w:r>
            <w:r>
              <w:rPr>
                <w:rFonts w:ascii="Calibri" w:hAnsi="Calibri" w:cs="Calibri"/>
                <w:rPrChange w:author="Neeraj Durgapal" w:date="2024-08-28T03:49:00Z" w:id="3402">
                  <w:rPr/>
                </w:rPrChange>
              </w:rPr>
              <w:delText>12</w:delText>
            </w:r>
          </w:del>
        </w:p>
        <w:p w:rsidRPr="00E403D6" w:rsidR="00E403D6" w:rsidRDefault="00287800" w14:paraId="7AB17346" w14:textId="77777777">
          <w:pPr>
            <w:pStyle w:val="TOC5"/>
            <w:tabs>
              <w:tab w:val="right" w:leader="dot" w:pos="9345"/>
            </w:tabs>
            <w:rPr>
              <w:del w:author="Shubhankar Ghosh" w:date="2024-08-27T13:05:00Z" w:id="3403"/>
              <w:rStyle w:val="Hyperlink"/>
              <w:rFonts w:ascii="Calibri" w:hAnsi="Calibri" w:cs="Calibri"/>
              <w:rPrChange w:author="Neeraj Durgapal" w:date="2024-08-28T03:49:00Z" w:id="3404">
                <w:rPr>
                  <w:del w:author="Shubhankar Ghosh" w:date="2024-08-27T13:05:00Z" w:id="3405"/>
                  <w:rStyle w:val="Hyperlink"/>
                </w:rPr>
              </w:rPrChange>
            </w:rPr>
          </w:pPr>
          <w:del w:author="Shubhankar Ghosh" w:date="2024-08-27T13:05:00Z" w:id="3406">
            <w:r>
              <w:rPr>
                <w:rFonts w:ascii="Calibri" w:hAnsi="Calibri" w:cs="Calibri"/>
                <w:rPrChange w:author="Neeraj Durgapal" w:date="2024-08-28T03:49:00Z" w:id="3407">
                  <w:rPr>
                    <w:rStyle w:val="Hyperlink"/>
                  </w:rPr>
                </w:rPrChange>
              </w:rPr>
              <w:delText>2.3.7.1 – Link overview</w:delText>
            </w:r>
            <w:r>
              <w:rPr>
                <w:rFonts w:ascii="Calibri" w:hAnsi="Calibri" w:cs="Calibri"/>
                <w:rPrChange w:author="Neeraj Durgapal" w:date="2024-08-28T03:49:00Z" w:id="3408">
                  <w:rPr/>
                </w:rPrChange>
              </w:rPr>
              <w:tab/>
            </w:r>
            <w:r>
              <w:rPr>
                <w:rFonts w:ascii="Calibri" w:hAnsi="Calibri" w:cs="Calibri"/>
                <w:rPrChange w:author="Neeraj Durgapal" w:date="2024-08-28T03:49:00Z" w:id="3408">
                  <w:rPr/>
                </w:rPrChange>
              </w:rPr>
              <w:delText>12</w:delText>
            </w:r>
          </w:del>
        </w:p>
        <w:p w:rsidRPr="00E403D6" w:rsidR="00E403D6" w:rsidRDefault="00287800" w14:paraId="580F5846" w14:textId="77777777">
          <w:pPr>
            <w:pStyle w:val="TOC5"/>
            <w:tabs>
              <w:tab w:val="right" w:leader="dot" w:pos="9345"/>
            </w:tabs>
            <w:rPr>
              <w:del w:author="Shubhankar Ghosh" w:date="2024-08-27T13:05:00Z" w:id="3409"/>
              <w:rStyle w:val="Hyperlink"/>
              <w:rFonts w:ascii="Calibri" w:hAnsi="Calibri" w:cs="Calibri"/>
              <w:rPrChange w:author="Neeraj Durgapal" w:date="2024-08-28T03:49:00Z" w:id="3410">
                <w:rPr>
                  <w:del w:author="Shubhankar Ghosh" w:date="2024-08-27T13:05:00Z" w:id="3411"/>
                  <w:rStyle w:val="Hyperlink"/>
                </w:rPr>
              </w:rPrChange>
            </w:rPr>
          </w:pPr>
          <w:del w:author="Shubhankar Ghosh" w:date="2024-08-27T13:05:00Z" w:id="3412">
            <w:r>
              <w:rPr>
                <w:rFonts w:ascii="Calibri" w:hAnsi="Calibri" w:cs="Calibri"/>
                <w:rPrChange w:author="Neeraj Durgapal" w:date="2024-08-28T03:49:00Z" w:id="3413">
                  <w:rPr>
                    <w:rStyle w:val="Hyperlink"/>
                  </w:rPr>
                </w:rPrChange>
              </w:rPr>
              <w:delText>2.3.7.2 – Link management</w:delText>
            </w:r>
            <w:r>
              <w:rPr>
                <w:rFonts w:ascii="Calibri" w:hAnsi="Calibri" w:cs="Calibri"/>
                <w:rPrChange w:author="Neeraj Durgapal" w:date="2024-08-28T03:49:00Z" w:id="3414">
                  <w:rPr/>
                </w:rPrChange>
              </w:rPr>
              <w:tab/>
            </w:r>
            <w:r>
              <w:rPr>
                <w:rFonts w:ascii="Calibri" w:hAnsi="Calibri" w:cs="Calibri"/>
                <w:rPrChange w:author="Neeraj Durgapal" w:date="2024-08-28T03:49:00Z" w:id="3414">
                  <w:rPr/>
                </w:rPrChange>
              </w:rPr>
              <w:delText>12</w:delText>
            </w:r>
          </w:del>
        </w:p>
        <w:p w:rsidRPr="00E403D6" w:rsidR="00E403D6" w:rsidRDefault="00287800" w14:paraId="1806FA10" w14:textId="77777777">
          <w:pPr>
            <w:pStyle w:val="TOC4"/>
            <w:tabs>
              <w:tab w:val="right" w:leader="dot" w:pos="9345"/>
            </w:tabs>
            <w:rPr>
              <w:del w:author="Shubhankar Ghosh" w:date="2024-08-27T13:05:00Z" w:id="3415"/>
              <w:rStyle w:val="Hyperlink"/>
              <w:rFonts w:ascii="Calibri" w:hAnsi="Calibri" w:cs="Calibri"/>
              <w:rPrChange w:author="Neeraj Durgapal" w:date="2024-08-28T03:49:00Z" w:id="3416">
                <w:rPr>
                  <w:del w:author="Shubhankar Ghosh" w:date="2024-08-27T13:05:00Z" w:id="3417"/>
                  <w:rStyle w:val="Hyperlink"/>
                </w:rPr>
              </w:rPrChange>
            </w:rPr>
          </w:pPr>
          <w:del w:author="Shubhankar Ghosh" w:date="2024-08-27T13:05:00Z" w:id="3418">
            <w:r>
              <w:rPr>
                <w:rFonts w:ascii="Calibri" w:hAnsi="Calibri" w:cs="Calibri"/>
                <w:rPrChange w:author="Neeraj Durgapal" w:date="2024-08-28T03:49:00Z" w:id="3419">
                  <w:rPr>
                    <w:rStyle w:val="Hyperlink"/>
                  </w:rPr>
                </w:rPrChange>
              </w:rPr>
              <w:delText>2.3.8- Validation</w:delText>
            </w:r>
            <w:r>
              <w:rPr>
                <w:rFonts w:ascii="Calibri" w:hAnsi="Calibri" w:cs="Calibri"/>
                <w:rPrChange w:author="Neeraj Durgapal" w:date="2024-08-28T03:49:00Z" w:id="3420">
                  <w:rPr/>
                </w:rPrChange>
              </w:rPr>
              <w:tab/>
            </w:r>
            <w:r>
              <w:rPr>
                <w:rFonts w:ascii="Calibri" w:hAnsi="Calibri" w:cs="Calibri"/>
                <w:rPrChange w:author="Neeraj Durgapal" w:date="2024-08-28T03:49:00Z" w:id="3420">
                  <w:rPr/>
                </w:rPrChange>
              </w:rPr>
              <w:delText>12</w:delText>
            </w:r>
          </w:del>
        </w:p>
        <w:p w:rsidRPr="00E403D6" w:rsidR="00E403D6" w:rsidRDefault="00287800" w14:paraId="5CA7F9F2" w14:textId="77777777">
          <w:pPr>
            <w:pStyle w:val="TOC5"/>
            <w:tabs>
              <w:tab w:val="right" w:leader="dot" w:pos="9345"/>
            </w:tabs>
            <w:rPr>
              <w:del w:author="Shubhankar Ghosh" w:date="2024-08-27T13:05:00Z" w:id="3421"/>
              <w:rStyle w:val="Hyperlink"/>
              <w:rFonts w:ascii="Calibri" w:hAnsi="Calibri" w:cs="Calibri"/>
              <w:rPrChange w:author="Neeraj Durgapal" w:date="2024-08-28T03:49:00Z" w:id="3422">
                <w:rPr>
                  <w:del w:author="Shubhankar Ghosh" w:date="2024-08-27T13:05:00Z" w:id="3423"/>
                  <w:rStyle w:val="Hyperlink"/>
                </w:rPr>
              </w:rPrChange>
            </w:rPr>
          </w:pPr>
          <w:del w:author="Shubhankar Ghosh" w:date="2024-08-27T13:05:00Z" w:id="3424">
            <w:r>
              <w:rPr>
                <w:rFonts w:ascii="Calibri" w:hAnsi="Calibri" w:cs="Calibri"/>
                <w:rPrChange w:author="Neeraj Durgapal" w:date="2024-08-28T03:49:00Z" w:id="3425">
                  <w:rPr>
                    <w:rStyle w:val="Hyperlink"/>
                  </w:rPr>
                </w:rPrChange>
              </w:rPr>
              <w:delText>2.3.8.1 – Role-Based Access</w:delText>
            </w:r>
            <w:r>
              <w:rPr>
                <w:rFonts w:ascii="Calibri" w:hAnsi="Calibri" w:cs="Calibri"/>
                <w:rPrChange w:author="Neeraj Durgapal" w:date="2024-08-28T03:49:00Z" w:id="3426">
                  <w:rPr/>
                </w:rPrChange>
              </w:rPr>
              <w:tab/>
            </w:r>
            <w:r>
              <w:rPr>
                <w:rFonts w:ascii="Calibri" w:hAnsi="Calibri" w:cs="Calibri"/>
                <w:rPrChange w:author="Neeraj Durgapal" w:date="2024-08-28T03:49:00Z" w:id="3426">
                  <w:rPr/>
                </w:rPrChange>
              </w:rPr>
              <w:delText>12</w:delText>
            </w:r>
          </w:del>
        </w:p>
        <w:p w:rsidRPr="00E403D6" w:rsidR="00E403D6" w:rsidRDefault="00287800" w14:paraId="569DF7B9" w14:textId="77777777">
          <w:pPr>
            <w:pStyle w:val="TOC3"/>
            <w:tabs>
              <w:tab w:val="right" w:leader="dot" w:pos="9345"/>
            </w:tabs>
            <w:rPr>
              <w:del w:author="Shubhankar Ghosh" w:date="2024-08-27T13:05:00Z" w:id="3427"/>
              <w:rStyle w:val="Hyperlink"/>
              <w:rFonts w:ascii="Calibri" w:hAnsi="Calibri" w:cs="Calibri"/>
              <w:rPrChange w:author="Neeraj Durgapal" w:date="2024-08-28T03:49:00Z" w:id="3428">
                <w:rPr>
                  <w:del w:author="Shubhankar Ghosh" w:date="2024-08-27T13:05:00Z" w:id="3429"/>
                  <w:rStyle w:val="Hyperlink"/>
                </w:rPr>
              </w:rPrChange>
            </w:rPr>
          </w:pPr>
          <w:del w:author="Shubhankar Ghosh" w:date="2024-08-27T13:05:00Z" w:id="3430">
            <w:r>
              <w:rPr>
                <w:rFonts w:ascii="Calibri" w:hAnsi="Calibri" w:cs="Calibri"/>
                <w:rPrChange w:author="Neeraj Durgapal" w:date="2024-08-28T03:49:00Z" w:id="3431">
                  <w:rPr>
                    <w:rStyle w:val="Hyperlink"/>
                  </w:rPr>
                </w:rPrChange>
              </w:rPr>
              <w:delText>2.4 - Non - Functional Specification</w:delText>
            </w:r>
            <w:r>
              <w:rPr>
                <w:rFonts w:ascii="Calibri" w:hAnsi="Calibri" w:cs="Calibri"/>
                <w:rPrChange w:author="Neeraj Durgapal" w:date="2024-08-28T03:49:00Z" w:id="3432">
                  <w:rPr/>
                </w:rPrChange>
              </w:rPr>
              <w:tab/>
            </w:r>
            <w:r>
              <w:rPr>
                <w:rFonts w:ascii="Calibri" w:hAnsi="Calibri" w:cs="Calibri"/>
                <w:rPrChange w:author="Neeraj Durgapal" w:date="2024-08-28T03:49:00Z" w:id="3432">
                  <w:rPr/>
                </w:rPrChange>
              </w:rPr>
              <w:delText>12</w:delText>
            </w:r>
          </w:del>
        </w:p>
        <w:p w:rsidRPr="00E403D6" w:rsidR="00E403D6" w:rsidRDefault="00287800" w14:paraId="7E1B5C55" w14:textId="77777777">
          <w:pPr>
            <w:pStyle w:val="TOC2"/>
            <w:tabs>
              <w:tab w:val="left" w:pos="720"/>
              <w:tab w:val="right" w:leader="dot" w:pos="9345"/>
            </w:tabs>
            <w:rPr>
              <w:del w:author="Shubhankar Ghosh" w:date="2024-08-27T13:05:00Z" w:id="3433"/>
              <w:rStyle w:val="Hyperlink"/>
              <w:rFonts w:ascii="Calibri" w:hAnsi="Calibri" w:cs="Calibri"/>
              <w:rPrChange w:author="Neeraj Durgapal" w:date="2024-08-28T03:49:00Z" w:id="3434">
                <w:rPr>
                  <w:del w:author="Shubhankar Ghosh" w:date="2024-08-27T13:05:00Z" w:id="3435"/>
                  <w:rStyle w:val="Hyperlink"/>
                </w:rPr>
              </w:rPrChange>
            </w:rPr>
          </w:pPr>
          <w:del w:author="Shubhankar Ghosh" w:date="2024-08-27T13:05:00Z" w:id="3436">
            <w:r>
              <w:rPr>
                <w:rFonts w:ascii="Calibri" w:hAnsi="Calibri" w:cs="Calibri"/>
                <w:rPrChange w:author="Neeraj Durgapal" w:date="2024-08-28T03:49:00Z" w:id="3437">
                  <w:rPr>
                    <w:rStyle w:val="Hyperlink"/>
                  </w:rPr>
                </w:rPrChange>
              </w:rPr>
              <w:delText>3.</w:delText>
            </w:r>
            <w:r>
              <w:rPr>
                <w:rFonts w:ascii="Calibri" w:hAnsi="Calibri" w:cs="Calibri"/>
                <w:rPrChange w:author="Neeraj Durgapal" w:date="2024-08-28T03:49:00Z" w:id="3438">
                  <w:rPr/>
                </w:rPrChange>
              </w:rPr>
              <w:tab/>
            </w:r>
            <w:r>
              <w:rPr>
                <w:rFonts w:ascii="Calibri" w:hAnsi="Calibri" w:cs="Calibri"/>
                <w:rPrChange w:author="Neeraj Durgapal" w:date="2024-08-28T03:49:00Z" w:id="3438">
                  <w:rPr/>
                </w:rPrChange>
              </w:rPr>
              <w:delText>FS_MS_3 – Merchant User Management</w:delText>
            </w:r>
            <w:r>
              <w:rPr>
                <w:rFonts w:ascii="Calibri" w:hAnsi="Calibri" w:cs="Calibri"/>
                <w:rPrChange w:author="Neeraj Durgapal" w:date="2024-08-28T03:49:00Z" w:id="3439">
                  <w:rPr/>
                </w:rPrChange>
              </w:rPr>
              <w:tab/>
            </w:r>
            <w:r>
              <w:rPr>
                <w:rFonts w:ascii="Calibri" w:hAnsi="Calibri" w:cs="Calibri"/>
                <w:rPrChange w:author="Neeraj Durgapal" w:date="2024-08-28T03:49:00Z" w:id="3439">
                  <w:rPr/>
                </w:rPrChange>
              </w:rPr>
              <w:delText>12</w:delText>
            </w:r>
          </w:del>
        </w:p>
        <w:p w:rsidRPr="00E403D6" w:rsidR="00E403D6" w:rsidRDefault="00287800" w14:paraId="3459E2DF" w14:textId="77777777">
          <w:pPr>
            <w:pStyle w:val="TOC3"/>
            <w:tabs>
              <w:tab w:val="right" w:leader="dot" w:pos="9345"/>
            </w:tabs>
            <w:rPr>
              <w:del w:author="Shubhankar Ghosh" w:date="2024-08-27T13:05:00Z" w:id="3440"/>
              <w:rStyle w:val="Hyperlink"/>
              <w:rFonts w:ascii="Calibri" w:hAnsi="Calibri" w:cs="Calibri"/>
              <w:rPrChange w:author="Neeraj Durgapal" w:date="2024-08-28T03:49:00Z" w:id="3441">
                <w:rPr>
                  <w:del w:author="Shubhankar Ghosh" w:date="2024-08-27T13:05:00Z" w:id="3442"/>
                  <w:rStyle w:val="Hyperlink"/>
                </w:rPr>
              </w:rPrChange>
            </w:rPr>
          </w:pPr>
          <w:del w:author="Shubhankar Ghosh" w:date="2024-08-27T13:05:00Z" w:id="3443">
            <w:r>
              <w:rPr>
                <w:rFonts w:ascii="Calibri" w:hAnsi="Calibri" w:cs="Calibri"/>
                <w:rPrChange w:author="Neeraj Durgapal" w:date="2024-08-28T03:49:00Z" w:id="3444">
                  <w:rPr>
                    <w:rStyle w:val="Hyperlink"/>
                  </w:rPr>
                </w:rPrChange>
              </w:rPr>
              <w:delText>3.1 - Objective</w:delText>
            </w:r>
            <w:r>
              <w:rPr>
                <w:rFonts w:ascii="Calibri" w:hAnsi="Calibri" w:cs="Calibri"/>
                <w:rPrChange w:author="Neeraj Durgapal" w:date="2024-08-28T03:49:00Z" w:id="3445">
                  <w:rPr/>
                </w:rPrChange>
              </w:rPr>
              <w:tab/>
            </w:r>
            <w:r>
              <w:rPr>
                <w:rFonts w:ascii="Calibri" w:hAnsi="Calibri" w:cs="Calibri"/>
                <w:rPrChange w:author="Neeraj Durgapal" w:date="2024-08-28T03:49:00Z" w:id="3445">
                  <w:rPr/>
                </w:rPrChange>
              </w:rPr>
              <w:delText>12</w:delText>
            </w:r>
          </w:del>
        </w:p>
        <w:p w:rsidRPr="00E403D6" w:rsidR="00E403D6" w:rsidRDefault="00287800" w14:paraId="3A31A399" w14:textId="77777777">
          <w:pPr>
            <w:pStyle w:val="TOC4"/>
            <w:tabs>
              <w:tab w:val="right" w:leader="dot" w:pos="9345"/>
            </w:tabs>
            <w:rPr>
              <w:del w:author="Shubhankar Ghosh" w:date="2024-08-27T13:05:00Z" w:id="3446"/>
              <w:rStyle w:val="Hyperlink"/>
              <w:rFonts w:ascii="Calibri" w:hAnsi="Calibri" w:cs="Calibri"/>
              <w:rPrChange w:author="Neeraj Durgapal" w:date="2024-08-28T03:49:00Z" w:id="3447">
                <w:rPr>
                  <w:del w:author="Shubhankar Ghosh" w:date="2024-08-27T13:05:00Z" w:id="3448"/>
                  <w:rStyle w:val="Hyperlink"/>
                </w:rPr>
              </w:rPrChange>
            </w:rPr>
          </w:pPr>
          <w:del w:author="Shubhankar Ghosh" w:date="2024-08-27T13:05:00Z" w:id="3449">
            <w:r>
              <w:rPr>
                <w:rFonts w:ascii="Calibri" w:hAnsi="Calibri" w:cs="Calibri"/>
                <w:rPrChange w:author="Neeraj Durgapal" w:date="2024-08-28T03:49:00Z" w:id="3450">
                  <w:rPr>
                    <w:rStyle w:val="Hyperlink"/>
                  </w:rPr>
                </w:rPrChange>
              </w:rPr>
              <w:delText>3.1.1 - Merchant User Management</w:delText>
            </w:r>
            <w:r>
              <w:rPr>
                <w:rFonts w:ascii="Calibri" w:hAnsi="Calibri" w:cs="Calibri"/>
                <w:rPrChange w:author="Neeraj Durgapal" w:date="2024-08-28T03:49:00Z" w:id="3451">
                  <w:rPr/>
                </w:rPrChange>
              </w:rPr>
              <w:tab/>
            </w:r>
            <w:r>
              <w:rPr>
                <w:rFonts w:ascii="Calibri" w:hAnsi="Calibri" w:cs="Calibri"/>
                <w:rPrChange w:author="Neeraj Durgapal" w:date="2024-08-28T03:49:00Z" w:id="3451">
                  <w:rPr/>
                </w:rPrChange>
              </w:rPr>
              <w:delText>12</w:delText>
            </w:r>
          </w:del>
        </w:p>
        <w:p w:rsidRPr="00E403D6" w:rsidR="00E403D6" w:rsidRDefault="00287800" w14:paraId="5C021F60" w14:textId="77777777">
          <w:pPr>
            <w:pStyle w:val="TOC4"/>
            <w:tabs>
              <w:tab w:val="right" w:leader="dot" w:pos="9345"/>
            </w:tabs>
            <w:rPr>
              <w:del w:author="Shubhankar Ghosh" w:date="2024-08-27T13:05:00Z" w:id="3452"/>
              <w:rStyle w:val="Hyperlink"/>
              <w:rFonts w:ascii="Calibri" w:hAnsi="Calibri" w:cs="Calibri"/>
              <w:rPrChange w:author="Neeraj Durgapal" w:date="2024-08-28T03:49:00Z" w:id="3453">
                <w:rPr>
                  <w:del w:author="Shubhankar Ghosh" w:date="2024-08-27T13:05:00Z" w:id="3454"/>
                  <w:rStyle w:val="Hyperlink"/>
                </w:rPr>
              </w:rPrChange>
            </w:rPr>
          </w:pPr>
          <w:del w:author="Shubhankar Ghosh" w:date="2024-08-27T13:05:00Z" w:id="3455">
            <w:r>
              <w:rPr>
                <w:rFonts w:ascii="Calibri" w:hAnsi="Calibri" w:cs="Calibri"/>
                <w:rPrChange w:author="Neeraj Durgapal" w:date="2024-08-28T03:49:00Z" w:id="3456">
                  <w:rPr>
                    <w:rStyle w:val="Hyperlink"/>
                  </w:rPr>
                </w:rPrChange>
              </w:rPr>
              <w:delText>3.1.2 - Merchant Key Management</w:delText>
            </w:r>
            <w:r>
              <w:rPr>
                <w:rFonts w:ascii="Calibri" w:hAnsi="Calibri" w:cs="Calibri"/>
                <w:rPrChange w:author="Neeraj Durgapal" w:date="2024-08-28T03:49:00Z" w:id="3457">
                  <w:rPr/>
                </w:rPrChange>
              </w:rPr>
              <w:tab/>
            </w:r>
            <w:r>
              <w:rPr>
                <w:rFonts w:ascii="Calibri" w:hAnsi="Calibri" w:cs="Calibri"/>
                <w:rPrChange w:author="Neeraj Durgapal" w:date="2024-08-28T03:49:00Z" w:id="3457">
                  <w:rPr/>
                </w:rPrChange>
              </w:rPr>
              <w:delText>12</w:delText>
            </w:r>
          </w:del>
        </w:p>
        <w:p w:rsidRPr="00E403D6" w:rsidR="00E403D6" w:rsidRDefault="00287800" w14:paraId="2BFC3911" w14:textId="77777777">
          <w:pPr>
            <w:pStyle w:val="TOC3"/>
            <w:tabs>
              <w:tab w:val="right" w:leader="dot" w:pos="9345"/>
            </w:tabs>
            <w:rPr>
              <w:del w:author="Shubhankar Ghosh" w:date="2024-08-27T13:05:00Z" w:id="3458"/>
              <w:rStyle w:val="Hyperlink"/>
              <w:rFonts w:ascii="Calibri" w:hAnsi="Calibri" w:cs="Calibri"/>
              <w:rPrChange w:author="Neeraj Durgapal" w:date="2024-08-28T03:49:00Z" w:id="3459">
                <w:rPr>
                  <w:del w:author="Shubhankar Ghosh" w:date="2024-08-27T13:05:00Z" w:id="3460"/>
                  <w:rStyle w:val="Hyperlink"/>
                </w:rPr>
              </w:rPrChange>
            </w:rPr>
          </w:pPr>
          <w:del w:author="Shubhankar Ghosh" w:date="2024-08-27T13:05:00Z" w:id="3461">
            <w:r>
              <w:rPr>
                <w:rFonts w:ascii="Calibri" w:hAnsi="Calibri" w:cs="Calibri"/>
                <w:rPrChange w:author="Neeraj Durgapal" w:date="2024-08-28T03:49:00Z" w:id="3462">
                  <w:rPr>
                    <w:rStyle w:val="Hyperlink"/>
                  </w:rPr>
                </w:rPrChange>
              </w:rPr>
              <w:delText>3.2 - Functional Flow / Mockup</w:delText>
            </w:r>
            <w:r>
              <w:rPr>
                <w:rFonts w:ascii="Calibri" w:hAnsi="Calibri" w:cs="Calibri"/>
                <w:rPrChange w:author="Neeraj Durgapal" w:date="2024-08-28T03:49:00Z" w:id="3463">
                  <w:rPr/>
                </w:rPrChange>
              </w:rPr>
              <w:tab/>
            </w:r>
            <w:r>
              <w:rPr>
                <w:rFonts w:ascii="Calibri" w:hAnsi="Calibri" w:cs="Calibri"/>
                <w:rPrChange w:author="Neeraj Durgapal" w:date="2024-08-28T03:49:00Z" w:id="3463">
                  <w:rPr/>
                </w:rPrChange>
              </w:rPr>
              <w:delText>13</w:delText>
            </w:r>
          </w:del>
        </w:p>
        <w:p w:rsidRPr="00E403D6" w:rsidR="00E403D6" w:rsidRDefault="00287800" w14:paraId="4F290592" w14:textId="77777777">
          <w:pPr>
            <w:pStyle w:val="TOC3"/>
            <w:tabs>
              <w:tab w:val="right" w:leader="dot" w:pos="9345"/>
            </w:tabs>
            <w:rPr>
              <w:del w:author="Shubhankar Ghosh" w:date="2024-08-27T13:05:00Z" w:id="3464"/>
              <w:rStyle w:val="Hyperlink"/>
              <w:rFonts w:ascii="Calibri" w:hAnsi="Calibri" w:cs="Calibri"/>
              <w:rPrChange w:author="Neeraj Durgapal" w:date="2024-08-28T03:49:00Z" w:id="3465">
                <w:rPr>
                  <w:del w:author="Shubhankar Ghosh" w:date="2024-08-27T13:05:00Z" w:id="3466"/>
                  <w:rStyle w:val="Hyperlink"/>
                </w:rPr>
              </w:rPrChange>
            </w:rPr>
          </w:pPr>
          <w:del w:author="Shubhankar Ghosh" w:date="2024-08-27T13:05:00Z" w:id="3467">
            <w:r>
              <w:rPr>
                <w:rFonts w:ascii="Calibri" w:hAnsi="Calibri" w:cs="Calibri"/>
                <w:rPrChange w:author="Neeraj Durgapal" w:date="2024-08-28T03:49:00Z" w:id="3468">
                  <w:rPr>
                    <w:rStyle w:val="Hyperlink"/>
                  </w:rPr>
                </w:rPrChange>
              </w:rPr>
              <w:delText>3.3 Functional Specification</w:delText>
            </w:r>
            <w:r>
              <w:rPr>
                <w:rFonts w:ascii="Calibri" w:hAnsi="Calibri" w:cs="Calibri"/>
                <w:rPrChange w:author="Neeraj Durgapal" w:date="2024-08-28T03:49:00Z" w:id="3469">
                  <w:rPr/>
                </w:rPrChange>
              </w:rPr>
              <w:tab/>
            </w:r>
            <w:r>
              <w:rPr>
                <w:rFonts w:ascii="Calibri" w:hAnsi="Calibri" w:cs="Calibri"/>
                <w:rPrChange w:author="Neeraj Durgapal" w:date="2024-08-28T03:49:00Z" w:id="3469">
                  <w:rPr/>
                </w:rPrChange>
              </w:rPr>
              <w:delText>13</w:delText>
            </w:r>
          </w:del>
        </w:p>
        <w:p w:rsidRPr="00E403D6" w:rsidR="00E403D6" w:rsidRDefault="00287800" w14:paraId="52D45176" w14:textId="77777777">
          <w:pPr>
            <w:pStyle w:val="TOC4"/>
            <w:tabs>
              <w:tab w:val="right" w:leader="dot" w:pos="9345"/>
            </w:tabs>
            <w:rPr>
              <w:del w:author="Shubhankar Ghosh" w:date="2024-08-27T13:05:00Z" w:id="3470"/>
              <w:rStyle w:val="Hyperlink"/>
              <w:rFonts w:ascii="Calibri" w:hAnsi="Calibri" w:cs="Calibri"/>
              <w:rPrChange w:author="Neeraj Durgapal" w:date="2024-08-28T03:49:00Z" w:id="3471">
                <w:rPr>
                  <w:del w:author="Shubhankar Ghosh" w:date="2024-08-27T13:05:00Z" w:id="3472"/>
                  <w:rStyle w:val="Hyperlink"/>
                </w:rPr>
              </w:rPrChange>
            </w:rPr>
          </w:pPr>
          <w:del w:author="Shubhankar Ghosh" w:date="2024-08-27T13:05:00Z" w:id="3473">
            <w:r>
              <w:rPr>
                <w:rFonts w:ascii="Calibri" w:hAnsi="Calibri" w:cs="Calibri"/>
                <w:rPrChange w:author="Neeraj Durgapal" w:date="2024-08-28T03:49:00Z" w:id="3474">
                  <w:rPr>
                    <w:rStyle w:val="Hyperlink"/>
                  </w:rPr>
                </w:rPrChange>
              </w:rPr>
              <w:delText>3.3.1- Users</w:delText>
            </w:r>
            <w:r>
              <w:rPr>
                <w:rFonts w:ascii="Calibri" w:hAnsi="Calibri" w:cs="Calibri"/>
                <w:rPrChange w:author="Neeraj Durgapal" w:date="2024-08-28T03:49:00Z" w:id="3475">
                  <w:rPr/>
                </w:rPrChange>
              </w:rPr>
              <w:tab/>
            </w:r>
            <w:r>
              <w:rPr>
                <w:rFonts w:ascii="Calibri" w:hAnsi="Calibri" w:cs="Calibri"/>
                <w:rPrChange w:author="Neeraj Durgapal" w:date="2024-08-28T03:49:00Z" w:id="3475">
                  <w:rPr/>
                </w:rPrChange>
              </w:rPr>
              <w:delText>13</w:delText>
            </w:r>
          </w:del>
        </w:p>
        <w:p w:rsidRPr="00E403D6" w:rsidR="00E403D6" w:rsidRDefault="00287800" w14:paraId="70DFC31D" w14:textId="77777777">
          <w:pPr>
            <w:pStyle w:val="TOC5"/>
            <w:tabs>
              <w:tab w:val="right" w:leader="dot" w:pos="9345"/>
            </w:tabs>
            <w:rPr>
              <w:del w:author="Shubhankar Ghosh" w:date="2024-08-27T13:05:00Z" w:id="3476"/>
              <w:rStyle w:val="Hyperlink"/>
              <w:rFonts w:ascii="Calibri" w:hAnsi="Calibri" w:cs="Calibri"/>
              <w:rPrChange w:author="Neeraj Durgapal" w:date="2024-08-28T03:49:00Z" w:id="3477">
                <w:rPr>
                  <w:del w:author="Shubhankar Ghosh" w:date="2024-08-27T13:05:00Z" w:id="3478"/>
                  <w:rStyle w:val="Hyperlink"/>
                </w:rPr>
              </w:rPrChange>
            </w:rPr>
          </w:pPr>
          <w:del w:author="Shubhankar Ghosh" w:date="2024-08-27T13:05:00Z" w:id="3479">
            <w:r>
              <w:rPr>
                <w:rFonts w:ascii="Calibri" w:hAnsi="Calibri" w:cs="Calibri"/>
                <w:rPrChange w:author="Neeraj Durgapal" w:date="2024-08-28T03:49:00Z" w:id="3480">
                  <w:rPr>
                    <w:rStyle w:val="Hyperlink"/>
                  </w:rPr>
                </w:rPrChange>
              </w:rPr>
              <w:delText>3.3.1.1 - Create new Merchant Admin</w:delText>
            </w:r>
            <w:r>
              <w:rPr>
                <w:rFonts w:ascii="Calibri" w:hAnsi="Calibri" w:cs="Calibri"/>
                <w:rPrChange w:author="Neeraj Durgapal" w:date="2024-08-28T03:49:00Z" w:id="3481">
                  <w:rPr/>
                </w:rPrChange>
              </w:rPr>
              <w:tab/>
            </w:r>
            <w:r>
              <w:rPr>
                <w:rFonts w:ascii="Calibri" w:hAnsi="Calibri" w:cs="Calibri"/>
                <w:rPrChange w:author="Neeraj Durgapal" w:date="2024-08-28T03:49:00Z" w:id="3481">
                  <w:rPr/>
                </w:rPrChange>
              </w:rPr>
              <w:delText>13</w:delText>
            </w:r>
          </w:del>
        </w:p>
        <w:p w:rsidRPr="00E403D6" w:rsidR="00E403D6" w:rsidRDefault="00287800" w14:paraId="384367A2" w14:textId="77777777">
          <w:pPr>
            <w:pStyle w:val="TOC5"/>
            <w:tabs>
              <w:tab w:val="right" w:leader="dot" w:pos="9345"/>
            </w:tabs>
            <w:rPr>
              <w:del w:author="Shubhankar Ghosh" w:date="2024-08-27T13:05:00Z" w:id="3482"/>
              <w:rStyle w:val="Hyperlink"/>
              <w:rFonts w:ascii="Calibri" w:hAnsi="Calibri" w:cs="Calibri"/>
              <w:rPrChange w:author="Neeraj Durgapal" w:date="2024-08-28T03:49:00Z" w:id="3483">
                <w:rPr>
                  <w:del w:author="Shubhankar Ghosh" w:date="2024-08-27T13:05:00Z" w:id="3484"/>
                  <w:rStyle w:val="Hyperlink"/>
                </w:rPr>
              </w:rPrChange>
            </w:rPr>
          </w:pPr>
          <w:del w:author="Shubhankar Ghosh" w:date="2024-08-27T13:05:00Z" w:id="3485">
            <w:r>
              <w:rPr>
                <w:rFonts w:ascii="Calibri" w:hAnsi="Calibri" w:cs="Calibri"/>
                <w:rPrChange w:author="Neeraj Durgapal" w:date="2024-08-28T03:49:00Z" w:id="3486">
                  <w:rPr>
                    <w:rStyle w:val="Hyperlink"/>
                  </w:rPr>
                </w:rPrChange>
              </w:rPr>
              <w:delText>3.3.1.2 - Disable a Merchant User</w:delText>
            </w:r>
            <w:r>
              <w:rPr>
                <w:rFonts w:ascii="Calibri" w:hAnsi="Calibri" w:cs="Calibri"/>
                <w:rPrChange w:author="Neeraj Durgapal" w:date="2024-08-28T03:49:00Z" w:id="3487">
                  <w:rPr/>
                </w:rPrChange>
              </w:rPr>
              <w:tab/>
            </w:r>
            <w:r>
              <w:rPr>
                <w:rFonts w:ascii="Calibri" w:hAnsi="Calibri" w:cs="Calibri"/>
                <w:rPrChange w:author="Neeraj Durgapal" w:date="2024-08-28T03:49:00Z" w:id="3487">
                  <w:rPr/>
                </w:rPrChange>
              </w:rPr>
              <w:delText>13</w:delText>
            </w:r>
          </w:del>
        </w:p>
        <w:p w:rsidRPr="00E403D6" w:rsidR="00E403D6" w:rsidRDefault="00287800" w14:paraId="29D2A007" w14:textId="77777777">
          <w:pPr>
            <w:pStyle w:val="TOC5"/>
            <w:tabs>
              <w:tab w:val="right" w:leader="dot" w:pos="9345"/>
            </w:tabs>
            <w:rPr>
              <w:del w:author="Shubhankar Ghosh" w:date="2024-08-27T13:05:00Z" w:id="3488"/>
              <w:rStyle w:val="Hyperlink"/>
              <w:rFonts w:ascii="Calibri" w:hAnsi="Calibri" w:cs="Calibri"/>
              <w:rPrChange w:author="Neeraj Durgapal" w:date="2024-08-28T03:49:00Z" w:id="3489">
                <w:rPr>
                  <w:del w:author="Shubhankar Ghosh" w:date="2024-08-27T13:05:00Z" w:id="3490"/>
                  <w:rStyle w:val="Hyperlink"/>
                </w:rPr>
              </w:rPrChange>
            </w:rPr>
          </w:pPr>
          <w:del w:author="Shubhankar Ghosh" w:date="2024-08-27T13:05:00Z" w:id="3491">
            <w:r>
              <w:rPr>
                <w:rFonts w:ascii="Calibri" w:hAnsi="Calibri" w:cs="Calibri"/>
                <w:rPrChange w:author="Neeraj Durgapal" w:date="2024-08-28T03:49:00Z" w:id="3492">
                  <w:rPr>
                    <w:rStyle w:val="Hyperlink"/>
                  </w:rPr>
                </w:rPrChange>
              </w:rPr>
              <w:delText>3.3.1.3 - Edit roles</w:delText>
            </w:r>
            <w:r>
              <w:rPr>
                <w:rFonts w:ascii="Calibri" w:hAnsi="Calibri" w:cs="Calibri"/>
                <w:rPrChange w:author="Neeraj Durgapal" w:date="2024-08-28T03:49:00Z" w:id="3493">
                  <w:rPr/>
                </w:rPrChange>
              </w:rPr>
              <w:tab/>
            </w:r>
            <w:r>
              <w:rPr>
                <w:rFonts w:ascii="Calibri" w:hAnsi="Calibri" w:cs="Calibri"/>
                <w:rPrChange w:author="Neeraj Durgapal" w:date="2024-08-28T03:49:00Z" w:id="3493">
                  <w:rPr/>
                </w:rPrChange>
              </w:rPr>
              <w:delText>13</w:delText>
            </w:r>
          </w:del>
        </w:p>
        <w:p w:rsidRPr="00E403D6" w:rsidR="00E403D6" w:rsidRDefault="00287800" w14:paraId="3E1D016C" w14:textId="77777777">
          <w:pPr>
            <w:pStyle w:val="TOC5"/>
            <w:tabs>
              <w:tab w:val="right" w:leader="dot" w:pos="9345"/>
            </w:tabs>
            <w:rPr>
              <w:del w:author="Shubhankar Ghosh" w:date="2024-08-27T13:05:00Z" w:id="3494"/>
              <w:rStyle w:val="Hyperlink"/>
              <w:rFonts w:ascii="Calibri" w:hAnsi="Calibri" w:cs="Calibri"/>
              <w:rPrChange w:author="Neeraj Durgapal" w:date="2024-08-28T03:49:00Z" w:id="3495">
                <w:rPr>
                  <w:del w:author="Shubhankar Ghosh" w:date="2024-08-27T13:05:00Z" w:id="3496"/>
                  <w:rStyle w:val="Hyperlink"/>
                </w:rPr>
              </w:rPrChange>
            </w:rPr>
          </w:pPr>
          <w:del w:author="Shubhankar Ghosh" w:date="2024-08-27T13:05:00Z" w:id="3497">
            <w:r>
              <w:rPr>
                <w:rFonts w:ascii="Calibri" w:hAnsi="Calibri" w:cs="Calibri"/>
                <w:rPrChange w:author="Neeraj Durgapal" w:date="2024-08-28T03:49:00Z" w:id="3498">
                  <w:rPr>
                    <w:rStyle w:val="Hyperlink"/>
                  </w:rPr>
                </w:rPrChange>
              </w:rPr>
              <w:delText>3.3.1.3.1 Merchant Users</w:delText>
            </w:r>
            <w:r>
              <w:rPr>
                <w:rFonts w:ascii="Calibri" w:hAnsi="Calibri" w:cs="Calibri"/>
                <w:rPrChange w:author="Neeraj Durgapal" w:date="2024-08-28T03:49:00Z" w:id="3499">
                  <w:rPr/>
                </w:rPrChange>
              </w:rPr>
              <w:tab/>
            </w:r>
            <w:r>
              <w:rPr>
                <w:rFonts w:ascii="Calibri" w:hAnsi="Calibri" w:cs="Calibri"/>
                <w:rPrChange w:author="Neeraj Durgapal" w:date="2024-08-28T03:49:00Z" w:id="3499">
                  <w:rPr/>
                </w:rPrChange>
              </w:rPr>
              <w:delText>13</w:delText>
            </w:r>
          </w:del>
        </w:p>
        <w:p w:rsidRPr="00E403D6" w:rsidR="00E403D6" w:rsidRDefault="00287800" w14:paraId="169B1325" w14:textId="77777777">
          <w:pPr>
            <w:pStyle w:val="TOC3"/>
            <w:tabs>
              <w:tab w:val="right" w:leader="dot" w:pos="9345"/>
            </w:tabs>
            <w:rPr>
              <w:del w:author="Shubhankar Ghosh" w:date="2024-08-27T13:05:00Z" w:id="3500"/>
              <w:rStyle w:val="Hyperlink"/>
              <w:rFonts w:ascii="Calibri" w:hAnsi="Calibri" w:cs="Calibri"/>
              <w:rPrChange w:author="Neeraj Durgapal" w:date="2024-08-28T03:49:00Z" w:id="3501">
                <w:rPr>
                  <w:del w:author="Shubhankar Ghosh" w:date="2024-08-27T13:05:00Z" w:id="3502"/>
                  <w:rStyle w:val="Hyperlink"/>
                </w:rPr>
              </w:rPrChange>
            </w:rPr>
          </w:pPr>
          <w:del w:author="Shubhankar Ghosh" w:date="2024-08-27T13:05:00Z" w:id="3503">
            <w:r>
              <w:rPr>
                <w:rFonts w:ascii="Calibri" w:hAnsi="Calibri" w:cs="Calibri"/>
                <w:rPrChange w:author="Neeraj Durgapal" w:date="2024-08-28T03:49:00Z" w:id="3504">
                  <w:rPr>
                    <w:rStyle w:val="Hyperlink"/>
                  </w:rPr>
                </w:rPrChange>
              </w:rPr>
              <w:delText>3.4 - Non - Functional Specification</w:delText>
            </w:r>
            <w:r>
              <w:rPr>
                <w:rFonts w:ascii="Calibri" w:hAnsi="Calibri" w:cs="Calibri"/>
                <w:rPrChange w:author="Neeraj Durgapal" w:date="2024-08-28T03:49:00Z" w:id="3505">
                  <w:rPr/>
                </w:rPrChange>
              </w:rPr>
              <w:tab/>
            </w:r>
            <w:r>
              <w:rPr>
                <w:rFonts w:ascii="Calibri" w:hAnsi="Calibri" w:cs="Calibri"/>
                <w:rPrChange w:author="Neeraj Durgapal" w:date="2024-08-28T03:49:00Z" w:id="3505">
                  <w:rPr/>
                </w:rPrChange>
              </w:rPr>
              <w:delText>14</w:delText>
            </w:r>
          </w:del>
        </w:p>
        <w:p w:rsidRPr="00E403D6" w:rsidR="00E403D6" w:rsidRDefault="00287800" w14:paraId="1C1A4BC4" w14:textId="77777777">
          <w:pPr>
            <w:pStyle w:val="TOC2"/>
            <w:tabs>
              <w:tab w:val="left" w:pos="720"/>
              <w:tab w:val="right" w:leader="dot" w:pos="9345"/>
            </w:tabs>
            <w:rPr>
              <w:del w:author="Shubhankar Ghosh" w:date="2024-08-27T13:05:00Z" w:id="3506"/>
              <w:rStyle w:val="Hyperlink"/>
              <w:rFonts w:ascii="Calibri" w:hAnsi="Calibri" w:cs="Calibri"/>
              <w:rPrChange w:author="Neeraj Durgapal" w:date="2024-08-28T03:49:00Z" w:id="3507">
                <w:rPr>
                  <w:del w:author="Shubhankar Ghosh" w:date="2024-08-27T13:05:00Z" w:id="3508"/>
                  <w:rStyle w:val="Hyperlink"/>
                </w:rPr>
              </w:rPrChange>
            </w:rPr>
          </w:pPr>
          <w:del w:author="Shubhankar Ghosh" w:date="2024-08-27T13:05:00Z" w:id="3509">
            <w:r>
              <w:rPr>
                <w:rFonts w:ascii="Calibri" w:hAnsi="Calibri" w:cs="Calibri"/>
                <w:rPrChange w:author="Neeraj Durgapal" w:date="2024-08-28T03:49:00Z" w:id="3510">
                  <w:rPr>
                    <w:rStyle w:val="Hyperlink"/>
                  </w:rPr>
                </w:rPrChange>
              </w:rPr>
              <w:delText>4.</w:delText>
            </w:r>
            <w:r>
              <w:rPr>
                <w:rFonts w:ascii="Calibri" w:hAnsi="Calibri" w:cs="Calibri"/>
                <w:rPrChange w:author="Neeraj Durgapal" w:date="2024-08-28T03:49:00Z" w:id="3511">
                  <w:rPr/>
                </w:rPrChange>
              </w:rPr>
              <w:tab/>
            </w:r>
            <w:r>
              <w:rPr>
                <w:rFonts w:ascii="Calibri" w:hAnsi="Calibri" w:cs="Calibri"/>
                <w:rPrChange w:author="Neeraj Durgapal" w:date="2024-08-28T03:49:00Z" w:id="3511">
                  <w:rPr/>
                </w:rPrChange>
              </w:rPr>
              <w:delText>FS_MS_4 – Settlement</w:delText>
            </w:r>
            <w:r>
              <w:rPr>
                <w:rFonts w:ascii="Calibri" w:hAnsi="Calibri" w:cs="Calibri"/>
                <w:rPrChange w:author="Neeraj Durgapal" w:date="2024-08-28T03:49:00Z" w:id="3512">
                  <w:rPr/>
                </w:rPrChange>
              </w:rPr>
              <w:tab/>
            </w:r>
            <w:r>
              <w:rPr>
                <w:rFonts w:ascii="Calibri" w:hAnsi="Calibri" w:cs="Calibri"/>
                <w:rPrChange w:author="Neeraj Durgapal" w:date="2024-08-28T03:49:00Z" w:id="3512">
                  <w:rPr/>
                </w:rPrChange>
              </w:rPr>
              <w:delText>14</w:delText>
            </w:r>
          </w:del>
        </w:p>
        <w:p w:rsidRPr="00E403D6" w:rsidR="00E403D6" w:rsidRDefault="00287800" w14:paraId="0FFD4023" w14:textId="77777777">
          <w:pPr>
            <w:pStyle w:val="TOC3"/>
            <w:tabs>
              <w:tab w:val="right" w:leader="dot" w:pos="9345"/>
            </w:tabs>
            <w:rPr>
              <w:del w:author="Shubhankar Ghosh" w:date="2024-08-27T13:05:00Z" w:id="3513"/>
              <w:rStyle w:val="Hyperlink"/>
              <w:rFonts w:ascii="Calibri" w:hAnsi="Calibri" w:cs="Calibri"/>
              <w:rPrChange w:author="Neeraj Durgapal" w:date="2024-08-28T03:49:00Z" w:id="3514">
                <w:rPr>
                  <w:del w:author="Shubhankar Ghosh" w:date="2024-08-27T13:05:00Z" w:id="3515"/>
                  <w:rStyle w:val="Hyperlink"/>
                </w:rPr>
              </w:rPrChange>
            </w:rPr>
          </w:pPr>
          <w:del w:author="Shubhankar Ghosh" w:date="2024-08-27T13:05:00Z" w:id="3516">
            <w:r>
              <w:rPr>
                <w:rFonts w:ascii="Calibri" w:hAnsi="Calibri" w:cs="Calibri"/>
                <w:rPrChange w:author="Neeraj Durgapal" w:date="2024-08-28T03:49:00Z" w:id="3517">
                  <w:rPr>
                    <w:rStyle w:val="Hyperlink"/>
                  </w:rPr>
                </w:rPrChange>
              </w:rPr>
              <w:delText>4.1 – Objective</w:delText>
            </w:r>
            <w:r>
              <w:rPr>
                <w:rFonts w:ascii="Calibri" w:hAnsi="Calibri" w:cs="Calibri"/>
                <w:rPrChange w:author="Neeraj Durgapal" w:date="2024-08-28T03:49:00Z" w:id="3518">
                  <w:rPr/>
                </w:rPrChange>
              </w:rPr>
              <w:tab/>
            </w:r>
            <w:r>
              <w:rPr>
                <w:rFonts w:ascii="Calibri" w:hAnsi="Calibri" w:cs="Calibri"/>
                <w:rPrChange w:author="Neeraj Durgapal" w:date="2024-08-28T03:49:00Z" w:id="3518">
                  <w:rPr/>
                </w:rPrChange>
              </w:rPr>
              <w:delText>14</w:delText>
            </w:r>
          </w:del>
        </w:p>
        <w:p w:rsidRPr="00E403D6" w:rsidR="00E403D6" w:rsidRDefault="00287800" w14:paraId="6049893F" w14:textId="77777777">
          <w:pPr>
            <w:pStyle w:val="TOC4"/>
            <w:tabs>
              <w:tab w:val="right" w:leader="dot" w:pos="9345"/>
            </w:tabs>
            <w:rPr>
              <w:del w:author="Shubhankar Ghosh" w:date="2024-08-27T13:05:00Z" w:id="3519"/>
              <w:rStyle w:val="Hyperlink"/>
              <w:rFonts w:ascii="Calibri" w:hAnsi="Calibri" w:cs="Calibri"/>
              <w:rPrChange w:author="Neeraj Durgapal" w:date="2024-08-28T03:49:00Z" w:id="3520">
                <w:rPr>
                  <w:del w:author="Shubhankar Ghosh" w:date="2024-08-27T13:05:00Z" w:id="3521"/>
                  <w:rStyle w:val="Hyperlink"/>
                </w:rPr>
              </w:rPrChange>
            </w:rPr>
          </w:pPr>
          <w:del w:author="Shubhankar Ghosh" w:date="2024-08-27T13:05:00Z" w:id="3522">
            <w:r>
              <w:rPr>
                <w:rFonts w:ascii="Calibri" w:hAnsi="Calibri" w:cs="Calibri"/>
                <w:rPrChange w:author="Neeraj Durgapal" w:date="2024-08-28T03:49:00Z" w:id="3523">
                  <w:rPr>
                    <w:rStyle w:val="Hyperlink"/>
                  </w:rPr>
                </w:rPrChange>
              </w:rPr>
              <w:delText>4.1.1 – Settlement Tracking</w:delText>
            </w:r>
            <w:r>
              <w:rPr>
                <w:rFonts w:ascii="Calibri" w:hAnsi="Calibri" w:cs="Calibri"/>
                <w:rPrChange w:author="Neeraj Durgapal" w:date="2024-08-28T03:49:00Z" w:id="3524">
                  <w:rPr/>
                </w:rPrChange>
              </w:rPr>
              <w:tab/>
            </w:r>
            <w:r>
              <w:rPr>
                <w:rFonts w:ascii="Calibri" w:hAnsi="Calibri" w:cs="Calibri"/>
                <w:rPrChange w:author="Neeraj Durgapal" w:date="2024-08-28T03:49:00Z" w:id="3524">
                  <w:rPr/>
                </w:rPrChange>
              </w:rPr>
              <w:delText>14</w:delText>
            </w:r>
          </w:del>
        </w:p>
        <w:p w:rsidRPr="00E403D6" w:rsidR="00E403D6" w:rsidRDefault="00287800" w14:paraId="16BAD4F6" w14:textId="77777777">
          <w:pPr>
            <w:pStyle w:val="TOC4"/>
            <w:tabs>
              <w:tab w:val="right" w:leader="dot" w:pos="9345"/>
            </w:tabs>
            <w:rPr>
              <w:del w:author="Shubhankar Ghosh" w:date="2024-08-27T13:05:00Z" w:id="3525"/>
              <w:rStyle w:val="Hyperlink"/>
              <w:rFonts w:ascii="Calibri" w:hAnsi="Calibri" w:cs="Calibri"/>
              <w:rPrChange w:author="Neeraj Durgapal" w:date="2024-08-28T03:49:00Z" w:id="3526">
                <w:rPr>
                  <w:del w:author="Shubhankar Ghosh" w:date="2024-08-27T13:05:00Z" w:id="3527"/>
                  <w:rStyle w:val="Hyperlink"/>
                </w:rPr>
              </w:rPrChange>
            </w:rPr>
          </w:pPr>
          <w:del w:author="Shubhankar Ghosh" w:date="2024-08-27T13:05:00Z" w:id="3528">
            <w:r>
              <w:rPr>
                <w:rFonts w:ascii="Calibri" w:hAnsi="Calibri" w:cs="Calibri"/>
                <w:rPrChange w:author="Neeraj Durgapal" w:date="2024-08-28T03:49:00Z" w:id="3529">
                  <w:rPr>
                    <w:rStyle w:val="Hyperlink"/>
                  </w:rPr>
                </w:rPrChange>
              </w:rPr>
              <w:delText>4.1.2 – Settlement History</w:delText>
            </w:r>
            <w:r>
              <w:rPr>
                <w:rFonts w:ascii="Calibri" w:hAnsi="Calibri" w:cs="Calibri"/>
                <w:rPrChange w:author="Neeraj Durgapal" w:date="2024-08-28T03:49:00Z" w:id="3530">
                  <w:rPr/>
                </w:rPrChange>
              </w:rPr>
              <w:tab/>
            </w:r>
            <w:r>
              <w:rPr>
                <w:rFonts w:ascii="Calibri" w:hAnsi="Calibri" w:cs="Calibri"/>
                <w:rPrChange w:author="Neeraj Durgapal" w:date="2024-08-28T03:49:00Z" w:id="3530">
                  <w:rPr/>
                </w:rPrChange>
              </w:rPr>
              <w:delText>14</w:delText>
            </w:r>
          </w:del>
        </w:p>
        <w:p w:rsidRPr="00E403D6" w:rsidR="00E403D6" w:rsidRDefault="00287800" w14:paraId="3630A91E" w14:textId="77777777">
          <w:pPr>
            <w:pStyle w:val="TOC4"/>
            <w:tabs>
              <w:tab w:val="right" w:leader="dot" w:pos="9345"/>
            </w:tabs>
            <w:rPr>
              <w:del w:author="Shubhankar Ghosh" w:date="2024-08-27T13:05:00Z" w:id="3531"/>
              <w:rStyle w:val="Hyperlink"/>
              <w:rFonts w:ascii="Calibri" w:hAnsi="Calibri" w:cs="Calibri"/>
              <w:rPrChange w:author="Neeraj Durgapal" w:date="2024-08-28T03:49:00Z" w:id="3532">
                <w:rPr>
                  <w:del w:author="Shubhankar Ghosh" w:date="2024-08-27T13:05:00Z" w:id="3533"/>
                  <w:rStyle w:val="Hyperlink"/>
                </w:rPr>
              </w:rPrChange>
            </w:rPr>
          </w:pPr>
          <w:del w:author="Shubhankar Ghosh" w:date="2024-08-27T13:05:00Z" w:id="3534">
            <w:r>
              <w:rPr>
                <w:rFonts w:ascii="Calibri" w:hAnsi="Calibri" w:cs="Calibri"/>
                <w:rPrChange w:author="Neeraj Durgapal" w:date="2024-08-28T03:49:00Z" w:id="3535">
                  <w:rPr>
                    <w:rStyle w:val="Hyperlink"/>
                  </w:rPr>
                </w:rPrChange>
              </w:rPr>
              <w:delText>4.1.3 – Pending Settlement</w:delText>
            </w:r>
            <w:r>
              <w:rPr>
                <w:rFonts w:ascii="Calibri" w:hAnsi="Calibri" w:cs="Calibri"/>
                <w:rPrChange w:author="Neeraj Durgapal" w:date="2024-08-28T03:49:00Z" w:id="3536">
                  <w:rPr/>
                </w:rPrChange>
              </w:rPr>
              <w:tab/>
            </w:r>
            <w:r>
              <w:rPr>
                <w:rFonts w:ascii="Calibri" w:hAnsi="Calibri" w:cs="Calibri"/>
                <w:rPrChange w:author="Neeraj Durgapal" w:date="2024-08-28T03:49:00Z" w:id="3536">
                  <w:rPr/>
                </w:rPrChange>
              </w:rPr>
              <w:delText>14</w:delText>
            </w:r>
          </w:del>
        </w:p>
        <w:p w:rsidRPr="00E403D6" w:rsidR="00E403D6" w:rsidRDefault="00287800" w14:paraId="7A359220" w14:textId="77777777">
          <w:pPr>
            <w:pStyle w:val="TOC3"/>
            <w:tabs>
              <w:tab w:val="right" w:leader="dot" w:pos="9345"/>
            </w:tabs>
            <w:rPr>
              <w:del w:author="Shubhankar Ghosh" w:date="2024-08-27T13:05:00Z" w:id="3537"/>
              <w:rStyle w:val="Hyperlink"/>
              <w:rFonts w:ascii="Calibri" w:hAnsi="Calibri" w:cs="Calibri"/>
              <w:rPrChange w:author="Neeraj Durgapal" w:date="2024-08-28T03:49:00Z" w:id="3538">
                <w:rPr>
                  <w:del w:author="Shubhankar Ghosh" w:date="2024-08-27T13:05:00Z" w:id="3539"/>
                  <w:rStyle w:val="Hyperlink"/>
                </w:rPr>
              </w:rPrChange>
            </w:rPr>
          </w:pPr>
          <w:del w:author="Shubhankar Ghosh" w:date="2024-08-27T13:05:00Z" w:id="3540">
            <w:r>
              <w:rPr>
                <w:rFonts w:ascii="Calibri" w:hAnsi="Calibri" w:cs="Calibri"/>
                <w:rPrChange w:author="Neeraj Durgapal" w:date="2024-08-28T03:49:00Z" w:id="3541">
                  <w:rPr>
                    <w:rStyle w:val="Hyperlink"/>
                  </w:rPr>
                </w:rPrChange>
              </w:rPr>
              <w:delText>4.2 - Functional Flow / MockUp</w:delText>
            </w:r>
            <w:r>
              <w:rPr>
                <w:rFonts w:ascii="Calibri" w:hAnsi="Calibri" w:cs="Calibri"/>
                <w:rPrChange w:author="Neeraj Durgapal" w:date="2024-08-28T03:49:00Z" w:id="3542">
                  <w:rPr/>
                </w:rPrChange>
              </w:rPr>
              <w:tab/>
            </w:r>
            <w:r>
              <w:rPr>
                <w:rFonts w:ascii="Calibri" w:hAnsi="Calibri" w:cs="Calibri"/>
                <w:rPrChange w:author="Neeraj Durgapal" w:date="2024-08-28T03:49:00Z" w:id="3542">
                  <w:rPr/>
                </w:rPrChange>
              </w:rPr>
              <w:delText>14</w:delText>
            </w:r>
          </w:del>
        </w:p>
        <w:p w:rsidRPr="00E403D6" w:rsidR="00E403D6" w:rsidRDefault="00287800" w14:paraId="33A32A0F" w14:textId="77777777">
          <w:pPr>
            <w:pStyle w:val="TOC3"/>
            <w:tabs>
              <w:tab w:val="right" w:leader="dot" w:pos="9345"/>
            </w:tabs>
            <w:rPr>
              <w:del w:author="Shubhankar Ghosh" w:date="2024-08-27T13:05:00Z" w:id="3543"/>
              <w:rStyle w:val="Hyperlink"/>
              <w:rFonts w:ascii="Calibri" w:hAnsi="Calibri" w:cs="Calibri"/>
              <w:rPrChange w:author="Neeraj Durgapal" w:date="2024-08-28T03:49:00Z" w:id="3544">
                <w:rPr>
                  <w:del w:author="Shubhankar Ghosh" w:date="2024-08-27T13:05:00Z" w:id="3545"/>
                  <w:rStyle w:val="Hyperlink"/>
                </w:rPr>
              </w:rPrChange>
            </w:rPr>
          </w:pPr>
          <w:del w:author="Shubhankar Ghosh" w:date="2024-08-27T13:05:00Z" w:id="3546">
            <w:r>
              <w:rPr>
                <w:rFonts w:ascii="Calibri" w:hAnsi="Calibri" w:cs="Calibri"/>
                <w:rPrChange w:author="Neeraj Durgapal" w:date="2024-08-28T03:49:00Z" w:id="3547">
                  <w:rPr>
                    <w:rStyle w:val="Hyperlink"/>
                  </w:rPr>
                </w:rPrChange>
              </w:rPr>
              <w:delText>4.3 Functional Specification</w:delText>
            </w:r>
            <w:r>
              <w:rPr>
                <w:rFonts w:ascii="Calibri" w:hAnsi="Calibri" w:cs="Calibri"/>
                <w:rPrChange w:author="Neeraj Durgapal" w:date="2024-08-28T03:49:00Z" w:id="3548">
                  <w:rPr/>
                </w:rPrChange>
              </w:rPr>
              <w:tab/>
            </w:r>
            <w:r>
              <w:rPr>
                <w:rFonts w:ascii="Calibri" w:hAnsi="Calibri" w:cs="Calibri"/>
                <w:rPrChange w:author="Neeraj Durgapal" w:date="2024-08-28T03:49:00Z" w:id="3548">
                  <w:rPr/>
                </w:rPrChange>
              </w:rPr>
              <w:delText>14</w:delText>
            </w:r>
          </w:del>
        </w:p>
        <w:p w:rsidRPr="00E403D6" w:rsidR="00E403D6" w:rsidRDefault="00287800" w14:paraId="519BF863" w14:textId="77777777">
          <w:pPr>
            <w:pStyle w:val="TOC4"/>
            <w:tabs>
              <w:tab w:val="right" w:leader="dot" w:pos="9345"/>
            </w:tabs>
            <w:rPr>
              <w:del w:author="Shubhankar Ghosh" w:date="2024-08-27T13:05:00Z" w:id="3549"/>
              <w:rStyle w:val="Hyperlink"/>
              <w:rFonts w:ascii="Calibri" w:hAnsi="Calibri" w:cs="Calibri"/>
              <w:rPrChange w:author="Neeraj Durgapal" w:date="2024-08-28T03:49:00Z" w:id="3550">
                <w:rPr>
                  <w:del w:author="Shubhankar Ghosh" w:date="2024-08-27T13:05:00Z" w:id="3551"/>
                  <w:rStyle w:val="Hyperlink"/>
                </w:rPr>
              </w:rPrChange>
            </w:rPr>
          </w:pPr>
          <w:del w:author="Shubhankar Ghosh" w:date="2024-08-27T13:05:00Z" w:id="3552">
            <w:r>
              <w:rPr>
                <w:rFonts w:ascii="Calibri" w:hAnsi="Calibri" w:cs="Calibri"/>
                <w:rPrChange w:author="Neeraj Durgapal" w:date="2024-08-28T03:49:00Z" w:id="3553">
                  <w:rPr>
                    <w:rStyle w:val="Hyperlink"/>
                  </w:rPr>
                </w:rPrChange>
              </w:rPr>
              <w:delText>4.3.1- Settlement Overview</w:delText>
            </w:r>
            <w:r>
              <w:rPr>
                <w:rFonts w:ascii="Calibri" w:hAnsi="Calibri" w:cs="Calibri"/>
                <w:rPrChange w:author="Neeraj Durgapal" w:date="2024-08-28T03:49:00Z" w:id="3554">
                  <w:rPr/>
                </w:rPrChange>
              </w:rPr>
              <w:tab/>
            </w:r>
            <w:r>
              <w:rPr>
                <w:rFonts w:ascii="Calibri" w:hAnsi="Calibri" w:cs="Calibri"/>
                <w:rPrChange w:author="Neeraj Durgapal" w:date="2024-08-28T03:49:00Z" w:id="3554">
                  <w:rPr/>
                </w:rPrChange>
              </w:rPr>
              <w:delText>14</w:delText>
            </w:r>
          </w:del>
        </w:p>
        <w:p w:rsidRPr="00E403D6" w:rsidR="00E403D6" w:rsidRDefault="00287800" w14:paraId="1E02E876" w14:textId="77777777">
          <w:pPr>
            <w:pStyle w:val="TOC5"/>
            <w:tabs>
              <w:tab w:val="right" w:leader="dot" w:pos="9345"/>
            </w:tabs>
            <w:rPr>
              <w:del w:author="Shubhankar Ghosh" w:date="2024-08-27T13:05:00Z" w:id="3555"/>
              <w:rStyle w:val="Hyperlink"/>
              <w:rFonts w:ascii="Calibri" w:hAnsi="Calibri" w:cs="Calibri"/>
              <w:rPrChange w:author="Neeraj Durgapal" w:date="2024-08-28T03:49:00Z" w:id="3556">
                <w:rPr>
                  <w:del w:author="Shubhankar Ghosh" w:date="2024-08-27T13:05:00Z" w:id="3557"/>
                  <w:rStyle w:val="Hyperlink"/>
                </w:rPr>
              </w:rPrChange>
            </w:rPr>
          </w:pPr>
          <w:del w:author="Shubhankar Ghosh" w:date="2024-08-27T13:05:00Z" w:id="3558">
            <w:r>
              <w:rPr>
                <w:rFonts w:ascii="Calibri" w:hAnsi="Calibri" w:cs="Calibri"/>
                <w:rPrChange w:author="Neeraj Durgapal" w:date="2024-08-28T03:49:00Z" w:id="3559">
                  <w:rPr>
                    <w:rStyle w:val="Hyperlink"/>
                  </w:rPr>
                </w:rPrChange>
              </w:rPr>
              <w:delText>4.3.1.1 – Real-Time Settlement Status</w:delText>
            </w:r>
            <w:r>
              <w:rPr>
                <w:rFonts w:ascii="Calibri" w:hAnsi="Calibri" w:cs="Calibri"/>
                <w:rPrChange w:author="Neeraj Durgapal" w:date="2024-08-28T03:49:00Z" w:id="3560">
                  <w:rPr/>
                </w:rPrChange>
              </w:rPr>
              <w:tab/>
            </w:r>
            <w:r>
              <w:rPr>
                <w:rFonts w:ascii="Calibri" w:hAnsi="Calibri" w:cs="Calibri"/>
                <w:rPrChange w:author="Neeraj Durgapal" w:date="2024-08-28T03:49:00Z" w:id="3560">
                  <w:rPr/>
                </w:rPrChange>
              </w:rPr>
              <w:delText>15</w:delText>
            </w:r>
          </w:del>
        </w:p>
        <w:p w:rsidRPr="00E403D6" w:rsidR="00E403D6" w:rsidRDefault="00287800" w14:paraId="061033F9" w14:textId="77777777">
          <w:pPr>
            <w:pStyle w:val="TOC5"/>
            <w:tabs>
              <w:tab w:val="right" w:leader="dot" w:pos="9345"/>
            </w:tabs>
            <w:rPr>
              <w:del w:author="Shubhankar Ghosh" w:date="2024-08-27T13:05:00Z" w:id="3561"/>
              <w:rStyle w:val="Hyperlink"/>
              <w:rFonts w:ascii="Calibri" w:hAnsi="Calibri" w:cs="Calibri"/>
              <w:rPrChange w:author="Neeraj Durgapal" w:date="2024-08-28T03:49:00Z" w:id="3562">
                <w:rPr>
                  <w:del w:author="Shubhankar Ghosh" w:date="2024-08-27T13:05:00Z" w:id="3563"/>
                  <w:rStyle w:val="Hyperlink"/>
                </w:rPr>
              </w:rPrChange>
            </w:rPr>
          </w:pPr>
          <w:del w:author="Shubhankar Ghosh" w:date="2024-08-27T13:05:00Z" w:id="3564">
            <w:r>
              <w:rPr>
                <w:rFonts w:ascii="Calibri" w:hAnsi="Calibri" w:cs="Calibri"/>
                <w:rPrChange w:author="Neeraj Durgapal" w:date="2024-08-28T03:49:00Z" w:id="3565">
                  <w:rPr>
                    <w:rStyle w:val="Hyperlink"/>
                  </w:rPr>
                </w:rPrChange>
              </w:rPr>
              <w:delText>4.3.1.2 – Summary Dashboard</w:delText>
            </w:r>
            <w:r>
              <w:rPr>
                <w:rFonts w:ascii="Calibri" w:hAnsi="Calibri" w:cs="Calibri"/>
                <w:rPrChange w:author="Neeraj Durgapal" w:date="2024-08-28T03:49:00Z" w:id="3566">
                  <w:rPr/>
                </w:rPrChange>
              </w:rPr>
              <w:tab/>
            </w:r>
            <w:r>
              <w:rPr>
                <w:rFonts w:ascii="Calibri" w:hAnsi="Calibri" w:cs="Calibri"/>
                <w:rPrChange w:author="Neeraj Durgapal" w:date="2024-08-28T03:49:00Z" w:id="3566">
                  <w:rPr/>
                </w:rPrChange>
              </w:rPr>
              <w:delText>15</w:delText>
            </w:r>
          </w:del>
        </w:p>
        <w:p w:rsidRPr="00E403D6" w:rsidR="00E403D6" w:rsidRDefault="00287800" w14:paraId="580D8067" w14:textId="77777777">
          <w:pPr>
            <w:pStyle w:val="TOC4"/>
            <w:tabs>
              <w:tab w:val="right" w:leader="dot" w:pos="9345"/>
            </w:tabs>
            <w:rPr>
              <w:del w:author="Shubhankar Ghosh" w:date="2024-08-27T13:05:00Z" w:id="3567"/>
              <w:rStyle w:val="Hyperlink"/>
              <w:rFonts w:ascii="Calibri" w:hAnsi="Calibri" w:cs="Calibri"/>
              <w:rPrChange w:author="Neeraj Durgapal" w:date="2024-08-28T03:49:00Z" w:id="3568">
                <w:rPr>
                  <w:del w:author="Shubhankar Ghosh" w:date="2024-08-27T13:05:00Z" w:id="3569"/>
                  <w:rStyle w:val="Hyperlink"/>
                </w:rPr>
              </w:rPrChange>
            </w:rPr>
          </w:pPr>
          <w:del w:author="Shubhankar Ghosh" w:date="2024-08-27T13:05:00Z" w:id="3570">
            <w:r>
              <w:rPr>
                <w:rFonts w:ascii="Calibri" w:hAnsi="Calibri" w:cs="Calibri"/>
                <w:rPrChange w:author="Neeraj Durgapal" w:date="2024-08-28T03:49:00Z" w:id="3571">
                  <w:rPr>
                    <w:rStyle w:val="Hyperlink"/>
                  </w:rPr>
                </w:rPrChange>
              </w:rPr>
              <w:delText>4.3.2- Settlement History</w:delText>
            </w:r>
            <w:r>
              <w:rPr>
                <w:rFonts w:ascii="Calibri" w:hAnsi="Calibri" w:cs="Calibri"/>
                <w:rPrChange w:author="Neeraj Durgapal" w:date="2024-08-28T03:49:00Z" w:id="3572">
                  <w:rPr/>
                </w:rPrChange>
              </w:rPr>
              <w:tab/>
            </w:r>
            <w:r>
              <w:rPr>
                <w:rFonts w:ascii="Calibri" w:hAnsi="Calibri" w:cs="Calibri"/>
                <w:rPrChange w:author="Neeraj Durgapal" w:date="2024-08-28T03:49:00Z" w:id="3572">
                  <w:rPr/>
                </w:rPrChange>
              </w:rPr>
              <w:delText>15</w:delText>
            </w:r>
          </w:del>
        </w:p>
        <w:p w:rsidRPr="00E403D6" w:rsidR="00E403D6" w:rsidRDefault="00287800" w14:paraId="55ED622E" w14:textId="77777777">
          <w:pPr>
            <w:pStyle w:val="TOC5"/>
            <w:tabs>
              <w:tab w:val="right" w:leader="dot" w:pos="9345"/>
            </w:tabs>
            <w:rPr>
              <w:del w:author="Shubhankar Ghosh" w:date="2024-08-27T13:05:00Z" w:id="3573"/>
              <w:rStyle w:val="Hyperlink"/>
              <w:rFonts w:ascii="Calibri" w:hAnsi="Calibri" w:cs="Calibri"/>
              <w:rPrChange w:author="Neeraj Durgapal" w:date="2024-08-28T03:49:00Z" w:id="3574">
                <w:rPr>
                  <w:del w:author="Shubhankar Ghosh" w:date="2024-08-27T13:05:00Z" w:id="3575"/>
                  <w:rStyle w:val="Hyperlink"/>
                </w:rPr>
              </w:rPrChange>
            </w:rPr>
          </w:pPr>
          <w:del w:author="Shubhankar Ghosh" w:date="2024-08-27T13:05:00Z" w:id="3576">
            <w:r>
              <w:rPr>
                <w:rFonts w:ascii="Calibri" w:hAnsi="Calibri" w:cs="Calibri"/>
                <w:rPrChange w:author="Neeraj Durgapal" w:date="2024-08-28T03:49:00Z" w:id="3577">
                  <w:rPr>
                    <w:rStyle w:val="Hyperlink"/>
                  </w:rPr>
                </w:rPrChange>
              </w:rPr>
              <w:delText>4.3.2.1 – Detailed Records</w:delText>
            </w:r>
            <w:r>
              <w:rPr>
                <w:rFonts w:ascii="Calibri" w:hAnsi="Calibri" w:cs="Calibri"/>
                <w:rPrChange w:author="Neeraj Durgapal" w:date="2024-08-28T03:49:00Z" w:id="3578">
                  <w:rPr/>
                </w:rPrChange>
              </w:rPr>
              <w:tab/>
            </w:r>
            <w:r>
              <w:rPr>
                <w:rFonts w:ascii="Calibri" w:hAnsi="Calibri" w:cs="Calibri"/>
                <w:rPrChange w:author="Neeraj Durgapal" w:date="2024-08-28T03:49:00Z" w:id="3578">
                  <w:rPr/>
                </w:rPrChange>
              </w:rPr>
              <w:delText>15</w:delText>
            </w:r>
          </w:del>
        </w:p>
        <w:p w:rsidRPr="00E403D6" w:rsidR="00E403D6" w:rsidRDefault="00287800" w14:paraId="47707BB1" w14:textId="77777777">
          <w:pPr>
            <w:pStyle w:val="TOC5"/>
            <w:tabs>
              <w:tab w:val="right" w:leader="dot" w:pos="9345"/>
            </w:tabs>
            <w:rPr>
              <w:del w:author="Shubhankar Ghosh" w:date="2024-08-27T13:05:00Z" w:id="3579"/>
              <w:rStyle w:val="Hyperlink"/>
              <w:rFonts w:ascii="Calibri" w:hAnsi="Calibri" w:cs="Calibri"/>
              <w:rPrChange w:author="Neeraj Durgapal" w:date="2024-08-28T03:49:00Z" w:id="3580">
                <w:rPr>
                  <w:del w:author="Shubhankar Ghosh" w:date="2024-08-27T13:05:00Z" w:id="3581"/>
                  <w:rStyle w:val="Hyperlink"/>
                </w:rPr>
              </w:rPrChange>
            </w:rPr>
          </w:pPr>
          <w:del w:author="Shubhankar Ghosh" w:date="2024-08-27T13:05:00Z" w:id="3582">
            <w:r>
              <w:rPr>
                <w:rFonts w:ascii="Calibri" w:hAnsi="Calibri" w:cs="Calibri"/>
                <w:rPrChange w:author="Neeraj Durgapal" w:date="2024-08-28T03:49:00Z" w:id="3583">
                  <w:rPr>
                    <w:rStyle w:val="Hyperlink"/>
                  </w:rPr>
                </w:rPrChange>
              </w:rPr>
              <w:delText>4.3.2.2 – Filtering Options</w:delText>
            </w:r>
            <w:r>
              <w:rPr>
                <w:rFonts w:ascii="Calibri" w:hAnsi="Calibri" w:cs="Calibri"/>
                <w:rPrChange w:author="Neeraj Durgapal" w:date="2024-08-28T03:49:00Z" w:id="3584">
                  <w:rPr/>
                </w:rPrChange>
              </w:rPr>
              <w:tab/>
            </w:r>
            <w:r>
              <w:rPr>
                <w:rFonts w:ascii="Calibri" w:hAnsi="Calibri" w:cs="Calibri"/>
                <w:rPrChange w:author="Neeraj Durgapal" w:date="2024-08-28T03:49:00Z" w:id="3584">
                  <w:rPr/>
                </w:rPrChange>
              </w:rPr>
              <w:delText>15</w:delText>
            </w:r>
          </w:del>
        </w:p>
        <w:p w:rsidRPr="00E403D6" w:rsidR="00E403D6" w:rsidRDefault="00287800" w14:paraId="46C963EE" w14:textId="77777777">
          <w:pPr>
            <w:pStyle w:val="TOC5"/>
            <w:tabs>
              <w:tab w:val="right" w:leader="dot" w:pos="9345"/>
            </w:tabs>
            <w:rPr>
              <w:del w:author="Shubhankar Ghosh" w:date="2024-08-27T13:05:00Z" w:id="3585"/>
              <w:rStyle w:val="Hyperlink"/>
              <w:rFonts w:ascii="Calibri" w:hAnsi="Calibri" w:cs="Calibri"/>
              <w:rPrChange w:author="Neeraj Durgapal" w:date="2024-08-28T03:49:00Z" w:id="3586">
                <w:rPr>
                  <w:del w:author="Shubhankar Ghosh" w:date="2024-08-27T13:05:00Z" w:id="3587"/>
                  <w:rStyle w:val="Hyperlink"/>
                </w:rPr>
              </w:rPrChange>
            </w:rPr>
          </w:pPr>
          <w:del w:author="Shubhankar Ghosh" w:date="2024-08-27T13:05:00Z" w:id="3588">
            <w:r>
              <w:rPr>
                <w:rFonts w:ascii="Calibri" w:hAnsi="Calibri" w:cs="Calibri"/>
                <w:rPrChange w:author="Neeraj Durgapal" w:date="2024-08-28T03:49:00Z" w:id="3589">
                  <w:rPr>
                    <w:rStyle w:val="Hyperlink"/>
                  </w:rPr>
                </w:rPrChange>
              </w:rPr>
              <w:delText>4.3.2.3 – Export Functionality</w:delText>
            </w:r>
            <w:r>
              <w:rPr>
                <w:rFonts w:ascii="Calibri" w:hAnsi="Calibri" w:cs="Calibri"/>
                <w:rPrChange w:author="Neeraj Durgapal" w:date="2024-08-28T03:49:00Z" w:id="3590">
                  <w:rPr/>
                </w:rPrChange>
              </w:rPr>
              <w:tab/>
            </w:r>
            <w:r>
              <w:rPr>
                <w:rFonts w:ascii="Calibri" w:hAnsi="Calibri" w:cs="Calibri"/>
                <w:rPrChange w:author="Neeraj Durgapal" w:date="2024-08-28T03:49:00Z" w:id="3590">
                  <w:rPr/>
                </w:rPrChange>
              </w:rPr>
              <w:delText>15</w:delText>
            </w:r>
          </w:del>
        </w:p>
        <w:p w:rsidRPr="00E403D6" w:rsidR="00E403D6" w:rsidRDefault="00287800" w14:paraId="7CF5F120" w14:textId="77777777">
          <w:pPr>
            <w:pStyle w:val="TOC4"/>
            <w:tabs>
              <w:tab w:val="right" w:leader="dot" w:pos="9345"/>
            </w:tabs>
            <w:rPr>
              <w:del w:author="Shubhankar Ghosh" w:date="2024-08-27T13:05:00Z" w:id="3591"/>
              <w:rStyle w:val="Hyperlink"/>
              <w:rFonts w:ascii="Calibri" w:hAnsi="Calibri" w:cs="Calibri"/>
              <w:rPrChange w:author="Neeraj Durgapal" w:date="2024-08-28T03:49:00Z" w:id="3592">
                <w:rPr>
                  <w:del w:author="Shubhankar Ghosh" w:date="2024-08-27T13:05:00Z" w:id="3593"/>
                  <w:rStyle w:val="Hyperlink"/>
                </w:rPr>
              </w:rPrChange>
            </w:rPr>
          </w:pPr>
          <w:del w:author="Shubhankar Ghosh" w:date="2024-08-27T13:05:00Z" w:id="3594">
            <w:r>
              <w:rPr>
                <w:rFonts w:ascii="Calibri" w:hAnsi="Calibri" w:cs="Calibri"/>
                <w:rPrChange w:author="Neeraj Durgapal" w:date="2024-08-28T03:49:00Z" w:id="3595">
                  <w:rPr>
                    <w:rStyle w:val="Hyperlink"/>
                  </w:rPr>
                </w:rPrChange>
              </w:rPr>
              <w:delText>4.3.4- Pending Settlements</w:delText>
            </w:r>
            <w:r>
              <w:rPr>
                <w:rFonts w:ascii="Calibri" w:hAnsi="Calibri" w:cs="Calibri"/>
                <w:rPrChange w:author="Neeraj Durgapal" w:date="2024-08-28T03:49:00Z" w:id="3596">
                  <w:rPr/>
                </w:rPrChange>
              </w:rPr>
              <w:tab/>
            </w:r>
            <w:r>
              <w:rPr>
                <w:rFonts w:ascii="Calibri" w:hAnsi="Calibri" w:cs="Calibri"/>
                <w:rPrChange w:author="Neeraj Durgapal" w:date="2024-08-28T03:49:00Z" w:id="3596">
                  <w:rPr/>
                </w:rPrChange>
              </w:rPr>
              <w:delText>15</w:delText>
            </w:r>
          </w:del>
        </w:p>
        <w:p w:rsidRPr="00E403D6" w:rsidR="00E403D6" w:rsidRDefault="00287800" w14:paraId="1FB96138" w14:textId="77777777">
          <w:pPr>
            <w:pStyle w:val="TOC5"/>
            <w:tabs>
              <w:tab w:val="right" w:leader="dot" w:pos="9345"/>
            </w:tabs>
            <w:rPr>
              <w:del w:author="Shubhankar Ghosh" w:date="2024-08-27T13:05:00Z" w:id="3597"/>
              <w:rStyle w:val="Hyperlink"/>
              <w:rFonts w:ascii="Calibri" w:hAnsi="Calibri" w:cs="Calibri"/>
              <w:rPrChange w:author="Neeraj Durgapal" w:date="2024-08-28T03:49:00Z" w:id="3598">
                <w:rPr>
                  <w:del w:author="Shubhankar Ghosh" w:date="2024-08-27T13:05:00Z" w:id="3599"/>
                  <w:rStyle w:val="Hyperlink"/>
                </w:rPr>
              </w:rPrChange>
            </w:rPr>
          </w:pPr>
          <w:del w:author="Shubhankar Ghosh" w:date="2024-08-27T13:05:00Z" w:id="3600">
            <w:r>
              <w:rPr>
                <w:rFonts w:ascii="Calibri" w:hAnsi="Calibri" w:cs="Calibri"/>
                <w:rPrChange w:author="Neeraj Durgapal" w:date="2024-08-28T03:49:00Z" w:id="3601">
                  <w:rPr>
                    <w:rStyle w:val="Hyperlink"/>
                  </w:rPr>
                </w:rPrChange>
              </w:rPr>
              <w:delText>4.3.4.1 – Pending Settlement List</w:delText>
            </w:r>
            <w:r>
              <w:rPr>
                <w:rFonts w:ascii="Calibri" w:hAnsi="Calibri" w:cs="Calibri"/>
                <w:rPrChange w:author="Neeraj Durgapal" w:date="2024-08-28T03:49:00Z" w:id="3602">
                  <w:rPr/>
                </w:rPrChange>
              </w:rPr>
              <w:tab/>
            </w:r>
            <w:r>
              <w:rPr>
                <w:rFonts w:ascii="Calibri" w:hAnsi="Calibri" w:cs="Calibri"/>
                <w:rPrChange w:author="Neeraj Durgapal" w:date="2024-08-28T03:49:00Z" w:id="3602">
                  <w:rPr/>
                </w:rPrChange>
              </w:rPr>
              <w:delText>15</w:delText>
            </w:r>
          </w:del>
        </w:p>
        <w:p w:rsidRPr="00E403D6" w:rsidR="00E403D6" w:rsidRDefault="00287800" w14:paraId="3FD08AD8" w14:textId="77777777">
          <w:pPr>
            <w:pStyle w:val="TOC5"/>
            <w:tabs>
              <w:tab w:val="right" w:leader="dot" w:pos="9345"/>
            </w:tabs>
            <w:rPr>
              <w:del w:author="Shubhankar Ghosh" w:date="2024-08-27T13:05:00Z" w:id="3603"/>
              <w:rStyle w:val="Hyperlink"/>
              <w:rFonts w:ascii="Calibri" w:hAnsi="Calibri" w:cs="Calibri"/>
              <w:rPrChange w:author="Neeraj Durgapal" w:date="2024-08-28T03:49:00Z" w:id="3604">
                <w:rPr>
                  <w:del w:author="Shubhankar Ghosh" w:date="2024-08-27T13:05:00Z" w:id="3605"/>
                  <w:rStyle w:val="Hyperlink"/>
                </w:rPr>
              </w:rPrChange>
            </w:rPr>
          </w:pPr>
          <w:del w:author="Shubhankar Ghosh" w:date="2024-08-27T13:05:00Z" w:id="3606">
            <w:r>
              <w:rPr>
                <w:rFonts w:ascii="Calibri" w:hAnsi="Calibri" w:cs="Calibri"/>
                <w:rPrChange w:author="Neeraj Durgapal" w:date="2024-08-28T03:49:00Z" w:id="3607">
                  <w:rPr>
                    <w:rStyle w:val="Hyperlink"/>
                  </w:rPr>
                </w:rPrChange>
              </w:rPr>
              <w:delText>4.3.4.2 – Automated Alerts</w:delText>
            </w:r>
            <w:r>
              <w:rPr>
                <w:rFonts w:ascii="Calibri" w:hAnsi="Calibri" w:cs="Calibri"/>
                <w:rPrChange w:author="Neeraj Durgapal" w:date="2024-08-28T03:49:00Z" w:id="3608">
                  <w:rPr/>
                </w:rPrChange>
              </w:rPr>
              <w:tab/>
            </w:r>
            <w:r>
              <w:rPr>
                <w:rFonts w:ascii="Calibri" w:hAnsi="Calibri" w:cs="Calibri"/>
                <w:rPrChange w:author="Neeraj Durgapal" w:date="2024-08-28T03:49:00Z" w:id="3608">
                  <w:rPr/>
                </w:rPrChange>
              </w:rPr>
              <w:delText>15</w:delText>
            </w:r>
          </w:del>
        </w:p>
        <w:p w:rsidRPr="00E403D6" w:rsidR="00E403D6" w:rsidRDefault="00287800" w14:paraId="68F5B084" w14:textId="77777777">
          <w:pPr>
            <w:pStyle w:val="TOC5"/>
            <w:tabs>
              <w:tab w:val="right" w:leader="dot" w:pos="9345"/>
            </w:tabs>
            <w:rPr>
              <w:del w:author="Shubhankar Ghosh" w:date="2024-08-27T13:05:00Z" w:id="3609"/>
              <w:rStyle w:val="Hyperlink"/>
              <w:rFonts w:ascii="Calibri" w:hAnsi="Calibri" w:cs="Calibri"/>
              <w:rPrChange w:author="Neeraj Durgapal" w:date="2024-08-28T03:49:00Z" w:id="3610">
                <w:rPr>
                  <w:del w:author="Shubhankar Ghosh" w:date="2024-08-27T13:05:00Z" w:id="3611"/>
                  <w:rStyle w:val="Hyperlink"/>
                </w:rPr>
              </w:rPrChange>
            </w:rPr>
          </w:pPr>
          <w:del w:author="Shubhankar Ghosh" w:date="2024-08-27T13:05:00Z" w:id="3612">
            <w:r>
              <w:rPr>
                <w:rFonts w:ascii="Calibri" w:hAnsi="Calibri" w:cs="Calibri"/>
                <w:rPrChange w:author="Neeraj Durgapal" w:date="2024-08-28T03:49:00Z" w:id="3613">
                  <w:rPr>
                    <w:rStyle w:val="Hyperlink"/>
                  </w:rPr>
                </w:rPrChange>
              </w:rPr>
              <w:delText>4.3.4.3 – Escalation Process</w:delText>
            </w:r>
            <w:r>
              <w:rPr>
                <w:rFonts w:ascii="Calibri" w:hAnsi="Calibri" w:cs="Calibri"/>
                <w:rPrChange w:author="Neeraj Durgapal" w:date="2024-08-28T03:49:00Z" w:id="3614">
                  <w:rPr/>
                </w:rPrChange>
              </w:rPr>
              <w:tab/>
            </w:r>
            <w:r>
              <w:rPr>
                <w:rFonts w:ascii="Calibri" w:hAnsi="Calibri" w:cs="Calibri"/>
                <w:rPrChange w:author="Neeraj Durgapal" w:date="2024-08-28T03:49:00Z" w:id="3614">
                  <w:rPr/>
                </w:rPrChange>
              </w:rPr>
              <w:delText>15</w:delText>
            </w:r>
          </w:del>
        </w:p>
        <w:p w:rsidRPr="00E403D6" w:rsidR="00E403D6" w:rsidRDefault="00287800" w14:paraId="0AF39832" w14:textId="77777777">
          <w:pPr>
            <w:pStyle w:val="TOC3"/>
            <w:tabs>
              <w:tab w:val="right" w:leader="dot" w:pos="9345"/>
            </w:tabs>
            <w:rPr>
              <w:del w:author="Shubhankar Ghosh" w:date="2024-08-27T13:05:00Z" w:id="3615"/>
              <w:rStyle w:val="Hyperlink"/>
              <w:rFonts w:ascii="Calibri" w:hAnsi="Calibri" w:cs="Calibri"/>
              <w:rPrChange w:author="Neeraj Durgapal" w:date="2024-08-28T03:49:00Z" w:id="3616">
                <w:rPr>
                  <w:del w:author="Shubhankar Ghosh" w:date="2024-08-27T13:05:00Z" w:id="3617"/>
                  <w:rStyle w:val="Hyperlink"/>
                </w:rPr>
              </w:rPrChange>
            </w:rPr>
          </w:pPr>
          <w:del w:author="Shubhankar Ghosh" w:date="2024-08-27T13:05:00Z" w:id="3618">
            <w:r>
              <w:rPr>
                <w:rFonts w:ascii="Calibri" w:hAnsi="Calibri" w:cs="Calibri"/>
                <w:rPrChange w:author="Neeraj Durgapal" w:date="2024-08-28T03:49:00Z" w:id="3619">
                  <w:rPr>
                    <w:rStyle w:val="Hyperlink"/>
                  </w:rPr>
                </w:rPrChange>
              </w:rPr>
              <w:delText>4.4 - Non - Functional Specification</w:delText>
            </w:r>
            <w:r>
              <w:rPr>
                <w:rFonts w:ascii="Calibri" w:hAnsi="Calibri" w:cs="Calibri"/>
                <w:rPrChange w:author="Neeraj Durgapal" w:date="2024-08-28T03:49:00Z" w:id="3620">
                  <w:rPr/>
                </w:rPrChange>
              </w:rPr>
              <w:tab/>
            </w:r>
            <w:r>
              <w:rPr>
                <w:rFonts w:ascii="Calibri" w:hAnsi="Calibri" w:cs="Calibri"/>
                <w:rPrChange w:author="Neeraj Durgapal" w:date="2024-08-28T03:49:00Z" w:id="3620">
                  <w:rPr/>
                </w:rPrChange>
              </w:rPr>
              <w:delText>16</w:delText>
            </w:r>
          </w:del>
        </w:p>
        <w:p w:rsidRPr="00E403D6" w:rsidR="00E403D6" w:rsidRDefault="00287800" w14:paraId="7A182762" w14:textId="77777777">
          <w:pPr>
            <w:pStyle w:val="TOC2"/>
            <w:tabs>
              <w:tab w:val="left" w:pos="720"/>
              <w:tab w:val="right" w:leader="dot" w:pos="9345"/>
            </w:tabs>
            <w:rPr>
              <w:del w:author="Shubhankar Ghosh" w:date="2024-08-27T13:05:00Z" w:id="3621"/>
              <w:rStyle w:val="Hyperlink"/>
              <w:rFonts w:ascii="Calibri" w:hAnsi="Calibri" w:cs="Calibri"/>
              <w:rPrChange w:author="Neeraj Durgapal" w:date="2024-08-28T03:49:00Z" w:id="3622">
                <w:rPr>
                  <w:del w:author="Shubhankar Ghosh" w:date="2024-08-27T13:05:00Z" w:id="3623"/>
                  <w:rStyle w:val="Hyperlink"/>
                </w:rPr>
              </w:rPrChange>
            </w:rPr>
          </w:pPr>
          <w:del w:author="Shubhankar Ghosh" w:date="2024-08-27T13:05:00Z" w:id="3624">
            <w:r>
              <w:rPr>
                <w:rFonts w:ascii="Calibri" w:hAnsi="Calibri" w:cs="Calibri"/>
                <w:rPrChange w:author="Neeraj Durgapal" w:date="2024-08-28T03:49:00Z" w:id="3625">
                  <w:rPr>
                    <w:rStyle w:val="Hyperlink"/>
                  </w:rPr>
                </w:rPrChange>
              </w:rPr>
              <w:delText>5.</w:delText>
            </w:r>
            <w:r>
              <w:rPr>
                <w:rFonts w:ascii="Calibri" w:hAnsi="Calibri" w:cs="Calibri"/>
                <w:rPrChange w:author="Neeraj Durgapal" w:date="2024-08-28T03:49:00Z" w:id="3626">
                  <w:rPr/>
                </w:rPrChange>
              </w:rPr>
              <w:tab/>
            </w:r>
            <w:r>
              <w:rPr>
                <w:rFonts w:ascii="Calibri" w:hAnsi="Calibri" w:cs="Calibri"/>
                <w:rPrChange w:author="Neeraj Durgapal" w:date="2024-08-28T03:49:00Z" w:id="3626">
                  <w:rPr/>
                </w:rPrChange>
              </w:rPr>
              <w:delText>FS_MS_5 – Invoices</w:delText>
            </w:r>
            <w:r>
              <w:rPr>
                <w:rFonts w:ascii="Calibri" w:hAnsi="Calibri" w:cs="Calibri"/>
                <w:rPrChange w:author="Neeraj Durgapal" w:date="2024-08-28T03:49:00Z" w:id="3627">
                  <w:rPr/>
                </w:rPrChange>
              </w:rPr>
              <w:tab/>
            </w:r>
            <w:r>
              <w:rPr>
                <w:rFonts w:ascii="Calibri" w:hAnsi="Calibri" w:cs="Calibri"/>
                <w:rPrChange w:author="Neeraj Durgapal" w:date="2024-08-28T03:49:00Z" w:id="3627">
                  <w:rPr/>
                </w:rPrChange>
              </w:rPr>
              <w:delText>16</w:delText>
            </w:r>
          </w:del>
        </w:p>
        <w:p w:rsidRPr="00E403D6" w:rsidR="00E403D6" w:rsidRDefault="00287800" w14:paraId="1A60A1D0" w14:textId="77777777">
          <w:pPr>
            <w:pStyle w:val="TOC3"/>
            <w:tabs>
              <w:tab w:val="right" w:leader="dot" w:pos="9345"/>
            </w:tabs>
            <w:rPr>
              <w:del w:author="Shubhankar Ghosh" w:date="2024-08-27T13:05:00Z" w:id="3628"/>
              <w:rStyle w:val="Hyperlink"/>
              <w:rFonts w:ascii="Calibri" w:hAnsi="Calibri" w:cs="Calibri"/>
              <w:rPrChange w:author="Neeraj Durgapal" w:date="2024-08-28T03:49:00Z" w:id="3629">
                <w:rPr>
                  <w:del w:author="Shubhankar Ghosh" w:date="2024-08-27T13:05:00Z" w:id="3630"/>
                  <w:rStyle w:val="Hyperlink"/>
                </w:rPr>
              </w:rPrChange>
            </w:rPr>
          </w:pPr>
          <w:del w:author="Shubhankar Ghosh" w:date="2024-08-27T13:05:00Z" w:id="3631">
            <w:r>
              <w:rPr>
                <w:rFonts w:ascii="Calibri" w:hAnsi="Calibri" w:cs="Calibri"/>
                <w:rPrChange w:author="Neeraj Durgapal" w:date="2024-08-28T03:49:00Z" w:id="3632">
                  <w:rPr>
                    <w:rStyle w:val="Hyperlink"/>
                  </w:rPr>
                </w:rPrChange>
              </w:rPr>
              <w:delText>5.1 - Objective</w:delText>
            </w:r>
            <w:r>
              <w:rPr>
                <w:rFonts w:ascii="Calibri" w:hAnsi="Calibri" w:cs="Calibri"/>
                <w:rPrChange w:author="Neeraj Durgapal" w:date="2024-08-28T03:49:00Z" w:id="3633">
                  <w:rPr/>
                </w:rPrChange>
              </w:rPr>
              <w:tab/>
            </w:r>
            <w:r>
              <w:rPr>
                <w:rFonts w:ascii="Calibri" w:hAnsi="Calibri" w:cs="Calibri"/>
                <w:rPrChange w:author="Neeraj Durgapal" w:date="2024-08-28T03:49:00Z" w:id="3633">
                  <w:rPr/>
                </w:rPrChange>
              </w:rPr>
              <w:delText>16</w:delText>
            </w:r>
          </w:del>
        </w:p>
        <w:p w:rsidRPr="00E403D6" w:rsidR="00E403D6" w:rsidRDefault="00287800" w14:paraId="4DDBCCE7" w14:textId="77777777">
          <w:pPr>
            <w:pStyle w:val="TOC4"/>
            <w:tabs>
              <w:tab w:val="right" w:leader="dot" w:pos="9345"/>
            </w:tabs>
            <w:rPr>
              <w:del w:author="Shubhankar Ghosh" w:date="2024-08-27T13:05:00Z" w:id="3634"/>
              <w:rStyle w:val="Hyperlink"/>
              <w:rFonts w:ascii="Calibri" w:hAnsi="Calibri" w:cs="Calibri"/>
              <w:rPrChange w:author="Neeraj Durgapal" w:date="2024-08-28T03:49:00Z" w:id="3635">
                <w:rPr>
                  <w:del w:author="Shubhankar Ghosh" w:date="2024-08-27T13:05:00Z" w:id="3636"/>
                  <w:rStyle w:val="Hyperlink"/>
                </w:rPr>
              </w:rPrChange>
            </w:rPr>
          </w:pPr>
          <w:del w:author="Shubhankar Ghosh" w:date="2024-08-27T13:05:00Z" w:id="3637">
            <w:r>
              <w:rPr>
                <w:rFonts w:ascii="Calibri" w:hAnsi="Calibri" w:cs="Calibri"/>
                <w:rPrChange w:author="Neeraj Durgapal" w:date="2024-08-28T03:49:00Z" w:id="3638">
                  <w:rPr>
                    <w:rStyle w:val="Hyperlink"/>
                  </w:rPr>
                </w:rPrChange>
              </w:rPr>
              <w:delText>5.1.1 - Listing Invoices</w:delText>
            </w:r>
            <w:r>
              <w:rPr>
                <w:rFonts w:ascii="Calibri" w:hAnsi="Calibri" w:cs="Calibri"/>
                <w:rPrChange w:author="Neeraj Durgapal" w:date="2024-08-28T03:49:00Z" w:id="3639">
                  <w:rPr/>
                </w:rPrChange>
              </w:rPr>
              <w:tab/>
            </w:r>
            <w:r>
              <w:rPr>
                <w:rFonts w:ascii="Calibri" w:hAnsi="Calibri" w:cs="Calibri"/>
                <w:rPrChange w:author="Neeraj Durgapal" w:date="2024-08-28T03:49:00Z" w:id="3639">
                  <w:rPr/>
                </w:rPrChange>
              </w:rPr>
              <w:delText>16</w:delText>
            </w:r>
          </w:del>
        </w:p>
        <w:p w:rsidRPr="00E403D6" w:rsidR="00E403D6" w:rsidRDefault="00287800" w14:paraId="5EE1A49A" w14:textId="77777777">
          <w:pPr>
            <w:pStyle w:val="TOC4"/>
            <w:tabs>
              <w:tab w:val="right" w:leader="dot" w:pos="9345"/>
            </w:tabs>
            <w:rPr>
              <w:del w:author="Shubhankar Ghosh" w:date="2024-08-27T13:05:00Z" w:id="3640"/>
              <w:rStyle w:val="Hyperlink"/>
              <w:rFonts w:ascii="Calibri" w:hAnsi="Calibri" w:cs="Calibri"/>
              <w:rPrChange w:author="Neeraj Durgapal" w:date="2024-08-28T03:49:00Z" w:id="3641">
                <w:rPr>
                  <w:del w:author="Shubhankar Ghosh" w:date="2024-08-27T13:05:00Z" w:id="3642"/>
                  <w:rStyle w:val="Hyperlink"/>
                </w:rPr>
              </w:rPrChange>
            </w:rPr>
          </w:pPr>
          <w:del w:author="Shubhankar Ghosh" w:date="2024-08-27T13:05:00Z" w:id="3643">
            <w:r>
              <w:rPr>
                <w:rFonts w:ascii="Calibri" w:hAnsi="Calibri" w:cs="Calibri"/>
                <w:rPrChange w:author="Neeraj Durgapal" w:date="2024-08-28T03:49:00Z" w:id="3644">
                  <w:rPr>
                    <w:rStyle w:val="Hyperlink"/>
                  </w:rPr>
                </w:rPrChange>
              </w:rPr>
              <w:delText>5.1.1 - Listing Invoices</w:delText>
            </w:r>
            <w:r>
              <w:rPr>
                <w:rFonts w:ascii="Calibri" w:hAnsi="Calibri" w:cs="Calibri"/>
                <w:rPrChange w:author="Neeraj Durgapal" w:date="2024-08-28T03:49:00Z" w:id="3645">
                  <w:rPr/>
                </w:rPrChange>
              </w:rPr>
              <w:tab/>
            </w:r>
            <w:r>
              <w:rPr>
                <w:rFonts w:ascii="Calibri" w:hAnsi="Calibri" w:cs="Calibri"/>
                <w:rPrChange w:author="Neeraj Durgapal" w:date="2024-08-28T03:49:00Z" w:id="3645">
                  <w:rPr/>
                </w:rPrChange>
              </w:rPr>
              <w:delText>16</w:delText>
            </w:r>
          </w:del>
        </w:p>
        <w:p w:rsidRPr="00E403D6" w:rsidR="00E403D6" w:rsidRDefault="00287800" w14:paraId="237F878D" w14:textId="77777777">
          <w:pPr>
            <w:pStyle w:val="TOC3"/>
            <w:tabs>
              <w:tab w:val="right" w:leader="dot" w:pos="9345"/>
            </w:tabs>
            <w:rPr>
              <w:del w:author="Shubhankar Ghosh" w:date="2024-08-27T13:05:00Z" w:id="3646"/>
              <w:rStyle w:val="Hyperlink"/>
              <w:rFonts w:ascii="Calibri" w:hAnsi="Calibri" w:cs="Calibri"/>
              <w:rPrChange w:author="Neeraj Durgapal" w:date="2024-08-28T03:49:00Z" w:id="3647">
                <w:rPr>
                  <w:del w:author="Shubhankar Ghosh" w:date="2024-08-27T13:05:00Z" w:id="3648"/>
                  <w:rStyle w:val="Hyperlink"/>
                </w:rPr>
              </w:rPrChange>
            </w:rPr>
          </w:pPr>
          <w:del w:author="Shubhankar Ghosh" w:date="2024-08-27T13:05:00Z" w:id="3649">
            <w:r>
              <w:rPr>
                <w:rFonts w:ascii="Calibri" w:hAnsi="Calibri" w:cs="Calibri"/>
                <w:rPrChange w:author="Neeraj Durgapal" w:date="2024-08-28T03:49:00Z" w:id="3650">
                  <w:rPr>
                    <w:rStyle w:val="Hyperlink"/>
                  </w:rPr>
                </w:rPrChange>
              </w:rPr>
              <w:delText>5.2 - Functional Flow / Mockup</w:delText>
            </w:r>
            <w:r>
              <w:rPr>
                <w:rFonts w:ascii="Calibri" w:hAnsi="Calibri" w:cs="Calibri"/>
                <w:rPrChange w:author="Neeraj Durgapal" w:date="2024-08-28T03:49:00Z" w:id="3651">
                  <w:rPr/>
                </w:rPrChange>
              </w:rPr>
              <w:tab/>
            </w:r>
            <w:r>
              <w:rPr>
                <w:rFonts w:ascii="Calibri" w:hAnsi="Calibri" w:cs="Calibri"/>
                <w:rPrChange w:author="Neeraj Durgapal" w:date="2024-08-28T03:49:00Z" w:id="3651">
                  <w:rPr/>
                </w:rPrChange>
              </w:rPr>
              <w:delText>17</w:delText>
            </w:r>
          </w:del>
        </w:p>
        <w:p w:rsidRPr="00E403D6" w:rsidR="00E403D6" w:rsidRDefault="00287800" w14:paraId="4C5F4055" w14:textId="77777777">
          <w:pPr>
            <w:pStyle w:val="TOC3"/>
            <w:tabs>
              <w:tab w:val="right" w:leader="dot" w:pos="9345"/>
            </w:tabs>
            <w:rPr>
              <w:del w:author="Shubhankar Ghosh" w:date="2024-08-27T13:05:00Z" w:id="3652"/>
              <w:rStyle w:val="Hyperlink"/>
              <w:rFonts w:ascii="Calibri" w:hAnsi="Calibri" w:cs="Calibri"/>
              <w:rPrChange w:author="Neeraj Durgapal" w:date="2024-08-28T03:49:00Z" w:id="3653">
                <w:rPr>
                  <w:del w:author="Shubhankar Ghosh" w:date="2024-08-27T13:05:00Z" w:id="3654"/>
                  <w:rStyle w:val="Hyperlink"/>
                </w:rPr>
              </w:rPrChange>
            </w:rPr>
          </w:pPr>
          <w:del w:author="Shubhankar Ghosh" w:date="2024-08-27T13:05:00Z" w:id="3655">
            <w:r>
              <w:rPr>
                <w:rFonts w:ascii="Calibri" w:hAnsi="Calibri" w:cs="Calibri"/>
                <w:rPrChange w:author="Neeraj Durgapal" w:date="2024-08-28T03:49:00Z" w:id="3656">
                  <w:rPr>
                    <w:rStyle w:val="Hyperlink"/>
                  </w:rPr>
                </w:rPrChange>
              </w:rPr>
              <w:delText>5.3 Functional Specification</w:delText>
            </w:r>
            <w:r>
              <w:rPr>
                <w:rFonts w:ascii="Calibri" w:hAnsi="Calibri" w:cs="Calibri"/>
                <w:rPrChange w:author="Neeraj Durgapal" w:date="2024-08-28T03:49:00Z" w:id="3657">
                  <w:rPr/>
                </w:rPrChange>
              </w:rPr>
              <w:tab/>
            </w:r>
            <w:r>
              <w:rPr>
                <w:rFonts w:ascii="Calibri" w:hAnsi="Calibri" w:cs="Calibri"/>
                <w:rPrChange w:author="Neeraj Durgapal" w:date="2024-08-28T03:49:00Z" w:id="3657">
                  <w:rPr/>
                </w:rPrChange>
              </w:rPr>
              <w:delText>17</w:delText>
            </w:r>
          </w:del>
        </w:p>
        <w:p w:rsidRPr="00E403D6" w:rsidR="00E403D6" w:rsidRDefault="00287800" w14:paraId="46A2E88B" w14:textId="77777777">
          <w:pPr>
            <w:pStyle w:val="TOC3"/>
            <w:tabs>
              <w:tab w:val="right" w:leader="dot" w:pos="9345"/>
            </w:tabs>
            <w:rPr>
              <w:del w:author="Shubhankar Ghosh" w:date="2024-08-27T13:05:00Z" w:id="3658"/>
              <w:rStyle w:val="Hyperlink"/>
              <w:rFonts w:ascii="Calibri" w:hAnsi="Calibri" w:cs="Calibri"/>
              <w:rPrChange w:author="Neeraj Durgapal" w:date="2024-08-28T03:49:00Z" w:id="3659">
                <w:rPr>
                  <w:del w:author="Shubhankar Ghosh" w:date="2024-08-27T13:05:00Z" w:id="3660"/>
                  <w:rStyle w:val="Hyperlink"/>
                </w:rPr>
              </w:rPrChange>
            </w:rPr>
          </w:pPr>
          <w:del w:author="Shubhankar Ghosh" w:date="2024-08-27T13:05:00Z" w:id="3661">
            <w:r>
              <w:rPr>
                <w:rFonts w:ascii="Calibri" w:hAnsi="Calibri" w:cs="Calibri"/>
                <w:rPrChange w:author="Neeraj Durgapal" w:date="2024-08-28T03:49:00Z" w:id="3662">
                  <w:rPr>
                    <w:rStyle w:val="Hyperlink"/>
                  </w:rPr>
                </w:rPrChange>
              </w:rPr>
              <w:delText>5.4 - Non - Functional Specification</w:delText>
            </w:r>
            <w:r>
              <w:rPr>
                <w:rFonts w:ascii="Calibri" w:hAnsi="Calibri" w:cs="Calibri"/>
                <w:rPrChange w:author="Neeraj Durgapal" w:date="2024-08-28T03:49:00Z" w:id="3663">
                  <w:rPr/>
                </w:rPrChange>
              </w:rPr>
              <w:tab/>
            </w:r>
            <w:r>
              <w:rPr>
                <w:rFonts w:ascii="Calibri" w:hAnsi="Calibri" w:cs="Calibri"/>
                <w:rPrChange w:author="Neeraj Durgapal" w:date="2024-08-28T03:49:00Z" w:id="3663">
                  <w:rPr/>
                </w:rPrChange>
              </w:rPr>
              <w:delText>17</w:delText>
            </w:r>
          </w:del>
        </w:p>
        <w:p w:rsidRPr="00E403D6" w:rsidR="00E403D6" w:rsidRDefault="00287800" w14:paraId="10AD6E61" w14:textId="77777777">
          <w:pPr>
            <w:pStyle w:val="TOC2"/>
            <w:tabs>
              <w:tab w:val="left" w:pos="720"/>
              <w:tab w:val="right" w:leader="dot" w:pos="9345"/>
            </w:tabs>
            <w:rPr>
              <w:del w:author="Shubhankar Ghosh" w:date="2024-08-27T13:05:00Z" w:id="3664"/>
              <w:rStyle w:val="Hyperlink"/>
              <w:rFonts w:ascii="Calibri" w:hAnsi="Calibri" w:cs="Calibri"/>
              <w:rPrChange w:author="Neeraj Durgapal" w:date="2024-08-28T03:49:00Z" w:id="3665">
                <w:rPr>
                  <w:del w:author="Shubhankar Ghosh" w:date="2024-08-27T13:05:00Z" w:id="3666"/>
                  <w:rStyle w:val="Hyperlink"/>
                </w:rPr>
              </w:rPrChange>
            </w:rPr>
          </w:pPr>
          <w:del w:author="Shubhankar Ghosh" w:date="2024-08-27T13:05:00Z" w:id="3667">
            <w:r>
              <w:rPr>
                <w:rFonts w:ascii="Calibri" w:hAnsi="Calibri" w:cs="Calibri"/>
                <w:rPrChange w:author="Neeraj Durgapal" w:date="2024-08-28T03:49:00Z" w:id="3668">
                  <w:rPr>
                    <w:rStyle w:val="Hyperlink"/>
                  </w:rPr>
                </w:rPrChange>
              </w:rPr>
              <w:delText>6.</w:delText>
            </w:r>
            <w:r>
              <w:rPr>
                <w:rFonts w:ascii="Calibri" w:hAnsi="Calibri" w:cs="Calibri"/>
                <w:rPrChange w:author="Neeraj Durgapal" w:date="2024-08-28T03:49:00Z" w:id="3669">
                  <w:rPr/>
                </w:rPrChange>
              </w:rPr>
              <w:tab/>
            </w:r>
            <w:r>
              <w:rPr>
                <w:rFonts w:ascii="Calibri" w:hAnsi="Calibri" w:cs="Calibri"/>
                <w:rPrChange w:author="Neeraj Durgapal" w:date="2024-08-28T03:49:00Z" w:id="3669">
                  <w:rPr/>
                </w:rPrChange>
              </w:rPr>
              <w:delText>FS_MS_6 – Refunds</w:delText>
            </w:r>
            <w:r>
              <w:rPr>
                <w:rFonts w:ascii="Calibri" w:hAnsi="Calibri" w:cs="Calibri"/>
                <w:rPrChange w:author="Neeraj Durgapal" w:date="2024-08-28T03:49:00Z" w:id="3670">
                  <w:rPr/>
                </w:rPrChange>
              </w:rPr>
              <w:tab/>
            </w:r>
            <w:r>
              <w:rPr>
                <w:rFonts w:ascii="Calibri" w:hAnsi="Calibri" w:cs="Calibri"/>
                <w:rPrChange w:author="Neeraj Durgapal" w:date="2024-08-28T03:49:00Z" w:id="3670">
                  <w:rPr/>
                </w:rPrChange>
              </w:rPr>
              <w:delText>17</w:delText>
            </w:r>
          </w:del>
        </w:p>
        <w:p w:rsidRPr="00E403D6" w:rsidR="00E403D6" w:rsidRDefault="00287800" w14:paraId="68DCCBC5" w14:textId="77777777">
          <w:pPr>
            <w:pStyle w:val="TOC3"/>
            <w:tabs>
              <w:tab w:val="right" w:leader="dot" w:pos="9345"/>
            </w:tabs>
            <w:rPr>
              <w:del w:author="Shubhankar Ghosh" w:date="2024-08-27T13:05:00Z" w:id="3671"/>
              <w:rStyle w:val="Hyperlink"/>
              <w:rFonts w:ascii="Calibri" w:hAnsi="Calibri" w:cs="Calibri"/>
              <w:rPrChange w:author="Neeraj Durgapal" w:date="2024-08-28T03:49:00Z" w:id="3672">
                <w:rPr>
                  <w:del w:author="Shubhankar Ghosh" w:date="2024-08-27T13:05:00Z" w:id="3673"/>
                  <w:rStyle w:val="Hyperlink"/>
                </w:rPr>
              </w:rPrChange>
            </w:rPr>
          </w:pPr>
          <w:del w:author="Shubhankar Ghosh" w:date="2024-08-27T13:05:00Z" w:id="3674">
            <w:r>
              <w:rPr>
                <w:rFonts w:ascii="Calibri" w:hAnsi="Calibri" w:cs="Calibri"/>
                <w:rPrChange w:author="Neeraj Durgapal" w:date="2024-08-28T03:49:00Z" w:id="3675">
                  <w:rPr>
                    <w:rStyle w:val="Hyperlink"/>
                  </w:rPr>
                </w:rPrChange>
              </w:rPr>
              <w:delText>6.1 - Objective</w:delText>
            </w:r>
            <w:r>
              <w:rPr>
                <w:rFonts w:ascii="Calibri" w:hAnsi="Calibri" w:cs="Calibri"/>
                <w:rPrChange w:author="Neeraj Durgapal" w:date="2024-08-28T03:49:00Z" w:id="3676">
                  <w:rPr/>
                </w:rPrChange>
              </w:rPr>
              <w:tab/>
            </w:r>
            <w:r>
              <w:rPr>
                <w:rFonts w:ascii="Calibri" w:hAnsi="Calibri" w:cs="Calibri"/>
                <w:rPrChange w:author="Neeraj Durgapal" w:date="2024-08-28T03:49:00Z" w:id="3676">
                  <w:rPr/>
                </w:rPrChange>
              </w:rPr>
              <w:delText>17</w:delText>
            </w:r>
          </w:del>
        </w:p>
        <w:p w:rsidRPr="00E403D6" w:rsidR="00E403D6" w:rsidRDefault="00287800" w14:paraId="2E5BA910" w14:textId="77777777">
          <w:pPr>
            <w:pStyle w:val="TOC4"/>
            <w:tabs>
              <w:tab w:val="right" w:leader="dot" w:pos="9345"/>
            </w:tabs>
            <w:rPr>
              <w:del w:author="Shubhankar Ghosh" w:date="2024-08-27T13:05:00Z" w:id="3677"/>
              <w:rStyle w:val="Hyperlink"/>
              <w:rFonts w:ascii="Calibri" w:hAnsi="Calibri" w:cs="Calibri"/>
              <w:rPrChange w:author="Neeraj Durgapal" w:date="2024-08-28T03:49:00Z" w:id="3678">
                <w:rPr>
                  <w:del w:author="Shubhankar Ghosh" w:date="2024-08-27T13:05:00Z" w:id="3679"/>
                  <w:rStyle w:val="Hyperlink"/>
                </w:rPr>
              </w:rPrChange>
            </w:rPr>
          </w:pPr>
          <w:del w:author="Shubhankar Ghosh" w:date="2024-08-27T13:05:00Z" w:id="3680">
            <w:r>
              <w:rPr>
                <w:rFonts w:ascii="Calibri" w:hAnsi="Calibri" w:cs="Calibri"/>
                <w:rPrChange w:author="Neeraj Durgapal" w:date="2024-08-28T03:49:00Z" w:id="3681">
                  <w:rPr>
                    <w:rStyle w:val="Hyperlink"/>
                  </w:rPr>
                </w:rPrChange>
              </w:rPr>
              <w:delText>6.1.1 - Refund Booking</w:delText>
            </w:r>
            <w:r>
              <w:rPr>
                <w:rFonts w:ascii="Calibri" w:hAnsi="Calibri" w:cs="Calibri"/>
                <w:rPrChange w:author="Neeraj Durgapal" w:date="2024-08-28T03:49:00Z" w:id="3682">
                  <w:rPr/>
                </w:rPrChange>
              </w:rPr>
              <w:tab/>
            </w:r>
            <w:r>
              <w:rPr>
                <w:rFonts w:ascii="Calibri" w:hAnsi="Calibri" w:cs="Calibri"/>
                <w:rPrChange w:author="Neeraj Durgapal" w:date="2024-08-28T03:49:00Z" w:id="3682">
                  <w:rPr/>
                </w:rPrChange>
              </w:rPr>
              <w:delText>17</w:delText>
            </w:r>
          </w:del>
        </w:p>
        <w:p w:rsidRPr="00E403D6" w:rsidR="00E403D6" w:rsidRDefault="00287800" w14:paraId="55D8CD81" w14:textId="77777777">
          <w:pPr>
            <w:pStyle w:val="TOC4"/>
            <w:tabs>
              <w:tab w:val="right" w:leader="dot" w:pos="9345"/>
            </w:tabs>
            <w:rPr>
              <w:del w:author="Shubhankar Ghosh" w:date="2024-08-27T13:05:00Z" w:id="3683"/>
              <w:rStyle w:val="Hyperlink"/>
              <w:rFonts w:ascii="Calibri" w:hAnsi="Calibri" w:cs="Calibri"/>
              <w:rPrChange w:author="Neeraj Durgapal" w:date="2024-08-28T03:49:00Z" w:id="3684">
                <w:rPr>
                  <w:del w:author="Shubhankar Ghosh" w:date="2024-08-27T13:05:00Z" w:id="3685"/>
                  <w:rStyle w:val="Hyperlink"/>
                </w:rPr>
              </w:rPrChange>
            </w:rPr>
          </w:pPr>
          <w:del w:author="Shubhankar Ghosh" w:date="2024-08-27T13:05:00Z" w:id="3686">
            <w:r>
              <w:rPr>
                <w:rFonts w:ascii="Calibri" w:hAnsi="Calibri" w:cs="Calibri"/>
                <w:rPrChange w:author="Neeraj Durgapal" w:date="2024-08-28T03:49:00Z" w:id="3687">
                  <w:rPr>
                    <w:rStyle w:val="Hyperlink"/>
                  </w:rPr>
                </w:rPrChange>
              </w:rPr>
              <w:delText>6.1.2 - View Refund Requests and its details</w:delText>
            </w:r>
            <w:r>
              <w:rPr>
                <w:rFonts w:ascii="Calibri" w:hAnsi="Calibri" w:cs="Calibri"/>
                <w:rPrChange w:author="Neeraj Durgapal" w:date="2024-08-28T03:49:00Z" w:id="3688">
                  <w:rPr/>
                </w:rPrChange>
              </w:rPr>
              <w:tab/>
            </w:r>
            <w:r>
              <w:rPr>
                <w:rFonts w:ascii="Calibri" w:hAnsi="Calibri" w:cs="Calibri"/>
                <w:rPrChange w:author="Neeraj Durgapal" w:date="2024-08-28T03:49:00Z" w:id="3688">
                  <w:rPr/>
                </w:rPrChange>
              </w:rPr>
              <w:delText>17</w:delText>
            </w:r>
          </w:del>
        </w:p>
        <w:p w:rsidRPr="00E403D6" w:rsidR="00E403D6" w:rsidRDefault="00287800" w14:paraId="0305B289" w14:textId="77777777">
          <w:pPr>
            <w:pStyle w:val="TOC3"/>
            <w:tabs>
              <w:tab w:val="right" w:leader="dot" w:pos="9345"/>
            </w:tabs>
            <w:rPr>
              <w:del w:author="Shubhankar Ghosh" w:date="2024-08-27T13:05:00Z" w:id="3689"/>
              <w:rStyle w:val="Hyperlink"/>
              <w:rFonts w:ascii="Calibri" w:hAnsi="Calibri" w:cs="Calibri"/>
              <w:rPrChange w:author="Neeraj Durgapal" w:date="2024-08-28T03:49:00Z" w:id="3690">
                <w:rPr>
                  <w:del w:author="Shubhankar Ghosh" w:date="2024-08-27T13:05:00Z" w:id="3691"/>
                  <w:rStyle w:val="Hyperlink"/>
                </w:rPr>
              </w:rPrChange>
            </w:rPr>
          </w:pPr>
          <w:del w:author="Shubhankar Ghosh" w:date="2024-08-27T13:05:00Z" w:id="3692">
            <w:r>
              <w:rPr>
                <w:rFonts w:ascii="Calibri" w:hAnsi="Calibri" w:cs="Calibri"/>
                <w:rPrChange w:author="Neeraj Durgapal" w:date="2024-08-28T03:49:00Z" w:id="3693">
                  <w:rPr>
                    <w:rStyle w:val="Hyperlink"/>
                  </w:rPr>
                </w:rPrChange>
              </w:rPr>
              <w:delText>6.2 - Functional Flow / Mockup</w:delText>
            </w:r>
            <w:r>
              <w:rPr>
                <w:rFonts w:ascii="Calibri" w:hAnsi="Calibri" w:cs="Calibri"/>
                <w:rPrChange w:author="Neeraj Durgapal" w:date="2024-08-28T03:49:00Z" w:id="3694">
                  <w:rPr/>
                </w:rPrChange>
              </w:rPr>
              <w:tab/>
            </w:r>
            <w:r>
              <w:rPr>
                <w:rFonts w:ascii="Calibri" w:hAnsi="Calibri" w:cs="Calibri"/>
                <w:rPrChange w:author="Neeraj Durgapal" w:date="2024-08-28T03:49:00Z" w:id="3694">
                  <w:rPr/>
                </w:rPrChange>
              </w:rPr>
              <w:delText>18</w:delText>
            </w:r>
          </w:del>
        </w:p>
        <w:p w:rsidRPr="00E403D6" w:rsidR="00E403D6" w:rsidRDefault="00287800" w14:paraId="326D26A9" w14:textId="77777777">
          <w:pPr>
            <w:pStyle w:val="TOC3"/>
            <w:tabs>
              <w:tab w:val="right" w:leader="dot" w:pos="9345"/>
            </w:tabs>
            <w:rPr>
              <w:del w:author="Shubhankar Ghosh" w:date="2024-08-27T13:05:00Z" w:id="3695"/>
              <w:rStyle w:val="Hyperlink"/>
              <w:rFonts w:ascii="Calibri" w:hAnsi="Calibri" w:cs="Calibri"/>
              <w:rPrChange w:author="Neeraj Durgapal" w:date="2024-08-28T03:49:00Z" w:id="3696">
                <w:rPr>
                  <w:del w:author="Shubhankar Ghosh" w:date="2024-08-27T13:05:00Z" w:id="3697"/>
                  <w:rStyle w:val="Hyperlink"/>
                </w:rPr>
              </w:rPrChange>
            </w:rPr>
          </w:pPr>
          <w:del w:author="Shubhankar Ghosh" w:date="2024-08-27T13:05:00Z" w:id="3698">
            <w:r>
              <w:rPr>
                <w:rFonts w:ascii="Calibri" w:hAnsi="Calibri" w:cs="Calibri"/>
                <w:rPrChange w:author="Neeraj Durgapal" w:date="2024-08-28T03:49:00Z" w:id="3699">
                  <w:rPr>
                    <w:rStyle w:val="Hyperlink"/>
                  </w:rPr>
                </w:rPrChange>
              </w:rPr>
              <w:delText>6.3 Functional Specification</w:delText>
            </w:r>
            <w:r>
              <w:rPr>
                <w:rFonts w:ascii="Calibri" w:hAnsi="Calibri" w:cs="Calibri"/>
                <w:rPrChange w:author="Neeraj Durgapal" w:date="2024-08-28T03:49:00Z" w:id="3700">
                  <w:rPr/>
                </w:rPrChange>
              </w:rPr>
              <w:tab/>
            </w:r>
            <w:r>
              <w:rPr>
                <w:rFonts w:ascii="Calibri" w:hAnsi="Calibri" w:cs="Calibri"/>
                <w:rPrChange w:author="Neeraj Durgapal" w:date="2024-08-28T03:49:00Z" w:id="3700">
                  <w:rPr/>
                </w:rPrChange>
              </w:rPr>
              <w:delText>18</w:delText>
            </w:r>
          </w:del>
        </w:p>
        <w:p w:rsidRPr="00E403D6" w:rsidR="00E403D6" w:rsidRDefault="00287800" w14:paraId="2E55D6C2" w14:textId="77777777">
          <w:pPr>
            <w:pStyle w:val="TOC4"/>
            <w:tabs>
              <w:tab w:val="right" w:leader="dot" w:pos="9345"/>
            </w:tabs>
            <w:rPr>
              <w:del w:author="Shubhankar Ghosh" w:date="2024-08-27T13:05:00Z" w:id="3701"/>
              <w:rStyle w:val="Hyperlink"/>
              <w:rFonts w:ascii="Calibri" w:hAnsi="Calibri" w:cs="Calibri"/>
              <w:rPrChange w:author="Neeraj Durgapal" w:date="2024-08-28T03:49:00Z" w:id="3702">
                <w:rPr>
                  <w:del w:author="Shubhankar Ghosh" w:date="2024-08-27T13:05:00Z" w:id="3703"/>
                  <w:rStyle w:val="Hyperlink"/>
                </w:rPr>
              </w:rPrChange>
            </w:rPr>
          </w:pPr>
          <w:del w:author="Shubhankar Ghosh" w:date="2024-08-27T13:05:00Z" w:id="3704">
            <w:r>
              <w:rPr>
                <w:rFonts w:ascii="Calibri" w:hAnsi="Calibri" w:cs="Calibri"/>
                <w:rPrChange w:author="Neeraj Durgapal" w:date="2024-08-28T03:49:00Z" w:id="3705">
                  <w:rPr>
                    <w:rStyle w:val="Hyperlink"/>
                  </w:rPr>
                </w:rPrChange>
              </w:rPr>
              <w:delText>6.3.1 - Basic Validation Check</w:delText>
            </w:r>
            <w:r>
              <w:rPr>
                <w:rFonts w:ascii="Calibri" w:hAnsi="Calibri" w:cs="Calibri"/>
                <w:rPrChange w:author="Neeraj Durgapal" w:date="2024-08-28T03:49:00Z" w:id="3706">
                  <w:rPr/>
                </w:rPrChange>
              </w:rPr>
              <w:tab/>
            </w:r>
            <w:r>
              <w:rPr>
                <w:rFonts w:ascii="Calibri" w:hAnsi="Calibri" w:cs="Calibri"/>
                <w:rPrChange w:author="Neeraj Durgapal" w:date="2024-08-28T03:49:00Z" w:id="3706">
                  <w:rPr/>
                </w:rPrChange>
              </w:rPr>
              <w:delText>18</w:delText>
            </w:r>
          </w:del>
        </w:p>
        <w:p w:rsidRPr="00E403D6" w:rsidR="00E403D6" w:rsidRDefault="00287800" w14:paraId="127E9A52" w14:textId="77777777">
          <w:pPr>
            <w:pStyle w:val="TOC5"/>
            <w:tabs>
              <w:tab w:val="right" w:leader="dot" w:pos="9345"/>
            </w:tabs>
            <w:rPr>
              <w:del w:author="Shubhankar Ghosh" w:date="2024-08-27T13:05:00Z" w:id="3707"/>
              <w:rStyle w:val="Hyperlink"/>
              <w:rFonts w:ascii="Calibri" w:hAnsi="Calibri" w:cs="Calibri"/>
              <w:rPrChange w:author="Neeraj Durgapal" w:date="2024-08-28T03:49:00Z" w:id="3708">
                <w:rPr>
                  <w:del w:author="Shubhankar Ghosh" w:date="2024-08-27T13:05:00Z" w:id="3709"/>
                  <w:rStyle w:val="Hyperlink"/>
                </w:rPr>
              </w:rPrChange>
            </w:rPr>
          </w:pPr>
          <w:del w:author="Shubhankar Ghosh" w:date="2024-08-27T13:05:00Z" w:id="3710">
            <w:r>
              <w:rPr>
                <w:rFonts w:ascii="Calibri" w:hAnsi="Calibri" w:cs="Calibri"/>
                <w:rPrChange w:author="Neeraj Durgapal" w:date="2024-08-28T03:49:00Z" w:id="3711">
                  <w:rPr>
                    <w:rStyle w:val="Hyperlink"/>
                  </w:rPr>
                </w:rPrChange>
              </w:rPr>
              <w:delText>6.3.1.1 - Refund Eligibility</w:delText>
            </w:r>
            <w:r>
              <w:rPr>
                <w:rFonts w:ascii="Calibri" w:hAnsi="Calibri" w:cs="Calibri"/>
                <w:rPrChange w:author="Neeraj Durgapal" w:date="2024-08-28T03:49:00Z" w:id="3712">
                  <w:rPr/>
                </w:rPrChange>
              </w:rPr>
              <w:tab/>
            </w:r>
            <w:r>
              <w:rPr>
                <w:rFonts w:ascii="Calibri" w:hAnsi="Calibri" w:cs="Calibri"/>
                <w:rPrChange w:author="Neeraj Durgapal" w:date="2024-08-28T03:49:00Z" w:id="3712">
                  <w:rPr/>
                </w:rPrChange>
              </w:rPr>
              <w:delText>18</w:delText>
            </w:r>
          </w:del>
        </w:p>
        <w:p w:rsidRPr="00E403D6" w:rsidR="00E403D6" w:rsidRDefault="00287800" w14:paraId="1816AE3F" w14:textId="77777777">
          <w:pPr>
            <w:pStyle w:val="TOC5"/>
            <w:tabs>
              <w:tab w:val="right" w:leader="dot" w:pos="9345"/>
            </w:tabs>
            <w:rPr>
              <w:del w:author="Shubhankar Ghosh" w:date="2024-08-27T13:05:00Z" w:id="3713"/>
              <w:rStyle w:val="Hyperlink"/>
              <w:rFonts w:ascii="Calibri" w:hAnsi="Calibri" w:cs="Calibri"/>
              <w:rPrChange w:author="Neeraj Durgapal" w:date="2024-08-28T03:49:00Z" w:id="3714">
                <w:rPr>
                  <w:del w:author="Shubhankar Ghosh" w:date="2024-08-27T13:05:00Z" w:id="3715"/>
                  <w:rStyle w:val="Hyperlink"/>
                </w:rPr>
              </w:rPrChange>
            </w:rPr>
          </w:pPr>
          <w:del w:author="Shubhankar Ghosh" w:date="2024-08-27T13:05:00Z" w:id="3716">
            <w:r>
              <w:rPr>
                <w:rFonts w:ascii="Calibri" w:hAnsi="Calibri" w:cs="Calibri"/>
                <w:rPrChange w:author="Neeraj Durgapal" w:date="2024-08-28T03:49:00Z" w:id="3717">
                  <w:rPr>
                    <w:rStyle w:val="Hyperlink"/>
                  </w:rPr>
                </w:rPrChange>
              </w:rPr>
              <w:delText>6.3.1.2 - Partial Refund check</w:delText>
            </w:r>
            <w:r>
              <w:rPr>
                <w:rFonts w:ascii="Calibri" w:hAnsi="Calibri" w:cs="Calibri"/>
                <w:rPrChange w:author="Neeraj Durgapal" w:date="2024-08-28T03:49:00Z" w:id="3718">
                  <w:rPr/>
                </w:rPrChange>
              </w:rPr>
              <w:tab/>
            </w:r>
            <w:r>
              <w:rPr>
                <w:rFonts w:ascii="Calibri" w:hAnsi="Calibri" w:cs="Calibri"/>
                <w:rPrChange w:author="Neeraj Durgapal" w:date="2024-08-28T03:49:00Z" w:id="3718">
                  <w:rPr/>
                </w:rPrChange>
              </w:rPr>
              <w:delText>18</w:delText>
            </w:r>
          </w:del>
        </w:p>
        <w:p w:rsidRPr="00E403D6" w:rsidR="00E403D6" w:rsidRDefault="00287800" w14:paraId="4AD42879" w14:textId="77777777">
          <w:pPr>
            <w:pStyle w:val="TOC3"/>
            <w:tabs>
              <w:tab w:val="right" w:leader="dot" w:pos="9345"/>
            </w:tabs>
            <w:rPr>
              <w:del w:author="Shubhankar Ghosh" w:date="2024-08-27T13:05:00Z" w:id="3719"/>
              <w:rStyle w:val="Hyperlink"/>
              <w:rFonts w:ascii="Calibri" w:hAnsi="Calibri" w:cs="Calibri"/>
              <w:rPrChange w:author="Neeraj Durgapal" w:date="2024-08-28T03:49:00Z" w:id="3720">
                <w:rPr>
                  <w:del w:author="Shubhankar Ghosh" w:date="2024-08-27T13:05:00Z" w:id="3721"/>
                  <w:rStyle w:val="Hyperlink"/>
                </w:rPr>
              </w:rPrChange>
            </w:rPr>
          </w:pPr>
          <w:del w:author="Shubhankar Ghosh" w:date="2024-08-27T13:05:00Z" w:id="3722">
            <w:r>
              <w:rPr>
                <w:rFonts w:ascii="Calibri" w:hAnsi="Calibri" w:cs="Calibri"/>
                <w:rPrChange w:author="Neeraj Durgapal" w:date="2024-08-28T03:49:00Z" w:id="3723">
                  <w:rPr>
                    <w:rStyle w:val="Hyperlink"/>
                  </w:rPr>
                </w:rPrChange>
              </w:rPr>
              <w:delText>6.4 - Non - Functional Specification</w:delText>
            </w:r>
            <w:r>
              <w:rPr>
                <w:rFonts w:ascii="Calibri" w:hAnsi="Calibri" w:cs="Calibri"/>
                <w:rPrChange w:author="Neeraj Durgapal" w:date="2024-08-28T03:49:00Z" w:id="3724">
                  <w:rPr/>
                </w:rPrChange>
              </w:rPr>
              <w:tab/>
            </w:r>
            <w:r>
              <w:rPr>
                <w:rFonts w:ascii="Calibri" w:hAnsi="Calibri" w:cs="Calibri"/>
                <w:rPrChange w:author="Neeraj Durgapal" w:date="2024-08-28T03:49:00Z" w:id="3724">
                  <w:rPr/>
                </w:rPrChange>
              </w:rPr>
              <w:delText>18</w:delText>
            </w:r>
          </w:del>
        </w:p>
        <w:p w:rsidRPr="00E403D6" w:rsidR="00E403D6" w:rsidRDefault="00287800" w14:paraId="5DC195A5" w14:textId="77777777">
          <w:pPr>
            <w:pStyle w:val="TOC2"/>
            <w:tabs>
              <w:tab w:val="left" w:pos="720"/>
              <w:tab w:val="right" w:leader="dot" w:pos="9345"/>
            </w:tabs>
            <w:rPr>
              <w:del w:author="Shubhankar Ghosh" w:date="2024-08-27T13:05:00Z" w:id="3725"/>
              <w:rStyle w:val="Hyperlink"/>
              <w:rFonts w:ascii="Calibri" w:hAnsi="Calibri" w:cs="Calibri"/>
              <w:rPrChange w:author="Neeraj Durgapal" w:date="2024-08-28T03:49:00Z" w:id="3726">
                <w:rPr>
                  <w:del w:author="Shubhankar Ghosh" w:date="2024-08-27T13:05:00Z" w:id="3727"/>
                  <w:rStyle w:val="Hyperlink"/>
                </w:rPr>
              </w:rPrChange>
            </w:rPr>
          </w:pPr>
          <w:del w:author="Shubhankar Ghosh" w:date="2024-08-27T13:05:00Z" w:id="3728">
            <w:r>
              <w:rPr>
                <w:rFonts w:ascii="Calibri" w:hAnsi="Calibri" w:cs="Calibri"/>
                <w:rPrChange w:author="Neeraj Durgapal" w:date="2024-08-28T03:49:00Z" w:id="3729">
                  <w:rPr>
                    <w:rStyle w:val="Hyperlink"/>
                  </w:rPr>
                </w:rPrChange>
              </w:rPr>
              <w:delText>7.</w:delText>
            </w:r>
            <w:r>
              <w:rPr>
                <w:rFonts w:ascii="Calibri" w:hAnsi="Calibri" w:cs="Calibri"/>
                <w:rPrChange w:author="Neeraj Durgapal" w:date="2024-08-28T03:49:00Z" w:id="3730">
                  <w:rPr/>
                </w:rPrChange>
              </w:rPr>
              <w:tab/>
            </w:r>
            <w:r>
              <w:rPr>
                <w:rFonts w:ascii="Calibri" w:hAnsi="Calibri" w:cs="Calibri"/>
                <w:rPrChange w:author="Neeraj Durgapal" w:date="2024-08-28T03:49:00Z" w:id="3730">
                  <w:rPr/>
                </w:rPrChange>
              </w:rPr>
              <w:delText>FS_MS_7 – Merchant Key Management</w:delText>
            </w:r>
            <w:r>
              <w:rPr>
                <w:rFonts w:ascii="Calibri" w:hAnsi="Calibri" w:cs="Calibri"/>
                <w:rPrChange w:author="Neeraj Durgapal" w:date="2024-08-28T03:49:00Z" w:id="3731">
                  <w:rPr/>
                </w:rPrChange>
              </w:rPr>
              <w:tab/>
            </w:r>
            <w:r>
              <w:rPr>
                <w:rFonts w:ascii="Calibri" w:hAnsi="Calibri" w:cs="Calibri"/>
                <w:rPrChange w:author="Neeraj Durgapal" w:date="2024-08-28T03:49:00Z" w:id="3731">
                  <w:rPr/>
                </w:rPrChange>
              </w:rPr>
              <w:delText>18</w:delText>
            </w:r>
          </w:del>
        </w:p>
        <w:p w:rsidRPr="00E403D6" w:rsidR="00E403D6" w:rsidRDefault="00287800" w14:paraId="4A86015D" w14:textId="77777777">
          <w:pPr>
            <w:pStyle w:val="TOC3"/>
            <w:tabs>
              <w:tab w:val="right" w:leader="dot" w:pos="9345"/>
            </w:tabs>
            <w:rPr>
              <w:del w:author="Shubhankar Ghosh" w:date="2024-08-27T13:05:00Z" w:id="3732"/>
              <w:rStyle w:val="Hyperlink"/>
              <w:rFonts w:ascii="Calibri" w:hAnsi="Calibri" w:cs="Calibri"/>
              <w:rPrChange w:author="Neeraj Durgapal" w:date="2024-08-28T03:49:00Z" w:id="3733">
                <w:rPr>
                  <w:del w:author="Shubhankar Ghosh" w:date="2024-08-27T13:05:00Z" w:id="3734"/>
                  <w:rStyle w:val="Hyperlink"/>
                </w:rPr>
              </w:rPrChange>
            </w:rPr>
          </w:pPr>
          <w:del w:author="Shubhankar Ghosh" w:date="2024-08-27T13:05:00Z" w:id="3735">
            <w:r>
              <w:rPr>
                <w:rFonts w:ascii="Calibri" w:hAnsi="Calibri" w:cs="Calibri"/>
                <w:rPrChange w:author="Neeraj Durgapal" w:date="2024-08-28T03:49:00Z" w:id="3736">
                  <w:rPr>
                    <w:rStyle w:val="Hyperlink"/>
                  </w:rPr>
                </w:rPrChange>
              </w:rPr>
              <w:delText>7.1 - Objective</w:delText>
            </w:r>
            <w:r>
              <w:rPr>
                <w:rFonts w:ascii="Calibri" w:hAnsi="Calibri" w:cs="Calibri"/>
                <w:rPrChange w:author="Neeraj Durgapal" w:date="2024-08-28T03:49:00Z" w:id="3737">
                  <w:rPr/>
                </w:rPrChange>
              </w:rPr>
              <w:tab/>
            </w:r>
            <w:r>
              <w:rPr>
                <w:rFonts w:ascii="Calibri" w:hAnsi="Calibri" w:cs="Calibri"/>
                <w:rPrChange w:author="Neeraj Durgapal" w:date="2024-08-28T03:49:00Z" w:id="3737">
                  <w:rPr/>
                </w:rPrChange>
              </w:rPr>
              <w:delText>18</w:delText>
            </w:r>
          </w:del>
        </w:p>
        <w:p w:rsidRPr="00E403D6" w:rsidR="00E403D6" w:rsidRDefault="00287800" w14:paraId="5D76B8B2" w14:textId="77777777">
          <w:pPr>
            <w:pStyle w:val="TOC4"/>
            <w:tabs>
              <w:tab w:val="right" w:leader="dot" w:pos="9345"/>
            </w:tabs>
            <w:rPr>
              <w:del w:author="Shubhankar Ghosh" w:date="2024-08-27T13:05:00Z" w:id="3738"/>
              <w:rStyle w:val="Hyperlink"/>
              <w:rFonts w:ascii="Calibri" w:hAnsi="Calibri" w:cs="Calibri"/>
              <w:rPrChange w:author="Neeraj Durgapal" w:date="2024-08-28T03:49:00Z" w:id="3739">
                <w:rPr>
                  <w:del w:author="Shubhankar Ghosh" w:date="2024-08-27T13:05:00Z" w:id="3740"/>
                  <w:rStyle w:val="Hyperlink"/>
                </w:rPr>
              </w:rPrChange>
            </w:rPr>
          </w:pPr>
          <w:del w:author="Shubhankar Ghosh" w:date="2024-08-27T13:05:00Z" w:id="3741">
            <w:r>
              <w:rPr>
                <w:rFonts w:ascii="Calibri" w:hAnsi="Calibri" w:cs="Calibri"/>
                <w:rPrChange w:author="Neeraj Durgapal" w:date="2024-08-28T03:49:00Z" w:id="3742">
                  <w:rPr>
                    <w:rStyle w:val="Hyperlink"/>
                  </w:rPr>
                </w:rPrChange>
              </w:rPr>
              <w:delText>7.1.1 - View Existing Keys</w:delText>
            </w:r>
            <w:r>
              <w:rPr>
                <w:rFonts w:ascii="Calibri" w:hAnsi="Calibri" w:cs="Calibri"/>
                <w:rPrChange w:author="Neeraj Durgapal" w:date="2024-08-28T03:49:00Z" w:id="3743">
                  <w:rPr/>
                </w:rPrChange>
              </w:rPr>
              <w:tab/>
            </w:r>
            <w:r>
              <w:rPr>
                <w:rFonts w:ascii="Calibri" w:hAnsi="Calibri" w:cs="Calibri"/>
                <w:rPrChange w:author="Neeraj Durgapal" w:date="2024-08-28T03:49:00Z" w:id="3743">
                  <w:rPr/>
                </w:rPrChange>
              </w:rPr>
              <w:delText>18</w:delText>
            </w:r>
          </w:del>
        </w:p>
        <w:p w:rsidRPr="00E403D6" w:rsidR="00E403D6" w:rsidRDefault="00287800" w14:paraId="3E023239" w14:textId="77777777">
          <w:pPr>
            <w:pStyle w:val="TOC4"/>
            <w:tabs>
              <w:tab w:val="right" w:leader="dot" w:pos="9345"/>
            </w:tabs>
            <w:rPr>
              <w:del w:author="Shubhankar Ghosh" w:date="2024-08-27T13:05:00Z" w:id="3744"/>
              <w:rStyle w:val="Hyperlink"/>
              <w:rFonts w:ascii="Calibri" w:hAnsi="Calibri" w:cs="Calibri"/>
              <w:rPrChange w:author="Neeraj Durgapal" w:date="2024-08-28T03:49:00Z" w:id="3745">
                <w:rPr>
                  <w:del w:author="Shubhankar Ghosh" w:date="2024-08-27T13:05:00Z" w:id="3746"/>
                  <w:rStyle w:val="Hyperlink"/>
                </w:rPr>
              </w:rPrChange>
            </w:rPr>
          </w:pPr>
          <w:del w:author="Shubhankar Ghosh" w:date="2024-08-27T13:05:00Z" w:id="3747">
            <w:r>
              <w:rPr>
                <w:rFonts w:ascii="Calibri" w:hAnsi="Calibri" w:cs="Calibri"/>
                <w:rPrChange w:author="Neeraj Durgapal" w:date="2024-08-28T03:49:00Z" w:id="3748">
                  <w:rPr>
                    <w:rStyle w:val="Hyperlink"/>
                  </w:rPr>
                </w:rPrChange>
              </w:rPr>
              <w:delText>7.1.2 - Download Generated Keys</w:delText>
            </w:r>
            <w:r>
              <w:rPr>
                <w:rFonts w:ascii="Calibri" w:hAnsi="Calibri" w:cs="Calibri"/>
                <w:rPrChange w:author="Neeraj Durgapal" w:date="2024-08-28T03:49:00Z" w:id="3749">
                  <w:rPr/>
                </w:rPrChange>
              </w:rPr>
              <w:tab/>
            </w:r>
            <w:r>
              <w:rPr>
                <w:rFonts w:ascii="Calibri" w:hAnsi="Calibri" w:cs="Calibri"/>
                <w:rPrChange w:author="Neeraj Durgapal" w:date="2024-08-28T03:49:00Z" w:id="3749">
                  <w:rPr/>
                </w:rPrChange>
              </w:rPr>
              <w:delText>19</w:delText>
            </w:r>
          </w:del>
        </w:p>
        <w:p w:rsidRPr="00E403D6" w:rsidR="00E403D6" w:rsidRDefault="00287800" w14:paraId="41C54A38" w14:textId="77777777">
          <w:pPr>
            <w:pStyle w:val="TOC4"/>
            <w:tabs>
              <w:tab w:val="right" w:leader="dot" w:pos="9345"/>
            </w:tabs>
            <w:rPr>
              <w:del w:author="Shubhankar Ghosh" w:date="2024-08-27T13:05:00Z" w:id="3750"/>
              <w:rStyle w:val="Hyperlink"/>
              <w:rFonts w:ascii="Calibri" w:hAnsi="Calibri" w:cs="Calibri"/>
              <w:rPrChange w:author="Neeraj Durgapal" w:date="2024-08-28T03:49:00Z" w:id="3751">
                <w:rPr>
                  <w:del w:author="Shubhankar Ghosh" w:date="2024-08-27T13:05:00Z" w:id="3752"/>
                  <w:rStyle w:val="Hyperlink"/>
                </w:rPr>
              </w:rPrChange>
            </w:rPr>
          </w:pPr>
          <w:del w:author="Shubhankar Ghosh" w:date="2024-08-27T13:05:00Z" w:id="3753">
            <w:r>
              <w:rPr>
                <w:rFonts w:ascii="Calibri" w:hAnsi="Calibri" w:cs="Calibri"/>
                <w:rPrChange w:author="Neeraj Durgapal" w:date="2024-08-28T03:49:00Z" w:id="3754">
                  <w:rPr>
                    <w:rStyle w:val="Hyperlink"/>
                  </w:rPr>
                </w:rPrChange>
              </w:rPr>
              <w:delText>7.1.3 - Request for Key Regeneration</w:delText>
            </w:r>
            <w:r>
              <w:rPr>
                <w:rFonts w:ascii="Calibri" w:hAnsi="Calibri" w:cs="Calibri"/>
                <w:rPrChange w:author="Neeraj Durgapal" w:date="2024-08-28T03:49:00Z" w:id="3755">
                  <w:rPr/>
                </w:rPrChange>
              </w:rPr>
              <w:tab/>
            </w:r>
            <w:r>
              <w:rPr>
                <w:rFonts w:ascii="Calibri" w:hAnsi="Calibri" w:cs="Calibri"/>
                <w:rPrChange w:author="Neeraj Durgapal" w:date="2024-08-28T03:49:00Z" w:id="3755">
                  <w:rPr/>
                </w:rPrChange>
              </w:rPr>
              <w:delText>19</w:delText>
            </w:r>
          </w:del>
        </w:p>
        <w:p w:rsidRPr="00E403D6" w:rsidR="00E403D6" w:rsidRDefault="00287800" w14:paraId="3D4F7E0E" w14:textId="77777777">
          <w:pPr>
            <w:pStyle w:val="TOC3"/>
            <w:tabs>
              <w:tab w:val="right" w:leader="dot" w:pos="9345"/>
            </w:tabs>
            <w:rPr>
              <w:del w:author="Shubhankar Ghosh" w:date="2024-08-27T13:05:00Z" w:id="3756"/>
              <w:rStyle w:val="Hyperlink"/>
              <w:rFonts w:ascii="Calibri" w:hAnsi="Calibri" w:cs="Calibri"/>
              <w:rPrChange w:author="Neeraj Durgapal" w:date="2024-08-28T03:49:00Z" w:id="3757">
                <w:rPr>
                  <w:del w:author="Shubhankar Ghosh" w:date="2024-08-27T13:05:00Z" w:id="3758"/>
                  <w:rStyle w:val="Hyperlink"/>
                </w:rPr>
              </w:rPrChange>
            </w:rPr>
          </w:pPr>
          <w:del w:author="Shubhankar Ghosh" w:date="2024-08-27T13:05:00Z" w:id="3759">
            <w:r>
              <w:rPr>
                <w:rFonts w:ascii="Calibri" w:hAnsi="Calibri" w:cs="Calibri"/>
                <w:rPrChange w:author="Neeraj Durgapal" w:date="2024-08-28T03:49:00Z" w:id="3760">
                  <w:rPr>
                    <w:rStyle w:val="Hyperlink"/>
                  </w:rPr>
                </w:rPrChange>
              </w:rPr>
              <w:delText>7.2 - Functional Flow / Mock Up</w:delText>
            </w:r>
            <w:r>
              <w:rPr>
                <w:rFonts w:ascii="Calibri" w:hAnsi="Calibri" w:cs="Calibri"/>
                <w:rPrChange w:author="Neeraj Durgapal" w:date="2024-08-28T03:49:00Z" w:id="3761">
                  <w:rPr/>
                </w:rPrChange>
              </w:rPr>
              <w:tab/>
            </w:r>
            <w:r>
              <w:rPr>
                <w:rFonts w:ascii="Calibri" w:hAnsi="Calibri" w:cs="Calibri"/>
                <w:rPrChange w:author="Neeraj Durgapal" w:date="2024-08-28T03:49:00Z" w:id="3761">
                  <w:rPr/>
                </w:rPrChange>
              </w:rPr>
              <w:delText>20</w:delText>
            </w:r>
          </w:del>
        </w:p>
        <w:p w:rsidRPr="00E403D6" w:rsidR="00E403D6" w:rsidRDefault="00287800" w14:paraId="0BEA92C4" w14:textId="77777777">
          <w:pPr>
            <w:pStyle w:val="TOC3"/>
            <w:tabs>
              <w:tab w:val="right" w:leader="dot" w:pos="9345"/>
            </w:tabs>
            <w:rPr>
              <w:del w:author="Shubhankar Ghosh" w:date="2024-08-27T13:05:00Z" w:id="3762"/>
              <w:rStyle w:val="Hyperlink"/>
              <w:rFonts w:ascii="Calibri" w:hAnsi="Calibri" w:cs="Calibri"/>
              <w:rPrChange w:author="Neeraj Durgapal" w:date="2024-08-28T03:49:00Z" w:id="3763">
                <w:rPr>
                  <w:del w:author="Shubhankar Ghosh" w:date="2024-08-27T13:05:00Z" w:id="3764"/>
                  <w:rStyle w:val="Hyperlink"/>
                </w:rPr>
              </w:rPrChange>
            </w:rPr>
          </w:pPr>
          <w:del w:author="Shubhankar Ghosh" w:date="2024-08-27T13:05:00Z" w:id="3765">
            <w:r>
              <w:rPr>
                <w:rFonts w:ascii="Calibri" w:hAnsi="Calibri" w:cs="Calibri"/>
                <w:rPrChange w:author="Neeraj Durgapal" w:date="2024-08-28T03:49:00Z" w:id="3766">
                  <w:rPr>
                    <w:rStyle w:val="Hyperlink"/>
                  </w:rPr>
                </w:rPrChange>
              </w:rPr>
              <w:delText>7.3 Functional Specification</w:delText>
            </w:r>
            <w:r>
              <w:rPr>
                <w:rFonts w:ascii="Calibri" w:hAnsi="Calibri" w:cs="Calibri"/>
                <w:rPrChange w:author="Neeraj Durgapal" w:date="2024-08-28T03:49:00Z" w:id="3767">
                  <w:rPr/>
                </w:rPrChange>
              </w:rPr>
              <w:tab/>
            </w:r>
            <w:r>
              <w:rPr>
                <w:rFonts w:ascii="Calibri" w:hAnsi="Calibri" w:cs="Calibri"/>
                <w:rPrChange w:author="Neeraj Durgapal" w:date="2024-08-28T03:49:00Z" w:id="3767">
                  <w:rPr/>
                </w:rPrChange>
              </w:rPr>
              <w:delText>20</w:delText>
            </w:r>
          </w:del>
        </w:p>
        <w:p w:rsidRPr="00E403D6" w:rsidR="00E403D6" w:rsidRDefault="00287800" w14:paraId="4AE68AB2" w14:textId="77777777">
          <w:pPr>
            <w:pStyle w:val="TOC3"/>
            <w:tabs>
              <w:tab w:val="right" w:leader="dot" w:pos="9345"/>
            </w:tabs>
            <w:rPr>
              <w:del w:author="Shubhankar Ghosh" w:date="2024-08-27T13:05:00Z" w:id="3768"/>
              <w:rStyle w:val="Hyperlink"/>
              <w:rFonts w:ascii="Calibri" w:hAnsi="Calibri" w:cs="Calibri"/>
              <w:rPrChange w:author="Neeraj Durgapal" w:date="2024-08-28T03:49:00Z" w:id="3769">
                <w:rPr>
                  <w:del w:author="Shubhankar Ghosh" w:date="2024-08-27T13:05:00Z" w:id="3770"/>
                  <w:rStyle w:val="Hyperlink"/>
                </w:rPr>
              </w:rPrChange>
            </w:rPr>
          </w:pPr>
          <w:del w:author="Shubhankar Ghosh" w:date="2024-08-27T13:05:00Z" w:id="3771">
            <w:r>
              <w:rPr>
                <w:rFonts w:ascii="Calibri" w:hAnsi="Calibri" w:cs="Calibri"/>
                <w:rPrChange w:author="Neeraj Durgapal" w:date="2024-08-28T03:49:00Z" w:id="3772">
                  <w:rPr>
                    <w:rStyle w:val="Hyperlink"/>
                  </w:rPr>
                </w:rPrChange>
              </w:rPr>
              <w:delText>7.4 - Non - Functional Specification</w:delText>
            </w:r>
            <w:r>
              <w:rPr>
                <w:rFonts w:ascii="Calibri" w:hAnsi="Calibri" w:cs="Calibri"/>
                <w:rPrChange w:author="Neeraj Durgapal" w:date="2024-08-28T03:49:00Z" w:id="3773">
                  <w:rPr/>
                </w:rPrChange>
              </w:rPr>
              <w:tab/>
            </w:r>
            <w:r>
              <w:rPr>
                <w:rFonts w:ascii="Calibri" w:hAnsi="Calibri" w:cs="Calibri"/>
                <w:rPrChange w:author="Neeraj Durgapal" w:date="2024-08-28T03:49:00Z" w:id="3773">
                  <w:rPr/>
                </w:rPrChange>
              </w:rPr>
              <w:delText>20</w:delText>
            </w:r>
          </w:del>
        </w:p>
        <w:p w:rsidRPr="00E403D6" w:rsidR="00E403D6" w:rsidRDefault="00287800" w14:paraId="23515A3C" w14:textId="77777777">
          <w:pPr>
            <w:pStyle w:val="TOC2"/>
            <w:tabs>
              <w:tab w:val="left" w:pos="720"/>
              <w:tab w:val="right" w:leader="dot" w:pos="9345"/>
            </w:tabs>
            <w:rPr>
              <w:del w:author="Shubhankar Ghosh" w:date="2024-08-27T13:05:00Z" w:id="3774"/>
              <w:rStyle w:val="Hyperlink"/>
              <w:rFonts w:ascii="Calibri" w:hAnsi="Calibri" w:cs="Calibri"/>
              <w:rPrChange w:author="Neeraj Durgapal" w:date="2024-08-28T03:49:00Z" w:id="3775">
                <w:rPr>
                  <w:del w:author="Shubhankar Ghosh" w:date="2024-08-27T13:05:00Z" w:id="3776"/>
                  <w:rStyle w:val="Hyperlink"/>
                </w:rPr>
              </w:rPrChange>
            </w:rPr>
          </w:pPr>
          <w:del w:author="Shubhankar Ghosh" w:date="2024-08-27T13:05:00Z" w:id="3777">
            <w:r>
              <w:rPr>
                <w:rFonts w:ascii="Calibri" w:hAnsi="Calibri" w:cs="Calibri"/>
                <w:rPrChange w:author="Neeraj Durgapal" w:date="2024-08-28T03:49:00Z" w:id="3778">
                  <w:rPr>
                    <w:rStyle w:val="Hyperlink"/>
                  </w:rPr>
                </w:rPrChange>
              </w:rPr>
              <w:delText>8.</w:delText>
            </w:r>
            <w:r>
              <w:rPr>
                <w:rFonts w:ascii="Calibri" w:hAnsi="Calibri" w:cs="Calibri"/>
                <w:rPrChange w:author="Neeraj Durgapal" w:date="2024-08-28T03:49:00Z" w:id="3779">
                  <w:rPr/>
                </w:rPrChange>
              </w:rPr>
              <w:tab/>
            </w:r>
            <w:r>
              <w:rPr>
                <w:rFonts w:ascii="Calibri" w:hAnsi="Calibri" w:cs="Calibri"/>
                <w:rPrChange w:author="Neeraj Durgapal" w:date="2024-08-28T03:49:00Z" w:id="3779">
                  <w:rPr/>
                </w:rPrChange>
              </w:rPr>
              <w:delText>FS 7 – Reports</w:delText>
            </w:r>
            <w:r>
              <w:rPr>
                <w:rFonts w:ascii="Calibri" w:hAnsi="Calibri" w:cs="Calibri"/>
                <w:rPrChange w:author="Neeraj Durgapal" w:date="2024-08-28T03:49:00Z" w:id="3780">
                  <w:rPr/>
                </w:rPrChange>
              </w:rPr>
              <w:tab/>
            </w:r>
            <w:r>
              <w:rPr>
                <w:rFonts w:ascii="Calibri" w:hAnsi="Calibri" w:cs="Calibri"/>
                <w:rPrChange w:author="Neeraj Durgapal" w:date="2024-08-28T03:49:00Z" w:id="3780">
                  <w:rPr/>
                </w:rPrChange>
              </w:rPr>
              <w:delText>20</w:delText>
            </w:r>
          </w:del>
        </w:p>
        <w:p w:rsidRPr="00E403D6" w:rsidR="00E403D6" w:rsidRDefault="00287800" w14:paraId="3D1BFB97" w14:textId="77777777">
          <w:pPr>
            <w:pStyle w:val="TOC3"/>
            <w:tabs>
              <w:tab w:val="right" w:leader="dot" w:pos="9345"/>
            </w:tabs>
            <w:rPr>
              <w:del w:author="Shubhankar Ghosh" w:date="2024-08-27T13:05:00Z" w:id="3781"/>
              <w:rStyle w:val="Hyperlink"/>
              <w:rFonts w:ascii="Calibri" w:hAnsi="Calibri" w:cs="Calibri"/>
              <w:rPrChange w:author="Neeraj Durgapal" w:date="2024-08-28T03:49:00Z" w:id="3782">
                <w:rPr>
                  <w:del w:author="Shubhankar Ghosh" w:date="2024-08-27T13:05:00Z" w:id="3783"/>
                  <w:rStyle w:val="Hyperlink"/>
                </w:rPr>
              </w:rPrChange>
            </w:rPr>
          </w:pPr>
          <w:del w:author="Shubhankar Ghosh" w:date="2024-08-27T13:05:00Z" w:id="3784">
            <w:r>
              <w:rPr>
                <w:rFonts w:ascii="Calibri" w:hAnsi="Calibri" w:cs="Calibri"/>
                <w:rPrChange w:author="Neeraj Durgapal" w:date="2024-08-28T03:49:00Z" w:id="3785">
                  <w:rPr>
                    <w:rStyle w:val="Hyperlink"/>
                  </w:rPr>
                </w:rPrChange>
              </w:rPr>
              <w:delText>7.1 - Objective</w:delText>
            </w:r>
            <w:r>
              <w:rPr>
                <w:rFonts w:ascii="Calibri" w:hAnsi="Calibri" w:cs="Calibri"/>
                <w:rPrChange w:author="Neeraj Durgapal" w:date="2024-08-28T03:49:00Z" w:id="3786">
                  <w:rPr/>
                </w:rPrChange>
              </w:rPr>
              <w:tab/>
            </w:r>
            <w:r>
              <w:rPr>
                <w:rFonts w:ascii="Calibri" w:hAnsi="Calibri" w:cs="Calibri"/>
                <w:rPrChange w:author="Neeraj Durgapal" w:date="2024-08-28T03:49:00Z" w:id="3786">
                  <w:rPr/>
                </w:rPrChange>
              </w:rPr>
              <w:delText>20</w:delText>
            </w:r>
          </w:del>
        </w:p>
        <w:p w:rsidRPr="00E403D6" w:rsidR="00E403D6" w:rsidRDefault="00287800" w14:paraId="74A692C5" w14:textId="77777777">
          <w:pPr>
            <w:pStyle w:val="TOC4"/>
            <w:tabs>
              <w:tab w:val="right" w:leader="dot" w:pos="9345"/>
            </w:tabs>
            <w:rPr>
              <w:del w:author="Shubhankar Ghosh" w:date="2024-08-27T13:05:00Z" w:id="3787"/>
              <w:rStyle w:val="Hyperlink"/>
              <w:rFonts w:ascii="Calibri" w:hAnsi="Calibri" w:cs="Calibri"/>
              <w:rPrChange w:author="Neeraj Durgapal" w:date="2024-08-28T03:49:00Z" w:id="3788">
                <w:rPr>
                  <w:del w:author="Shubhankar Ghosh" w:date="2024-08-27T13:05:00Z" w:id="3789"/>
                  <w:rStyle w:val="Hyperlink"/>
                </w:rPr>
              </w:rPrChange>
            </w:rPr>
          </w:pPr>
          <w:del w:author="Shubhankar Ghosh" w:date="2024-08-27T13:05:00Z" w:id="3790">
            <w:r>
              <w:rPr>
                <w:rFonts w:ascii="Calibri" w:hAnsi="Calibri" w:cs="Calibri"/>
                <w:rPrChange w:author="Neeraj Durgapal" w:date="2024-08-28T03:49:00Z" w:id="3791">
                  <w:rPr>
                    <w:rStyle w:val="Hyperlink"/>
                  </w:rPr>
                </w:rPrChange>
              </w:rPr>
              <w:delText>7.1.1 – Order reports</w:delText>
            </w:r>
            <w:r>
              <w:rPr>
                <w:rFonts w:ascii="Calibri" w:hAnsi="Calibri" w:cs="Calibri"/>
                <w:rPrChange w:author="Neeraj Durgapal" w:date="2024-08-28T03:49:00Z" w:id="3792">
                  <w:rPr/>
                </w:rPrChange>
              </w:rPr>
              <w:tab/>
            </w:r>
            <w:r>
              <w:rPr>
                <w:rFonts w:ascii="Calibri" w:hAnsi="Calibri" w:cs="Calibri"/>
                <w:rPrChange w:author="Neeraj Durgapal" w:date="2024-08-28T03:49:00Z" w:id="3792">
                  <w:rPr/>
                </w:rPrChange>
              </w:rPr>
              <w:delText>20</w:delText>
            </w:r>
          </w:del>
        </w:p>
        <w:p w:rsidRPr="00E403D6" w:rsidR="00E403D6" w:rsidRDefault="00287800" w14:paraId="5EDCE21D" w14:textId="77777777">
          <w:pPr>
            <w:pStyle w:val="TOC4"/>
            <w:tabs>
              <w:tab w:val="right" w:leader="dot" w:pos="9345"/>
            </w:tabs>
            <w:rPr>
              <w:del w:author="Shubhankar Ghosh" w:date="2024-08-27T13:05:00Z" w:id="3793"/>
              <w:rStyle w:val="Hyperlink"/>
              <w:rFonts w:ascii="Calibri" w:hAnsi="Calibri" w:cs="Calibri"/>
              <w:rPrChange w:author="Neeraj Durgapal" w:date="2024-08-28T03:49:00Z" w:id="3794">
                <w:rPr>
                  <w:del w:author="Shubhankar Ghosh" w:date="2024-08-27T13:05:00Z" w:id="3795"/>
                  <w:rStyle w:val="Hyperlink"/>
                </w:rPr>
              </w:rPrChange>
            </w:rPr>
          </w:pPr>
          <w:del w:author="Shubhankar Ghosh" w:date="2024-08-27T13:05:00Z" w:id="3796">
            <w:r>
              <w:rPr>
                <w:rFonts w:ascii="Calibri" w:hAnsi="Calibri" w:cs="Calibri"/>
                <w:rPrChange w:author="Neeraj Durgapal" w:date="2024-08-28T03:49:00Z" w:id="3797">
                  <w:rPr>
                    <w:rStyle w:val="Hyperlink"/>
                  </w:rPr>
                </w:rPrChange>
              </w:rPr>
              <w:delText>7.1.2 – Settlements reports</w:delText>
            </w:r>
            <w:r>
              <w:rPr>
                <w:rFonts w:ascii="Calibri" w:hAnsi="Calibri" w:cs="Calibri"/>
                <w:rPrChange w:author="Neeraj Durgapal" w:date="2024-08-28T03:49:00Z" w:id="3798">
                  <w:rPr/>
                </w:rPrChange>
              </w:rPr>
              <w:tab/>
            </w:r>
            <w:r>
              <w:rPr>
                <w:rFonts w:ascii="Calibri" w:hAnsi="Calibri" w:cs="Calibri"/>
                <w:rPrChange w:author="Neeraj Durgapal" w:date="2024-08-28T03:49:00Z" w:id="3798">
                  <w:rPr/>
                </w:rPrChange>
              </w:rPr>
              <w:delText>21</w:delText>
            </w:r>
          </w:del>
        </w:p>
        <w:p w:rsidRPr="00E403D6" w:rsidR="00E403D6" w:rsidRDefault="00287800" w14:paraId="711364EE" w14:textId="77777777">
          <w:pPr>
            <w:pStyle w:val="TOC4"/>
            <w:tabs>
              <w:tab w:val="right" w:leader="dot" w:pos="9345"/>
            </w:tabs>
            <w:rPr>
              <w:del w:author="Shubhankar Ghosh" w:date="2024-08-27T13:05:00Z" w:id="3799"/>
              <w:rStyle w:val="Hyperlink"/>
              <w:rFonts w:ascii="Calibri" w:hAnsi="Calibri" w:cs="Calibri"/>
              <w:rPrChange w:author="Neeraj Durgapal" w:date="2024-08-28T03:49:00Z" w:id="3800">
                <w:rPr>
                  <w:del w:author="Shubhankar Ghosh" w:date="2024-08-27T13:05:00Z" w:id="3801"/>
                  <w:rStyle w:val="Hyperlink"/>
                </w:rPr>
              </w:rPrChange>
            </w:rPr>
          </w:pPr>
          <w:del w:author="Shubhankar Ghosh" w:date="2024-08-27T13:05:00Z" w:id="3802">
            <w:r>
              <w:rPr>
                <w:rFonts w:ascii="Calibri" w:hAnsi="Calibri" w:cs="Calibri"/>
                <w:rPrChange w:author="Neeraj Durgapal" w:date="2024-08-28T03:49:00Z" w:id="3803">
                  <w:rPr>
                    <w:rStyle w:val="Hyperlink"/>
                  </w:rPr>
                </w:rPrChange>
              </w:rPr>
              <w:delText>7.1.3 – Transaction reports</w:delText>
            </w:r>
            <w:r>
              <w:rPr>
                <w:rFonts w:ascii="Calibri" w:hAnsi="Calibri" w:cs="Calibri"/>
                <w:rPrChange w:author="Neeraj Durgapal" w:date="2024-08-28T03:49:00Z" w:id="3804">
                  <w:rPr/>
                </w:rPrChange>
              </w:rPr>
              <w:tab/>
            </w:r>
            <w:r>
              <w:rPr>
                <w:rFonts w:ascii="Calibri" w:hAnsi="Calibri" w:cs="Calibri"/>
                <w:rPrChange w:author="Neeraj Durgapal" w:date="2024-08-28T03:49:00Z" w:id="3804">
                  <w:rPr/>
                </w:rPrChange>
              </w:rPr>
              <w:delText>21</w:delText>
            </w:r>
          </w:del>
        </w:p>
        <w:p w:rsidRPr="00E403D6" w:rsidR="00E403D6" w:rsidRDefault="00287800" w14:paraId="5C1FF86D" w14:textId="77777777">
          <w:pPr>
            <w:pStyle w:val="TOC4"/>
            <w:tabs>
              <w:tab w:val="right" w:leader="dot" w:pos="9345"/>
            </w:tabs>
            <w:rPr>
              <w:del w:author="Shubhankar Ghosh" w:date="2024-08-27T13:05:00Z" w:id="3805"/>
              <w:rStyle w:val="Hyperlink"/>
              <w:rFonts w:ascii="Calibri" w:hAnsi="Calibri" w:cs="Calibri"/>
              <w:rPrChange w:author="Neeraj Durgapal" w:date="2024-08-28T03:49:00Z" w:id="3806">
                <w:rPr>
                  <w:del w:author="Shubhankar Ghosh" w:date="2024-08-27T13:05:00Z" w:id="3807"/>
                  <w:rStyle w:val="Hyperlink"/>
                </w:rPr>
              </w:rPrChange>
            </w:rPr>
          </w:pPr>
          <w:del w:author="Shubhankar Ghosh" w:date="2024-08-27T13:05:00Z" w:id="3808">
            <w:r>
              <w:rPr>
                <w:rFonts w:ascii="Calibri" w:hAnsi="Calibri" w:cs="Calibri"/>
                <w:rPrChange w:author="Neeraj Durgapal" w:date="2024-08-28T03:49:00Z" w:id="3809">
                  <w:rPr>
                    <w:rStyle w:val="Hyperlink"/>
                  </w:rPr>
                </w:rPrChange>
              </w:rPr>
              <w:delText>7.1.4 – Refund reports</w:delText>
            </w:r>
            <w:r>
              <w:rPr>
                <w:rFonts w:ascii="Calibri" w:hAnsi="Calibri" w:cs="Calibri"/>
                <w:rPrChange w:author="Neeraj Durgapal" w:date="2024-08-28T03:49:00Z" w:id="3810">
                  <w:rPr/>
                </w:rPrChange>
              </w:rPr>
              <w:tab/>
            </w:r>
            <w:r>
              <w:rPr>
                <w:rFonts w:ascii="Calibri" w:hAnsi="Calibri" w:cs="Calibri"/>
                <w:rPrChange w:author="Neeraj Durgapal" w:date="2024-08-28T03:49:00Z" w:id="3810">
                  <w:rPr/>
                </w:rPrChange>
              </w:rPr>
              <w:delText>21</w:delText>
            </w:r>
          </w:del>
        </w:p>
        <w:p w:rsidRPr="00E403D6" w:rsidR="00E403D6" w:rsidRDefault="00287800" w14:paraId="2665E070" w14:textId="77777777">
          <w:pPr>
            <w:pStyle w:val="TOC4"/>
            <w:tabs>
              <w:tab w:val="right" w:leader="dot" w:pos="9345"/>
            </w:tabs>
            <w:rPr>
              <w:del w:author="Shubhankar Ghosh" w:date="2024-08-27T13:05:00Z" w:id="3811"/>
              <w:rStyle w:val="Hyperlink"/>
              <w:rFonts w:ascii="Calibri" w:hAnsi="Calibri" w:cs="Calibri"/>
              <w:rPrChange w:author="Neeraj Durgapal" w:date="2024-08-28T03:49:00Z" w:id="3812">
                <w:rPr>
                  <w:del w:author="Shubhankar Ghosh" w:date="2024-08-27T13:05:00Z" w:id="3813"/>
                  <w:rStyle w:val="Hyperlink"/>
                </w:rPr>
              </w:rPrChange>
            </w:rPr>
          </w:pPr>
          <w:del w:author="Shubhankar Ghosh" w:date="2024-08-27T13:05:00Z" w:id="3814">
            <w:r>
              <w:rPr>
                <w:rFonts w:ascii="Calibri" w:hAnsi="Calibri" w:cs="Calibri"/>
                <w:rPrChange w:author="Neeraj Durgapal" w:date="2024-08-28T03:49:00Z" w:id="3815">
                  <w:rPr>
                    <w:rStyle w:val="Hyperlink"/>
                  </w:rPr>
                </w:rPrChange>
              </w:rPr>
              <w:delText>7.1.5 – Bulk refund reports</w:delText>
            </w:r>
            <w:r>
              <w:rPr>
                <w:rFonts w:ascii="Calibri" w:hAnsi="Calibri" w:cs="Calibri"/>
                <w:rPrChange w:author="Neeraj Durgapal" w:date="2024-08-28T03:49:00Z" w:id="3816">
                  <w:rPr/>
                </w:rPrChange>
              </w:rPr>
              <w:tab/>
            </w:r>
            <w:r>
              <w:rPr>
                <w:rFonts w:ascii="Calibri" w:hAnsi="Calibri" w:cs="Calibri"/>
                <w:rPrChange w:author="Neeraj Durgapal" w:date="2024-08-28T03:49:00Z" w:id="3816">
                  <w:rPr/>
                </w:rPrChange>
              </w:rPr>
              <w:delText>21</w:delText>
            </w:r>
          </w:del>
        </w:p>
        <w:p w:rsidRPr="00E403D6" w:rsidR="00E403D6" w:rsidRDefault="00287800" w14:paraId="4374BF95" w14:textId="77777777">
          <w:pPr>
            <w:pStyle w:val="TOC4"/>
            <w:tabs>
              <w:tab w:val="right" w:leader="dot" w:pos="9345"/>
            </w:tabs>
            <w:rPr>
              <w:del w:author="Shubhankar Ghosh" w:date="2024-08-27T13:05:00Z" w:id="3817"/>
              <w:rStyle w:val="Hyperlink"/>
              <w:rFonts w:ascii="Calibri" w:hAnsi="Calibri" w:cs="Calibri"/>
              <w:rPrChange w:author="Neeraj Durgapal" w:date="2024-08-28T03:49:00Z" w:id="3818">
                <w:rPr>
                  <w:del w:author="Shubhankar Ghosh" w:date="2024-08-27T13:05:00Z" w:id="3819"/>
                  <w:rStyle w:val="Hyperlink"/>
                </w:rPr>
              </w:rPrChange>
            </w:rPr>
          </w:pPr>
          <w:del w:author="Shubhankar Ghosh" w:date="2024-08-27T13:05:00Z" w:id="3820">
            <w:r>
              <w:rPr>
                <w:rFonts w:ascii="Calibri" w:hAnsi="Calibri" w:cs="Calibri"/>
                <w:rPrChange w:author="Neeraj Durgapal" w:date="2024-08-28T03:49:00Z" w:id="3821">
                  <w:rPr>
                    <w:rStyle w:val="Hyperlink"/>
                  </w:rPr>
                </w:rPrChange>
              </w:rPr>
              <w:delText>7.1.6 – Payments reports</w:delText>
            </w:r>
            <w:r>
              <w:rPr>
                <w:rFonts w:ascii="Calibri" w:hAnsi="Calibri" w:cs="Calibri"/>
                <w:rPrChange w:author="Neeraj Durgapal" w:date="2024-08-28T03:49:00Z" w:id="3822">
                  <w:rPr/>
                </w:rPrChange>
              </w:rPr>
              <w:tab/>
            </w:r>
            <w:r>
              <w:rPr>
                <w:rFonts w:ascii="Calibri" w:hAnsi="Calibri" w:cs="Calibri"/>
                <w:rPrChange w:author="Neeraj Durgapal" w:date="2024-08-28T03:49:00Z" w:id="3822">
                  <w:rPr/>
                </w:rPrChange>
              </w:rPr>
              <w:delText>21</w:delText>
            </w:r>
          </w:del>
        </w:p>
        <w:p w:rsidRPr="00E403D6" w:rsidR="00E403D6" w:rsidRDefault="00287800" w14:paraId="207A826B" w14:textId="77777777">
          <w:pPr>
            <w:pStyle w:val="TOC4"/>
            <w:tabs>
              <w:tab w:val="right" w:leader="dot" w:pos="9345"/>
            </w:tabs>
            <w:rPr>
              <w:del w:author="Shubhankar Ghosh" w:date="2024-08-27T13:05:00Z" w:id="3823"/>
              <w:rStyle w:val="Hyperlink"/>
              <w:rFonts w:ascii="Calibri" w:hAnsi="Calibri" w:cs="Calibri"/>
              <w:rPrChange w:author="Neeraj Durgapal" w:date="2024-08-28T03:49:00Z" w:id="3824">
                <w:rPr>
                  <w:del w:author="Shubhankar Ghosh" w:date="2024-08-27T13:05:00Z" w:id="3825"/>
                  <w:rStyle w:val="Hyperlink"/>
                </w:rPr>
              </w:rPrChange>
            </w:rPr>
          </w:pPr>
          <w:del w:author="Shubhankar Ghosh" w:date="2024-08-27T13:05:00Z" w:id="3826">
            <w:r>
              <w:rPr>
                <w:rFonts w:ascii="Calibri" w:hAnsi="Calibri" w:cs="Calibri"/>
                <w:rPrChange w:author="Neeraj Durgapal" w:date="2024-08-28T03:49:00Z" w:id="3827">
                  <w:rPr>
                    <w:rStyle w:val="Hyperlink"/>
                  </w:rPr>
                </w:rPrChange>
              </w:rPr>
              <w:delText>7.1.7 – Chargeback reports</w:delText>
            </w:r>
            <w:r>
              <w:rPr>
                <w:rFonts w:ascii="Calibri" w:hAnsi="Calibri" w:cs="Calibri"/>
                <w:rPrChange w:author="Neeraj Durgapal" w:date="2024-08-28T03:49:00Z" w:id="3828">
                  <w:rPr/>
                </w:rPrChange>
              </w:rPr>
              <w:tab/>
            </w:r>
            <w:r>
              <w:rPr>
                <w:rFonts w:ascii="Calibri" w:hAnsi="Calibri" w:cs="Calibri"/>
                <w:rPrChange w:author="Neeraj Durgapal" w:date="2024-08-28T03:49:00Z" w:id="3828">
                  <w:rPr/>
                </w:rPrChange>
              </w:rPr>
              <w:delText>21</w:delText>
            </w:r>
          </w:del>
        </w:p>
        <w:p w:rsidRPr="00E403D6" w:rsidR="00E403D6" w:rsidRDefault="00287800" w14:paraId="5597B1E8" w14:textId="77777777">
          <w:pPr>
            <w:pStyle w:val="TOC3"/>
            <w:tabs>
              <w:tab w:val="right" w:leader="dot" w:pos="9345"/>
            </w:tabs>
            <w:rPr>
              <w:del w:author="Shubhankar Ghosh" w:date="2024-08-27T13:05:00Z" w:id="3829"/>
              <w:rStyle w:val="Hyperlink"/>
              <w:rFonts w:ascii="Calibri" w:hAnsi="Calibri" w:cs="Calibri"/>
              <w:rPrChange w:author="Neeraj Durgapal" w:date="2024-08-28T03:49:00Z" w:id="3830">
                <w:rPr>
                  <w:del w:author="Shubhankar Ghosh" w:date="2024-08-27T13:05:00Z" w:id="3831"/>
                  <w:rStyle w:val="Hyperlink"/>
                </w:rPr>
              </w:rPrChange>
            </w:rPr>
          </w:pPr>
          <w:del w:author="Shubhankar Ghosh" w:date="2024-08-27T13:05:00Z" w:id="3832">
            <w:r>
              <w:rPr>
                <w:rFonts w:ascii="Calibri" w:hAnsi="Calibri" w:cs="Calibri"/>
                <w:rPrChange w:author="Neeraj Durgapal" w:date="2024-08-28T03:49:00Z" w:id="3833">
                  <w:rPr>
                    <w:rStyle w:val="Hyperlink"/>
                  </w:rPr>
                </w:rPrChange>
              </w:rPr>
              <w:delText>7.2 - Functional Flow / Mock Up</w:delText>
            </w:r>
            <w:r>
              <w:rPr>
                <w:rFonts w:ascii="Calibri" w:hAnsi="Calibri" w:cs="Calibri"/>
                <w:rPrChange w:author="Neeraj Durgapal" w:date="2024-08-28T03:49:00Z" w:id="3834">
                  <w:rPr/>
                </w:rPrChange>
              </w:rPr>
              <w:tab/>
            </w:r>
            <w:r>
              <w:rPr>
                <w:rFonts w:ascii="Calibri" w:hAnsi="Calibri" w:cs="Calibri"/>
                <w:rPrChange w:author="Neeraj Durgapal" w:date="2024-08-28T03:49:00Z" w:id="3834">
                  <w:rPr/>
                </w:rPrChange>
              </w:rPr>
              <w:delText>21</w:delText>
            </w:r>
          </w:del>
        </w:p>
        <w:p w:rsidRPr="00E403D6" w:rsidR="00E403D6" w:rsidRDefault="00287800" w14:paraId="453A81DB" w14:textId="77777777">
          <w:pPr>
            <w:pStyle w:val="TOC3"/>
            <w:tabs>
              <w:tab w:val="right" w:leader="dot" w:pos="9345"/>
            </w:tabs>
            <w:rPr>
              <w:del w:author="Shubhankar Ghosh" w:date="2024-08-27T13:05:00Z" w:id="3835"/>
              <w:rStyle w:val="Hyperlink"/>
              <w:rFonts w:ascii="Calibri" w:hAnsi="Calibri" w:cs="Calibri"/>
              <w:rPrChange w:author="Neeraj Durgapal" w:date="2024-08-28T03:49:00Z" w:id="3836">
                <w:rPr>
                  <w:del w:author="Shubhankar Ghosh" w:date="2024-08-27T13:05:00Z" w:id="3837"/>
                  <w:rStyle w:val="Hyperlink"/>
                </w:rPr>
              </w:rPrChange>
            </w:rPr>
          </w:pPr>
          <w:del w:author="Shubhankar Ghosh" w:date="2024-08-27T13:05:00Z" w:id="3838">
            <w:r>
              <w:rPr>
                <w:rFonts w:ascii="Calibri" w:hAnsi="Calibri" w:cs="Calibri"/>
                <w:rPrChange w:author="Neeraj Durgapal" w:date="2024-08-28T03:49:00Z" w:id="3839">
                  <w:rPr>
                    <w:rStyle w:val="Hyperlink"/>
                  </w:rPr>
                </w:rPrChange>
              </w:rPr>
              <w:delText>7.3 Functional Specification</w:delText>
            </w:r>
            <w:r>
              <w:rPr>
                <w:rFonts w:ascii="Calibri" w:hAnsi="Calibri" w:cs="Calibri"/>
                <w:rPrChange w:author="Neeraj Durgapal" w:date="2024-08-28T03:49:00Z" w:id="3840">
                  <w:rPr/>
                </w:rPrChange>
              </w:rPr>
              <w:tab/>
            </w:r>
            <w:r>
              <w:rPr>
                <w:rFonts w:ascii="Calibri" w:hAnsi="Calibri" w:cs="Calibri"/>
                <w:rPrChange w:author="Neeraj Durgapal" w:date="2024-08-28T03:49:00Z" w:id="3840">
                  <w:rPr/>
                </w:rPrChange>
              </w:rPr>
              <w:delText>21</w:delText>
            </w:r>
          </w:del>
        </w:p>
        <w:p w:rsidRPr="00E403D6" w:rsidR="00E403D6" w:rsidRDefault="00287800" w14:paraId="3C10E0B3" w14:textId="77777777">
          <w:pPr>
            <w:pStyle w:val="TOC4"/>
            <w:tabs>
              <w:tab w:val="right" w:leader="dot" w:pos="9345"/>
            </w:tabs>
            <w:rPr>
              <w:del w:author="Shubhankar Ghosh" w:date="2024-08-27T13:05:00Z" w:id="3841"/>
              <w:rStyle w:val="Hyperlink"/>
              <w:rFonts w:ascii="Calibri" w:hAnsi="Calibri" w:cs="Calibri"/>
              <w:rPrChange w:author="Neeraj Durgapal" w:date="2024-08-28T03:49:00Z" w:id="3842">
                <w:rPr>
                  <w:del w:author="Shubhankar Ghosh" w:date="2024-08-27T13:05:00Z" w:id="3843"/>
                  <w:rStyle w:val="Hyperlink"/>
                </w:rPr>
              </w:rPrChange>
            </w:rPr>
          </w:pPr>
          <w:del w:author="Shubhankar Ghosh" w:date="2024-08-27T13:05:00Z" w:id="3844">
            <w:r>
              <w:rPr>
                <w:rFonts w:ascii="Calibri" w:hAnsi="Calibri" w:cs="Calibri"/>
                <w:rPrChange w:author="Neeraj Durgapal" w:date="2024-08-28T03:49:00Z" w:id="3845">
                  <w:rPr>
                    <w:rStyle w:val="Hyperlink"/>
                  </w:rPr>
                </w:rPrChange>
              </w:rPr>
              <w:delText>7.3.1- Order Reports</w:delText>
            </w:r>
            <w:r>
              <w:rPr>
                <w:rFonts w:ascii="Calibri" w:hAnsi="Calibri" w:cs="Calibri"/>
                <w:rPrChange w:author="Neeraj Durgapal" w:date="2024-08-28T03:49:00Z" w:id="3846">
                  <w:rPr/>
                </w:rPrChange>
              </w:rPr>
              <w:tab/>
            </w:r>
            <w:r>
              <w:rPr>
                <w:rFonts w:ascii="Calibri" w:hAnsi="Calibri" w:cs="Calibri"/>
                <w:rPrChange w:author="Neeraj Durgapal" w:date="2024-08-28T03:49:00Z" w:id="3846">
                  <w:rPr/>
                </w:rPrChange>
              </w:rPr>
              <w:delText>22</w:delText>
            </w:r>
          </w:del>
        </w:p>
        <w:p w:rsidRPr="00E403D6" w:rsidR="00E403D6" w:rsidRDefault="00287800" w14:paraId="0F57A84B" w14:textId="77777777">
          <w:pPr>
            <w:pStyle w:val="TOC5"/>
            <w:tabs>
              <w:tab w:val="right" w:leader="dot" w:pos="9345"/>
            </w:tabs>
            <w:rPr>
              <w:del w:author="Shubhankar Ghosh" w:date="2024-08-27T13:05:00Z" w:id="3847"/>
              <w:rStyle w:val="Hyperlink"/>
              <w:rFonts w:ascii="Calibri" w:hAnsi="Calibri" w:cs="Calibri"/>
              <w:rPrChange w:author="Neeraj Durgapal" w:date="2024-08-28T03:49:00Z" w:id="3848">
                <w:rPr>
                  <w:del w:author="Shubhankar Ghosh" w:date="2024-08-27T13:05:00Z" w:id="3849"/>
                  <w:rStyle w:val="Hyperlink"/>
                </w:rPr>
              </w:rPrChange>
            </w:rPr>
          </w:pPr>
          <w:del w:author="Shubhankar Ghosh" w:date="2024-08-27T13:05:00Z" w:id="3850">
            <w:r>
              <w:rPr>
                <w:rFonts w:ascii="Calibri" w:hAnsi="Calibri" w:cs="Calibri"/>
                <w:rPrChange w:author="Neeraj Durgapal" w:date="2024-08-28T03:49:00Z" w:id="3851">
                  <w:rPr>
                    <w:rStyle w:val="Hyperlink"/>
                  </w:rPr>
                </w:rPrChange>
              </w:rPr>
              <w:delText>7.3.1.1 – Detailed Breakdown</w:delText>
            </w:r>
            <w:r>
              <w:rPr>
                <w:rFonts w:ascii="Calibri" w:hAnsi="Calibri" w:cs="Calibri"/>
                <w:rPrChange w:author="Neeraj Durgapal" w:date="2024-08-28T03:49:00Z" w:id="3852">
                  <w:rPr/>
                </w:rPrChange>
              </w:rPr>
              <w:tab/>
            </w:r>
            <w:r>
              <w:rPr>
                <w:rFonts w:ascii="Calibri" w:hAnsi="Calibri" w:cs="Calibri"/>
                <w:rPrChange w:author="Neeraj Durgapal" w:date="2024-08-28T03:49:00Z" w:id="3852">
                  <w:rPr/>
                </w:rPrChange>
              </w:rPr>
              <w:delText>22</w:delText>
            </w:r>
          </w:del>
        </w:p>
        <w:p w:rsidRPr="00E403D6" w:rsidR="00E403D6" w:rsidRDefault="00287800" w14:paraId="05883E68" w14:textId="77777777">
          <w:pPr>
            <w:pStyle w:val="TOC5"/>
            <w:tabs>
              <w:tab w:val="right" w:leader="dot" w:pos="9345"/>
            </w:tabs>
            <w:rPr>
              <w:del w:author="Shubhankar Ghosh" w:date="2024-08-27T13:05:00Z" w:id="3853"/>
              <w:rStyle w:val="Hyperlink"/>
              <w:rFonts w:ascii="Calibri" w:hAnsi="Calibri" w:cs="Calibri"/>
              <w:rPrChange w:author="Neeraj Durgapal" w:date="2024-08-28T03:49:00Z" w:id="3854">
                <w:rPr>
                  <w:del w:author="Shubhankar Ghosh" w:date="2024-08-27T13:05:00Z" w:id="3855"/>
                  <w:rStyle w:val="Hyperlink"/>
                </w:rPr>
              </w:rPrChange>
            </w:rPr>
          </w:pPr>
          <w:del w:author="Shubhankar Ghosh" w:date="2024-08-27T13:05:00Z" w:id="3856">
            <w:r>
              <w:rPr>
                <w:rFonts w:ascii="Calibri" w:hAnsi="Calibri" w:cs="Calibri"/>
                <w:rPrChange w:author="Neeraj Durgapal" w:date="2024-08-28T03:49:00Z" w:id="3857">
                  <w:rPr>
                    <w:rStyle w:val="Hyperlink"/>
                  </w:rPr>
                </w:rPrChange>
              </w:rPr>
              <w:delText>7.3.1.2 – Filtering Options</w:delText>
            </w:r>
            <w:r>
              <w:rPr>
                <w:rFonts w:ascii="Calibri" w:hAnsi="Calibri" w:cs="Calibri"/>
                <w:rPrChange w:author="Neeraj Durgapal" w:date="2024-08-28T03:49:00Z" w:id="3858">
                  <w:rPr/>
                </w:rPrChange>
              </w:rPr>
              <w:tab/>
            </w:r>
            <w:r>
              <w:rPr>
                <w:rFonts w:ascii="Calibri" w:hAnsi="Calibri" w:cs="Calibri"/>
                <w:rPrChange w:author="Neeraj Durgapal" w:date="2024-08-28T03:49:00Z" w:id="3858">
                  <w:rPr/>
                </w:rPrChange>
              </w:rPr>
              <w:delText>22</w:delText>
            </w:r>
          </w:del>
        </w:p>
        <w:p w:rsidRPr="00E403D6" w:rsidR="00E403D6" w:rsidRDefault="00287800" w14:paraId="71701887" w14:textId="77777777">
          <w:pPr>
            <w:pStyle w:val="TOC4"/>
            <w:tabs>
              <w:tab w:val="right" w:leader="dot" w:pos="9345"/>
            </w:tabs>
            <w:rPr>
              <w:del w:author="Shubhankar Ghosh" w:date="2024-08-27T13:05:00Z" w:id="3859"/>
              <w:rStyle w:val="Hyperlink"/>
              <w:rFonts w:ascii="Calibri" w:hAnsi="Calibri" w:cs="Calibri"/>
              <w:rPrChange w:author="Neeraj Durgapal" w:date="2024-08-28T03:49:00Z" w:id="3860">
                <w:rPr>
                  <w:del w:author="Shubhankar Ghosh" w:date="2024-08-27T13:05:00Z" w:id="3861"/>
                  <w:rStyle w:val="Hyperlink"/>
                </w:rPr>
              </w:rPrChange>
            </w:rPr>
          </w:pPr>
          <w:del w:author="Shubhankar Ghosh" w:date="2024-08-27T13:05:00Z" w:id="3862">
            <w:r>
              <w:rPr>
                <w:rFonts w:ascii="Calibri" w:hAnsi="Calibri" w:cs="Calibri"/>
                <w:rPrChange w:author="Neeraj Durgapal" w:date="2024-08-28T03:49:00Z" w:id="3863">
                  <w:rPr>
                    <w:rStyle w:val="Hyperlink"/>
                  </w:rPr>
                </w:rPrChange>
              </w:rPr>
              <w:delText>7.3.2- Settlements Reports</w:delText>
            </w:r>
            <w:r>
              <w:rPr>
                <w:rFonts w:ascii="Calibri" w:hAnsi="Calibri" w:cs="Calibri"/>
                <w:rPrChange w:author="Neeraj Durgapal" w:date="2024-08-28T03:49:00Z" w:id="3864">
                  <w:rPr/>
                </w:rPrChange>
              </w:rPr>
              <w:tab/>
            </w:r>
            <w:r>
              <w:rPr>
                <w:rFonts w:ascii="Calibri" w:hAnsi="Calibri" w:cs="Calibri"/>
                <w:rPrChange w:author="Neeraj Durgapal" w:date="2024-08-28T03:49:00Z" w:id="3864">
                  <w:rPr/>
                </w:rPrChange>
              </w:rPr>
              <w:delText>22</w:delText>
            </w:r>
          </w:del>
        </w:p>
        <w:p w:rsidRPr="00E403D6" w:rsidR="00E403D6" w:rsidRDefault="00287800" w14:paraId="0B9DF1E8" w14:textId="77777777">
          <w:pPr>
            <w:pStyle w:val="TOC5"/>
            <w:tabs>
              <w:tab w:val="right" w:leader="dot" w:pos="9345"/>
            </w:tabs>
            <w:rPr>
              <w:del w:author="Shubhankar Ghosh" w:date="2024-08-27T13:05:00Z" w:id="3865"/>
              <w:rStyle w:val="Hyperlink"/>
              <w:rFonts w:ascii="Calibri" w:hAnsi="Calibri" w:cs="Calibri"/>
              <w:rPrChange w:author="Neeraj Durgapal" w:date="2024-08-28T03:49:00Z" w:id="3866">
                <w:rPr>
                  <w:del w:author="Shubhankar Ghosh" w:date="2024-08-27T13:05:00Z" w:id="3867"/>
                  <w:rStyle w:val="Hyperlink"/>
                </w:rPr>
              </w:rPrChange>
            </w:rPr>
          </w:pPr>
          <w:del w:author="Shubhankar Ghosh" w:date="2024-08-27T13:05:00Z" w:id="3868">
            <w:r>
              <w:rPr>
                <w:rFonts w:ascii="Calibri" w:hAnsi="Calibri" w:cs="Calibri"/>
                <w:rPrChange w:author="Neeraj Durgapal" w:date="2024-08-28T03:49:00Z" w:id="3869">
                  <w:rPr>
                    <w:rStyle w:val="Hyperlink"/>
                  </w:rPr>
                </w:rPrChange>
              </w:rPr>
              <w:delText>7.3.2.1 – Settlement Summary</w:delText>
            </w:r>
            <w:r>
              <w:rPr>
                <w:rFonts w:ascii="Calibri" w:hAnsi="Calibri" w:cs="Calibri"/>
                <w:rPrChange w:author="Neeraj Durgapal" w:date="2024-08-28T03:49:00Z" w:id="3870">
                  <w:rPr/>
                </w:rPrChange>
              </w:rPr>
              <w:tab/>
            </w:r>
            <w:r>
              <w:rPr>
                <w:rFonts w:ascii="Calibri" w:hAnsi="Calibri" w:cs="Calibri"/>
                <w:rPrChange w:author="Neeraj Durgapal" w:date="2024-08-28T03:49:00Z" w:id="3870">
                  <w:rPr/>
                </w:rPrChange>
              </w:rPr>
              <w:delText>22</w:delText>
            </w:r>
          </w:del>
        </w:p>
        <w:p w:rsidRPr="00E403D6" w:rsidR="00E403D6" w:rsidRDefault="00287800" w14:paraId="394D9999" w14:textId="77777777">
          <w:pPr>
            <w:pStyle w:val="TOC5"/>
            <w:tabs>
              <w:tab w:val="right" w:leader="dot" w:pos="9345"/>
            </w:tabs>
            <w:rPr>
              <w:del w:author="Shubhankar Ghosh" w:date="2024-08-27T13:05:00Z" w:id="3871"/>
              <w:rStyle w:val="Hyperlink"/>
              <w:rFonts w:ascii="Calibri" w:hAnsi="Calibri" w:cs="Calibri"/>
              <w:rPrChange w:author="Neeraj Durgapal" w:date="2024-08-28T03:49:00Z" w:id="3872">
                <w:rPr>
                  <w:del w:author="Shubhankar Ghosh" w:date="2024-08-27T13:05:00Z" w:id="3873"/>
                  <w:rStyle w:val="Hyperlink"/>
                </w:rPr>
              </w:rPrChange>
            </w:rPr>
          </w:pPr>
          <w:del w:author="Shubhankar Ghosh" w:date="2024-08-27T13:05:00Z" w:id="3874">
            <w:r>
              <w:rPr>
                <w:rFonts w:ascii="Calibri" w:hAnsi="Calibri" w:cs="Calibri"/>
                <w:rPrChange w:author="Neeraj Durgapal" w:date="2024-08-28T03:49:00Z" w:id="3875">
                  <w:rPr>
                    <w:rStyle w:val="Hyperlink"/>
                  </w:rPr>
                </w:rPrChange>
              </w:rPr>
              <w:delText>7.3.2.2 – Discrepancy Tracking</w:delText>
            </w:r>
            <w:r>
              <w:rPr>
                <w:rFonts w:ascii="Calibri" w:hAnsi="Calibri" w:cs="Calibri"/>
                <w:rPrChange w:author="Neeraj Durgapal" w:date="2024-08-28T03:49:00Z" w:id="3876">
                  <w:rPr/>
                </w:rPrChange>
              </w:rPr>
              <w:tab/>
            </w:r>
            <w:r>
              <w:rPr>
                <w:rFonts w:ascii="Calibri" w:hAnsi="Calibri" w:cs="Calibri"/>
                <w:rPrChange w:author="Neeraj Durgapal" w:date="2024-08-28T03:49:00Z" w:id="3876">
                  <w:rPr/>
                </w:rPrChange>
              </w:rPr>
              <w:delText>22</w:delText>
            </w:r>
          </w:del>
        </w:p>
        <w:p w:rsidRPr="00E403D6" w:rsidR="00E403D6" w:rsidRDefault="00287800" w14:paraId="07BAF4EE" w14:textId="77777777">
          <w:pPr>
            <w:pStyle w:val="TOC5"/>
            <w:tabs>
              <w:tab w:val="right" w:leader="dot" w:pos="9345"/>
            </w:tabs>
            <w:rPr>
              <w:del w:author="Shubhankar Ghosh" w:date="2024-08-27T13:05:00Z" w:id="3877"/>
              <w:rStyle w:val="Hyperlink"/>
              <w:rFonts w:ascii="Calibri" w:hAnsi="Calibri" w:cs="Calibri"/>
              <w:rPrChange w:author="Neeraj Durgapal" w:date="2024-08-28T03:49:00Z" w:id="3878">
                <w:rPr>
                  <w:del w:author="Shubhankar Ghosh" w:date="2024-08-27T13:05:00Z" w:id="3879"/>
                  <w:rStyle w:val="Hyperlink"/>
                </w:rPr>
              </w:rPrChange>
            </w:rPr>
          </w:pPr>
          <w:del w:author="Shubhankar Ghosh" w:date="2024-08-27T13:05:00Z" w:id="3880">
            <w:r>
              <w:rPr>
                <w:rFonts w:ascii="Calibri" w:hAnsi="Calibri" w:cs="Calibri"/>
                <w:rPrChange w:author="Neeraj Durgapal" w:date="2024-08-28T03:49:00Z" w:id="3881">
                  <w:rPr>
                    <w:rStyle w:val="Hyperlink"/>
                  </w:rPr>
                </w:rPrChange>
              </w:rPr>
              <w:delText>7.3.2.3 – Historical Data</w:delText>
            </w:r>
            <w:r>
              <w:rPr>
                <w:rFonts w:ascii="Calibri" w:hAnsi="Calibri" w:cs="Calibri"/>
                <w:rPrChange w:author="Neeraj Durgapal" w:date="2024-08-28T03:49:00Z" w:id="3882">
                  <w:rPr/>
                </w:rPrChange>
              </w:rPr>
              <w:tab/>
            </w:r>
            <w:r>
              <w:rPr>
                <w:rFonts w:ascii="Calibri" w:hAnsi="Calibri" w:cs="Calibri"/>
                <w:rPrChange w:author="Neeraj Durgapal" w:date="2024-08-28T03:49:00Z" w:id="3882">
                  <w:rPr/>
                </w:rPrChange>
              </w:rPr>
              <w:delText>22</w:delText>
            </w:r>
          </w:del>
        </w:p>
        <w:p w:rsidRPr="00E403D6" w:rsidR="00E403D6" w:rsidRDefault="00287800" w14:paraId="771FB002" w14:textId="77777777">
          <w:pPr>
            <w:pStyle w:val="TOC4"/>
            <w:tabs>
              <w:tab w:val="right" w:leader="dot" w:pos="9345"/>
            </w:tabs>
            <w:rPr>
              <w:del w:author="Shubhankar Ghosh" w:date="2024-08-27T13:05:00Z" w:id="3883"/>
              <w:rStyle w:val="Hyperlink"/>
              <w:rFonts w:ascii="Calibri" w:hAnsi="Calibri" w:cs="Calibri"/>
              <w:rPrChange w:author="Neeraj Durgapal" w:date="2024-08-28T03:49:00Z" w:id="3884">
                <w:rPr>
                  <w:del w:author="Shubhankar Ghosh" w:date="2024-08-27T13:05:00Z" w:id="3885"/>
                  <w:rStyle w:val="Hyperlink"/>
                </w:rPr>
              </w:rPrChange>
            </w:rPr>
          </w:pPr>
          <w:del w:author="Shubhankar Ghosh" w:date="2024-08-27T13:05:00Z" w:id="3886">
            <w:r>
              <w:rPr>
                <w:rFonts w:ascii="Calibri" w:hAnsi="Calibri" w:cs="Calibri"/>
                <w:rPrChange w:author="Neeraj Durgapal" w:date="2024-08-28T03:49:00Z" w:id="3887">
                  <w:rPr>
                    <w:rStyle w:val="Hyperlink"/>
                  </w:rPr>
                </w:rPrChange>
              </w:rPr>
              <w:delText>7.3.3- Transactions Report</w:delText>
            </w:r>
            <w:r>
              <w:rPr>
                <w:rFonts w:ascii="Calibri" w:hAnsi="Calibri" w:cs="Calibri"/>
                <w:rPrChange w:author="Neeraj Durgapal" w:date="2024-08-28T03:49:00Z" w:id="3888">
                  <w:rPr/>
                </w:rPrChange>
              </w:rPr>
              <w:tab/>
            </w:r>
            <w:r>
              <w:rPr>
                <w:rFonts w:ascii="Calibri" w:hAnsi="Calibri" w:cs="Calibri"/>
                <w:rPrChange w:author="Neeraj Durgapal" w:date="2024-08-28T03:49:00Z" w:id="3888">
                  <w:rPr/>
                </w:rPrChange>
              </w:rPr>
              <w:delText>22</w:delText>
            </w:r>
          </w:del>
        </w:p>
        <w:p w:rsidRPr="00E403D6" w:rsidR="00E403D6" w:rsidRDefault="00287800" w14:paraId="79E6F8A8" w14:textId="77777777">
          <w:pPr>
            <w:pStyle w:val="TOC5"/>
            <w:tabs>
              <w:tab w:val="right" w:leader="dot" w:pos="9345"/>
            </w:tabs>
            <w:rPr>
              <w:del w:author="Shubhankar Ghosh" w:date="2024-08-27T13:05:00Z" w:id="3889"/>
              <w:rStyle w:val="Hyperlink"/>
              <w:rFonts w:ascii="Calibri" w:hAnsi="Calibri" w:cs="Calibri"/>
              <w:rPrChange w:author="Neeraj Durgapal" w:date="2024-08-28T03:49:00Z" w:id="3890">
                <w:rPr>
                  <w:del w:author="Shubhankar Ghosh" w:date="2024-08-27T13:05:00Z" w:id="3891"/>
                  <w:rStyle w:val="Hyperlink"/>
                </w:rPr>
              </w:rPrChange>
            </w:rPr>
          </w:pPr>
          <w:del w:author="Shubhankar Ghosh" w:date="2024-08-27T13:05:00Z" w:id="3892">
            <w:r>
              <w:rPr>
                <w:rFonts w:ascii="Calibri" w:hAnsi="Calibri" w:cs="Calibri"/>
                <w:rPrChange w:author="Neeraj Durgapal" w:date="2024-08-28T03:49:00Z" w:id="3893">
                  <w:rPr>
                    <w:rStyle w:val="Hyperlink"/>
                  </w:rPr>
                </w:rPrChange>
              </w:rPr>
              <w:delText>7.3.3.1 – Transaction Overview</w:delText>
            </w:r>
            <w:r>
              <w:rPr>
                <w:rFonts w:ascii="Calibri" w:hAnsi="Calibri" w:cs="Calibri"/>
                <w:rPrChange w:author="Neeraj Durgapal" w:date="2024-08-28T03:49:00Z" w:id="3894">
                  <w:rPr/>
                </w:rPrChange>
              </w:rPr>
              <w:tab/>
            </w:r>
            <w:r>
              <w:rPr>
                <w:rFonts w:ascii="Calibri" w:hAnsi="Calibri" w:cs="Calibri"/>
                <w:rPrChange w:author="Neeraj Durgapal" w:date="2024-08-28T03:49:00Z" w:id="3894">
                  <w:rPr/>
                </w:rPrChange>
              </w:rPr>
              <w:delText>22</w:delText>
            </w:r>
          </w:del>
        </w:p>
        <w:p w:rsidRPr="00E403D6" w:rsidR="00E403D6" w:rsidRDefault="00287800" w14:paraId="4770059E" w14:textId="77777777">
          <w:pPr>
            <w:pStyle w:val="TOC5"/>
            <w:tabs>
              <w:tab w:val="right" w:leader="dot" w:pos="9345"/>
            </w:tabs>
            <w:rPr>
              <w:del w:author="Shubhankar Ghosh" w:date="2024-08-27T13:05:00Z" w:id="3895"/>
              <w:rStyle w:val="Hyperlink"/>
              <w:rFonts w:ascii="Calibri" w:hAnsi="Calibri" w:cs="Calibri"/>
              <w:rPrChange w:author="Neeraj Durgapal" w:date="2024-08-28T03:49:00Z" w:id="3896">
                <w:rPr>
                  <w:del w:author="Shubhankar Ghosh" w:date="2024-08-27T13:05:00Z" w:id="3897"/>
                  <w:rStyle w:val="Hyperlink"/>
                </w:rPr>
              </w:rPrChange>
            </w:rPr>
          </w:pPr>
          <w:del w:author="Shubhankar Ghosh" w:date="2024-08-27T13:05:00Z" w:id="3898">
            <w:r>
              <w:rPr>
                <w:rFonts w:ascii="Calibri" w:hAnsi="Calibri" w:cs="Calibri"/>
                <w:rPrChange w:author="Neeraj Durgapal" w:date="2024-08-28T03:49:00Z" w:id="3899">
                  <w:rPr>
                    <w:rStyle w:val="Hyperlink"/>
                  </w:rPr>
                </w:rPrChange>
              </w:rPr>
              <w:delText>7.3.3.2 – Detailed Insights</w:delText>
            </w:r>
            <w:r>
              <w:rPr>
                <w:rFonts w:ascii="Calibri" w:hAnsi="Calibri" w:cs="Calibri"/>
                <w:rPrChange w:author="Neeraj Durgapal" w:date="2024-08-28T03:49:00Z" w:id="3900">
                  <w:rPr/>
                </w:rPrChange>
              </w:rPr>
              <w:tab/>
            </w:r>
            <w:r>
              <w:rPr>
                <w:rFonts w:ascii="Calibri" w:hAnsi="Calibri" w:cs="Calibri"/>
                <w:rPrChange w:author="Neeraj Durgapal" w:date="2024-08-28T03:49:00Z" w:id="3900">
                  <w:rPr/>
                </w:rPrChange>
              </w:rPr>
              <w:delText>22</w:delText>
            </w:r>
          </w:del>
        </w:p>
        <w:p w:rsidRPr="00E403D6" w:rsidR="00E403D6" w:rsidRDefault="00287800" w14:paraId="346909D5" w14:textId="77777777">
          <w:pPr>
            <w:pStyle w:val="TOC5"/>
            <w:tabs>
              <w:tab w:val="right" w:leader="dot" w:pos="9345"/>
            </w:tabs>
            <w:rPr>
              <w:del w:author="Shubhankar Ghosh" w:date="2024-08-27T13:05:00Z" w:id="3901"/>
              <w:rStyle w:val="Hyperlink"/>
              <w:rFonts w:ascii="Calibri" w:hAnsi="Calibri" w:cs="Calibri"/>
              <w:rPrChange w:author="Neeraj Durgapal" w:date="2024-08-28T03:49:00Z" w:id="3902">
                <w:rPr>
                  <w:del w:author="Shubhankar Ghosh" w:date="2024-08-27T13:05:00Z" w:id="3903"/>
                  <w:rStyle w:val="Hyperlink"/>
                </w:rPr>
              </w:rPrChange>
            </w:rPr>
          </w:pPr>
          <w:del w:author="Shubhankar Ghosh" w:date="2024-08-27T13:05:00Z" w:id="3904">
            <w:r>
              <w:rPr>
                <w:rFonts w:ascii="Calibri" w:hAnsi="Calibri" w:cs="Calibri"/>
                <w:rPrChange w:author="Neeraj Durgapal" w:date="2024-08-28T03:49:00Z" w:id="3905">
                  <w:rPr>
                    <w:rStyle w:val="Hyperlink"/>
                  </w:rPr>
                </w:rPrChange>
              </w:rPr>
              <w:delText>7.3.3.3 – Real-Time Data</w:delText>
            </w:r>
            <w:r>
              <w:rPr>
                <w:rFonts w:ascii="Calibri" w:hAnsi="Calibri" w:cs="Calibri"/>
                <w:rPrChange w:author="Neeraj Durgapal" w:date="2024-08-28T03:49:00Z" w:id="3906">
                  <w:rPr/>
                </w:rPrChange>
              </w:rPr>
              <w:tab/>
            </w:r>
            <w:r>
              <w:rPr>
                <w:rFonts w:ascii="Calibri" w:hAnsi="Calibri" w:cs="Calibri"/>
                <w:rPrChange w:author="Neeraj Durgapal" w:date="2024-08-28T03:49:00Z" w:id="3906">
                  <w:rPr/>
                </w:rPrChange>
              </w:rPr>
              <w:delText>22</w:delText>
            </w:r>
          </w:del>
        </w:p>
        <w:p w:rsidRPr="00E403D6" w:rsidR="00E403D6" w:rsidRDefault="00287800" w14:paraId="000EBE80" w14:textId="77777777">
          <w:pPr>
            <w:pStyle w:val="TOC4"/>
            <w:tabs>
              <w:tab w:val="right" w:leader="dot" w:pos="9345"/>
            </w:tabs>
            <w:rPr>
              <w:del w:author="Shubhankar Ghosh" w:date="2024-08-27T13:05:00Z" w:id="3907"/>
              <w:rStyle w:val="Hyperlink"/>
              <w:rFonts w:ascii="Calibri" w:hAnsi="Calibri" w:cs="Calibri"/>
              <w:rPrChange w:author="Neeraj Durgapal" w:date="2024-08-28T03:49:00Z" w:id="3908">
                <w:rPr>
                  <w:del w:author="Shubhankar Ghosh" w:date="2024-08-27T13:05:00Z" w:id="3909"/>
                  <w:rStyle w:val="Hyperlink"/>
                </w:rPr>
              </w:rPrChange>
            </w:rPr>
          </w:pPr>
          <w:del w:author="Shubhankar Ghosh" w:date="2024-08-27T13:05:00Z" w:id="3910">
            <w:r>
              <w:rPr>
                <w:rFonts w:ascii="Calibri" w:hAnsi="Calibri" w:cs="Calibri"/>
                <w:rPrChange w:author="Neeraj Durgapal" w:date="2024-08-28T03:49:00Z" w:id="3911">
                  <w:rPr>
                    <w:rStyle w:val="Hyperlink"/>
                  </w:rPr>
                </w:rPrChange>
              </w:rPr>
              <w:delText>7.3.4- Refunds Report</w:delText>
            </w:r>
            <w:r>
              <w:rPr>
                <w:rFonts w:ascii="Calibri" w:hAnsi="Calibri" w:cs="Calibri"/>
                <w:rPrChange w:author="Neeraj Durgapal" w:date="2024-08-28T03:49:00Z" w:id="3912">
                  <w:rPr/>
                </w:rPrChange>
              </w:rPr>
              <w:tab/>
            </w:r>
            <w:r>
              <w:rPr>
                <w:rFonts w:ascii="Calibri" w:hAnsi="Calibri" w:cs="Calibri"/>
                <w:rPrChange w:author="Neeraj Durgapal" w:date="2024-08-28T03:49:00Z" w:id="3912">
                  <w:rPr/>
                </w:rPrChange>
              </w:rPr>
              <w:delText>22</w:delText>
            </w:r>
          </w:del>
        </w:p>
        <w:p w:rsidRPr="00E403D6" w:rsidR="00E403D6" w:rsidRDefault="00287800" w14:paraId="1E1E32F8" w14:textId="77777777">
          <w:pPr>
            <w:pStyle w:val="TOC5"/>
            <w:tabs>
              <w:tab w:val="right" w:leader="dot" w:pos="9345"/>
            </w:tabs>
            <w:rPr>
              <w:del w:author="Shubhankar Ghosh" w:date="2024-08-27T13:05:00Z" w:id="3913"/>
              <w:rStyle w:val="Hyperlink"/>
              <w:rFonts w:ascii="Calibri" w:hAnsi="Calibri" w:cs="Calibri"/>
              <w:rPrChange w:author="Neeraj Durgapal" w:date="2024-08-28T03:49:00Z" w:id="3914">
                <w:rPr>
                  <w:del w:author="Shubhankar Ghosh" w:date="2024-08-27T13:05:00Z" w:id="3915"/>
                  <w:rStyle w:val="Hyperlink"/>
                </w:rPr>
              </w:rPrChange>
            </w:rPr>
          </w:pPr>
          <w:del w:author="Shubhankar Ghosh" w:date="2024-08-27T13:05:00Z" w:id="3916">
            <w:r>
              <w:rPr>
                <w:rFonts w:ascii="Calibri" w:hAnsi="Calibri" w:cs="Calibri"/>
                <w:rPrChange w:author="Neeraj Durgapal" w:date="2024-08-28T03:49:00Z" w:id="3917">
                  <w:rPr>
                    <w:rStyle w:val="Hyperlink"/>
                  </w:rPr>
                </w:rPrChange>
              </w:rPr>
              <w:delText>7.3.4.1 – Refund Status</w:delText>
            </w:r>
            <w:r>
              <w:rPr>
                <w:rFonts w:ascii="Calibri" w:hAnsi="Calibri" w:cs="Calibri"/>
                <w:rPrChange w:author="Neeraj Durgapal" w:date="2024-08-28T03:49:00Z" w:id="3918">
                  <w:rPr/>
                </w:rPrChange>
              </w:rPr>
              <w:tab/>
            </w:r>
            <w:r>
              <w:rPr>
                <w:rFonts w:ascii="Calibri" w:hAnsi="Calibri" w:cs="Calibri"/>
                <w:rPrChange w:author="Neeraj Durgapal" w:date="2024-08-28T03:49:00Z" w:id="3918">
                  <w:rPr/>
                </w:rPrChange>
              </w:rPr>
              <w:delText>23</w:delText>
            </w:r>
          </w:del>
        </w:p>
        <w:p w:rsidRPr="00E403D6" w:rsidR="00E403D6" w:rsidRDefault="00287800" w14:paraId="529AB6CE" w14:textId="77777777">
          <w:pPr>
            <w:pStyle w:val="TOC5"/>
            <w:tabs>
              <w:tab w:val="right" w:leader="dot" w:pos="9345"/>
            </w:tabs>
            <w:rPr>
              <w:del w:author="Shubhankar Ghosh" w:date="2024-08-27T13:05:00Z" w:id="3919"/>
              <w:rStyle w:val="Hyperlink"/>
              <w:rFonts w:ascii="Calibri" w:hAnsi="Calibri" w:cs="Calibri"/>
              <w:rPrChange w:author="Neeraj Durgapal" w:date="2024-08-28T03:49:00Z" w:id="3920">
                <w:rPr>
                  <w:del w:author="Shubhankar Ghosh" w:date="2024-08-27T13:05:00Z" w:id="3921"/>
                  <w:rStyle w:val="Hyperlink"/>
                </w:rPr>
              </w:rPrChange>
            </w:rPr>
          </w:pPr>
          <w:del w:author="Shubhankar Ghosh" w:date="2024-08-27T13:05:00Z" w:id="3922">
            <w:r>
              <w:rPr>
                <w:rFonts w:ascii="Calibri" w:hAnsi="Calibri" w:cs="Calibri"/>
                <w:rPrChange w:author="Neeraj Durgapal" w:date="2024-08-28T03:49:00Z" w:id="3923">
                  <w:rPr>
                    <w:rStyle w:val="Hyperlink"/>
                  </w:rPr>
                </w:rPrChange>
              </w:rPr>
              <w:delText>7.3.4.2 – Refund Details</w:delText>
            </w:r>
            <w:r>
              <w:rPr>
                <w:rFonts w:ascii="Calibri" w:hAnsi="Calibri" w:cs="Calibri"/>
                <w:rPrChange w:author="Neeraj Durgapal" w:date="2024-08-28T03:49:00Z" w:id="3924">
                  <w:rPr/>
                </w:rPrChange>
              </w:rPr>
              <w:tab/>
            </w:r>
            <w:r>
              <w:rPr>
                <w:rFonts w:ascii="Calibri" w:hAnsi="Calibri" w:cs="Calibri"/>
                <w:rPrChange w:author="Neeraj Durgapal" w:date="2024-08-28T03:49:00Z" w:id="3924">
                  <w:rPr/>
                </w:rPrChange>
              </w:rPr>
              <w:delText>23</w:delText>
            </w:r>
          </w:del>
        </w:p>
        <w:p w:rsidRPr="00E403D6" w:rsidR="00E403D6" w:rsidRDefault="00287800" w14:paraId="7C5CBCF3" w14:textId="77777777">
          <w:pPr>
            <w:pStyle w:val="TOC5"/>
            <w:tabs>
              <w:tab w:val="right" w:leader="dot" w:pos="9345"/>
            </w:tabs>
            <w:rPr>
              <w:del w:author="Shubhankar Ghosh" w:date="2024-08-27T13:05:00Z" w:id="3925"/>
              <w:rStyle w:val="Hyperlink"/>
              <w:rFonts w:ascii="Calibri" w:hAnsi="Calibri" w:cs="Calibri"/>
              <w:rPrChange w:author="Neeraj Durgapal" w:date="2024-08-28T03:49:00Z" w:id="3926">
                <w:rPr>
                  <w:del w:author="Shubhankar Ghosh" w:date="2024-08-27T13:05:00Z" w:id="3927"/>
                  <w:rStyle w:val="Hyperlink"/>
                </w:rPr>
              </w:rPrChange>
            </w:rPr>
          </w:pPr>
          <w:del w:author="Shubhankar Ghosh" w:date="2024-08-27T13:05:00Z" w:id="3928">
            <w:r>
              <w:rPr>
                <w:rFonts w:ascii="Calibri" w:hAnsi="Calibri" w:cs="Calibri"/>
                <w:rPrChange w:author="Neeraj Durgapal" w:date="2024-08-28T03:49:00Z" w:id="3929">
                  <w:rPr>
                    <w:rStyle w:val="Hyperlink"/>
                  </w:rPr>
                </w:rPrChange>
              </w:rPr>
              <w:delText>7.3.4.3 – Dispute Management</w:delText>
            </w:r>
            <w:r>
              <w:rPr>
                <w:rFonts w:ascii="Calibri" w:hAnsi="Calibri" w:cs="Calibri"/>
                <w:rPrChange w:author="Neeraj Durgapal" w:date="2024-08-28T03:49:00Z" w:id="3930">
                  <w:rPr/>
                </w:rPrChange>
              </w:rPr>
              <w:tab/>
            </w:r>
            <w:r>
              <w:rPr>
                <w:rFonts w:ascii="Calibri" w:hAnsi="Calibri" w:cs="Calibri"/>
                <w:rPrChange w:author="Neeraj Durgapal" w:date="2024-08-28T03:49:00Z" w:id="3930">
                  <w:rPr/>
                </w:rPrChange>
              </w:rPr>
              <w:delText>23</w:delText>
            </w:r>
          </w:del>
        </w:p>
        <w:p w:rsidRPr="00E403D6" w:rsidR="00E403D6" w:rsidRDefault="00287800" w14:paraId="599B49CB" w14:textId="77777777">
          <w:pPr>
            <w:pStyle w:val="TOC4"/>
            <w:tabs>
              <w:tab w:val="right" w:leader="dot" w:pos="9345"/>
            </w:tabs>
            <w:rPr>
              <w:del w:author="Shubhankar Ghosh" w:date="2024-08-27T13:05:00Z" w:id="3931"/>
              <w:rStyle w:val="Hyperlink"/>
              <w:rFonts w:ascii="Calibri" w:hAnsi="Calibri" w:cs="Calibri"/>
              <w:rPrChange w:author="Neeraj Durgapal" w:date="2024-08-28T03:49:00Z" w:id="3932">
                <w:rPr>
                  <w:del w:author="Shubhankar Ghosh" w:date="2024-08-27T13:05:00Z" w:id="3933"/>
                  <w:rStyle w:val="Hyperlink"/>
                </w:rPr>
              </w:rPrChange>
            </w:rPr>
          </w:pPr>
          <w:del w:author="Shubhankar Ghosh" w:date="2024-08-27T13:05:00Z" w:id="3934">
            <w:r>
              <w:rPr>
                <w:rFonts w:ascii="Calibri" w:hAnsi="Calibri" w:cs="Calibri"/>
                <w:rPrChange w:author="Neeraj Durgapal" w:date="2024-08-28T03:49:00Z" w:id="3935">
                  <w:rPr>
                    <w:rStyle w:val="Hyperlink"/>
                  </w:rPr>
                </w:rPrChange>
              </w:rPr>
              <w:delText>7.3.5- Bulk Refund Report</w:delText>
            </w:r>
            <w:r>
              <w:rPr>
                <w:rFonts w:ascii="Calibri" w:hAnsi="Calibri" w:cs="Calibri"/>
                <w:rPrChange w:author="Neeraj Durgapal" w:date="2024-08-28T03:49:00Z" w:id="3936">
                  <w:rPr/>
                </w:rPrChange>
              </w:rPr>
              <w:tab/>
            </w:r>
            <w:r>
              <w:rPr>
                <w:rFonts w:ascii="Calibri" w:hAnsi="Calibri" w:cs="Calibri"/>
                <w:rPrChange w:author="Neeraj Durgapal" w:date="2024-08-28T03:49:00Z" w:id="3936">
                  <w:rPr/>
                </w:rPrChange>
              </w:rPr>
              <w:delText>23</w:delText>
            </w:r>
          </w:del>
        </w:p>
        <w:p w:rsidRPr="00E403D6" w:rsidR="00E403D6" w:rsidRDefault="00287800" w14:paraId="02F11FF1" w14:textId="77777777">
          <w:pPr>
            <w:pStyle w:val="TOC5"/>
            <w:tabs>
              <w:tab w:val="right" w:leader="dot" w:pos="9345"/>
            </w:tabs>
            <w:rPr>
              <w:del w:author="Shubhankar Ghosh" w:date="2024-08-27T13:05:00Z" w:id="3937"/>
              <w:rStyle w:val="Hyperlink"/>
              <w:rFonts w:ascii="Calibri" w:hAnsi="Calibri" w:cs="Calibri"/>
              <w:rPrChange w:author="Neeraj Durgapal" w:date="2024-08-28T03:49:00Z" w:id="3938">
                <w:rPr>
                  <w:del w:author="Shubhankar Ghosh" w:date="2024-08-27T13:05:00Z" w:id="3939"/>
                  <w:rStyle w:val="Hyperlink"/>
                </w:rPr>
              </w:rPrChange>
            </w:rPr>
          </w:pPr>
          <w:del w:author="Shubhankar Ghosh" w:date="2024-08-27T13:05:00Z" w:id="3940">
            <w:r>
              <w:rPr>
                <w:rFonts w:ascii="Calibri" w:hAnsi="Calibri" w:cs="Calibri"/>
                <w:rPrChange w:author="Neeraj Durgapal" w:date="2024-08-28T03:49:00Z" w:id="3941">
                  <w:rPr>
                    <w:rStyle w:val="Hyperlink"/>
                  </w:rPr>
                </w:rPrChange>
              </w:rPr>
              <w:delText>7.3.5.1 – Batch Processing Overview</w:delText>
            </w:r>
            <w:r>
              <w:rPr>
                <w:rFonts w:ascii="Calibri" w:hAnsi="Calibri" w:cs="Calibri"/>
                <w:rPrChange w:author="Neeraj Durgapal" w:date="2024-08-28T03:49:00Z" w:id="3942">
                  <w:rPr/>
                </w:rPrChange>
              </w:rPr>
              <w:tab/>
            </w:r>
            <w:r>
              <w:rPr>
                <w:rFonts w:ascii="Calibri" w:hAnsi="Calibri" w:cs="Calibri"/>
                <w:rPrChange w:author="Neeraj Durgapal" w:date="2024-08-28T03:49:00Z" w:id="3942">
                  <w:rPr/>
                </w:rPrChange>
              </w:rPr>
              <w:delText>23</w:delText>
            </w:r>
          </w:del>
        </w:p>
        <w:p w:rsidRPr="00E403D6" w:rsidR="00E403D6" w:rsidRDefault="00287800" w14:paraId="7F6BE6E5" w14:textId="77777777">
          <w:pPr>
            <w:pStyle w:val="TOC5"/>
            <w:tabs>
              <w:tab w:val="right" w:leader="dot" w:pos="9345"/>
            </w:tabs>
            <w:rPr>
              <w:del w:author="Shubhankar Ghosh" w:date="2024-08-27T13:05:00Z" w:id="3943"/>
              <w:rStyle w:val="Hyperlink"/>
              <w:rFonts w:ascii="Calibri" w:hAnsi="Calibri" w:cs="Calibri"/>
              <w:rPrChange w:author="Neeraj Durgapal" w:date="2024-08-28T03:49:00Z" w:id="3944">
                <w:rPr>
                  <w:del w:author="Shubhankar Ghosh" w:date="2024-08-27T13:05:00Z" w:id="3945"/>
                  <w:rStyle w:val="Hyperlink"/>
                </w:rPr>
              </w:rPrChange>
            </w:rPr>
          </w:pPr>
          <w:del w:author="Shubhankar Ghosh" w:date="2024-08-27T13:05:00Z" w:id="3946">
            <w:r>
              <w:rPr>
                <w:rFonts w:ascii="Calibri" w:hAnsi="Calibri" w:cs="Calibri"/>
                <w:rPrChange w:author="Neeraj Durgapal" w:date="2024-08-28T03:49:00Z" w:id="3947">
                  <w:rPr>
                    <w:rStyle w:val="Hyperlink"/>
                  </w:rPr>
                </w:rPrChange>
              </w:rPr>
              <w:delText>7.3.5.2 – Detailed Batch Information</w:delText>
            </w:r>
            <w:r>
              <w:rPr>
                <w:rFonts w:ascii="Calibri" w:hAnsi="Calibri" w:cs="Calibri"/>
                <w:rPrChange w:author="Neeraj Durgapal" w:date="2024-08-28T03:49:00Z" w:id="3948">
                  <w:rPr/>
                </w:rPrChange>
              </w:rPr>
              <w:tab/>
            </w:r>
            <w:r>
              <w:rPr>
                <w:rFonts w:ascii="Calibri" w:hAnsi="Calibri" w:cs="Calibri"/>
                <w:rPrChange w:author="Neeraj Durgapal" w:date="2024-08-28T03:49:00Z" w:id="3948">
                  <w:rPr/>
                </w:rPrChange>
              </w:rPr>
              <w:delText>23</w:delText>
            </w:r>
          </w:del>
        </w:p>
        <w:p w:rsidRPr="00E403D6" w:rsidR="00E403D6" w:rsidRDefault="00287800" w14:paraId="3E4A1671" w14:textId="77777777">
          <w:pPr>
            <w:pStyle w:val="TOC5"/>
            <w:tabs>
              <w:tab w:val="right" w:leader="dot" w:pos="9345"/>
            </w:tabs>
            <w:rPr>
              <w:del w:author="Shubhankar Ghosh" w:date="2024-08-27T13:05:00Z" w:id="3949"/>
              <w:rStyle w:val="Hyperlink"/>
              <w:rFonts w:ascii="Calibri" w:hAnsi="Calibri" w:cs="Calibri"/>
              <w:rPrChange w:author="Neeraj Durgapal" w:date="2024-08-28T03:49:00Z" w:id="3950">
                <w:rPr>
                  <w:del w:author="Shubhankar Ghosh" w:date="2024-08-27T13:05:00Z" w:id="3951"/>
                  <w:rStyle w:val="Hyperlink"/>
                </w:rPr>
              </w:rPrChange>
            </w:rPr>
          </w:pPr>
          <w:del w:author="Shubhankar Ghosh" w:date="2024-08-27T13:05:00Z" w:id="3952">
            <w:r>
              <w:rPr>
                <w:rFonts w:ascii="Calibri" w:hAnsi="Calibri" w:cs="Calibri"/>
                <w:rPrChange w:author="Neeraj Durgapal" w:date="2024-08-28T03:49:00Z" w:id="3953">
                  <w:rPr>
                    <w:rStyle w:val="Hyperlink"/>
                  </w:rPr>
                </w:rPrChange>
              </w:rPr>
              <w:delText>7.3.5.3 – Batch Filtering</w:delText>
            </w:r>
            <w:r>
              <w:rPr>
                <w:rFonts w:ascii="Calibri" w:hAnsi="Calibri" w:cs="Calibri"/>
                <w:rPrChange w:author="Neeraj Durgapal" w:date="2024-08-28T03:49:00Z" w:id="3954">
                  <w:rPr/>
                </w:rPrChange>
              </w:rPr>
              <w:tab/>
            </w:r>
            <w:r>
              <w:rPr>
                <w:rFonts w:ascii="Calibri" w:hAnsi="Calibri" w:cs="Calibri"/>
                <w:rPrChange w:author="Neeraj Durgapal" w:date="2024-08-28T03:49:00Z" w:id="3954">
                  <w:rPr/>
                </w:rPrChange>
              </w:rPr>
              <w:delText>23</w:delText>
            </w:r>
          </w:del>
        </w:p>
        <w:p w:rsidRPr="00E403D6" w:rsidR="00E403D6" w:rsidRDefault="00287800" w14:paraId="65C66907" w14:textId="77777777">
          <w:pPr>
            <w:pStyle w:val="TOC4"/>
            <w:tabs>
              <w:tab w:val="right" w:leader="dot" w:pos="9345"/>
            </w:tabs>
            <w:rPr>
              <w:del w:author="Shubhankar Ghosh" w:date="2024-08-27T13:05:00Z" w:id="3955"/>
              <w:rStyle w:val="Hyperlink"/>
              <w:rFonts w:ascii="Calibri" w:hAnsi="Calibri" w:cs="Calibri"/>
              <w:rPrChange w:author="Neeraj Durgapal" w:date="2024-08-28T03:49:00Z" w:id="3956">
                <w:rPr>
                  <w:del w:author="Shubhankar Ghosh" w:date="2024-08-27T13:05:00Z" w:id="3957"/>
                  <w:rStyle w:val="Hyperlink"/>
                </w:rPr>
              </w:rPrChange>
            </w:rPr>
          </w:pPr>
          <w:del w:author="Shubhankar Ghosh" w:date="2024-08-27T13:05:00Z" w:id="3958">
            <w:r>
              <w:rPr>
                <w:rFonts w:ascii="Calibri" w:hAnsi="Calibri" w:cs="Calibri"/>
                <w:rPrChange w:author="Neeraj Durgapal" w:date="2024-08-28T03:49:00Z" w:id="3959">
                  <w:rPr>
                    <w:rStyle w:val="Hyperlink"/>
                  </w:rPr>
                </w:rPrChange>
              </w:rPr>
              <w:delText>7.3.6- Payments Report</w:delText>
            </w:r>
            <w:r>
              <w:rPr>
                <w:rFonts w:ascii="Calibri" w:hAnsi="Calibri" w:cs="Calibri"/>
                <w:rPrChange w:author="Neeraj Durgapal" w:date="2024-08-28T03:49:00Z" w:id="3960">
                  <w:rPr/>
                </w:rPrChange>
              </w:rPr>
              <w:tab/>
            </w:r>
            <w:r>
              <w:rPr>
                <w:rFonts w:ascii="Calibri" w:hAnsi="Calibri" w:cs="Calibri"/>
                <w:rPrChange w:author="Neeraj Durgapal" w:date="2024-08-28T03:49:00Z" w:id="3960">
                  <w:rPr/>
                </w:rPrChange>
              </w:rPr>
              <w:delText>23</w:delText>
            </w:r>
          </w:del>
        </w:p>
        <w:p w:rsidRPr="00E403D6" w:rsidR="00E403D6" w:rsidRDefault="00287800" w14:paraId="58AD6C2D" w14:textId="77777777">
          <w:pPr>
            <w:pStyle w:val="TOC5"/>
            <w:tabs>
              <w:tab w:val="right" w:leader="dot" w:pos="9345"/>
            </w:tabs>
            <w:rPr>
              <w:del w:author="Shubhankar Ghosh" w:date="2024-08-27T13:05:00Z" w:id="3961"/>
              <w:rStyle w:val="Hyperlink"/>
              <w:rFonts w:ascii="Calibri" w:hAnsi="Calibri" w:cs="Calibri"/>
              <w:rPrChange w:author="Neeraj Durgapal" w:date="2024-08-28T03:49:00Z" w:id="3962">
                <w:rPr>
                  <w:del w:author="Shubhankar Ghosh" w:date="2024-08-27T13:05:00Z" w:id="3963"/>
                  <w:rStyle w:val="Hyperlink"/>
                </w:rPr>
              </w:rPrChange>
            </w:rPr>
          </w:pPr>
          <w:del w:author="Shubhankar Ghosh" w:date="2024-08-27T13:05:00Z" w:id="3964">
            <w:r>
              <w:rPr>
                <w:rFonts w:ascii="Calibri" w:hAnsi="Calibri" w:cs="Calibri"/>
                <w:rPrChange w:author="Neeraj Durgapal" w:date="2024-08-28T03:49:00Z" w:id="3965">
                  <w:rPr>
                    <w:rStyle w:val="Hyperlink"/>
                  </w:rPr>
                </w:rPrChange>
              </w:rPr>
              <w:delText>7.3.6.1 – Payment Summary</w:delText>
            </w:r>
            <w:r>
              <w:rPr>
                <w:rFonts w:ascii="Calibri" w:hAnsi="Calibri" w:cs="Calibri"/>
                <w:rPrChange w:author="Neeraj Durgapal" w:date="2024-08-28T03:49:00Z" w:id="3966">
                  <w:rPr/>
                </w:rPrChange>
              </w:rPr>
              <w:tab/>
            </w:r>
            <w:r>
              <w:rPr>
                <w:rFonts w:ascii="Calibri" w:hAnsi="Calibri" w:cs="Calibri"/>
                <w:rPrChange w:author="Neeraj Durgapal" w:date="2024-08-28T03:49:00Z" w:id="3966">
                  <w:rPr/>
                </w:rPrChange>
              </w:rPr>
              <w:delText>23</w:delText>
            </w:r>
          </w:del>
        </w:p>
        <w:p w:rsidRPr="00E403D6" w:rsidR="00E403D6" w:rsidRDefault="00287800" w14:paraId="5A8BC48D" w14:textId="77777777">
          <w:pPr>
            <w:pStyle w:val="TOC5"/>
            <w:tabs>
              <w:tab w:val="right" w:leader="dot" w:pos="9345"/>
            </w:tabs>
            <w:rPr>
              <w:del w:author="Shubhankar Ghosh" w:date="2024-08-27T13:05:00Z" w:id="3967"/>
              <w:rStyle w:val="Hyperlink"/>
              <w:rFonts w:ascii="Calibri" w:hAnsi="Calibri" w:cs="Calibri"/>
              <w:rPrChange w:author="Neeraj Durgapal" w:date="2024-08-28T03:49:00Z" w:id="3968">
                <w:rPr>
                  <w:del w:author="Shubhankar Ghosh" w:date="2024-08-27T13:05:00Z" w:id="3969"/>
                  <w:rStyle w:val="Hyperlink"/>
                </w:rPr>
              </w:rPrChange>
            </w:rPr>
          </w:pPr>
          <w:del w:author="Shubhankar Ghosh" w:date="2024-08-27T13:05:00Z" w:id="3970">
            <w:r>
              <w:rPr>
                <w:rFonts w:ascii="Calibri" w:hAnsi="Calibri" w:cs="Calibri"/>
                <w:rPrChange w:author="Neeraj Durgapal" w:date="2024-08-28T03:49:00Z" w:id="3971">
                  <w:rPr>
                    <w:rStyle w:val="Hyperlink"/>
                  </w:rPr>
                </w:rPrChange>
              </w:rPr>
              <w:delText>7.3.6.2 – Payment Method Analysis</w:delText>
            </w:r>
            <w:r>
              <w:rPr>
                <w:rFonts w:ascii="Calibri" w:hAnsi="Calibri" w:cs="Calibri"/>
                <w:rPrChange w:author="Neeraj Durgapal" w:date="2024-08-28T03:49:00Z" w:id="3972">
                  <w:rPr/>
                </w:rPrChange>
              </w:rPr>
              <w:tab/>
            </w:r>
            <w:r>
              <w:rPr>
                <w:rFonts w:ascii="Calibri" w:hAnsi="Calibri" w:cs="Calibri"/>
                <w:rPrChange w:author="Neeraj Durgapal" w:date="2024-08-28T03:49:00Z" w:id="3972">
                  <w:rPr/>
                </w:rPrChange>
              </w:rPr>
              <w:delText>23</w:delText>
            </w:r>
          </w:del>
        </w:p>
        <w:p w:rsidRPr="00E403D6" w:rsidR="00E403D6" w:rsidRDefault="00287800" w14:paraId="7B98F19C" w14:textId="77777777">
          <w:pPr>
            <w:pStyle w:val="TOC5"/>
            <w:tabs>
              <w:tab w:val="right" w:leader="dot" w:pos="9345"/>
            </w:tabs>
            <w:rPr>
              <w:del w:author="Shubhankar Ghosh" w:date="2024-08-27T13:05:00Z" w:id="3973"/>
              <w:rStyle w:val="Hyperlink"/>
              <w:rFonts w:ascii="Calibri" w:hAnsi="Calibri" w:cs="Calibri"/>
              <w:rPrChange w:author="Neeraj Durgapal" w:date="2024-08-28T03:49:00Z" w:id="3974">
                <w:rPr>
                  <w:del w:author="Shubhankar Ghosh" w:date="2024-08-27T13:05:00Z" w:id="3975"/>
                  <w:rStyle w:val="Hyperlink"/>
                </w:rPr>
              </w:rPrChange>
            </w:rPr>
          </w:pPr>
          <w:del w:author="Shubhankar Ghosh" w:date="2024-08-27T13:05:00Z" w:id="3976">
            <w:r>
              <w:rPr>
                <w:rFonts w:ascii="Calibri" w:hAnsi="Calibri" w:cs="Calibri"/>
                <w:rPrChange w:author="Neeraj Durgapal" w:date="2024-08-28T03:49:00Z" w:id="3977">
                  <w:rPr>
                    <w:rStyle w:val="Hyperlink"/>
                  </w:rPr>
                </w:rPrChange>
              </w:rPr>
              <w:delText>7.3.6.3 – Reconciliation Status</w:delText>
            </w:r>
            <w:r>
              <w:rPr>
                <w:rFonts w:ascii="Calibri" w:hAnsi="Calibri" w:cs="Calibri"/>
                <w:rPrChange w:author="Neeraj Durgapal" w:date="2024-08-28T03:49:00Z" w:id="3978">
                  <w:rPr/>
                </w:rPrChange>
              </w:rPr>
              <w:tab/>
            </w:r>
            <w:r>
              <w:rPr>
                <w:rFonts w:ascii="Calibri" w:hAnsi="Calibri" w:cs="Calibri"/>
                <w:rPrChange w:author="Neeraj Durgapal" w:date="2024-08-28T03:49:00Z" w:id="3978">
                  <w:rPr/>
                </w:rPrChange>
              </w:rPr>
              <w:delText>23</w:delText>
            </w:r>
          </w:del>
        </w:p>
        <w:p w:rsidRPr="00E403D6" w:rsidR="00E403D6" w:rsidRDefault="00287800" w14:paraId="08705C57" w14:textId="77777777">
          <w:pPr>
            <w:pStyle w:val="TOC4"/>
            <w:tabs>
              <w:tab w:val="right" w:leader="dot" w:pos="9345"/>
            </w:tabs>
            <w:rPr>
              <w:del w:author="Shubhankar Ghosh" w:date="2024-08-27T13:05:00Z" w:id="3979"/>
              <w:rStyle w:val="Hyperlink"/>
              <w:rFonts w:ascii="Calibri" w:hAnsi="Calibri" w:cs="Calibri"/>
              <w:rPrChange w:author="Neeraj Durgapal" w:date="2024-08-28T03:49:00Z" w:id="3980">
                <w:rPr>
                  <w:del w:author="Shubhankar Ghosh" w:date="2024-08-27T13:05:00Z" w:id="3981"/>
                  <w:rStyle w:val="Hyperlink"/>
                </w:rPr>
              </w:rPrChange>
            </w:rPr>
          </w:pPr>
          <w:del w:author="Shubhankar Ghosh" w:date="2024-08-27T13:05:00Z" w:id="3982">
            <w:r>
              <w:rPr>
                <w:rFonts w:ascii="Calibri" w:hAnsi="Calibri" w:cs="Calibri"/>
                <w:rPrChange w:author="Neeraj Durgapal" w:date="2024-08-28T03:49:00Z" w:id="3983">
                  <w:rPr>
                    <w:rStyle w:val="Hyperlink"/>
                  </w:rPr>
                </w:rPrChange>
              </w:rPr>
              <w:delText>7.3.7- Chargeback Report</w:delText>
            </w:r>
            <w:r>
              <w:rPr>
                <w:rFonts w:ascii="Calibri" w:hAnsi="Calibri" w:cs="Calibri"/>
                <w:rPrChange w:author="Neeraj Durgapal" w:date="2024-08-28T03:49:00Z" w:id="3984">
                  <w:rPr/>
                </w:rPrChange>
              </w:rPr>
              <w:tab/>
            </w:r>
            <w:r>
              <w:rPr>
                <w:rFonts w:ascii="Calibri" w:hAnsi="Calibri" w:cs="Calibri"/>
                <w:rPrChange w:author="Neeraj Durgapal" w:date="2024-08-28T03:49:00Z" w:id="3984">
                  <w:rPr/>
                </w:rPrChange>
              </w:rPr>
              <w:delText>24</w:delText>
            </w:r>
          </w:del>
        </w:p>
        <w:p w:rsidRPr="00E403D6" w:rsidR="00E403D6" w:rsidRDefault="00287800" w14:paraId="3C1651E7" w14:textId="77777777">
          <w:pPr>
            <w:pStyle w:val="TOC5"/>
            <w:tabs>
              <w:tab w:val="right" w:leader="dot" w:pos="9345"/>
            </w:tabs>
            <w:rPr>
              <w:del w:author="Shubhankar Ghosh" w:date="2024-08-27T13:05:00Z" w:id="3985"/>
              <w:rStyle w:val="Hyperlink"/>
              <w:rFonts w:ascii="Calibri" w:hAnsi="Calibri" w:cs="Calibri"/>
              <w:rPrChange w:author="Neeraj Durgapal" w:date="2024-08-28T03:49:00Z" w:id="3986">
                <w:rPr>
                  <w:del w:author="Shubhankar Ghosh" w:date="2024-08-27T13:05:00Z" w:id="3987"/>
                  <w:rStyle w:val="Hyperlink"/>
                </w:rPr>
              </w:rPrChange>
            </w:rPr>
          </w:pPr>
          <w:del w:author="Shubhankar Ghosh" w:date="2024-08-27T13:05:00Z" w:id="3988">
            <w:r>
              <w:rPr>
                <w:rFonts w:ascii="Calibri" w:hAnsi="Calibri" w:cs="Calibri"/>
                <w:rPrChange w:author="Neeraj Durgapal" w:date="2024-08-28T03:49:00Z" w:id="3989">
                  <w:rPr>
                    <w:rStyle w:val="Hyperlink"/>
                  </w:rPr>
                </w:rPrChange>
              </w:rPr>
              <w:delText>7.3.7.1 – Chargeback Details</w:delText>
            </w:r>
            <w:r>
              <w:rPr>
                <w:rFonts w:ascii="Calibri" w:hAnsi="Calibri" w:cs="Calibri"/>
                <w:rPrChange w:author="Neeraj Durgapal" w:date="2024-08-28T03:49:00Z" w:id="3990">
                  <w:rPr/>
                </w:rPrChange>
              </w:rPr>
              <w:tab/>
            </w:r>
            <w:r>
              <w:rPr>
                <w:rFonts w:ascii="Calibri" w:hAnsi="Calibri" w:cs="Calibri"/>
                <w:rPrChange w:author="Neeraj Durgapal" w:date="2024-08-28T03:49:00Z" w:id="3990">
                  <w:rPr/>
                </w:rPrChange>
              </w:rPr>
              <w:delText>24</w:delText>
            </w:r>
          </w:del>
        </w:p>
        <w:p w:rsidRPr="00E403D6" w:rsidR="00E403D6" w:rsidRDefault="00287800" w14:paraId="70C82C79" w14:textId="77777777">
          <w:pPr>
            <w:pStyle w:val="TOC5"/>
            <w:tabs>
              <w:tab w:val="right" w:leader="dot" w:pos="9345"/>
            </w:tabs>
            <w:rPr>
              <w:del w:author="Shubhankar Ghosh" w:date="2024-08-27T13:05:00Z" w:id="3991"/>
              <w:rStyle w:val="Hyperlink"/>
              <w:rFonts w:ascii="Calibri" w:hAnsi="Calibri" w:cs="Calibri"/>
              <w:rPrChange w:author="Neeraj Durgapal" w:date="2024-08-28T03:49:00Z" w:id="3992">
                <w:rPr>
                  <w:del w:author="Shubhankar Ghosh" w:date="2024-08-27T13:05:00Z" w:id="3993"/>
                  <w:rStyle w:val="Hyperlink"/>
                </w:rPr>
              </w:rPrChange>
            </w:rPr>
          </w:pPr>
          <w:del w:author="Shubhankar Ghosh" w:date="2024-08-27T13:05:00Z" w:id="3994">
            <w:r>
              <w:rPr>
                <w:rFonts w:ascii="Calibri" w:hAnsi="Calibri" w:cs="Calibri"/>
                <w:rPrChange w:author="Neeraj Durgapal" w:date="2024-08-28T03:49:00Z" w:id="3995">
                  <w:rPr>
                    <w:rStyle w:val="Hyperlink"/>
                  </w:rPr>
                </w:rPrChange>
              </w:rPr>
              <w:delText>7.3.7.2 – Chargeback Status</w:delText>
            </w:r>
            <w:r>
              <w:rPr>
                <w:rFonts w:ascii="Calibri" w:hAnsi="Calibri" w:cs="Calibri"/>
                <w:rPrChange w:author="Neeraj Durgapal" w:date="2024-08-28T03:49:00Z" w:id="3996">
                  <w:rPr/>
                </w:rPrChange>
              </w:rPr>
              <w:tab/>
            </w:r>
            <w:r>
              <w:rPr>
                <w:rFonts w:ascii="Calibri" w:hAnsi="Calibri" w:cs="Calibri"/>
                <w:rPrChange w:author="Neeraj Durgapal" w:date="2024-08-28T03:49:00Z" w:id="3996">
                  <w:rPr/>
                </w:rPrChange>
              </w:rPr>
              <w:delText>24</w:delText>
            </w:r>
          </w:del>
        </w:p>
        <w:p w:rsidRPr="00E403D6" w:rsidR="00E403D6" w:rsidRDefault="00287800" w14:paraId="4BD4AE99" w14:textId="77777777">
          <w:pPr>
            <w:pStyle w:val="TOC5"/>
            <w:tabs>
              <w:tab w:val="right" w:leader="dot" w:pos="9345"/>
            </w:tabs>
            <w:rPr>
              <w:del w:author="Shubhankar Ghosh" w:date="2024-08-27T13:05:00Z" w:id="3997"/>
              <w:rStyle w:val="Hyperlink"/>
              <w:rFonts w:ascii="Calibri" w:hAnsi="Calibri" w:cs="Calibri"/>
              <w:rPrChange w:author="Neeraj Durgapal" w:date="2024-08-28T03:49:00Z" w:id="3998">
                <w:rPr>
                  <w:del w:author="Shubhankar Ghosh" w:date="2024-08-27T13:05:00Z" w:id="3999"/>
                  <w:rStyle w:val="Hyperlink"/>
                </w:rPr>
              </w:rPrChange>
            </w:rPr>
          </w:pPr>
          <w:del w:author="Shubhankar Ghosh" w:date="2024-08-27T13:05:00Z" w:id="4000">
            <w:r>
              <w:rPr>
                <w:rFonts w:ascii="Calibri" w:hAnsi="Calibri" w:cs="Calibri"/>
                <w:rPrChange w:author="Neeraj Durgapal" w:date="2024-08-28T03:49:00Z" w:id="4001">
                  <w:rPr>
                    <w:rStyle w:val="Hyperlink"/>
                  </w:rPr>
                </w:rPrChange>
              </w:rPr>
              <w:delText>7.3.7.3 – Dispute Tracking</w:delText>
            </w:r>
            <w:r>
              <w:rPr>
                <w:rFonts w:ascii="Calibri" w:hAnsi="Calibri" w:cs="Calibri"/>
                <w:rPrChange w:author="Neeraj Durgapal" w:date="2024-08-28T03:49:00Z" w:id="4002">
                  <w:rPr/>
                </w:rPrChange>
              </w:rPr>
              <w:tab/>
            </w:r>
            <w:r>
              <w:rPr>
                <w:rFonts w:ascii="Calibri" w:hAnsi="Calibri" w:cs="Calibri"/>
                <w:rPrChange w:author="Neeraj Durgapal" w:date="2024-08-28T03:49:00Z" w:id="4002">
                  <w:rPr/>
                </w:rPrChange>
              </w:rPr>
              <w:delText>24</w:delText>
            </w:r>
          </w:del>
        </w:p>
        <w:p w:rsidRPr="00E403D6" w:rsidR="00E403D6" w:rsidRDefault="00287800" w14:paraId="349E4A39" w14:textId="77777777">
          <w:pPr>
            <w:pStyle w:val="TOC4"/>
            <w:tabs>
              <w:tab w:val="right" w:leader="dot" w:pos="9345"/>
            </w:tabs>
            <w:rPr>
              <w:del w:author="Shubhankar Ghosh" w:date="2024-08-27T13:05:00Z" w:id="4003"/>
              <w:rStyle w:val="Hyperlink"/>
              <w:rFonts w:ascii="Calibri" w:hAnsi="Calibri" w:cs="Calibri"/>
              <w:rPrChange w:author="Neeraj Durgapal" w:date="2024-08-28T03:49:00Z" w:id="4004">
                <w:rPr>
                  <w:del w:author="Shubhankar Ghosh" w:date="2024-08-27T13:05:00Z" w:id="4005"/>
                  <w:rStyle w:val="Hyperlink"/>
                </w:rPr>
              </w:rPrChange>
            </w:rPr>
          </w:pPr>
          <w:del w:author="Shubhankar Ghosh" w:date="2024-08-27T13:05:00Z" w:id="4006">
            <w:r>
              <w:rPr>
                <w:rFonts w:ascii="Calibri" w:hAnsi="Calibri" w:cs="Calibri"/>
                <w:rPrChange w:author="Neeraj Durgapal" w:date="2024-08-28T03:49:00Z" w:id="4007">
                  <w:rPr>
                    <w:rStyle w:val="Hyperlink"/>
                  </w:rPr>
                </w:rPrChange>
              </w:rPr>
              <w:delText>7.3.8- Validation</w:delText>
            </w:r>
            <w:r>
              <w:rPr>
                <w:rFonts w:ascii="Calibri" w:hAnsi="Calibri" w:cs="Calibri"/>
                <w:rPrChange w:author="Neeraj Durgapal" w:date="2024-08-28T03:49:00Z" w:id="4008">
                  <w:rPr/>
                </w:rPrChange>
              </w:rPr>
              <w:tab/>
            </w:r>
            <w:r>
              <w:rPr>
                <w:rFonts w:ascii="Calibri" w:hAnsi="Calibri" w:cs="Calibri"/>
                <w:rPrChange w:author="Neeraj Durgapal" w:date="2024-08-28T03:49:00Z" w:id="4008">
                  <w:rPr/>
                </w:rPrChange>
              </w:rPr>
              <w:delText>24</w:delText>
            </w:r>
          </w:del>
        </w:p>
        <w:p w:rsidRPr="00E403D6" w:rsidR="00E403D6" w:rsidRDefault="00287800" w14:paraId="3D9EAB02" w14:textId="77777777">
          <w:pPr>
            <w:pStyle w:val="TOC5"/>
            <w:tabs>
              <w:tab w:val="right" w:leader="dot" w:pos="9345"/>
            </w:tabs>
            <w:rPr>
              <w:del w:author="Shubhankar Ghosh" w:date="2024-08-27T13:05:00Z" w:id="4009"/>
              <w:rStyle w:val="Hyperlink"/>
              <w:rFonts w:ascii="Calibri" w:hAnsi="Calibri" w:cs="Calibri"/>
              <w:rPrChange w:author="Neeraj Durgapal" w:date="2024-08-28T03:49:00Z" w:id="4010">
                <w:rPr>
                  <w:del w:author="Shubhankar Ghosh" w:date="2024-08-27T13:05:00Z" w:id="4011"/>
                  <w:rStyle w:val="Hyperlink"/>
                </w:rPr>
              </w:rPrChange>
            </w:rPr>
          </w:pPr>
          <w:del w:author="Shubhankar Ghosh" w:date="2024-08-27T13:05:00Z" w:id="4012">
            <w:r>
              <w:rPr>
                <w:rFonts w:ascii="Calibri" w:hAnsi="Calibri" w:cs="Calibri"/>
                <w:rPrChange w:author="Neeraj Durgapal" w:date="2024-08-28T03:49:00Z" w:id="4013">
                  <w:rPr>
                    <w:rStyle w:val="Hyperlink"/>
                  </w:rPr>
                </w:rPrChange>
              </w:rPr>
              <w:delText>7.3.8.1 – Data Integrity</w:delText>
            </w:r>
            <w:r>
              <w:rPr>
                <w:rFonts w:ascii="Calibri" w:hAnsi="Calibri" w:cs="Calibri"/>
                <w:rPrChange w:author="Neeraj Durgapal" w:date="2024-08-28T03:49:00Z" w:id="4014">
                  <w:rPr/>
                </w:rPrChange>
              </w:rPr>
              <w:tab/>
            </w:r>
            <w:r>
              <w:rPr>
                <w:rFonts w:ascii="Calibri" w:hAnsi="Calibri" w:cs="Calibri"/>
                <w:rPrChange w:author="Neeraj Durgapal" w:date="2024-08-28T03:49:00Z" w:id="4014">
                  <w:rPr/>
                </w:rPrChange>
              </w:rPr>
              <w:delText>24</w:delText>
            </w:r>
          </w:del>
        </w:p>
        <w:p w:rsidRPr="00E403D6" w:rsidR="00E403D6" w:rsidRDefault="00287800" w14:paraId="11AD4432" w14:textId="77777777">
          <w:pPr>
            <w:pStyle w:val="TOC5"/>
            <w:tabs>
              <w:tab w:val="right" w:leader="dot" w:pos="9345"/>
            </w:tabs>
            <w:rPr>
              <w:del w:author="Shubhankar Ghosh" w:date="2024-08-27T13:05:00Z" w:id="4015"/>
              <w:rStyle w:val="Hyperlink"/>
              <w:rFonts w:ascii="Calibri" w:hAnsi="Calibri" w:cs="Calibri"/>
              <w:rPrChange w:author="Neeraj Durgapal" w:date="2024-08-28T03:49:00Z" w:id="4016">
                <w:rPr>
                  <w:del w:author="Shubhankar Ghosh" w:date="2024-08-27T13:05:00Z" w:id="4017"/>
                  <w:rStyle w:val="Hyperlink"/>
                </w:rPr>
              </w:rPrChange>
            </w:rPr>
          </w:pPr>
          <w:del w:author="Shubhankar Ghosh" w:date="2024-08-27T13:05:00Z" w:id="4018">
            <w:r>
              <w:rPr>
                <w:rFonts w:ascii="Calibri" w:hAnsi="Calibri" w:cs="Calibri"/>
                <w:rPrChange w:author="Neeraj Durgapal" w:date="2024-08-28T03:49:00Z" w:id="4019">
                  <w:rPr>
                    <w:rStyle w:val="Hyperlink"/>
                  </w:rPr>
                </w:rPrChange>
              </w:rPr>
              <w:delText>7.3.8.2 – Role-Based Access</w:delText>
            </w:r>
            <w:r>
              <w:rPr>
                <w:rFonts w:ascii="Calibri" w:hAnsi="Calibri" w:cs="Calibri"/>
                <w:rPrChange w:author="Neeraj Durgapal" w:date="2024-08-28T03:49:00Z" w:id="4020">
                  <w:rPr/>
                </w:rPrChange>
              </w:rPr>
              <w:tab/>
            </w:r>
            <w:r>
              <w:rPr>
                <w:rFonts w:ascii="Calibri" w:hAnsi="Calibri" w:cs="Calibri"/>
                <w:rPrChange w:author="Neeraj Durgapal" w:date="2024-08-28T03:49:00Z" w:id="4020">
                  <w:rPr/>
                </w:rPrChange>
              </w:rPr>
              <w:delText>24</w:delText>
            </w:r>
          </w:del>
        </w:p>
        <w:p w:rsidRPr="00E403D6" w:rsidR="00E403D6" w:rsidRDefault="00287800" w14:paraId="47EC4821" w14:textId="77777777">
          <w:pPr>
            <w:pStyle w:val="TOC4"/>
            <w:tabs>
              <w:tab w:val="right" w:leader="dot" w:pos="9345"/>
            </w:tabs>
            <w:rPr>
              <w:del w:author="Shubhankar Ghosh" w:date="2024-08-27T13:05:00Z" w:id="4021"/>
              <w:rStyle w:val="Hyperlink"/>
              <w:rFonts w:ascii="Calibri" w:hAnsi="Calibri" w:cs="Calibri"/>
              <w:rPrChange w:author="Neeraj Durgapal" w:date="2024-08-28T03:49:00Z" w:id="4022">
                <w:rPr>
                  <w:del w:author="Shubhankar Ghosh" w:date="2024-08-27T13:05:00Z" w:id="4023"/>
                  <w:rStyle w:val="Hyperlink"/>
                </w:rPr>
              </w:rPrChange>
            </w:rPr>
          </w:pPr>
          <w:del w:author="Shubhankar Ghosh" w:date="2024-08-27T13:05:00Z" w:id="4024">
            <w:r>
              <w:rPr>
                <w:rFonts w:ascii="Calibri" w:hAnsi="Calibri" w:cs="Calibri"/>
                <w:rPrChange w:author="Neeraj Durgapal" w:date="2024-08-28T03:49:00Z" w:id="4025">
                  <w:rPr>
                    <w:rStyle w:val="Hyperlink"/>
                  </w:rPr>
                </w:rPrChange>
              </w:rPr>
              <w:delText>7.3.9- Scheduling</w:delText>
            </w:r>
            <w:r>
              <w:rPr>
                <w:rFonts w:ascii="Calibri" w:hAnsi="Calibri" w:cs="Calibri"/>
                <w:rPrChange w:author="Neeraj Durgapal" w:date="2024-08-28T03:49:00Z" w:id="4026">
                  <w:rPr/>
                </w:rPrChange>
              </w:rPr>
              <w:tab/>
            </w:r>
            <w:r>
              <w:rPr>
                <w:rFonts w:ascii="Calibri" w:hAnsi="Calibri" w:cs="Calibri"/>
                <w:rPrChange w:author="Neeraj Durgapal" w:date="2024-08-28T03:49:00Z" w:id="4026">
                  <w:rPr/>
                </w:rPrChange>
              </w:rPr>
              <w:delText>24</w:delText>
            </w:r>
          </w:del>
        </w:p>
        <w:p w:rsidRPr="00E403D6" w:rsidR="00E403D6" w:rsidRDefault="00287800" w14:paraId="4CE093B7" w14:textId="77777777">
          <w:pPr>
            <w:pStyle w:val="TOC5"/>
            <w:tabs>
              <w:tab w:val="right" w:leader="dot" w:pos="9345"/>
            </w:tabs>
            <w:rPr>
              <w:del w:author="Shubhankar Ghosh" w:date="2024-08-27T13:05:00Z" w:id="4027"/>
              <w:rStyle w:val="Hyperlink"/>
              <w:rFonts w:ascii="Calibri" w:hAnsi="Calibri" w:cs="Calibri"/>
              <w:rPrChange w:author="Neeraj Durgapal" w:date="2024-08-28T03:49:00Z" w:id="4028">
                <w:rPr>
                  <w:del w:author="Shubhankar Ghosh" w:date="2024-08-27T13:05:00Z" w:id="4029"/>
                  <w:rStyle w:val="Hyperlink"/>
                </w:rPr>
              </w:rPrChange>
            </w:rPr>
          </w:pPr>
          <w:del w:author="Shubhankar Ghosh" w:date="2024-08-27T13:05:00Z" w:id="4030">
            <w:r>
              <w:rPr>
                <w:rFonts w:ascii="Calibri" w:hAnsi="Calibri" w:cs="Calibri"/>
                <w:rPrChange w:author="Neeraj Durgapal" w:date="2024-08-28T03:49:00Z" w:id="4031">
                  <w:rPr>
                    <w:rStyle w:val="Hyperlink"/>
                  </w:rPr>
                </w:rPrChange>
              </w:rPr>
              <w:delText>7.3.9.1 – Schedules</w:delText>
            </w:r>
            <w:r>
              <w:rPr>
                <w:rFonts w:ascii="Calibri" w:hAnsi="Calibri" w:cs="Calibri"/>
                <w:rPrChange w:author="Neeraj Durgapal" w:date="2024-08-28T03:49:00Z" w:id="4032">
                  <w:rPr/>
                </w:rPrChange>
              </w:rPr>
              <w:tab/>
            </w:r>
            <w:r>
              <w:rPr>
                <w:rFonts w:ascii="Calibri" w:hAnsi="Calibri" w:cs="Calibri"/>
                <w:rPrChange w:author="Neeraj Durgapal" w:date="2024-08-28T03:49:00Z" w:id="4032">
                  <w:rPr/>
                </w:rPrChange>
              </w:rPr>
              <w:delText>24</w:delText>
            </w:r>
          </w:del>
        </w:p>
        <w:p w:rsidRPr="00E403D6" w:rsidR="00E403D6" w:rsidRDefault="00287800" w14:paraId="7FC25BB2" w14:textId="77777777">
          <w:pPr>
            <w:pStyle w:val="TOC5"/>
            <w:tabs>
              <w:tab w:val="right" w:leader="dot" w:pos="9345"/>
            </w:tabs>
            <w:rPr>
              <w:del w:author="Shubhankar Ghosh" w:date="2024-08-27T13:05:00Z" w:id="4033"/>
              <w:rStyle w:val="Hyperlink"/>
              <w:rFonts w:ascii="Calibri" w:hAnsi="Calibri" w:cs="Calibri"/>
              <w:rPrChange w:author="Neeraj Durgapal" w:date="2024-08-28T03:49:00Z" w:id="4034">
                <w:rPr>
                  <w:del w:author="Shubhankar Ghosh" w:date="2024-08-27T13:05:00Z" w:id="4035"/>
                  <w:rStyle w:val="Hyperlink"/>
                </w:rPr>
              </w:rPrChange>
            </w:rPr>
          </w:pPr>
          <w:del w:author="Shubhankar Ghosh" w:date="2024-08-27T13:05:00Z" w:id="4036">
            <w:r>
              <w:rPr>
                <w:rFonts w:ascii="Calibri" w:hAnsi="Calibri" w:cs="Calibri"/>
                <w:rPrChange w:author="Neeraj Durgapal" w:date="2024-08-28T03:49:00Z" w:id="4037">
                  <w:rPr>
                    <w:rStyle w:val="Hyperlink"/>
                  </w:rPr>
                </w:rPrChange>
              </w:rPr>
              <w:delText>7.3.9.2 – Notifications</w:delText>
            </w:r>
            <w:r>
              <w:rPr>
                <w:rFonts w:ascii="Calibri" w:hAnsi="Calibri" w:cs="Calibri"/>
                <w:rPrChange w:author="Neeraj Durgapal" w:date="2024-08-28T03:49:00Z" w:id="4038">
                  <w:rPr/>
                </w:rPrChange>
              </w:rPr>
              <w:tab/>
            </w:r>
            <w:r>
              <w:rPr>
                <w:rFonts w:ascii="Calibri" w:hAnsi="Calibri" w:cs="Calibri"/>
                <w:rPrChange w:author="Neeraj Durgapal" w:date="2024-08-28T03:49:00Z" w:id="4038">
                  <w:rPr/>
                </w:rPrChange>
              </w:rPr>
              <w:delText>24</w:delText>
            </w:r>
          </w:del>
        </w:p>
        <w:p w:rsidRPr="00E403D6" w:rsidR="00E403D6" w:rsidRDefault="00287800" w14:paraId="1F9EBB7B" w14:textId="77777777">
          <w:pPr>
            <w:pStyle w:val="TOC5"/>
            <w:tabs>
              <w:tab w:val="right" w:leader="dot" w:pos="9345"/>
            </w:tabs>
            <w:rPr>
              <w:del w:author="Shubhankar Ghosh" w:date="2024-08-27T13:05:00Z" w:id="4039"/>
              <w:rStyle w:val="Hyperlink"/>
              <w:rFonts w:ascii="Calibri" w:hAnsi="Calibri" w:cs="Calibri"/>
              <w:rPrChange w:author="Neeraj Durgapal" w:date="2024-08-28T03:49:00Z" w:id="4040">
                <w:rPr>
                  <w:del w:author="Shubhankar Ghosh" w:date="2024-08-27T13:05:00Z" w:id="4041"/>
                  <w:rStyle w:val="Hyperlink"/>
                </w:rPr>
              </w:rPrChange>
            </w:rPr>
          </w:pPr>
          <w:del w:author="Shubhankar Ghosh" w:date="2024-08-27T13:05:00Z" w:id="4042">
            <w:r>
              <w:rPr>
                <w:rFonts w:ascii="Calibri" w:hAnsi="Calibri" w:cs="Calibri"/>
                <w:rPrChange w:author="Neeraj Durgapal" w:date="2024-08-28T03:49:00Z" w:id="4043">
                  <w:rPr>
                    <w:rStyle w:val="Hyperlink"/>
                  </w:rPr>
                </w:rPrChange>
              </w:rPr>
              <w:delText>7.3.9.3 – Customizable Notification Settings</w:delText>
            </w:r>
            <w:r>
              <w:rPr>
                <w:rFonts w:ascii="Calibri" w:hAnsi="Calibri" w:cs="Calibri"/>
                <w:rPrChange w:author="Neeraj Durgapal" w:date="2024-08-28T03:49:00Z" w:id="4044">
                  <w:rPr/>
                </w:rPrChange>
              </w:rPr>
              <w:tab/>
            </w:r>
            <w:r>
              <w:rPr>
                <w:rFonts w:ascii="Calibri" w:hAnsi="Calibri" w:cs="Calibri"/>
                <w:rPrChange w:author="Neeraj Durgapal" w:date="2024-08-28T03:49:00Z" w:id="4044">
                  <w:rPr/>
                </w:rPrChange>
              </w:rPr>
              <w:delText>24</w:delText>
            </w:r>
          </w:del>
        </w:p>
        <w:p w:rsidRPr="00E403D6" w:rsidR="00E403D6" w:rsidRDefault="00287800" w14:paraId="4DFDA32E" w14:textId="77777777">
          <w:pPr>
            <w:pStyle w:val="TOC3"/>
            <w:tabs>
              <w:tab w:val="right" w:leader="dot" w:pos="9345"/>
            </w:tabs>
            <w:rPr>
              <w:rStyle w:val="Hyperlink"/>
              <w:rFonts w:ascii="Calibri" w:hAnsi="Calibri" w:cs="Calibri"/>
              <w:rPrChange w:author="Neeraj Durgapal" w:date="2024-08-28T03:49:00Z" w:id="4045">
                <w:rPr>
                  <w:rStyle w:val="Hyperlink"/>
                </w:rPr>
              </w:rPrChange>
            </w:rPr>
          </w:pPr>
          <w:del w:author="Shubhankar Ghosh" w:date="2024-08-27T13:05:00Z" w:id="4046">
            <w:r>
              <w:rPr>
                <w:rFonts w:ascii="Calibri" w:hAnsi="Calibri" w:cs="Calibri"/>
                <w:rPrChange w:author="Neeraj Durgapal" w:date="2024-08-28T03:49:00Z" w:id="4047">
                  <w:rPr>
                    <w:rStyle w:val="Hyperlink"/>
                  </w:rPr>
                </w:rPrChange>
              </w:rPr>
              <w:delText>7.4 - Non - Functional Specification</w:delText>
            </w:r>
            <w:r>
              <w:rPr>
                <w:rFonts w:ascii="Calibri" w:hAnsi="Calibri" w:cs="Calibri"/>
                <w:rPrChange w:author="Neeraj Durgapal" w:date="2024-08-28T03:49:00Z" w:id="4048">
                  <w:rPr/>
                </w:rPrChange>
              </w:rPr>
              <w:tab/>
            </w:r>
            <w:r>
              <w:rPr>
                <w:rFonts w:ascii="Calibri" w:hAnsi="Calibri" w:cs="Calibri"/>
                <w:rPrChange w:author="Neeraj Durgapal" w:date="2024-08-28T03:49:00Z" w:id="4048">
                  <w:rPr/>
                </w:rPrChange>
              </w:rPr>
              <w:delText>24</w:delText>
            </w:r>
          </w:del>
          <w:r>
            <w:rPr>
              <w:rFonts w:ascii="Calibri" w:hAnsi="Calibri" w:cs="Calibri"/>
              <w:rPrChange w:author="Neeraj Durgapal" w:date="2024-08-28T03:49:00Z" w:id="4049">
                <w:rPr/>
              </w:rPrChange>
            </w:rPr>
            <w:fldChar w:fldCharType="end"/>
          </w:r>
        </w:p>
      </w:sdtContent>
      <w:sdtEndPr>
        <w:rPr>
          <w:rFonts w:ascii="Calibri" w:hAnsi="Calibri" w:cs="Calibri"/>
        </w:rPr>
      </w:sdtEndPr>
    </w:sdt>
    <w:p w:rsidRPr="00E403D6" w:rsidR="00E403D6" w:rsidRDefault="00E403D6" w14:paraId="7AF5C249" w14:textId="77777777">
      <w:pPr>
        <w:pStyle w:val="TOC3"/>
        <w:tabs>
          <w:tab w:val="right" w:leader="dot" w:pos="9360"/>
        </w:tabs>
        <w:rPr>
          <w:rStyle w:val="Hyperlink"/>
          <w:rFonts w:ascii="Calibri" w:hAnsi="Calibri" w:cs="Calibri"/>
          <w:rPrChange w:author="Neeraj Durgapal" w:date="2024-08-28T03:49:00Z" w:id="4050">
            <w:rPr>
              <w:rStyle w:val="Hyperlink"/>
            </w:rPr>
          </w:rPrChange>
        </w:rPr>
      </w:pPr>
    </w:p>
    <w:p w:rsidRPr="00E403D6" w:rsidR="00E403D6" w:rsidRDefault="00E403D6" w14:paraId="5FF193F4" w14:textId="77777777">
      <w:pPr>
        <w:rPr>
          <w:rFonts w:ascii="Calibri" w:hAnsi="Calibri" w:cs="Calibri" w:eastAsiaTheme="majorEastAsia"/>
          <w:rPrChange w:author="Neeraj Durgapal" w:date="2024-08-28T03:49:00Z" w:id="4051">
            <w:rPr>
              <w:rFonts w:asciiTheme="majorHAnsi" w:hAnsiTheme="majorHAnsi" w:eastAsiaTheme="majorEastAsia" w:cstheme="majorBidi"/>
            </w:rPr>
          </w:rPrChange>
        </w:rPr>
      </w:pPr>
    </w:p>
    <w:p w:rsidRPr="00E403D6" w:rsidR="00E403D6" w:rsidRDefault="00E403D6" w14:paraId="6BF03AF7" w14:textId="77777777">
      <w:pPr>
        <w:rPr>
          <w:del w:author="ANIL KISHIN MANSUKHANI" w:date="2024-08-27T08:32:00Z" w:id="4052"/>
          <w:rFonts w:ascii="Calibri" w:hAnsi="Calibri" w:cs="Calibri" w:eastAsiaTheme="majorEastAsia"/>
          <w:rPrChange w:author="Neeraj Durgapal" w:date="2024-08-28T03:49:00Z" w:id="4053">
            <w:rPr>
              <w:del w:author="ANIL KISHIN MANSUKHANI" w:date="2024-08-27T08:32:00Z" w:id="4054"/>
              <w:rFonts w:asciiTheme="majorHAnsi" w:hAnsiTheme="majorHAnsi" w:eastAsiaTheme="majorEastAsia" w:cstheme="majorBidi"/>
            </w:rPr>
          </w:rPrChange>
        </w:rPr>
      </w:pPr>
    </w:p>
    <w:p w:rsidRPr="00E403D6" w:rsidR="00E403D6" w:rsidRDefault="00E403D6" w14:paraId="151156D0" w14:textId="77777777">
      <w:pPr>
        <w:rPr>
          <w:del w:author="ANIL KISHIN MANSUKHANI" w:date="2024-08-27T08:32:00Z" w:id="4055"/>
          <w:rFonts w:ascii="Calibri" w:hAnsi="Calibri" w:cs="Calibri"/>
          <w:rPrChange w:author="Neeraj Durgapal" w:date="2024-08-28T03:49:00Z" w:id="4056">
            <w:rPr>
              <w:del w:author="ANIL KISHIN MANSUKHANI" w:date="2024-08-27T08:32:00Z" w:id="4057"/>
            </w:rPr>
          </w:rPrChange>
        </w:rPr>
      </w:pPr>
    </w:p>
    <w:p w:rsidRPr="00E403D6" w:rsidR="00E403D6" w:rsidRDefault="00E403D6" w14:paraId="37066821" w14:textId="77777777">
      <w:pPr>
        <w:rPr>
          <w:del w:author="ANIL KISHIN MANSUKHANI" w:date="2024-08-27T08:32:00Z" w:id="4058"/>
          <w:rFonts w:ascii="Calibri" w:hAnsi="Calibri" w:cs="Calibri"/>
          <w:rPrChange w:author="Neeraj Durgapal" w:date="2024-08-28T03:49:00Z" w:id="4059">
            <w:rPr>
              <w:del w:author="ANIL KISHIN MANSUKHANI" w:date="2024-08-27T08:32:00Z" w:id="4060"/>
            </w:rPr>
          </w:rPrChange>
        </w:rPr>
      </w:pPr>
    </w:p>
    <w:p w:rsidRPr="00E403D6" w:rsidR="00E403D6" w:rsidRDefault="00E403D6" w14:paraId="5194B99B" w14:textId="77777777">
      <w:pPr>
        <w:rPr>
          <w:del w:author="ANIL KISHIN MANSUKHANI" w:date="2024-08-27T08:32:00Z" w:id="4061"/>
          <w:rFonts w:ascii="Calibri" w:hAnsi="Calibri" w:cs="Calibri"/>
          <w:rPrChange w:author="Neeraj Durgapal" w:date="2024-08-28T03:49:00Z" w:id="4062">
            <w:rPr>
              <w:del w:author="ANIL KISHIN MANSUKHANI" w:date="2024-08-27T08:32:00Z" w:id="4063"/>
            </w:rPr>
          </w:rPrChange>
        </w:rPr>
      </w:pPr>
    </w:p>
    <w:p w:rsidRPr="00E403D6" w:rsidR="00E403D6" w:rsidRDefault="00E403D6" w14:paraId="51A158A8" w14:textId="77777777">
      <w:pPr>
        <w:rPr>
          <w:del w:author="ANIL KISHIN MANSUKHANI" w:date="2024-08-27T08:32:00Z" w:id="4064"/>
          <w:rFonts w:ascii="Calibri" w:hAnsi="Calibri" w:cs="Calibri"/>
          <w:rPrChange w:author="Neeraj Durgapal" w:date="2024-08-28T03:49:00Z" w:id="4065">
            <w:rPr>
              <w:del w:author="ANIL KISHIN MANSUKHANI" w:date="2024-08-27T08:32:00Z" w:id="4066"/>
            </w:rPr>
          </w:rPrChange>
        </w:rPr>
      </w:pPr>
    </w:p>
    <w:p w:rsidRPr="00E403D6" w:rsidR="00E403D6" w:rsidRDefault="00E403D6" w14:paraId="35D30DB5" w14:textId="77777777">
      <w:pPr>
        <w:rPr>
          <w:del w:author="ANIL KISHIN MANSUKHANI" w:date="2024-08-27T08:32:00Z" w:id="4067"/>
          <w:rFonts w:ascii="Calibri" w:hAnsi="Calibri" w:cs="Calibri"/>
          <w:rPrChange w:author="Neeraj Durgapal" w:date="2024-08-28T03:49:00Z" w:id="4068">
            <w:rPr>
              <w:del w:author="ANIL KISHIN MANSUKHANI" w:date="2024-08-27T08:32:00Z" w:id="4069"/>
            </w:rPr>
          </w:rPrChange>
        </w:rPr>
      </w:pPr>
    </w:p>
    <w:p w:rsidRPr="00E403D6" w:rsidR="00E403D6" w:rsidRDefault="00E403D6" w14:paraId="7CC1A913" w14:textId="77777777">
      <w:pPr>
        <w:rPr>
          <w:del w:author="ANIL KISHIN MANSUKHANI" w:date="2024-08-27T08:32:00Z" w:id="4070"/>
          <w:rFonts w:ascii="Calibri" w:hAnsi="Calibri" w:cs="Calibri"/>
          <w:rPrChange w:author="Neeraj Durgapal" w:date="2024-08-28T03:49:00Z" w:id="4071">
            <w:rPr>
              <w:del w:author="ANIL KISHIN MANSUKHANI" w:date="2024-08-27T08:32:00Z" w:id="4072"/>
            </w:rPr>
          </w:rPrChange>
        </w:rPr>
      </w:pPr>
    </w:p>
    <w:p w:rsidRPr="00E403D6" w:rsidR="00E403D6" w:rsidRDefault="00E403D6" w14:paraId="2C803351" w14:textId="77777777">
      <w:pPr>
        <w:rPr>
          <w:del w:author="ANIL KISHIN MANSUKHANI" w:date="2024-08-27T08:32:00Z" w:id="4073"/>
          <w:rFonts w:ascii="Calibri" w:hAnsi="Calibri" w:cs="Calibri"/>
          <w:rPrChange w:author="Neeraj Durgapal" w:date="2024-08-28T03:49:00Z" w:id="4074">
            <w:rPr>
              <w:del w:author="ANIL KISHIN MANSUKHANI" w:date="2024-08-27T08:32:00Z" w:id="4075"/>
            </w:rPr>
          </w:rPrChange>
        </w:rPr>
      </w:pPr>
    </w:p>
    <w:p w:rsidR="00E403D6" w:rsidRDefault="00E403D6" w14:paraId="4D3D762E" w14:textId="77777777">
      <w:pPr>
        <w:rPr>
          <w:ins w:author="Yogeshkumar Masam" w:date="2024-08-29T04:57:00Z" w:id="4076"/>
          <w:rFonts w:ascii="Calibri" w:hAnsi="Calibri" w:cs="Calibri"/>
        </w:rPr>
      </w:pPr>
    </w:p>
    <w:p w:rsidR="00E403D6" w:rsidRDefault="00E403D6" w14:paraId="7B128A59" w14:textId="77777777">
      <w:pPr>
        <w:rPr>
          <w:ins w:author="Yogeshkumar Masam" w:date="2024-08-29T04:57:00Z" w:id="4077"/>
          <w:rFonts w:ascii="Calibri" w:hAnsi="Calibri" w:cs="Calibri"/>
        </w:rPr>
      </w:pPr>
    </w:p>
    <w:p w:rsidR="00E403D6" w:rsidRDefault="00E403D6" w14:paraId="29D301FD" w14:textId="77777777">
      <w:pPr>
        <w:rPr>
          <w:ins w:author="Yogeshkumar Masam" w:date="2024-08-29T04:57:00Z" w:id="4078"/>
          <w:rFonts w:ascii="Calibri" w:hAnsi="Calibri" w:cs="Calibri"/>
        </w:rPr>
      </w:pPr>
    </w:p>
    <w:p w:rsidRPr="00E403D6" w:rsidR="00E403D6" w:rsidRDefault="00E403D6" w14:paraId="7A954737" w14:textId="77777777">
      <w:pPr>
        <w:rPr>
          <w:del w:author="ANIL KISHIN MANSUKHANI" w:date="2024-08-27T08:32:00Z" w:id="4079"/>
          <w:rFonts w:ascii="Calibri" w:hAnsi="Calibri" w:cs="Calibri"/>
          <w:rPrChange w:author="Neeraj Durgapal" w:date="2024-08-28T03:49:00Z" w:id="4080">
            <w:rPr>
              <w:del w:author="ANIL KISHIN MANSUKHANI" w:date="2024-08-27T08:32:00Z" w:id="4081"/>
            </w:rPr>
          </w:rPrChange>
        </w:rPr>
      </w:pPr>
    </w:p>
    <w:p w:rsidR="00E403D6" w:rsidRDefault="65DF739C" w14:paraId="369C66AA" w14:textId="77777777">
      <w:pPr>
        <w:pStyle w:val="Heading1"/>
      </w:pPr>
      <w:bookmarkStart w:name="_Toc175662369" w:id="4082"/>
      <w:bookmarkStart w:name="_Toc622740808" w:id="4083"/>
      <w:r w:rsidRPr="65DF739C">
        <w:rPr>
          <w:rFonts w:ascii="Calibri" w:hAnsi="Calibri" w:cs="Calibri"/>
          <w:sz w:val="24"/>
          <w:szCs w:val="24"/>
          <w:rPrChange w:author="Neeraj Durgapal" w:date="2024-08-28T03:49:00Z" w:id="4084">
            <w:rPr>
              <w:color w:val="467886"/>
              <w:u w:val="single"/>
            </w:rPr>
          </w:rPrChange>
        </w:rPr>
        <w:t>Document Purpose</w:t>
      </w:r>
      <w:bookmarkEnd w:id="4082"/>
      <w:bookmarkEnd w:id="4083"/>
    </w:p>
    <w:p w:rsidR="00E403D6" w:rsidP="65DF739C" w:rsidRDefault="00E403D6" w14:paraId="664C3D2E" w14:textId="77777777">
      <w:pPr>
        <w:rPr>
          <w:rFonts w:asciiTheme="majorHAnsi" w:hAnsiTheme="majorHAnsi" w:eastAsiaTheme="majorEastAsia" w:cstheme="majorBidi"/>
        </w:rPr>
      </w:pPr>
    </w:p>
    <w:p w:rsidRPr="00E403D6" w:rsidR="00E403D6" w:rsidRDefault="00287800" w14:paraId="3692AF95" w14:textId="77777777">
      <w:pPr>
        <w:rPr>
          <w:del w:author="WPS_1705986685" w:date="2024-08-26T18:15:00Z" w:id="4085"/>
          <w:rFonts w:ascii="Calibri" w:hAnsi="Calibri" w:cs="Calibri" w:eastAsiaTheme="majorEastAsia"/>
          <w:rPrChange w:author="Neeraj Durgapal" w:date="2024-08-28T03:49:00Z" w:id="4086">
            <w:rPr>
              <w:del w:author="WPS_1705986685" w:date="2024-08-26T18:15:00Z" w:id="4087"/>
              <w:rFonts w:asciiTheme="majorHAnsi" w:hAnsiTheme="majorHAnsi" w:eastAsiaTheme="majorEastAsia" w:cstheme="majorBidi"/>
            </w:rPr>
          </w:rPrChange>
        </w:rPr>
      </w:pPr>
      <w:ins w:author="WPS_1705986685" w:date="2024-08-26T18:15:00Z" w:id="4088">
        <w:r>
          <w:rPr>
            <w:rFonts w:ascii="Calibri" w:hAnsi="Calibri" w:cs="Calibri" w:eastAsiaTheme="majorEastAsia"/>
            <w:rPrChange w:author="Neeraj Durgapal" w:date="2024-08-28T03:49:00Z" w:id="4089">
              <w:rPr>
                <w:rFonts w:asciiTheme="majorHAnsi" w:hAnsiTheme="majorHAnsi" w:eastAsiaTheme="majorEastAsia" w:cstheme="majorBidi"/>
              </w:rPr>
            </w:rPrChange>
          </w:rPr>
          <w:t xml:space="preserve">This document outlines the features to be covered in </w:t>
        </w:r>
      </w:ins>
      <w:del w:author="WPS_1705986685" w:date="2024-08-26T18:15:00Z" w:id="4090">
        <w:r>
          <w:rPr>
            <w:rFonts w:ascii="Calibri" w:hAnsi="Calibri" w:cs="Calibri" w:eastAsiaTheme="majorEastAsia"/>
            <w:rPrChange w:author="Neeraj Durgapal" w:date="2024-08-28T03:49:00Z" w:id="4091">
              <w:rPr>
                <w:rFonts w:asciiTheme="majorHAnsi" w:hAnsiTheme="majorHAnsi" w:eastAsiaTheme="majorEastAsia" w:cstheme="majorBidi"/>
              </w:rPr>
            </w:rPrChange>
          </w:rPr>
          <w:delText>.</w:delText>
        </w:r>
      </w:del>
    </w:p>
    <w:p w:rsidR="00E403D6" w:rsidP="65DF739C" w:rsidRDefault="65DF739C" w14:paraId="3A21A7A9" w14:textId="77777777">
      <w:pPr>
        <w:rPr>
          <w:rFonts w:ascii="Calibri" w:hAnsi="Calibri" w:cs="Calibri" w:eastAsiaTheme="majorEastAsia"/>
        </w:rPr>
      </w:pPr>
      <w:ins w:author="WPS_1705986685" w:date="2024-08-26T18:15:00Z" w:id="4092">
        <w:r w:rsidRPr="65DF739C">
          <w:rPr>
            <w:rFonts w:ascii="Calibri" w:hAnsi="Calibri" w:cs="Calibri" w:eastAsiaTheme="majorEastAsia"/>
            <w:rPrChange w:author="Neeraj Durgapal" w:date="2024-08-28T03:49:00Z" w:id="4093">
              <w:rPr>
                <w:rFonts w:asciiTheme="majorHAnsi" w:hAnsiTheme="majorHAnsi" w:eastAsiaTheme="majorEastAsia" w:cstheme="majorBidi"/>
              </w:rPr>
            </w:rPrChange>
          </w:rPr>
          <w:t xml:space="preserve">Merchant Dashboard that will enable </w:t>
        </w:r>
      </w:ins>
      <w:ins w:author="WPS_1705986685" w:date="2024-08-26T18:16:00Z" w:id="4094">
        <w:r w:rsidRPr="65DF739C">
          <w:rPr>
            <w:rFonts w:ascii="Calibri" w:hAnsi="Calibri" w:cs="Calibri" w:eastAsiaTheme="majorEastAsia"/>
            <w:rPrChange w:author="Neeraj Durgapal" w:date="2024-08-28T03:49:00Z" w:id="4095">
              <w:rPr>
                <w:rFonts w:asciiTheme="majorHAnsi" w:hAnsiTheme="majorHAnsi" w:eastAsiaTheme="majorEastAsia" w:cstheme="majorBidi"/>
              </w:rPr>
            </w:rPrChange>
          </w:rPr>
          <w:t>merchants to have a holistic view of engagement with SBIePay.</w:t>
        </w:r>
      </w:ins>
    </w:p>
    <w:p w:rsidR="00E403D6" w:rsidRDefault="65DF739C" w14:paraId="3FAAA898" w14:textId="77777777">
      <w:pPr>
        <w:pStyle w:val="Heading1"/>
      </w:pPr>
      <w:bookmarkStart w:name="_Toc1013147843" w:id="4096"/>
      <w:bookmarkStart w:name="_Toc175662370" w:id="4097"/>
      <w:r>
        <w:t>Scope</w:t>
      </w:r>
      <w:bookmarkEnd w:id="4096"/>
      <w:bookmarkEnd w:id="4097"/>
    </w:p>
    <w:p w:rsidR="00E403D6" w:rsidP="65DF739C" w:rsidRDefault="65DF739C" w14:paraId="3C7B8891" w14:textId="77777777">
      <w:pPr>
        <w:pStyle w:val="ListParagraph"/>
        <w:numPr>
          <w:ilvl w:val="0"/>
          <w:numId w:val="25"/>
        </w:numPr>
        <w:rPr>
          <w:rStyle w:val="Heading2Char"/>
        </w:rPr>
      </w:pPr>
      <w:bookmarkStart w:name="_Toc175662371" w:id="4098"/>
      <w:bookmarkStart w:name="_Toc1857492282" w:id="4099"/>
      <w:r w:rsidRPr="65DF739C">
        <w:rPr>
          <w:rStyle w:val="Heading2Char"/>
        </w:rPr>
        <w:t>Merchant Service</w:t>
      </w:r>
      <w:bookmarkEnd w:id="4098"/>
      <w:bookmarkEnd w:id="4099"/>
    </w:p>
    <w:p w:rsidRPr="00E403D6" w:rsidR="00E403D6" w:rsidRDefault="00287800" w14:paraId="79166C22" w14:textId="77777777">
      <w:pPr>
        <w:ind w:left="720"/>
        <w:rPr>
          <w:rFonts w:ascii="Calibri" w:hAnsi="Calibri" w:cs="Calibri" w:eastAsiaTheme="majorEastAsia"/>
          <w:rPrChange w:author="Neeraj Durgapal" w:date="2024-08-28T03:49:00Z" w:id="4100">
            <w:rPr>
              <w:rFonts w:asciiTheme="majorHAnsi" w:hAnsiTheme="majorHAnsi" w:eastAsiaTheme="majorEastAsia" w:cstheme="majorBidi"/>
            </w:rPr>
          </w:rPrChange>
        </w:rPr>
      </w:pPr>
      <w:r>
        <w:rPr>
          <w:rFonts w:ascii="Calibri" w:hAnsi="Calibri" w:cs="Calibri" w:eastAsiaTheme="majorEastAsia"/>
          <w:rPrChange w:author="Neeraj Durgapal" w:date="2024-08-28T03:49:00Z" w:id="4101">
            <w:rPr>
              <w:rFonts w:asciiTheme="majorHAnsi" w:hAnsiTheme="majorHAnsi" w:eastAsiaTheme="majorEastAsia" w:cstheme="majorBidi"/>
            </w:rPr>
          </w:rPrChange>
        </w:rPr>
        <w:t xml:space="preserve">The core responsibility of Merchant </w:t>
      </w:r>
      <w:del w:author="ANIL KISHIN MANSUKHANI" w:date="2024-08-27T08:32:00Z" w:id="4102">
        <w:r>
          <w:rPr>
            <w:rFonts w:ascii="Calibri" w:hAnsi="Calibri" w:cs="Calibri" w:eastAsiaTheme="majorEastAsia"/>
            <w:rPrChange w:author="Neeraj Durgapal" w:date="2024-08-28T03:49:00Z" w:id="4103">
              <w:rPr>
                <w:rFonts w:asciiTheme="majorHAnsi" w:hAnsiTheme="majorHAnsi" w:eastAsiaTheme="majorEastAsia" w:cstheme="majorBidi"/>
              </w:rPr>
            </w:rPrChange>
          </w:rPr>
          <w:delText>Microservice</w:delText>
        </w:r>
      </w:del>
      <w:ins w:author="ANIL KISHIN MANSUKHANI" w:date="2024-08-27T08:32:00Z" w:id="4104">
        <w:r>
          <w:rPr>
            <w:rFonts w:ascii="Calibri" w:hAnsi="Calibri" w:cs="Calibri" w:eastAsiaTheme="majorEastAsia"/>
          </w:rPr>
          <w:t>Microservices</w:t>
        </w:r>
      </w:ins>
    </w:p>
    <w:p w:rsidRPr="00E403D6" w:rsidR="00E403D6" w:rsidRDefault="00287800" w14:paraId="6ED5A878" w14:textId="77777777">
      <w:pPr>
        <w:pStyle w:val="ListParagraph"/>
        <w:numPr>
          <w:ilvl w:val="0"/>
          <w:numId w:val="26"/>
        </w:numPr>
        <w:rPr>
          <w:rFonts w:ascii="Calibri" w:hAnsi="Calibri" w:cs="Calibri" w:eastAsiaTheme="majorEastAsia"/>
          <w:rPrChange w:author="Neeraj Durgapal" w:date="2024-08-28T03:49:00Z" w:id="4105">
            <w:rPr>
              <w:rFonts w:asciiTheme="majorHAnsi" w:hAnsiTheme="majorHAnsi" w:eastAsiaTheme="majorEastAsia" w:cstheme="majorBidi"/>
            </w:rPr>
          </w:rPrChange>
        </w:rPr>
      </w:pPr>
      <w:r>
        <w:rPr>
          <w:rFonts w:ascii="Calibri" w:hAnsi="Calibri" w:cs="Calibri" w:eastAsiaTheme="majorEastAsia"/>
          <w:rPrChange w:author="Neeraj Durgapal" w:date="2024-08-28T03:49:00Z" w:id="4106">
            <w:rPr>
              <w:rFonts w:asciiTheme="majorHAnsi" w:hAnsiTheme="majorHAnsi" w:eastAsiaTheme="majorEastAsia" w:cstheme="majorBidi"/>
            </w:rPr>
          </w:rPrChange>
        </w:rPr>
        <w:t xml:space="preserve">Login and Signup </w:t>
      </w:r>
    </w:p>
    <w:p w:rsidRPr="00E403D6" w:rsidR="00E403D6" w:rsidRDefault="00287800" w14:paraId="17C3EE91" w14:textId="77777777">
      <w:pPr>
        <w:pStyle w:val="ListParagraph"/>
        <w:numPr>
          <w:ilvl w:val="1"/>
          <w:numId w:val="27"/>
        </w:numPr>
        <w:rPr>
          <w:rFonts w:ascii="Calibri" w:hAnsi="Calibri" w:cs="Calibri" w:eastAsiaTheme="majorEastAsia"/>
          <w:rPrChange w:author="Neeraj Durgapal" w:date="2024-08-28T03:49:00Z" w:id="4107">
            <w:rPr>
              <w:rFonts w:asciiTheme="majorHAnsi" w:hAnsiTheme="majorHAnsi" w:eastAsiaTheme="majorEastAsia" w:cstheme="majorBidi"/>
            </w:rPr>
          </w:rPrChange>
        </w:rPr>
      </w:pPr>
      <w:r>
        <w:rPr>
          <w:rFonts w:ascii="Calibri" w:hAnsi="Calibri" w:cs="Calibri" w:eastAsiaTheme="majorEastAsia"/>
          <w:rPrChange w:author="Neeraj Durgapal" w:date="2024-08-28T03:49:00Z" w:id="4108">
            <w:rPr>
              <w:rFonts w:asciiTheme="majorHAnsi" w:hAnsiTheme="majorHAnsi" w:eastAsiaTheme="majorEastAsia" w:cstheme="majorBidi"/>
            </w:rPr>
          </w:rPrChange>
        </w:rPr>
        <w:t>Generate Token for Merchants and its partners with the right credentials for secure access to Merchant Portal</w:t>
      </w:r>
    </w:p>
    <w:p w:rsidRPr="00E403D6" w:rsidR="00E403D6" w:rsidRDefault="00287800" w14:paraId="34AAC2E9" w14:textId="77777777">
      <w:pPr>
        <w:pStyle w:val="ListParagraph"/>
        <w:numPr>
          <w:ilvl w:val="0"/>
          <w:numId w:val="27"/>
        </w:numPr>
        <w:rPr>
          <w:rFonts w:ascii="Calibri" w:hAnsi="Calibri" w:cs="Calibri" w:eastAsiaTheme="majorEastAsia"/>
          <w:rPrChange w:author="Neeraj Durgapal" w:date="2024-08-28T03:49:00Z" w:id="4109">
            <w:rPr>
              <w:rFonts w:asciiTheme="majorHAnsi" w:hAnsiTheme="majorHAnsi" w:eastAsiaTheme="majorEastAsia" w:cstheme="majorBidi"/>
            </w:rPr>
          </w:rPrChange>
        </w:rPr>
      </w:pPr>
      <w:r>
        <w:rPr>
          <w:rFonts w:ascii="Calibri" w:hAnsi="Calibri" w:cs="Calibri" w:eastAsiaTheme="majorEastAsia"/>
          <w:rPrChange w:author="Neeraj Durgapal" w:date="2024-08-28T03:49:00Z" w:id="4110">
            <w:rPr>
              <w:rFonts w:asciiTheme="majorHAnsi" w:hAnsiTheme="majorHAnsi" w:eastAsiaTheme="majorEastAsia" w:cstheme="majorBidi"/>
            </w:rPr>
          </w:rPrChange>
        </w:rPr>
        <w:t>Dashboard</w:t>
      </w:r>
    </w:p>
    <w:p w:rsidRPr="00E403D6" w:rsidR="00E403D6" w:rsidRDefault="00287800" w14:paraId="2345B5BB" w14:textId="77777777">
      <w:pPr>
        <w:pStyle w:val="ListParagraph"/>
        <w:numPr>
          <w:ilvl w:val="1"/>
          <w:numId w:val="27"/>
        </w:numPr>
        <w:rPr>
          <w:rFonts w:ascii="Calibri" w:hAnsi="Calibri" w:cs="Calibri" w:eastAsiaTheme="majorEastAsia"/>
          <w:rPrChange w:author="Neeraj Durgapal" w:date="2024-08-28T03:49:00Z" w:id="4111">
            <w:rPr>
              <w:rFonts w:asciiTheme="majorHAnsi" w:hAnsiTheme="majorHAnsi" w:eastAsiaTheme="majorEastAsia" w:cstheme="majorBidi"/>
            </w:rPr>
          </w:rPrChange>
        </w:rPr>
      </w:pPr>
      <w:r>
        <w:rPr>
          <w:rFonts w:ascii="Calibri" w:hAnsi="Calibri" w:cs="Calibri" w:eastAsiaTheme="majorEastAsia"/>
          <w:rPrChange w:author="Neeraj Durgapal" w:date="2024-08-28T03:49:00Z" w:id="4112">
            <w:rPr>
              <w:rFonts w:asciiTheme="majorHAnsi" w:hAnsiTheme="majorHAnsi" w:eastAsiaTheme="majorEastAsia" w:cstheme="majorBidi"/>
            </w:rPr>
          </w:rPrChange>
        </w:rPr>
        <w:t xml:space="preserve">Visual representation of summarized data like monthly transactions for Merchant Group </w:t>
      </w:r>
      <w:r>
        <w:rPr>
          <w:rFonts w:ascii="Calibri" w:hAnsi="Calibri" w:cs="Calibri" w:eastAsiaTheme="majorEastAsia"/>
        </w:rPr>
        <w:t>user ID</w:t>
      </w:r>
      <w:r>
        <w:rPr>
          <w:rFonts w:ascii="Calibri" w:hAnsi="Calibri" w:cs="Calibri" w:eastAsiaTheme="majorEastAsia"/>
          <w:rPrChange w:author="Neeraj Durgapal" w:date="2024-08-28T03:49:00Z" w:id="4113">
            <w:rPr>
              <w:rFonts w:asciiTheme="majorHAnsi" w:hAnsiTheme="majorHAnsi" w:eastAsiaTheme="majorEastAsia" w:cstheme="majorBidi"/>
            </w:rPr>
          </w:rPrChange>
        </w:rPr>
        <w:t xml:space="preserve"> &amp; Merchant </w:t>
      </w:r>
      <w:del w:author="Shubhankar Ghosh" w:date="2024-08-27T13:05:00Z" w:id="4114">
        <w:r>
          <w:rPr>
            <w:rFonts w:ascii="Calibri" w:hAnsi="Calibri" w:cs="Calibri" w:eastAsiaTheme="majorEastAsia"/>
            <w:rPrChange w:author="Neeraj Durgapal" w:date="2024-08-28T03:49:00Z" w:id="4115">
              <w:rPr>
                <w:rFonts w:asciiTheme="majorHAnsi" w:hAnsiTheme="majorHAnsi" w:eastAsiaTheme="majorEastAsia" w:cstheme="majorBidi"/>
              </w:rPr>
            </w:rPrChange>
          </w:rPr>
          <w:delText>Admin</w:delText>
        </w:r>
      </w:del>
      <w:ins w:author="Shubhankar Ghosh" w:date="2024-08-27T13:05:00Z" w:id="4116">
        <w:r>
          <w:rPr>
            <w:rFonts w:ascii="Calibri" w:hAnsi="Calibri" w:cs="Calibri" w:eastAsiaTheme="majorEastAsia"/>
          </w:rPr>
          <w:t>user ID</w:t>
        </w:r>
      </w:ins>
      <w:r>
        <w:rPr>
          <w:rFonts w:ascii="Calibri" w:hAnsi="Calibri" w:cs="Calibri" w:eastAsiaTheme="majorEastAsia"/>
          <w:rPrChange w:author="Neeraj Durgapal" w:date="2024-08-28T03:49:00Z" w:id="4117">
            <w:rPr>
              <w:rFonts w:asciiTheme="majorHAnsi" w:hAnsiTheme="majorHAnsi" w:eastAsiaTheme="majorEastAsia" w:cstheme="majorBidi"/>
            </w:rPr>
          </w:rPrChange>
        </w:rPr>
        <w:t>, Payment Modes Health</w:t>
      </w:r>
      <w:ins w:author="Shubhankar Ghosh" w:date="2024-08-27T12:55:00Z" w:id="4118">
        <w:r>
          <w:rPr>
            <w:rFonts w:ascii="Calibri" w:hAnsi="Calibri" w:cs="Calibri" w:eastAsiaTheme="majorEastAsia"/>
          </w:rPr>
          <w:t xml:space="preserve">, real time limit </w:t>
        </w:r>
      </w:ins>
      <w:ins w:author="Shubhankar Ghosh" w:date="2024-08-27T14:25:00Z" w:id="4119">
        <w:r>
          <w:rPr>
            <w:rFonts w:ascii="Calibri" w:hAnsi="Calibri" w:cs="Calibri" w:eastAsiaTheme="majorEastAsia"/>
            <w:rPrChange w:author="Neeraj Durgapal" w:date="2024-08-28T03:49:00Z" w:id="4120">
              <w:rPr>
                <w:rFonts w:ascii="Calibri" w:hAnsi="Calibri" w:cs="Calibri" w:eastAsiaTheme="majorEastAsia"/>
                <w:highlight w:val="green"/>
              </w:rPr>
            </w:rPrChange>
          </w:rPr>
          <w:t>usage</w:t>
        </w:r>
      </w:ins>
    </w:p>
    <w:p w:rsidRPr="00E403D6" w:rsidR="00E403D6" w:rsidRDefault="00287800" w14:paraId="09EB7F88" w14:textId="77777777">
      <w:pPr>
        <w:pStyle w:val="ListParagraph"/>
        <w:numPr>
          <w:ilvl w:val="0"/>
          <w:numId w:val="27"/>
        </w:numPr>
        <w:rPr>
          <w:rFonts w:ascii="Calibri" w:hAnsi="Calibri" w:cs="Calibri" w:eastAsiaTheme="majorEastAsia"/>
          <w:rPrChange w:author="Neeraj Durgapal" w:date="2024-08-28T03:49:00Z" w:id="4121">
            <w:rPr>
              <w:rFonts w:asciiTheme="majorHAnsi" w:hAnsiTheme="majorHAnsi" w:eastAsiaTheme="majorEastAsia" w:cstheme="majorBidi"/>
            </w:rPr>
          </w:rPrChange>
        </w:rPr>
      </w:pPr>
      <w:r>
        <w:rPr>
          <w:rFonts w:ascii="Calibri" w:hAnsi="Calibri" w:cs="Calibri" w:eastAsiaTheme="majorEastAsia"/>
          <w:rPrChange w:author="Neeraj Durgapal" w:date="2024-08-28T03:49:00Z" w:id="4122">
            <w:rPr>
              <w:rFonts w:asciiTheme="majorHAnsi" w:hAnsiTheme="majorHAnsi" w:eastAsiaTheme="majorEastAsia" w:cstheme="majorBidi"/>
            </w:rPr>
          </w:rPrChange>
        </w:rPr>
        <w:t>Merchant Key Management</w:t>
      </w:r>
    </w:p>
    <w:p w:rsidR="00E403D6" w:rsidP="04C0C290" w:rsidRDefault="04C0C290" w14:paraId="3F8FF3F3" w14:textId="77777777">
      <w:pPr>
        <w:pStyle w:val="ListParagraph"/>
        <w:numPr>
          <w:ilvl w:val="1"/>
          <w:numId w:val="27"/>
        </w:numPr>
        <w:rPr>
          <w:rFonts w:asciiTheme="majorHAnsi" w:hAnsiTheme="majorHAnsi" w:eastAsiaTheme="majorEastAsia" w:cstheme="majorBidi"/>
        </w:rPr>
      </w:pPr>
      <w:r w:rsidRPr="04C0C290">
        <w:rPr>
          <w:rFonts w:ascii="Calibri" w:hAnsi="Calibri" w:cs="Calibri" w:eastAsiaTheme="majorEastAsia"/>
          <w:rPrChange w:author="Neeraj Durgapal" w:date="2024-08-28T03:49:00Z" w:id="4123">
            <w:rPr>
              <w:rFonts w:asciiTheme="majorHAnsi" w:hAnsiTheme="majorHAnsi" w:eastAsiaTheme="majorEastAsia" w:cstheme="majorBidi"/>
            </w:rPr>
          </w:rPrChange>
        </w:rPr>
        <w:t>View Current Keys</w:t>
      </w:r>
    </w:p>
    <w:p w:rsidR="00E403D6" w:rsidP="04C0C290" w:rsidRDefault="04C0C290" w14:paraId="512EBFFF" w14:textId="77777777">
      <w:pPr>
        <w:pStyle w:val="ListParagraph"/>
        <w:numPr>
          <w:ilvl w:val="1"/>
          <w:numId w:val="27"/>
        </w:numPr>
        <w:rPr>
          <w:rFonts w:asciiTheme="majorHAnsi" w:hAnsiTheme="majorHAnsi" w:eastAsiaTheme="majorEastAsia" w:cstheme="majorBidi"/>
        </w:rPr>
      </w:pPr>
      <w:r w:rsidRPr="04C0C290">
        <w:rPr>
          <w:rFonts w:ascii="Calibri" w:hAnsi="Calibri" w:cs="Calibri" w:eastAsiaTheme="majorEastAsia"/>
          <w:rPrChange w:author="Neeraj Durgapal" w:date="2024-08-28T03:49:00Z" w:id="4124">
            <w:rPr>
              <w:rFonts w:asciiTheme="majorHAnsi" w:hAnsiTheme="majorHAnsi" w:eastAsiaTheme="majorEastAsia" w:cstheme="majorBidi"/>
            </w:rPr>
          </w:rPrChange>
        </w:rPr>
        <w:t>Request for key regeneration</w:t>
      </w:r>
    </w:p>
    <w:p w:rsidRPr="00E403D6" w:rsidR="00E403D6" w:rsidRDefault="00287800" w14:paraId="47D86FF8" w14:textId="77777777">
      <w:pPr>
        <w:pStyle w:val="ListParagraph"/>
        <w:numPr>
          <w:ilvl w:val="0"/>
          <w:numId w:val="27"/>
        </w:numPr>
        <w:rPr>
          <w:rFonts w:ascii="Calibri" w:hAnsi="Calibri" w:cs="Calibri" w:eastAsiaTheme="majorEastAsia"/>
          <w:rPrChange w:author="Neeraj Durgapal" w:date="2024-08-28T03:49:00Z" w:id="4125">
            <w:rPr>
              <w:rFonts w:asciiTheme="majorHAnsi" w:hAnsiTheme="majorHAnsi" w:eastAsiaTheme="majorEastAsia" w:cstheme="majorBidi"/>
            </w:rPr>
          </w:rPrChange>
        </w:rPr>
      </w:pPr>
      <w:r>
        <w:rPr>
          <w:rFonts w:ascii="Calibri" w:hAnsi="Calibri" w:cs="Calibri" w:eastAsiaTheme="majorEastAsia"/>
          <w:rPrChange w:author="Neeraj Durgapal" w:date="2024-08-28T03:49:00Z" w:id="4126">
            <w:rPr>
              <w:rFonts w:asciiTheme="majorHAnsi" w:hAnsiTheme="majorHAnsi" w:eastAsiaTheme="majorEastAsia" w:cstheme="majorBidi"/>
            </w:rPr>
          </w:rPrChange>
        </w:rPr>
        <w:t>Merchant User Management</w:t>
      </w:r>
    </w:p>
    <w:p w:rsidRPr="00E403D6" w:rsidR="00E403D6" w:rsidRDefault="00287800" w14:paraId="31B16969" w14:textId="77777777">
      <w:pPr>
        <w:pStyle w:val="ListParagraph"/>
        <w:numPr>
          <w:ilvl w:val="1"/>
          <w:numId w:val="27"/>
        </w:numPr>
        <w:rPr>
          <w:rFonts w:ascii="Calibri" w:hAnsi="Calibri" w:cs="Calibri" w:eastAsiaTheme="majorEastAsia"/>
          <w:rPrChange w:author="Neeraj Durgapal" w:date="2024-08-28T03:49:00Z" w:id="4127">
            <w:rPr>
              <w:rFonts w:asciiTheme="majorHAnsi" w:hAnsiTheme="majorHAnsi" w:eastAsiaTheme="majorEastAsia" w:cstheme="majorBidi"/>
            </w:rPr>
          </w:rPrChange>
        </w:rPr>
      </w:pPr>
      <w:r>
        <w:rPr>
          <w:rFonts w:ascii="Calibri" w:hAnsi="Calibri" w:cs="Calibri" w:eastAsiaTheme="majorEastAsia"/>
          <w:rPrChange w:author="Neeraj Durgapal" w:date="2024-08-28T03:49:00Z" w:id="4128">
            <w:rPr>
              <w:rFonts w:asciiTheme="majorHAnsi" w:hAnsiTheme="majorHAnsi" w:eastAsiaTheme="majorEastAsia" w:cstheme="majorBidi"/>
            </w:rPr>
          </w:rPrChange>
        </w:rPr>
        <w:t>Create Merchant Users and its Permissions</w:t>
      </w:r>
    </w:p>
    <w:p w:rsidRPr="00E403D6" w:rsidR="00E403D6" w:rsidRDefault="00287800" w14:paraId="254BE27D" w14:textId="77777777">
      <w:pPr>
        <w:pStyle w:val="ListParagraph"/>
        <w:numPr>
          <w:ilvl w:val="0"/>
          <w:numId w:val="27"/>
        </w:numPr>
        <w:rPr>
          <w:rFonts w:ascii="Calibri" w:hAnsi="Calibri" w:cs="Calibri" w:eastAsiaTheme="majorEastAsia"/>
          <w:rPrChange w:author="Neeraj Durgapal" w:date="2024-08-28T03:49:00Z" w:id="4129">
            <w:rPr>
              <w:rFonts w:asciiTheme="majorHAnsi" w:hAnsiTheme="majorHAnsi" w:eastAsiaTheme="majorEastAsia" w:cstheme="majorBidi"/>
            </w:rPr>
          </w:rPrChange>
        </w:rPr>
      </w:pPr>
      <w:r>
        <w:rPr>
          <w:rFonts w:ascii="Calibri" w:hAnsi="Calibri" w:cs="Calibri" w:eastAsiaTheme="majorEastAsia"/>
          <w:rPrChange w:author="Neeraj Durgapal" w:date="2024-08-28T03:49:00Z" w:id="4130">
            <w:rPr>
              <w:rFonts w:asciiTheme="majorHAnsi" w:hAnsiTheme="majorHAnsi" w:eastAsiaTheme="majorEastAsia" w:cstheme="majorBidi"/>
            </w:rPr>
          </w:rPrChange>
        </w:rPr>
        <w:t>Settlement</w:t>
      </w:r>
    </w:p>
    <w:p w:rsidRPr="00E403D6" w:rsidR="00E403D6" w:rsidRDefault="00287800" w14:paraId="69A744FD" w14:textId="77777777">
      <w:pPr>
        <w:pStyle w:val="ListParagraph"/>
        <w:numPr>
          <w:ilvl w:val="1"/>
          <w:numId w:val="27"/>
        </w:numPr>
        <w:rPr>
          <w:rFonts w:ascii="Calibri" w:hAnsi="Calibri" w:cs="Calibri" w:eastAsiaTheme="majorEastAsia"/>
          <w:rPrChange w:author="Neeraj Durgapal" w:date="2024-08-28T03:49:00Z" w:id="4131">
            <w:rPr>
              <w:rFonts w:asciiTheme="majorHAnsi" w:hAnsiTheme="majorHAnsi" w:eastAsiaTheme="majorEastAsia" w:cstheme="majorBidi"/>
            </w:rPr>
          </w:rPrChange>
        </w:rPr>
      </w:pPr>
      <w:r>
        <w:rPr>
          <w:rFonts w:ascii="Calibri" w:hAnsi="Calibri" w:cs="Calibri" w:eastAsiaTheme="majorEastAsia"/>
          <w:rPrChange w:author="Neeraj Durgapal" w:date="2024-08-28T03:49:00Z" w:id="4132">
            <w:rPr>
              <w:rFonts w:asciiTheme="majorHAnsi" w:hAnsiTheme="majorHAnsi" w:eastAsiaTheme="majorEastAsia" w:cstheme="majorBidi"/>
            </w:rPr>
          </w:rPrChange>
        </w:rPr>
        <w:t>View settled Transactions and its details</w:t>
      </w:r>
    </w:p>
    <w:p w:rsidRPr="00E403D6" w:rsidR="00E403D6" w:rsidRDefault="00287800" w14:paraId="11CCAEAB" w14:textId="77777777">
      <w:pPr>
        <w:pStyle w:val="ListParagraph"/>
        <w:numPr>
          <w:ilvl w:val="0"/>
          <w:numId w:val="27"/>
        </w:numPr>
        <w:rPr>
          <w:rFonts w:ascii="Calibri" w:hAnsi="Calibri" w:cs="Calibri" w:eastAsiaTheme="majorEastAsia"/>
          <w:rPrChange w:author="Neeraj Durgapal" w:date="2024-08-28T03:49:00Z" w:id="4133">
            <w:rPr>
              <w:rFonts w:asciiTheme="majorHAnsi" w:hAnsiTheme="majorHAnsi" w:eastAsiaTheme="majorEastAsia" w:cstheme="majorBidi"/>
            </w:rPr>
          </w:rPrChange>
        </w:rPr>
      </w:pPr>
      <w:r>
        <w:rPr>
          <w:rFonts w:ascii="Calibri" w:hAnsi="Calibri" w:cs="Calibri" w:eastAsiaTheme="majorEastAsia"/>
          <w:rPrChange w:author="Neeraj Durgapal" w:date="2024-08-28T03:49:00Z" w:id="4134">
            <w:rPr>
              <w:rFonts w:asciiTheme="majorHAnsi" w:hAnsiTheme="majorHAnsi" w:eastAsiaTheme="majorEastAsia" w:cstheme="majorBidi"/>
            </w:rPr>
          </w:rPrChange>
        </w:rPr>
        <w:t>Invoices</w:t>
      </w:r>
    </w:p>
    <w:p w:rsidRPr="00E403D6" w:rsidR="00E403D6" w:rsidRDefault="00287800" w14:paraId="1941F378" w14:textId="77777777">
      <w:pPr>
        <w:pStyle w:val="ListParagraph"/>
        <w:numPr>
          <w:ilvl w:val="1"/>
          <w:numId w:val="27"/>
        </w:numPr>
        <w:rPr>
          <w:rFonts w:ascii="Calibri" w:hAnsi="Calibri" w:cs="Calibri" w:eastAsiaTheme="majorEastAsia"/>
          <w:rPrChange w:author="Neeraj Durgapal" w:date="2024-08-28T03:49:00Z" w:id="4135">
            <w:rPr>
              <w:rFonts w:asciiTheme="majorHAnsi" w:hAnsiTheme="majorHAnsi" w:eastAsiaTheme="majorEastAsia" w:cstheme="majorBidi"/>
            </w:rPr>
          </w:rPrChange>
        </w:rPr>
      </w:pPr>
      <w:r>
        <w:rPr>
          <w:rFonts w:ascii="Calibri" w:hAnsi="Calibri" w:cs="Calibri" w:eastAsiaTheme="majorEastAsia"/>
          <w:rPrChange w:author="Neeraj Durgapal" w:date="2024-08-28T03:49:00Z" w:id="4136">
            <w:rPr>
              <w:rFonts w:asciiTheme="majorHAnsi" w:hAnsiTheme="majorHAnsi" w:eastAsiaTheme="majorEastAsia" w:cstheme="majorBidi"/>
            </w:rPr>
          </w:rPrChange>
        </w:rPr>
        <w:t>View or Download invoices generated</w:t>
      </w:r>
    </w:p>
    <w:p w:rsidRPr="00E403D6" w:rsidR="00E403D6" w:rsidRDefault="00287800" w14:paraId="48143AFA" w14:textId="77777777">
      <w:pPr>
        <w:pStyle w:val="ListParagraph"/>
        <w:numPr>
          <w:ilvl w:val="0"/>
          <w:numId w:val="27"/>
        </w:numPr>
        <w:rPr>
          <w:rFonts w:ascii="Calibri" w:hAnsi="Calibri" w:cs="Calibri" w:eastAsiaTheme="majorEastAsia"/>
          <w:rPrChange w:author="Neeraj Durgapal" w:date="2024-08-28T03:49:00Z" w:id="4137">
            <w:rPr>
              <w:rFonts w:asciiTheme="majorHAnsi" w:hAnsiTheme="majorHAnsi" w:eastAsiaTheme="majorEastAsia" w:cstheme="majorBidi"/>
            </w:rPr>
          </w:rPrChange>
        </w:rPr>
      </w:pPr>
      <w:r>
        <w:rPr>
          <w:rFonts w:ascii="Calibri" w:hAnsi="Calibri" w:cs="Calibri" w:eastAsiaTheme="majorEastAsia"/>
          <w:rPrChange w:author="Neeraj Durgapal" w:date="2024-08-28T03:49:00Z" w:id="4138">
            <w:rPr>
              <w:rFonts w:asciiTheme="majorHAnsi" w:hAnsiTheme="majorHAnsi" w:eastAsiaTheme="majorEastAsia" w:cstheme="majorBidi"/>
            </w:rPr>
          </w:rPrChange>
        </w:rPr>
        <w:t>Refunds</w:t>
      </w:r>
    </w:p>
    <w:p w:rsidRPr="00E403D6" w:rsidR="00E403D6" w:rsidRDefault="00287800" w14:paraId="3EAEF50E" w14:textId="77777777">
      <w:pPr>
        <w:pStyle w:val="ListParagraph"/>
        <w:numPr>
          <w:ilvl w:val="1"/>
          <w:numId w:val="27"/>
        </w:numPr>
        <w:rPr>
          <w:rFonts w:ascii="Calibri" w:hAnsi="Calibri" w:cs="Calibri" w:eastAsiaTheme="majorEastAsia"/>
          <w:rPrChange w:author="Neeraj Durgapal" w:date="2024-08-28T03:49:00Z" w:id="4139">
            <w:rPr>
              <w:rFonts w:asciiTheme="majorHAnsi" w:hAnsiTheme="majorHAnsi" w:eastAsiaTheme="majorEastAsia" w:cstheme="majorBidi"/>
            </w:rPr>
          </w:rPrChange>
        </w:rPr>
      </w:pPr>
      <w:r>
        <w:rPr>
          <w:rFonts w:ascii="Calibri" w:hAnsi="Calibri" w:cs="Calibri" w:eastAsiaTheme="majorEastAsia"/>
          <w:rPrChange w:author="Neeraj Durgapal" w:date="2024-08-28T03:49:00Z" w:id="4140">
            <w:rPr>
              <w:rFonts w:asciiTheme="majorHAnsi" w:hAnsiTheme="majorHAnsi" w:eastAsiaTheme="majorEastAsia" w:cstheme="majorBidi"/>
            </w:rPr>
          </w:rPrChange>
        </w:rPr>
        <w:t>Initiate and fetch details for refund</w:t>
      </w:r>
    </w:p>
    <w:p w:rsidRPr="00E403D6" w:rsidR="00E403D6" w:rsidRDefault="00E403D6" w14:paraId="3DA299DE" w14:textId="77777777">
      <w:pPr>
        <w:pStyle w:val="ListParagraph"/>
        <w:spacing w:after="0"/>
        <w:ind w:left="1080"/>
        <w:rPr>
          <w:rFonts w:ascii="Calibri" w:hAnsi="Calibri" w:cs="Calibri" w:eastAsiaTheme="majorEastAsia"/>
          <w:b/>
          <w:bCs/>
          <w:rPrChange w:author="Neeraj Durgapal" w:date="2024-08-28T03:49:00Z" w:id="4141">
            <w:rPr>
              <w:rFonts w:asciiTheme="majorHAnsi" w:hAnsiTheme="majorHAnsi" w:eastAsiaTheme="majorEastAsia" w:cstheme="majorBidi"/>
              <w:b/>
              <w:bCs/>
            </w:rPr>
          </w:rPrChange>
        </w:rPr>
      </w:pPr>
    </w:p>
    <w:p w:rsidRPr="00E403D6" w:rsidR="00E403D6" w:rsidRDefault="00287800" w14:paraId="394A6372" w14:textId="77777777">
      <w:pPr>
        <w:pStyle w:val="ListParagraph"/>
        <w:numPr>
          <w:ilvl w:val="0"/>
          <w:numId w:val="25"/>
        </w:numPr>
        <w:rPr>
          <w:rStyle w:val="Heading2Char"/>
          <w:rFonts w:ascii="Calibri" w:hAnsi="Calibri" w:cs="Calibri"/>
          <w:sz w:val="24"/>
          <w:szCs w:val="24"/>
          <w:rPrChange w:author="Neeraj Durgapal" w:date="2024-08-28T03:49:00Z" w:id="4142">
            <w:rPr>
              <w:rStyle w:val="Heading2Char"/>
            </w:rPr>
          </w:rPrChange>
        </w:rPr>
      </w:pPr>
      <w:bookmarkStart w:name="_Toc175662372" w:id="4143"/>
      <w:r>
        <w:rPr>
          <w:rStyle w:val="Heading2Char"/>
          <w:rFonts w:ascii="Calibri" w:hAnsi="Calibri" w:cs="Calibri"/>
          <w:sz w:val="24"/>
          <w:szCs w:val="24"/>
          <w:rPrChange w:author="Neeraj Durgapal" w:date="2024-08-28T03:49:00Z" w:id="4144">
            <w:rPr>
              <w:rStyle w:val="Heading2Char"/>
            </w:rPr>
          </w:rPrChange>
        </w:rPr>
        <w:t>Reporting</w:t>
      </w:r>
      <w:bookmarkEnd w:id="4143"/>
    </w:p>
    <w:p w:rsidRPr="00E403D6" w:rsidR="00E403D6" w:rsidRDefault="00287800" w14:paraId="45B285B6" w14:textId="77777777">
      <w:pPr>
        <w:pStyle w:val="ListParagraph"/>
        <w:numPr>
          <w:ilvl w:val="0"/>
          <w:numId w:val="28"/>
        </w:numPr>
        <w:rPr>
          <w:rFonts w:ascii="Calibri" w:hAnsi="Calibri" w:cs="Calibri" w:eastAsiaTheme="majorEastAsia"/>
          <w:rPrChange w:author="Neeraj Durgapal" w:date="2024-08-28T03:49:00Z" w:id="4145">
            <w:rPr>
              <w:rFonts w:asciiTheme="majorHAnsi" w:hAnsiTheme="majorHAnsi" w:eastAsiaTheme="majorEastAsia" w:cstheme="majorBidi"/>
            </w:rPr>
          </w:rPrChange>
        </w:rPr>
      </w:pPr>
      <w:r>
        <w:rPr>
          <w:rFonts w:ascii="Calibri" w:hAnsi="Calibri" w:cs="Calibri" w:eastAsiaTheme="majorEastAsia"/>
          <w:rPrChange w:author="Neeraj Durgapal" w:date="2024-08-28T03:49:00Z" w:id="4146">
            <w:rPr>
              <w:rFonts w:asciiTheme="majorHAnsi" w:hAnsiTheme="majorHAnsi" w:eastAsiaTheme="majorEastAsia" w:cstheme="majorBidi"/>
            </w:rPr>
          </w:rPrChange>
        </w:rPr>
        <w:t>Report Generation</w:t>
      </w:r>
    </w:p>
    <w:p w:rsidRPr="00E403D6" w:rsidR="00E403D6" w:rsidRDefault="00287800" w14:paraId="5CE15439" w14:textId="77777777">
      <w:pPr>
        <w:pStyle w:val="ListParagraph"/>
        <w:numPr>
          <w:ilvl w:val="1"/>
          <w:numId w:val="28"/>
        </w:numPr>
        <w:rPr>
          <w:rFonts w:ascii="Calibri" w:hAnsi="Calibri" w:cs="Calibri" w:eastAsiaTheme="majorEastAsia"/>
          <w:rPrChange w:author="Neeraj Durgapal" w:date="2024-08-28T03:49:00Z" w:id="4147">
            <w:rPr>
              <w:rFonts w:asciiTheme="majorHAnsi" w:hAnsiTheme="majorHAnsi" w:eastAsiaTheme="majorEastAsia" w:cstheme="majorBidi"/>
            </w:rPr>
          </w:rPrChange>
        </w:rPr>
      </w:pPr>
      <w:r>
        <w:rPr>
          <w:rFonts w:ascii="Calibri" w:hAnsi="Calibri" w:cs="Calibri" w:eastAsiaTheme="majorEastAsia"/>
          <w:rPrChange w:author="Neeraj Durgapal" w:date="2024-08-28T03:49:00Z" w:id="4148">
            <w:rPr>
              <w:rFonts w:asciiTheme="majorHAnsi" w:hAnsiTheme="majorHAnsi" w:eastAsiaTheme="majorEastAsia" w:cstheme="majorBidi"/>
            </w:rPr>
          </w:rPrChange>
        </w:rPr>
        <w:t>Generate various reports useful for the Merchant &amp; Partners</w:t>
      </w:r>
    </w:p>
    <w:p w:rsidRPr="00E403D6" w:rsidR="00E403D6" w:rsidRDefault="00287800" w14:paraId="721FF3E3" w14:textId="77777777">
      <w:pPr>
        <w:rPr>
          <w:rStyle w:val="Heading2Char"/>
          <w:rFonts w:ascii="Calibri" w:hAnsi="Calibri" w:cs="Calibri"/>
          <w:sz w:val="24"/>
          <w:szCs w:val="24"/>
          <w:rPrChange w:author="Neeraj Durgapal" w:date="2024-08-28T03:49:00Z" w:id="4149">
            <w:rPr>
              <w:rStyle w:val="Heading2Char"/>
              <w:rFonts w:asciiTheme="minorHAnsi" w:hAnsiTheme="minorHAnsi"/>
            </w:rPr>
          </w:rPrChange>
        </w:rPr>
      </w:pPr>
      <w:bookmarkStart w:name="_Toc175662373" w:id="4150"/>
      <w:bookmarkStart w:name="_Toc1950250002" w:id="4151"/>
      <w:r>
        <w:rPr>
          <w:rStyle w:val="Heading2Char"/>
          <w:rFonts w:ascii="Calibri" w:hAnsi="Calibri" w:cs="Calibri"/>
          <w:sz w:val="24"/>
          <w:szCs w:val="24"/>
          <w:rPrChange w:author="Neeraj Durgapal" w:date="2024-08-28T03:49:00Z" w:id="4152">
            <w:rPr>
              <w:rStyle w:val="Heading2Char"/>
              <w:rFonts w:asciiTheme="minorHAnsi" w:hAnsiTheme="minorHAnsi"/>
            </w:rPr>
          </w:rPrChange>
        </w:rPr>
        <w:t>Business Requirement Mapping</w:t>
      </w:r>
      <w:bookmarkEnd w:id="4150"/>
      <w:bookmarkEnd w:id="4151"/>
    </w:p>
    <w:tbl>
      <w:tblPr>
        <w:tblStyle w:val="TableGrid"/>
        <w:tblW w:w="9360" w:type="dxa"/>
        <w:tblLayout w:type="fixed"/>
        <w:tblLook w:val="04A0" w:firstRow="1" w:lastRow="0" w:firstColumn="1" w:lastColumn="0" w:noHBand="0" w:noVBand="1"/>
      </w:tblPr>
      <w:tblGrid>
        <w:gridCol w:w="1530"/>
        <w:gridCol w:w="990"/>
        <w:gridCol w:w="6840"/>
      </w:tblGrid>
      <w:tr w:rsidR="00E403D6" w:rsidTr="65DF739C" w14:paraId="40A31879" w14:textId="77777777">
        <w:trPr>
          <w:trHeight w:val="300"/>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3CAEB" w:themeFill="accent1" w:themeFillTint="66"/>
          </w:tcPr>
          <w:p w:rsidRPr="00E403D6" w:rsidR="00E403D6" w:rsidRDefault="00287800" w14:paraId="2C5423F3" w14:textId="77777777">
            <w:pPr>
              <w:spacing w:after="0" w:line="240" w:lineRule="auto"/>
              <w:jc w:val="center"/>
              <w:rPr>
                <w:rFonts w:ascii="Calibri" w:hAnsi="Calibri" w:cs="Calibri" w:eastAsiaTheme="majorEastAsia"/>
                <w:rPrChange w:author="Neeraj Durgapal" w:date="2024-08-28T03:49:00Z" w:id="4153">
                  <w:rPr>
                    <w:rFonts w:asciiTheme="majorHAnsi" w:hAnsiTheme="majorHAnsi" w:eastAsiaTheme="majorEastAsia" w:cstheme="majorBidi"/>
                  </w:rPr>
                </w:rPrChange>
              </w:rPr>
            </w:pPr>
            <w:r>
              <w:rPr>
                <w:rFonts w:ascii="Calibri" w:hAnsi="Calibri" w:cs="Calibri" w:eastAsiaTheme="majorEastAsia"/>
                <w:rPrChange w:author="Neeraj Durgapal" w:date="2024-08-28T03:49:00Z" w:id="4154">
                  <w:rPr>
                    <w:rFonts w:asciiTheme="majorHAnsi" w:hAnsiTheme="majorHAnsi" w:eastAsiaTheme="majorEastAsia" w:cstheme="majorBidi"/>
                  </w:rPr>
                </w:rPrChange>
              </w:rPr>
              <w:t>FS</w:t>
            </w:r>
          </w:p>
        </w:tc>
        <w:tc>
          <w:tcPr>
            <w:tcW w:w="9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3CAEB" w:themeFill="accent1" w:themeFillTint="66"/>
          </w:tcPr>
          <w:p w:rsidRPr="00E403D6" w:rsidR="00E403D6" w:rsidRDefault="00287800" w14:paraId="29E3D6CD" w14:textId="77777777">
            <w:pPr>
              <w:spacing w:after="0"/>
              <w:jc w:val="center"/>
              <w:rPr>
                <w:rFonts w:ascii="Calibri" w:hAnsi="Calibri" w:cs="Calibri" w:eastAsiaTheme="majorEastAsia"/>
                <w:rPrChange w:author="Neeraj Durgapal" w:date="2024-08-28T03:49:00Z" w:id="4155">
                  <w:rPr>
                    <w:rFonts w:asciiTheme="majorHAnsi" w:hAnsiTheme="majorHAnsi" w:eastAsiaTheme="majorEastAsia" w:cstheme="majorBidi"/>
                  </w:rPr>
                </w:rPrChange>
              </w:rPr>
            </w:pPr>
            <w:r>
              <w:rPr>
                <w:rFonts w:ascii="Calibri" w:hAnsi="Calibri" w:cs="Calibri" w:eastAsiaTheme="majorEastAsia"/>
                <w:rPrChange w:author="Neeraj Durgapal" w:date="2024-08-28T03:49:00Z" w:id="4156">
                  <w:rPr>
                    <w:rFonts w:asciiTheme="majorHAnsi" w:hAnsiTheme="majorHAnsi" w:eastAsiaTheme="majorEastAsia" w:cstheme="majorBidi"/>
                  </w:rPr>
                </w:rPrChange>
              </w:rPr>
              <w:t xml:space="preserve">BRD </w:t>
            </w: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83CAEB" w:themeFill="accent1" w:themeFillTint="66"/>
          </w:tcPr>
          <w:p w:rsidR="00E403D6" w:rsidP="65DF739C" w:rsidRDefault="65DF739C" w14:paraId="0A02B747" w14:textId="77777777">
            <w:pPr>
              <w:spacing w:after="0" w:line="240" w:lineRule="auto"/>
              <w:jc w:val="center"/>
              <w:rPr>
                <w:rFonts w:ascii="Calibri" w:hAnsi="Calibri" w:cs="Calibri" w:eastAsiaTheme="majorEastAsia"/>
              </w:rPr>
            </w:pPr>
            <w:r w:rsidRPr="65DF739C">
              <w:rPr>
                <w:rFonts w:ascii="Calibri" w:hAnsi="Calibri" w:cs="Calibri" w:eastAsiaTheme="majorEastAsia"/>
                <w:rPrChange w:author="Neeraj Durgapal" w:date="2024-08-28T03:49:00Z" w:id="4157">
                  <w:rPr>
                    <w:rFonts w:asciiTheme="majorHAnsi" w:hAnsiTheme="majorHAnsi" w:eastAsiaTheme="majorEastAsia" w:cstheme="majorBidi"/>
                  </w:rPr>
                </w:rPrChange>
              </w:rPr>
              <w:t xml:space="preserve"> BRD Details</w:t>
            </w:r>
          </w:p>
        </w:tc>
      </w:tr>
      <w:tr w:rsidR="00E403D6" w:rsidTr="65DF739C" w14:paraId="434B04DC" w14:textId="77777777">
        <w:trPr>
          <w:trHeight w:val="300"/>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E403D6" w:rsidR="00E403D6" w:rsidRDefault="00287800" w14:paraId="4FC3AA7F" w14:textId="77777777">
            <w:pPr>
              <w:spacing w:after="0" w:line="240" w:lineRule="auto"/>
              <w:rPr>
                <w:rFonts w:ascii="Calibri" w:hAnsi="Calibri" w:cs="Calibri" w:eastAsiaTheme="majorEastAsia"/>
                <w:rPrChange w:author="Neeraj Durgapal" w:date="2024-08-28T03:49:00Z" w:id="4158">
                  <w:rPr>
                    <w:rFonts w:asciiTheme="majorHAnsi" w:hAnsiTheme="majorHAnsi" w:eastAsiaTheme="majorEastAsia" w:cstheme="majorBidi"/>
                  </w:rPr>
                </w:rPrChange>
              </w:rPr>
            </w:pPr>
            <w:r>
              <w:rPr>
                <w:rFonts w:ascii="Calibri" w:hAnsi="Calibri" w:cs="Calibri" w:eastAsiaTheme="majorEastAsia"/>
                <w:rPrChange w:author="Neeraj Durgapal" w:date="2024-08-28T03:49:00Z" w:id="4159">
                  <w:rPr>
                    <w:rFonts w:asciiTheme="majorHAnsi" w:hAnsiTheme="majorHAnsi" w:eastAsiaTheme="majorEastAsia" w:cstheme="majorBidi"/>
                  </w:rPr>
                </w:rPrChange>
              </w:rPr>
              <w:t>FS_MS_1</w:t>
            </w:r>
          </w:p>
        </w:tc>
        <w:tc>
          <w:tcPr>
            <w:tcW w:w="990"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E403D6" w:rsidR="00E403D6" w:rsidRDefault="00E403D6" w14:paraId="741D3F20" w14:textId="77777777">
            <w:pPr>
              <w:spacing w:after="0" w:line="240" w:lineRule="auto"/>
              <w:jc w:val="center"/>
              <w:rPr>
                <w:rFonts w:ascii="Calibri" w:hAnsi="Calibri" w:cs="Calibri" w:eastAsiaTheme="majorEastAsia"/>
                <w:rPrChange w:author="Neeraj Durgapal" w:date="2024-08-28T03:49:00Z" w:id="4160">
                  <w:rPr>
                    <w:rFonts w:asciiTheme="majorHAnsi" w:hAnsiTheme="majorHAnsi" w:eastAsiaTheme="majorEastAsia" w:cstheme="majorBidi"/>
                  </w:rPr>
                </w:rPrChange>
              </w:rPr>
            </w:pPr>
          </w:p>
          <w:p w:rsidRPr="00E403D6" w:rsidR="00E403D6" w:rsidRDefault="00287800" w14:paraId="18829432" w14:textId="77777777">
            <w:pPr>
              <w:spacing w:after="0" w:line="240" w:lineRule="auto"/>
              <w:jc w:val="center"/>
              <w:rPr>
                <w:rFonts w:ascii="Calibri" w:hAnsi="Calibri" w:cs="Calibri" w:eastAsiaTheme="majorEastAsia"/>
                <w:rPrChange w:author="Neeraj Durgapal" w:date="2024-08-28T03:49:00Z" w:id="4161">
                  <w:rPr>
                    <w:rFonts w:asciiTheme="majorHAnsi" w:hAnsiTheme="majorHAnsi" w:eastAsiaTheme="majorEastAsia" w:cstheme="majorBidi"/>
                  </w:rPr>
                </w:rPrChange>
              </w:rPr>
            </w:pPr>
            <w:r>
              <w:rPr>
                <w:rFonts w:ascii="Calibri" w:hAnsi="Calibri" w:cs="Calibri" w:eastAsiaTheme="majorEastAsia"/>
                <w:rPrChange w:author="Neeraj Durgapal" w:date="2024-08-28T03:49:00Z" w:id="4162">
                  <w:rPr>
                    <w:rFonts w:asciiTheme="majorHAnsi" w:hAnsiTheme="majorHAnsi" w:eastAsiaTheme="majorEastAsia" w:cstheme="majorBidi"/>
                  </w:rPr>
                </w:rPrChange>
              </w:rPr>
              <w:t>BRD 3</w:t>
            </w: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E403D6" w:rsidR="00E403D6" w:rsidRDefault="00287800" w14:paraId="0840E2A5" w14:textId="77777777">
            <w:pPr>
              <w:spacing w:after="0" w:line="240" w:lineRule="auto"/>
              <w:rPr>
                <w:rFonts w:ascii="Calibri" w:hAnsi="Calibri" w:cs="Calibri" w:eastAsiaTheme="majorEastAsia"/>
                <w:rPrChange w:author="Neeraj Durgapal" w:date="2024-08-28T03:49:00Z" w:id="4163">
                  <w:rPr>
                    <w:rFonts w:asciiTheme="majorHAnsi" w:hAnsiTheme="majorHAnsi" w:eastAsiaTheme="majorEastAsia" w:cstheme="majorBidi"/>
                  </w:rPr>
                </w:rPrChange>
              </w:rPr>
            </w:pPr>
            <w:r>
              <w:rPr>
                <w:rFonts w:ascii="Calibri" w:hAnsi="Calibri" w:cs="Calibri" w:eastAsiaTheme="majorEastAsia"/>
                <w:rPrChange w:author="Neeraj Durgapal" w:date="2024-08-28T03:49:00Z" w:id="4164">
                  <w:rPr>
                    <w:rFonts w:asciiTheme="majorHAnsi" w:hAnsiTheme="majorHAnsi" w:eastAsiaTheme="majorEastAsia" w:cstheme="majorBidi"/>
                  </w:rPr>
                </w:rPrChange>
              </w:rPr>
              <w:t>Merchant Login and Authentication</w:t>
            </w:r>
          </w:p>
        </w:tc>
      </w:tr>
      <w:tr w:rsidR="00E403D6" w:rsidTr="65DF739C" w14:paraId="0C3306A6" w14:textId="77777777">
        <w:trPr>
          <w:trHeight w:val="300"/>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E403D6" w:rsidR="00E403D6" w:rsidRDefault="00287800" w14:paraId="19735193" w14:textId="77777777">
            <w:pPr>
              <w:spacing w:after="0" w:line="240" w:lineRule="auto"/>
              <w:rPr>
                <w:rFonts w:ascii="Calibri" w:hAnsi="Calibri" w:cs="Calibri" w:eastAsiaTheme="majorEastAsia"/>
                <w:rPrChange w:author="Neeraj Durgapal" w:date="2024-08-28T03:49:00Z" w:id="4165">
                  <w:rPr>
                    <w:rFonts w:asciiTheme="majorHAnsi" w:hAnsiTheme="majorHAnsi" w:eastAsiaTheme="majorEastAsia" w:cstheme="majorBidi"/>
                  </w:rPr>
                </w:rPrChange>
              </w:rPr>
            </w:pPr>
            <w:r>
              <w:rPr>
                <w:rFonts w:ascii="Calibri" w:hAnsi="Calibri" w:cs="Calibri" w:eastAsiaTheme="majorEastAsia"/>
                <w:rPrChange w:author="Neeraj Durgapal" w:date="2024-08-28T03:49:00Z" w:id="4166">
                  <w:rPr>
                    <w:rFonts w:asciiTheme="majorHAnsi" w:hAnsiTheme="majorHAnsi" w:eastAsiaTheme="majorEastAsia" w:cstheme="majorBidi"/>
                  </w:rPr>
                </w:rPrChange>
              </w:rPr>
              <w:t>FS_MS_2</w:t>
            </w:r>
          </w:p>
        </w:tc>
        <w:tc>
          <w:tcPr>
            <w:tcW w:w="990" w:type="dxa"/>
            <w:vMerge/>
          </w:tcPr>
          <w:p w:rsidRPr="00E403D6" w:rsidR="00E403D6" w:rsidRDefault="00E403D6" w14:paraId="29B32A66" w14:textId="77777777">
            <w:pPr>
              <w:spacing w:after="0" w:line="240" w:lineRule="auto"/>
              <w:rPr>
                <w:rFonts w:ascii="Calibri" w:hAnsi="Calibri" w:cs="Calibri"/>
                <w:rPrChange w:author="Neeraj Durgapal" w:date="2024-08-28T03:49:00Z" w:id="4167">
                  <w:rPr/>
                </w:rPrChange>
              </w:rPr>
            </w:pP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E403D6" w:rsidR="00E403D6" w:rsidRDefault="00287800" w14:paraId="05889B37" w14:textId="77777777">
            <w:pPr>
              <w:spacing w:after="0" w:line="240" w:lineRule="auto"/>
              <w:rPr>
                <w:rFonts w:ascii="Calibri" w:hAnsi="Calibri" w:cs="Calibri" w:eastAsiaTheme="majorEastAsia"/>
                <w:rPrChange w:author="Neeraj Durgapal" w:date="2024-08-28T03:49:00Z" w:id="4168">
                  <w:rPr>
                    <w:rFonts w:asciiTheme="majorHAnsi" w:hAnsiTheme="majorHAnsi" w:eastAsiaTheme="majorEastAsia" w:cstheme="majorBidi"/>
                  </w:rPr>
                </w:rPrChange>
              </w:rPr>
            </w:pPr>
            <w:r>
              <w:rPr>
                <w:rFonts w:ascii="Calibri" w:hAnsi="Calibri" w:cs="Calibri" w:eastAsiaTheme="majorEastAsia"/>
                <w:rPrChange w:author="Neeraj Durgapal" w:date="2024-08-28T03:49:00Z" w:id="4169">
                  <w:rPr>
                    <w:rFonts w:asciiTheme="majorHAnsi" w:hAnsiTheme="majorHAnsi" w:eastAsiaTheme="majorEastAsia" w:cstheme="majorBidi"/>
                  </w:rPr>
                </w:rPrChange>
              </w:rPr>
              <w:t>Merchant Dashboard with multiple summary views</w:t>
            </w:r>
          </w:p>
        </w:tc>
      </w:tr>
      <w:tr w:rsidR="00E403D6" w:rsidTr="65DF739C" w14:paraId="00BF4F7A" w14:textId="77777777">
        <w:trPr>
          <w:trHeight w:val="300"/>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E403D6" w:rsidR="00E403D6" w:rsidRDefault="00287800" w14:paraId="452BE933" w14:textId="77777777">
            <w:pPr>
              <w:spacing w:after="0" w:line="240" w:lineRule="auto"/>
              <w:rPr>
                <w:rFonts w:ascii="Calibri" w:hAnsi="Calibri" w:cs="Calibri" w:eastAsiaTheme="majorEastAsia"/>
                <w:rPrChange w:author="Neeraj Durgapal" w:date="2024-08-28T03:49:00Z" w:id="4170">
                  <w:rPr>
                    <w:rFonts w:asciiTheme="majorHAnsi" w:hAnsiTheme="majorHAnsi" w:eastAsiaTheme="majorEastAsia" w:cstheme="majorBidi"/>
                  </w:rPr>
                </w:rPrChange>
              </w:rPr>
            </w:pPr>
            <w:r>
              <w:rPr>
                <w:rFonts w:ascii="Calibri" w:hAnsi="Calibri" w:cs="Calibri" w:eastAsiaTheme="majorEastAsia"/>
                <w:rPrChange w:author="Neeraj Durgapal" w:date="2024-08-28T03:49:00Z" w:id="4171">
                  <w:rPr>
                    <w:rFonts w:asciiTheme="majorHAnsi" w:hAnsiTheme="majorHAnsi" w:eastAsiaTheme="majorEastAsia" w:cstheme="majorBidi"/>
                  </w:rPr>
                </w:rPrChange>
              </w:rPr>
              <w:t>FS_MS_3</w:t>
            </w:r>
          </w:p>
        </w:tc>
        <w:tc>
          <w:tcPr>
            <w:tcW w:w="990" w:type="dxa"/>
            <w:vMerge/>
            <w:vAlign w:val="center"/>
          </w:tcPr>
          <w:p w:rsidRPr="00E403D6" w:rsidR="00E403D6" w:rsidRDefault="00E403D6" w14:paraId="0B26B1AF" w14:textId="77777777">
            <w:pPr>
              <w:spacing w:after="0" w:line="240" w:lineRule="auto"/>
              <w:rPr>
                <w:rFonts w:ascii="Calibri" w:hAnsi="Calibri" w:cs="Calibri"/>
                <w:rPrChange w:author="Neeraj Durgapal" w:date="2024-08-28T03:49:00Z" w:id="4172">
                  <w:rPr/>
                </w:rPrChange>
              </w:rPr>
            </w:pP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E403D6" w:rsidR="00E403D6" w:rsidRDefault="00287800" w14:paraId="2CD6F52E" w14:textId="77777777">
            <w:pPr>
              <w:spacing w:after="0" w:line="240" w:lineRule="auto"/>
              <w:rPr>
                <w:rFonts w:ascii="Calibri" w:hAnsi="Calibri" w:cs="Calibri" w:eastAsiaTheme="majorEastAsia"/>
                <w:rPrChange w:author="Neeraj Durgapal" w:date="2024-08-28T03:49:00Z" w:id="4173">
                  <w:rPr>
                    <w:rFonts w:asciiTheme="majorHAnsi" w:hAnsiTheme="majorHAnsi" w:eastAsiaTheme="majorEastAsia" w:cstheme="majorBidi"/>
                  </w:rPr>
                </w:rPrChange>
              </w:rPr>
            </w:pPr>
            <w:r>
              <w:rPr>
                <w:rFonts w:ascii="Calibri" w:hAnsi="Calibri" w:cs="Calibri" w:eastAsiaTheme="majorEastAsia"/>
                <w:rPrChange w:author="Neeraj Durgapal" w:date="2024-08-28T03:49:00Z" w:id="4174">
                  <w:rPr>
                    <w:rFonts w:asciiTheme="majorHAnsi" w:hAnsiTheme="majorHAnsi" w:eastAsiaTheme="majorEastAsia" w:cstheme="majorBidi"/>
                  </w:rPr>
                </w:rPrChange>
              </w:rPr>
              <w:t>Merchant User Management</w:t>
            </w:r>
          </w:p>
        </w:tc>
      </w:tr>
      <w:tr w:rsidR="00E403D6" w:rsidTr="65DF739C" w14:paraId="5368752E" w14:textId="77777777">
        <w:trPr>
          <w:trHeight w:val="300"/>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E403D6" w:rsidR="00E403D6" w:rsidRDefault="00287800" w14:paraId="57A718CF" w14:textId="77777777">
            <w:pPr>
              <w:spacing w:after="0" w:line="240" w:lineRule="auto"/>
              <w:rPr>
                <w:rFonts w:ascii="Calibri" w:hAnsi="Calibri" w:cs="Calibri" w:eastAsiaTheme="majorEastAsia"/>
                <w:rPrChange w:author="Neeraj Durgapal" w:date="2024-08-28T03:49:00Z" w:id="4175">
                  <w:rPr>
                    <w:rFonts w:asciiTheme="majorHAnsi" w:hAnsiTheme="majorHAnsi" w:eastAsiaTheme="majorEastAsia" w:cstheme="majorBidi"/>
                  </w:rPr>
                </w:rPrChange>
              </w:rPr>
            </w:pPr>
            <w:r>
              <w:rPr>
                <w:rFonts w:ascii="Calibri" w:hAnsi="Calibri" w:cs="Calibri" w:eastAsiaTheme="majorEastAsia"/>
                <w:rPrChange w:author="Neeraj Durgapal" w:date="2024-08-28T03:49:00Z" w:id="4176">
                  <w:rPr>
                    <w:rFonts w:asciiTheme="majorHAnsi" w:hAnsiTheme="majorHAnsi" w:eastAsiaTheme="majorEastAsia" w:cstheme="majorBidi"/>
                  </w:rPr>
                </w:rPrChange>
              </w:rPr>
              <w:t>FS_MS_4</w:t>
            </w:r>
          </w:p>
        </w:tc>
        <w:tc>
          <w:tcPr>
            <w:tcW w:w="990" w:type="dxa"/>
            <w:vMerge/>
            <w:vAlign w:val="center"/>
          </w:tcPr>
          <w:p w:rsidRPr="00E403D6" w:rsidR="00E403D6" w:rsidRDefault="00E403D6" w14:paraId="3D6B895D" w14:textId="77777777">
            <w:pPr>
              <w:spacing w:after="0" w:line="240" w:lineRule="auto"/>
              <w:rPr>
                <w:rFonts w:ascii="Calibri" w:hAnsi="Calibri" w:cs="Calibri"/>
                <w:rPrChange w:author="Neeraj Durgapal" w:date="2024-08-28T03:49:00Z" w:id="4177">
                  <w:rPr/>
                </w:rPrChange>
              </w:rPr>
            </w:pP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E403D6" w:rsidR="00E403D6" w:rsidRDefault="00287800" w14:paraId="3A6DD446" w14:textId="77777777">
            <w:pPr>
              <w:spacing w:after="0" w:line="240" w:lineRule="auto"/>
              <w:rPr>
                <w:rFonts w:ascii="Calibri" w:hAnsi="Calibri" w:cs="Calibri" w:eastAsiaTheme="majorEastAsia"/>
                <w:rPrChange w:author="Neeraj Durgapal" w:date="2024-08-28T03:49:00Z" w:id="4178">
                  <w:rPr>
                    <w:rFonts w:asciiTheme="majorHAnsi" w:hAnsiTheme="majorHAnsi" w:eastAsiaTheme="majorEastAsia" w:cstheme="majorBidi"/>
                  </w:rPr>
                </w:rPrChange>
              </w:rPr>
            </w:pPr>
            <w:r>
              <w:rPr>
                <w:rFonts w:ascii="Calibri" w:hAnsi="Calibri" w:cs="Calibri" w:eastAsiaTheme="majorEastAsia"/>
                <w:rPrChange w:author="Neeraj Durgapal" w:date="2024-08-28T03:49:00Z" w:id="4179">
                  <w:rPr>
                    <w:rFonts w:asciiTheme="majorHAnsi" w:hAnsiTheme="majorHAnsi" w:eastAsiaTheme="majorEastAsia" w:cstheme="majorBidi"/>
                  </w:rPr>
                </w:rPrChange>
              </w:rPr>
              <w:t>View Settlement Details</w:t>
            </w:r>
          </w:p>
        </w:tc>
      </w:tr>
      <w:tr w:rsidR="00E403D6" w:rsidTr="65DF739C" w14:paraId="31F9B7B9" w14:textId="77777777">
        <w:trPr>
          <w:trHeight w:val="300"/>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E403D6" w:rsidR="00E403D6" w:rsidRDefault="00287800" w14:paraId="659460AD" w14:textId="77777777">
            <w:pPr>
              <w:spacing w:after="0" w:line="240" w:lineRule="auto"/>
              <w:rPr>
                <w:rFonts w:ascii="Calibri" w:hAnsi="Calibri" w:cs="Calibri" w:eastAsiaTheme="majorEastAsia"/>
                <w:rPrChange w:author="Neeraj Durgapal" w:date="2024-08-28T03:49:00Z" w:id="4180">
                  <w:rPr>
                    <w:rFonts w:asciiTheme="majorHAnsi" w:hAnsiTheme="majorHAnsi" w:eastAsiaTheme="majorEastAsia" w:cstheme="majorBidi"/>
                  </w:rPr>
                </w:rPrChange>
              </w:rPr>
            </w:pPr>
            <w:r>
              <w:rPr>
                <w:rFonts w:ascii="Calibri" w:hAnsi="Calibri" w:cs="Calibri" w:eastAsiaTheme="majorEastAsia"/>
                <w:rPrChange w:author="Neeraj Durgapal" w:date="2024-08-28T03:49:00Z" w:id="4181">
                  <w:rPr>
                    <w:rFonts w:asciiTheme="majorHAnsi" w:hAnsiTheme="majorHAnsi" w:eastAsiaTheme="majorEastAsia" w:cstheme="majorBidi"/>
                  </w:rPr>
                </w:rPrChange>
              </w:rPr>
              <w:t>FS_MS_5</w:t>
            </w:r>
          </w:p>
        </w:tc>
        <w:tc>
          <w:tcPr>
            <w:tcW w:w="990" w:type="dxa"/>
            <w:vMerge/>
            <w:vAlign w:val="center"/>
          </w:tcPr>
          <w:p w:rsidRPr="00E403D6" w:rsidR="00E403D6" w:rsidRDefault="00E403D6" w14:paraId="74CA83DE" w14:textId="77777777">
            <w:pPr>
              <w:spacing w:after="0" w:line="240" w:lineRule="auto"/>
              <w:rPr>
                <w:rFonts w:ascii="Calibri" w:hAnsi="Calibri" w:cs="Calibri"/>
                <w:rPrChange w:author="Neeraj Durgapal" w:date="2024-08-28T03:49:00Z" w:id="4182">
                  <w:rPr/>
                </w:rPrChange>
              </w:rPr>
            </w:pP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E403D6" w:rsidR="00E403D6" w:rsidRDefault="00287800" w14:paraId="0933B851" w14:textId="77777777">
            <w:pPr>
              <w:spacing w:after="0" w:line="240" w:lineRule="auto"/>
              <w:rPr>
                <w:rFonts w:ascii="Calibri" w:hAnsi="Calibri" w:cs="Calibri" w:eastAsiaTheme="majorEastAsia"/>
                <w:rPrChange w:author="Neeraj Durgapal" w:date="2024-08-28T03:49:00Z" w:id="4183">
                  <w:rPr>
                    <w:rFonts w:asciiTheme="majorHAnsi" w:hAnsiTheme="majorHAnsi" w:eastAsiaTheme="majorEastAsia" w:cstheme="majorBidi"/>
                  </w:rPr>
                </w:rPrChange>
              </w:rPr>
            </w:pPr>
            <w:r>
              <w:rPr>
                <w:rFonts w:ascii="Calibri" w:hAnsi="Calibri" w:cs="Calibri" w:eastAsiaTheme="majorEastAsia"/>
                <w:rPrChange w:author="Neeraj Durgapal" w:date="2024-08-28T03:49:00Z" w:id="4184">
                  <w:rPr>
                    <w:rFonts w:asciiTheme="majorHAnsi" w:hAnsiTheme="majorHAnsi" w:eastAsiaTheme="majorEastAsia" w:cstheme="majorBidi"/>
                  </w:rPr>
                </w:rPrChange>
              </w:rPr>
              <w:t>View Generated Invoices and their payment details</w:t>
            </w:r>
          </w:p>
        </w:tc>
      </w:tr>
      <w:tr w:rsidR="00E403D6" w:rsidTr="65DF739C" w14:paraId="59F24B4A" w14:textId="77777777">
        <w:trPr>
          <w:trHeight w:val="300"/>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E403D6" w:rsidR="00E403D6" w:rsidRDefault="00287800" w14:paraId="030BFD08" w14:textId="77777777">
            <w:pPr>
              <w:spacing w:after="0" w:line="240" w:lineRule="auto"/>
              <w:rPr>
                <w:rFonts w:ascii="Calibri" w:hAnsi="Calibri" w:cs="Calibri" w:eastAsiaTheme="majorEastAsia"/>
                <w:rPrChange w:author="Neeraj Durgapal" w:date="2024-08-28T03:49:00Z" w:id="4185">
                  <w:rPr>
                    <w:rFonts w:asciiTheme="majorHAnsi" w:hAnsiTheme="majorHAnsi" w:eastAsiaTheme="majorEastAsia" w:cstheme="majorBidi"/>
                  </w:rPr>
                </w:rPrChange>
              </w:rPr>
            </w:pPr>
            <w:r>
              <w:rPr>
                <w:rFonts w:ascii="Calibri" w:hAnsi="Calibri" w:cs="Calibri" w:eastAsiaTheme="majorEastAsia"/>
                <w:rPrChange w:author="Neeraj Durgapal" w:date="2024-08-28T03:49:00Z" w:id="4186">
                  <w:rPr>
                    <w:rFonts w:asciiTheme="majorHAnsi" w:hAnsiTheme="majorHAnsi" w:eastAsiaTheme="majorEastAsia" w:cstheme="majorBidi"/>
                  </w:rPr>
                </w:rPrChange>
              </w:rPr>
              <w:t>FS_MS_6</w:t>
            </w:r>
          </w:p>
        </w:tc>
        <w:tc>
          <w:tcPr>
            <w:tcW w:w="990" w:type="dxa"/>
            <w:vMerge/>
            <w:vAlign w:val="center"/>
          </w:tcPr>
          <w:p w:rsidRPr="00E403D6" w:rsidR="00E403D6" w:rsidRDefault="00E403D6" w14:paraId="63937701" w14:textId="77777777">
            <w:pPr>
              <w:spacing w:after="0" w:line="240" w:lineRule="auto"/>
              <w:rPr>
                <w:rFonts w:ascii="Calibri" w:hAnsi="Calibri" w:cs="Calibri"/>
                <w:rPrChange w:author="Neeraj Durgapal" w:date="2024-08-28T03:49:00Z" w:id="4187">
                  <w:rPr/>
                </w:rPrChange>
              </w:rPr>
            </w:pP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E403D6" w:rsidR="00E403D6" w:rsidRDefault="00287800" w14:paraId="0A5F6AF1" w14:textId="77777777">
            <w:pPr>
              <w:spacing w:after="0" w:line="240" w:lineRule="auto"/>
              <w:rPr>
                <w:rFonts w:ascii="Calibri" w:hAnsi="Calibri" w:cs="Calibri" w:eastAsiaTheme="majorEastAsia"/>
                <w:rPrChange w:author="Neeraj Durgapal" w:date="2024-08-28T03:49:00Z" w:id="4188">
                  <w:rPr>
                    <w:rFonts w:asciiTheme="majorHAnsi" w:hAnsiTheme="majorHAnsi" w:eastAsiaTheme="majorEastAsia" w:cstheme="majorBidi"/>
                  </w:rPr>
                </w:rPrChange>
              </w:rPr>
            </w:pPr>
            <w:r>
              <w:rPr>
                <w:rFonts w:ascii="Calibri" w:hAnsi="Calibri" w:cs="Calibri" w:eastAsiaTheme="majorEastAsia"/>
                <w:rPrChange w:author="Neeraj Durgapal" w:date="2024-08-28T03:49:00Z" w:id="4189">
                  <w:rPr>
                    <w:rFonts w:asciiTheme="majorHAnsi" w:hAnsiTheme="majorHAnsi" w:eastAsiaTheme="majorEastAsia" w:cstheme="majorBidi"/>
                  </w:rPr>
                </w:rPrChange>
              </w:rPr>
              <w:t>Refund Booking Requests and Refund Details</w:t>
            </w:r>
          </w:p>
        </w:tc>
      </w:tr>
      <w:tr w:rsidR="00E403D6" w:rsidTr="65DF739C" w14:paraId="58B5EB7B" w14:textId="77777777">
        <w:trPr>
          <w:trHeight w:val="300"/>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E403D6" w:rsidR="00E403D6" w:rsidRDefault="00287800" w14:paraId="5603EF17" w14:textId="77777777">
            <w:pPr>
              <w:spacing w:after="0" w:line="240" w:lineRule="auto"/>
              <w:rPr>
                <w:rFonts w:ascii="Calibri" w:hAnsi="Calibri" w:cs="Calibri" w:eastAsiaTheme="majorEastAsia"/>
                <w:rPrChange w:author="Neeraj Durgapal" w:date="2024-08-28T03:49:00Z" w:id="4190">
                  <w:rPr>
                    <w:rFonts w:asciiTheme="majorHAnsi" w:hAnsiTheme="majorHAnsi" w:eastAsiaTheme="majorEastAsia" w:cstheme="majorBidi"/>
                  </w:rPr>
                </w:rPrChange>
              </w:rPr>
            </w:pPr>
            <w:r>
              <w:rPr>
                <w:rFonts w:ascii="Calibri" w:hAnsi="Calibri" w:cs="Calibri" w:eastAsiaTheme="majorEastAsia"/>
                <w:rPrChange w:author="Neeraj Durgapal" w:date="2024-08-28T03:49:00Z" w:id="4191">
                  <w:rPr>
                    <w:rFonts w:asciiTheme="majorHAnsi" w:hAnsiTheme="majorHAnsi" w:eastAsiaTheme="majorEastAsia" w:cstheme="majorBidi"/>
                  </w:rPr>
                </w:rPrChange>
              </w:rPr>
              <w:t>FS_MS_7</w:t>
            </w:r>
          </w:p>
        </w:tc>
        <w:tc>
          <w:tcPr>
            <w:tcW w:w="990" w:type="dxa"/>
            <w:vMerge/>
            <w:vAlign w:val="center"/>
          </w:tcPr>
          <w:p w:rsidRPr="00E403D6" w:rsidR="00E403D6" w:rsidRDefault="00E403D6" w14:paraId="0184E76D" w14:textId="77777777">
            <w:pPr>
              <w:spacing w:after="0" w:line="240" w:lineRule="auto"/>
              <w:rPr>
                <w:rFonts w:ascii="Calibri" w:hAnsi="Calibri" w:cs="Calibri"/>
                <w:rPrChange w:author="Neeraj Durgapal" w:date="2024-08-28T03:49:00Z" w:id="4192">
                  <w:rPr/>
                </w:rPrChange>
              </w:rPr>
            </w:pP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E403D6" w:rsidR="00E403D6" w:rsidP="004F7798" w:rsidRDefault="004F7798" w14:paraId="618554F9" w14:textId="263C6EE7">
            <w:pPr>
              <w:spacing w:after="0" w:line="240" w:lineRule="auto"/>
              <w:rPr>
                <w:rFonts w:ascii="Calibri" w:hAnsi="Calibri" w:cs="Calibri" w:eastAsiaTheme="majorEastAsia"/>
                <w:rPrChange w:author="Neeraj Durgapal" w:date="2024-08-28T03:49:00Z" w:id="4193">
                  <w:rPr>
                    <w:rFonts w:asciiTheme="majorHAnsi" w:hAnsiTheme="majorHAnsi" w:eastAsiaTheme="majorEastAsia" w:cstheme="majorBidi"/>
                  </w:rPr>
                </w:rPrChange>
              </w:rPr>
            </w:pPr>
            <w:r>
              <w:rPr>
                <w:rFonts w:ascii="Calibri" w:hAnsi="Calibri" w:cs="Calibri" w:eastAsiaTheme="majorEastAsia"/>
              </w:rPr>
              <w:t xml:space="preserve">Merchant Key </w:t>
            </w:r>
            <w:ins w:author="Neeraj Durgapal" w:date="2024-08-28T04:05:00Z" w:id="4194">
              <w:r w:rsidR="00287800">
                <w:rPr>
                  <w:rFonts w:ascii="Calibri" w:hAnsi="Calibri" w:cs="Calibri" w:eastAsiaTheme="majorEastAsia"/>
                </w:rPr>
                <w:t>Generation</w:t>
              </w:r>
            </w:ins>
            <w:del w:author="Neeraj Durgapal" w:date="2024-08-28T04:05:00Z" w:id="4195">
              <w:r w:rsidR="00287800">
                <w:rPr>
                  <w:rFonts w:ascii="Calibri" w:hAnsi="Calibri" w:cs="Calibri" w:eastAsiaTheme="majorEastAsia"/>
                  <w:rPrChange w:author="Neeraj Durgapal" w:date="2024-08-28T03:49:00Z" w:id="4196">
                    <w:rPr>
                      <w:rFonts w:asciiTheme="majorHAnsi" w:hAnsiTheme="majorHAnsi" w:eastAsiaTheme="majorEastAsia" w:cstheme="majorBidi"/>
                    </w:rPr>
                  </w:rPrChange>
                </w:rPr>
                <w:delText>Merchant Key Management</w:delText>
              </w:r>
            </w:del>
          </w:p>
        </w:tc>
      </w:tr>
      <w:tr w:rsidR="004F7798" w:rsidTr="65DF739C" w14:paraId="598D491A" w14:textId="77777777">
        <w:trPr>
          <w:trHeight w:val="300"/>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F7798" w:rsidRDefault="004F7798" w14:paraId="18619978" w14:textId="376ECF64">
            <w:pPr>
              <w:spacing w:after="0" w:line="240" w:lineRule="auto"/>
              <w:rPr>
                <w:rFonts w:ascii="Calibri" w:hAnsi="Calibri" w:cs="Calibri" w:eastAsiaTheme="majorEastAsia"/>
                <w:rPrChange w:author="Neeraj Durgapal" w:date="2024-08-28T03:49:00Z" w:id="4197">
                  <w:rPr>
                    <w:rFonts w:ascii="Calibri" w:hAnsi="Calibri" w:cs="Calibri" w:eastAsiaTheme="majorEastAsia"/>
                  </w:rPr>
                </w:rPrChange>
              </w:rPr>
            </w:pPr>
            <w:r>
              <w:rPr>
                <w:rFonts w:ascii="Calibri" w:hAnsi="Calibri" w:cs="Calibri" w:eastAsiaTheme="majorEastAsia"/>
              </w:rPr>
              <w:t>FS_MS_8</w:t>
            </w:r>
          </w:p>
        </w:tc>
        <w:tc>
          <w:tcPr>
            <w:tcW w:w="990" w:type="dxa"/>
            <w:vMerge/>
            <w:vAlign w:val="center"/>
          </w:tcPr>
          <w:p w:rsidRPr="00E403D6" w:rsidR="004F7798" w:rsidRDefault="004F7798" w14:paraId="7349548D" w14:textId="77777777">
            <w:pPr>
              <w:spacing w:after="0" w:line="240" w:lineRule="auto"/>
              <w:rPr>
                <w:rFonts w:ascii="Calibri" w:hAnsi="Calibri" w:cs="Calibri"/>
                <w:rPrChange w:author="Neeraj Durgapal" w:date="2024-08-28T03:49:00Z" w:id="4198">
                  <w:rPr>
                    <w:rFonts w:ascii="Calibri" w:hAnsi="Calibri" w:cs="Calibri"/>
                  </w:rPr>
                </w:rPrChange>
              </w:rPr>
            </w:pP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F7798" w:rsidRDefault="004F7798" w14:paraId="5F3D9BC2" w14:textId="76AB4826">
            <w:pPr>
              <w:spacing w:after="0" w:line="240" w:lineRule="auto"/>
              <w:rPr>
                <w:rFonts w:ascii="Calibri" w:hAnsi="Calibri" w:cs="Calibri" w:eastAsiaTheme="majorEastAsia"/>
              </w:rPr>
            </w:pPr>
            <w:r>
              <w:rPr>
                <w:rFonts w:ascii="Calibri" w:hAnsi="Calibri" w:cs="Calibri" w:eastAsiaTheme="majorEastAsia"/>
              </w:rPr>
              <w:t xml:space="preserve">Generation </w:t>
            </w:r>
            <w:ins w:author="Neeraj Durgapal" w:date="2024-08-28T04:05:00Z" w:id="4199">
              <w:r>
                <w:rPr>
                  <w:rFonts w:ascii="Calibri" w:hAnsi="Calibri" w:cs="Calibri" w:eastAsiaTheme="majorEastAsia"/>
                </w:rPr>
                <w:t>and Scheduling of Reports</w:t>
              </w:r>
            </w:ins>
          </w:p>
        </w:tc>
      </w:tr>
      <w:tr w:rsidR="00E403D6" w:rsidTr="65DF739C" w14:paraId="44FED72E" w14:textId="77777777">
        <w:trPr>
          <w:trHeight w:val="300"/>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E403D6" w:rsidR="00E403D6" w:rsidRDefault="004F7798" w14:paraId="4E3C9124" w14:textId="13A81E41">
            <w:pPr>
              <w:spacing w:after="0" w:line="240" w:lineRule="auto"/>
              <w:rPr>
                <w:rFonts w:ascii="Calibri" w:hAnsi="Calibri" w:cs="Calibri" w:eastAsiaTheme="majorEastAsia"/>
                <w:rPrChange w:author="Neeraj Durgapal" w:date="2024-08-28T03:49:00Z" w:id="4200">
                  <w:rPr>
                    <w:rFonts w:asciiTheme="majorHAnsi" w:hAnsiTheme="majorHAnsi" w:eastAsiaTheme="majorEastAsia" w:cstheme="majorBidi"/>
                  </w:rPr>
                </w:rPrChange>
              </w:rPr>
            </w:pPr>
            <w:r>
              <w:rPr>
                <w:rFonts w:ascii="Calibri" w:hAnsi="Calibri" w:cs="Calibri" w:eastAsiaTheme="majorEastAsia"/>
              </w:rPr>
              <w:t>FS_RS_9</w:t>
            </w:r>
          </w:p>
        </w:tc>
        <w:tc>
          <w:tcPr>
            <w:tcW w:w="990" w:type="dxa"/>
            <w:vMerge/>
            <w:vAlign w:val="center"/>
          </w:tcPr>
          <w:p w:rsidRPr="00E403D6" w:rsidR="00E403D6" w:rsidRDefault="00E403D6" w14:paraId="30548B3B" w14:textId="77777777">
            <w:pPr>
              <w:spacing w:after="0" w:line="240" w:lineRule="auto"/>
              <w:rPr>
                <w:rFonts w:ascii="Calibri" w:hAnsi="Calibri" w:cs="Calibri"/>
                <w:rPrChange w:author="Neeraj Durgapal" w:date="2024-08-28T03:49:00Z" w:id="4201">
                  <w:rPr/>
                </w:rPrChange>
              </w:rPr>
            </w:pP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E403D6" w:rsidR="00E403D6" w:rsidRDefault="00287800" w14:paraId="5E113892" w14:textId="77777777">
            <w:pPr>
              <w:spacing w:after="0" w:line="240" w:lineRule="auto"/>
              <w:rPr>
                <w:rFonts w:ascii="Calibri" w:hAnsi="Calibri" w:cs="Calibri" w:eastAsiaTheme="majorEastAsia"/>
                <w:rPrChange w:author="Neeraj Durgapal" w:date="2024-08-28T03:49:00Z" w:id="4202">
                  <w:rPr>
                    <w:rFonts w:asciiTheme="majorHAnsi" w:hAnsiTheme="majorHAnsi" w:eastAsiaTheme="majorEastAsia" w:cstheme="majorBidi"/>
                  </w:rPr>
                </w:rPrChange>
              </w:rPr>
            </w:pPr>
            <w:ins w:author="Neeraj Durgapal" w:date="2024-08-28T04:05:00Z" w:id="4203">
              <w:r>
                <w:rPr>
                  <w:rFonts w:ascii="Calibri" w:hAnsi="Calibri" w:cs="Calibri" w:eastAsiaTheme="majorEastAsia"/>
                </w:rPr>
                <w:t>Accounts &amp; Settings</w:t>
              </w:r>
            </w:ins>
            <w:del w:author="Neeraj Durgapal" w:date="2024-08-28T04:05:00Z" w:id="4204">
              <w:r>
                <w:rPr>
                  <w:rFonts w:ascii="Calibri" w:hAnsi="Calibri" w:cs="Calibri" w:eastAsiaTheme="majorEastAsia"/>
                  <w:rPrChange w:author="Neeraj Durgapal" w:date="2024-08-28T03:49:00Z" w:id="4205">
                    <w:rPr>
                      <w:rFonts w:asciiTheme="majorHAnsi" w:hAnsiTheme="majorHAnsi" w:eastAsiaTheme="majorEastAsia" w:cstheme="majorBidi"/>
                    </w:rPr>
                  </w:rPrChange>
                </w:rPr>
                <w:delText>Generation and Scheduling of Reports</w:delText>
              </w:r>
            </w:del>
          </w:p>
        </w:tc>
      </w:tr>
      <w:tr w:rsidR="00E403D6" w:rsidTr="65DF739C" w14:paraId="542AC1FD" w14:textId="77777777">
        <w:trPr>
          <w:trHeight w:val="300"/>
          <w:ins w:author="ANIL KISHIN MANSUKHANI" w:date="2024-08-27T11:32:00Z" w:id="4206"/>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E403D6" w:rsidRDefault="00287800" w14:paraId="47D3E40B" w14:textId="56192172">
            <w:pPr>
              <w:spacing w:after="0" w:line="240" w:lineRule="auto"/>
              <w:rPr>
                <w:ins w:author="ANIL KISHIN MANSUKHANI" w:date="2024-08-27T11:32:00Z" w:id="4207"/>
                <w:rFonts w:ascii="Calibri" w:hAnsi="Calibri" w:cs="Calibri" w:eastAsiaTheme="majorEastAsia"/>
              </w:rPr>
            </w:pPr>
            <w:ins w:author="ANIL KISHIN MANSUKHANI" w:date="2024-08-27T11:32:00Z" w:id="4208">
              <w:r>
                <w:rPr>
                  <w:rFonts w:ascii="Calibri" w:hAnsi="Calibri" w:cs="Calibri" w:eastAsiaTheme="majorEastAsia"/>
                </w:rPr>
                <w:t>FS_MS_</w:t>
              </w:r>
            </w:ins>
            <w:r w:rsidR="004F7798">
              <w:rPr>
                <w:rFonts w:ascii="Calibri" w:hAnsi="Calibri" w:cs="Calibri" w:eastAsiaTheme="majorEastAsia"/>
              </w:rPr>
              <w:t>10</w:t>
            </w:r>
          </w:p>
        </w:tc>
        <w:tc>
          <w:tcPr>
            <w:tcW w:w="9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E403D6" w:rsidRDefault="00E403D6" w14:paraId="26E04E4B" w14:textId="77777777">
            <w:pPr>
              <w:spacing w:after="0" w:line="240" w:lineRule="auto"/>
              <w:rPr>
                <w:ins w:author="ANIL KISHIN MANSUKHANI" w:date="2024-08-27T11:32:00Z" w:id="4209"/>
                <w:rFonts w:ascii="Calibri" w:hAnsi="Calibri" w:cs="Calibri"/>
              </w:rPr>
            </w:pP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E403D6" w:rsidRDefault="00287800" w14:paraId="062853FD" w14:textId="77777777">
            <w:pPr>
              <w:spacing w:after="0" w:line="240" w:lineRule="auto"/>
              <w:rPr>
                <w:ins w:author="ANIL KISHIN MANSUKHANI" w:date="2024-08-27T11:32:00Z" w:id="4210"/>
                <w:rFonts w:ascii="Calibri" w:hAnsi="Calibri" w:cs="Calibri" w:eastAsiaTheme="majorEastAsia"/>
              </w:rPr>
            </w:pPr>
            <w:ins w:author="Neeraj Durgapal" w:date="2024-08-28T04:56:00Z" w:id="4211">
              <w:r>
                <w:rPr>
                  <w:rFonts w:ascii="Calibri" w:hAnsi="Calibri" w:cs="Calibri" w:eastAsiaTheme="majorEastAsia"/>
                </w:rPr>
                <w:t>Order Tracking &amp; Search</w:t>
              </w:r>
            </w:ins>
            <w:ins w:author="ANIL KISHIN MANSUKHANI" w:date="2024-08-27T11:33:00Z" w:id="4212">
              <w:del w:author="Neeraj Durgapal" w:date="2024-08-28T04:05:00Z" w:id="4213">
                <w:r>
                  <w:rPr>
                    <w:rFonts w:ascii="Calibri" w:hAnsi="Calibri" w:cs="Calibri" w:eastAsiaTheme="majorEastAsia"/>
                  </w:rPr>
                  <w:delText>Dashboard Header</w:delText>
                </w:r>
              </w:del>
            </w:ins>
            <w:ins w:author="Shubhankar Ghosh" w:date="2024-08-27T17:35:00Z" w:id="4214">
              <w:del w:author="Neeraj Durgapal" w:date="2024-08-28T04:05:00Z" w:id="4215">
                <w:r>
                  <w:rPr>
                    <w:rFonts w:ascii="Calibri" w:hAnsi="Calibri" w:cs="Calibri" w:eastAsiaTheme="majorEastAsia"/>
                  </w:rPr>
                  <w:delText>Accounts &amp; Settings</w:delText>
                </w:r>
              </w:del>
            </w:ins>
          </w:p>
        </w:tc>
      </w:tr>
      <w:tr w:rsidR="00E403D6" w:rsidTr="65DF739C" w14:paraId="0CDDA2E2" w14:textId="77777777">
        <w:trPr>
          <w:trHeight w:val="300"/>
          <w:ins w:author="ANIL KISHIN MANSUKHANI" w:date="2024-08-27T11:32:00Z" w:id="4216"/>
        </w:trPr>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E403D6" w:rsidRDefault="00287800" w14:paraId="3E078CB7" w14:textId="0E4BF195">
            <w:pPr>
              <w:spacing w:after="0" w:line="240" w:lineRule="auto"/>
              <w:rPr>
                <w:ins w:author="ANIL KISHIN MANSUKHANI" w:date="2024-08-27T11:32:00Z" w:id="4217"/>
                <w:rFonts w:ascii="Calibri" w:hAnsi="Calibri" w:cs="Calibri" w:eastAsiaTheme="majorEastAsia"/>
              </w:rPr>
            </w:pPr>
            <w:ins w:author="ANIL KISHIN MANSUKHANI" w:date="2024-08-27T11:33:00Z" w:id="4218">
              <w:r>
                <w:rPr>
                  <w:rFonts w:ascii="Calibri" w:hAnsi="Calibri" w:cs="Calibri" w:eastAsiaTheme="majorEastAsia"/>
                </w:rPr>
                <w:t>FS_MS_1</w:t>
              </w:r>
            </w:ins>
            <w:r w:rsidR="004F7798">
              <w:rPr>
                <w:rFonts w:ascii="Calibri" w:hAnsi="Calibri" w:cs="Calibri" w:eastAsiaTheme="majorEastAsia"/>
              </w:rPr>
              <w:t>1</w:t>
            </w:r>
          </w:p>
        </w:tc>
        <w:tc>
          <w:tcPr>
            <w:tcW w:w="99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E403D6" w:rsidRDefault="00E403D6" w14:paraId="42AE1BBA" w14:textId="77777777">
            <w:pPr>
              <w:spacing w:after="0" w:line="240" w:lineRule="auto"/>
              <w:rPr>
                <w:ins w:author="ANIL KISHIN MANSUKHANI" w:date="2024-08-27T11:32:00Z" w:id="4219"/>
                <w:rFonts w:ascii="Calibri" w:hAnsi="Calibri" w:cs="Calibri"/>
              </w:rPr>
            </w:pPr>
          </w:p>
        </w:tc>
        <w:tc>
          <w:tcPr>
            <w:tcW w:w="68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E403D6" w:rsidRDefault="00287800" w14:paraId="2C6A80D8" w14:textId="77777777">
            <w:pPr>
              <w:spacing w:after="0" w:line="240" w:lineRule="auto"/>
              <w:rPr>
                <w:ins w:author="ANIL KISHIN MANSUKHANI" w:date="2024-08-27T11:32:00Z" w:id="4220"/>
                <w:rFonts w:ascii="Calibri" w:hAnsi="Calibri" w:cs="Calibri" w:eastAsiaTheme="majorEastAsia"/>
              </w:rPr>
            </w:pPr>
            <w:ins w:author="Neeraj Durgapal" w:date="2024-08-28T04:56:00Z" w:id="4221">
              <w:r>
                <w:rPr>
                  <w:rFonts w:ascii="Calibri" w:hAnsi="Calibri" w:cs="Calibri" w:eastAsiaTheme="majorEastAsia"/>
                </w:rPr>
                <w:t>Transaction Tracking &amp; Search</w:t>
              </w:r>
            </w:ins>
          </w:p>
        </w:tc>
      </w:tr>
    </w:tbl>
    <w:p w:rsidR="00E403D6" w:rsidRDefault="00E403D6" w14:paraId="7662F5D4" w14:textId="77777777"/>
    <w:p w:rsidR="00E403D6" w:rsidP="65DF739C" w:rsidRDefault="00E403D6" w14:paraId="1489C982" w14:textId="77777777">
      <w:pPr>
        <w:rPr>
          <w:rStyle w:val="Heading2Char"/>
          <w:rFonts w:asciiTheme="minorHAnsi" w:hAnsiTheme="minorHAnsi"/>
        </w:rPr>
      </w:pPr>
    </w:p>
    <w:p w:rsidR="00E403D6" w:rsidP="65DF739C" w:rsidRDefault="65DF739C" w14:paraId="1F5A1F97" w14:textId="77777777">
      <w:pPr>
        <w:rPr>
          <w:rStyle w:val="Heading2Char"/>
          <w:rFonts w:asciiTheme="minorHAnsi" w:hAnsiTheme="minorHAnsi"/>
        </w:rPr>
      </w:pPr>
      <w:bookmarkStart w:name="_Toc175662374" w:id="4222"/>
      <w:r w:rsidRPr="65DF739C">
        <w:rPr>
          <w:rStyle w:val="Heading2Char"/>
          <w:rFonts w:asciiTheme="minorHAnsi" w:hAnsiTheme="minorHAnsi"/>
        </w:rPr>
        <w:t>Actors</w:t>
      </w:r>
      <w:bookmarkEnd w:id="4222"/>
      <w:r w:rsidRPr="65DF739C">
        <w:rPr>
          <w:rStyle w:val="Heading2Char"/>
          <w:rFonts w:asciiTheme="minorHAnsi" w:hAnsiTheme="minorHAnsi"/>
        </w:rPr>
        <w:t xml:space="preserve"> </w:t>
      </w:r>
    </w:p>
    <w:tbl>
      <w:tblPr>
        <w:tblStyle w:val="TableGrid"/>
        <w:tblW w:w="9351" w:type="dxa"/>
        <w:tblLook w:val="04A0" w:firstRow="1" w:lastRow="0" w:firstColumn="1" w:lastColumn="0" w:noHBand="0" w:noVBand="1"/>
      </w:tblPr>
      <w:tblGrid>
        <w:gridCol w:w="2565"/>
        <w:gridCol w:w="6786"/>
      </w:tblGrid>
      <w:tr w:rsidR="00E403D6" w14:paraId="3394AA79" w14:textId="77777777">
        <w:tc>
          <w:tcPr>
            <w:tcW w:w="2565" w:type="dxa"/>
            <w:shd w:val="clear" w:color="auto" w:fill="83CAEB" w:themeFill="accent1" w:themeFillTint="66"/>
          </w:tcPr>
          <w:p w:rsidRPr="00E403D6" w:rsidR="00E403D6" w:rsidRDefault="00287800" w14:paraId="4543A575" w14:textId="77777777">
            <w:pPr>
              <w:spacing w:after="0" w:line="240" w:lineRule="auto"/>
              <w:jc w:val="center"/>
              <w:rPr>
                <w:rStyle w:val="Heading2Char"/>
                <w:rFonts w:ascii="Calibri" w:hAnsi="Calibri" w:cs="Calibri" w:eastAsiaTheme="minorEastAsia"/>
                <w:color w:val="auto"/>
                <w:sz w:val="24"/>
                <w:szCs w:val="24"/>
                <w:rPrChange w:author="Neeraj Durgapal" w:date="2024-08-28T03:49:00Z" w:id="4223">
                  <w:rPr>
                    <w:rStyle w:val="Heading2Char"/>
                    <w:rFonts w:asciiTheme="minorHAnsi" w:hAnsiTheme="minorHAnsi" w:eastAsiaTheme="minorEastAsia" w:cstheme="minorBidi"/>
                    <w:color w:val="auto"/>
                    <w:sz w:val="24"/>
                    <w:szCs w:val="24"/>
                  </w:rPr>
                </w:rPrChange>
              </w:rPr>
            </w:pPr>
            <w:r>
              <w:rPr>
                <w:rFonts w:ascii="Calibri" w:hAnsi="Calibri" w:cs="Calibri"/>
                <w:rPrChange w:author="Neeraj Durgapal" w:date="2024-08-28T03:49:00Z" w:id="4224">
                  <w:rPr>
                    <w:rFonts w:asciiTheme="majorHAnsi" w:hAnsiTheme="majorHAnsi" w:eastAsiaTheme="majorEastAsia" w:cstheme="majorBidi"/>
                    <w:color w:val="0F4761" w:themeColor="accent1" w:themeShade="BF"/>
                    <w:sz w:val="32"/>
                    <w:szCs w:val="32"/>
                  </w:rPr>
                </w:rPrChange>
              </w:rPr>
              <w:t>Actors</w:t>
            </w:r>
          </w:p>
        </w:tc>
        <w:tc>
          <w:tcPr>
            <w:tcW w:w="6786" w:type="dxa"/>
            <w:shd w:val="clear" w:color="auto" w:fill="83CAEB" w:themeFill="accent1" w:themeFillTint="66"/>
          </w:tcPr>
          <w:p w:rsidRPr="00E403D6" w:rsidR="00E403D6" w:rsidRDefault="00287800" w14:paraId="4F2F5A89" w14:textId="77777777">
            <w:pPr>
              <w:spacing w:after="0" w:line="240" w:lineRule="auto"/>
              <w:jc w:val="center"/>
              <w:rPr>
                <w:rStyle w:val="Heading2Char"/>
                <w:rFonts w:ascii="Calibri" w:hAnsi="Calibri" w:cs="Calibri" w:eastAsiaTheme="minorEastAsia"/>
                <w:color w:val="auto"/>
                <w:sz w:val="24"/>
                <w:szCs w:val="24"/>
                <w:rPrChange w:author="Neeraj Durgapal" w:date="2024-08-28T03:49:00Z" w:id="4225">
                  <w:rPr>
                    <w:rStyle w:val="Heading2Char"/>
                    <w:rFonts w:asciiTheme="minorHAnsi" w:hAnsiTheme="minorHAnsi" w:eastAsiaTheme="minorEastAsia" w:cstheme="minorBidi"/>
                    <w:color w:val="auto"/>
                    <w:sz w:val="24"/>
                    <w:szCs w:val="24"/>
                  </w:rPr>
                </w:rPrChange>
              </w:rPr>
            </w:pPr>
            <w:bookmarkStart w:name="_Toc175662375" w:id="4226"/>
            <w:r>
              <w:rPr>
                <w:rStyle w:val="Heading2Char"/>
                <w:rFonts w:ascii="Calibri" w:hAnsi="Calibri" w:cs="Calibri" w:eastAsiaTheme="minorEastAsia"/>
                <w:color w:val="auto"/>
                <w:sz w:val="24"/>
                <w:szCs w:val="24"/>
                <w:rPrChange w:author="Neeraj Durgapal" w:date="2024-08-28T03:49:00Z" w:id="4227">
                  <w:rPr>
                    <w:rStyle w:val="Heading2Char"/>
                    <w:rFonts w:asciiTheme="minorHAnsi" w:hAnsiTheme="minorHAnsi" w:eastAsiaTheme="minorEastAsia" w:cstheme="minorBidi"/>
                    <w:color w:val="auto"/>
                    <w:sz w:val="24"/>
                    <w:szCs w:val="24"/>
                  </w:rPr>
                </w:rPrChange>
              </w:rPr>
              <w:t>Functions</w:t>
            </w:r>
            <w:bookmarkEnd w:id="4226"/>
          </w:p>
        </w:tc>
      </w:tr>
      <w:tr w:rsidR="00E403D6" w14:paraId="6FA9BAAA" w14:textId="77777777">
        <w:tc>
          <w:tcPr>
            <w:tcW w:w="2565" w:type="dxa"/>
          </w:tcPr>
          <w:p w:rsidRPr="00E403D6" w:rsidR="00E403D6" w:rsidRDefault="00287800" w14:paraId="695CAFC8" w14:textId="77777777">
            <w:pPr>
              <w:spacing w:after="0" w:line="240" w:lineRule="auto"/>
              <w:rPr>
                <w:rFonts w:ascii="Calibri" w:hAnsi="Calibri" w:cs="Calibri"/>
                <w:rPrChange w:author="Neeraj Durgapal" w:date="2024-08-28T03:49:00Z" w:id="4228">
                  <w:rPr/>
                </w:rPrChange>
              </w:rPr>
            </w:pPr>
            <w:commentRangeStart w:id="4229"/>
            <w:commentRangeStart w:id="4230"/>
            <w:r>
              <w:rPr>
                <w:rFonts w:ascii="Calibri" w:hAnsi="Calibri" w:cs="Calibri"/>
                <w:rPrChange w:author="Neeraj Durgapal" w:date="2024-08-28T03:49:00Z" w:id="4231">
                  <w:rPr/>
                </w:rPrChange>
              </w:rPr>
              <w:t xml:space="preserve">Merchant Group </w:t>
            </w:r>
            <w:r>
              <w:rPr>
                <w:rFonts w:ascii="Calibri" w:hAnsi="Calibri" w:cs="Calibri"/>
              </w:rPr>
              <w:t>User ID</w:t>
            </w:r>
          </w:p>
        </w:tc>
        <w:tc>
          <w:tcPr>
            <w:tcW w:w="6786" w:type="dxa"/>
          </w:tcPr>
          <w:p w:rsidRPr="00E403D6" w:rsidR="00E403D6" w:rsidRDefault="00287800" w14:paraId="23D084F8" w14:textId="77777777">
            <w:pPr>
              <w:spacing w:after="0" w:line="240" w:lineRule="auto"/>
              <w:rPr>
                <w:ins w:author="WPS_1705986685" w:date="2024-08-26T18:22:00Z" w:id="4232"/>
                <w:rStyle w:val="CommentReference"/>
                <w:rFonts w:ascii="Calibri" w:hAnsi="Calibri" w:cs="Calibri"/>
                <w:sz w:val="24"/>
                <w:szCs w:val="24"/>
                <w:rPrChange w:author="Neeraj Durgapal" w:date="2024-08-28T03:49:00Z" w:id="4233">
                  <w:rPr>
                    <w:ins w:author="WPS_1705986685" w:date="2024-08-26T18:22:00Z" w:id="4234"/>
                    <w:rStyle w:val="CommentReference"/>
                  </w:rPr>
                </w:rPrChange>
              </w:rPr>
            </w:pPr>
            <w:r>
              <w:rPr>
                <w:rFonts w:ascii="Calibri" w:hAnsi="Calibri" w:eastAsia="Aptos" w:cs="Calibri"/>
              </w:rPr>
              <w:t>The individual manages its group merchants and its users.</w:t>
            </w:r>
            <w:commentRangeEnd w:id="4229"/>
            <w:r>
              <w:rPr>
                <w:rStyle w:val="CommentReference"/>
              </w:rPr>
              <w:commentReference w:id="4229"/>
            </w:r>
            <w:commentRangeEnd w:id="4230"/>
            <w:r>
              <w:rPr>
                <w:rStyle w:val="CommentReference"/>
              </w:rPr>
              <w:commentReference w:id="4230"/>
            </w:r>
          </w:p>
          <w:p w:rsidRPr="00E403D6" w:rsidR="00E403D6" w:rsidRDefault="00287800" w14:paraId="3BAD451A" w14:textId="77777777">
            <w:pPr>
              <w:spacing w:after="0" w:line="240" w:lineRule="auto"/>
              <w:rPr>
                <w:rStyle w:val="CommentReference"/>
                <w:rFonts w:ascii="Calibri" w:hAnsi="Calibri" w:cs="Calibri"/>
                <w:sz w:val="24"/>
                <w:szCs w:val="24"/>
                <w:rPrChange w:author="Neeraj Durgapal" w:date="2024-08-28T03:49:00Z" w:id="4235">
                  <w:rPr>
                    <w:rStyle w:val="CommentReference"/>
                  </w:rPr>
                </w:rPrChange>
              </w:rPr>
            </w:pPr>
            <w:r>
              <w:rPr>
                <w:rFonts w:ascii="Calibri" w:hAnsi="Calibri" w:eastAsia="Aptos" w:cs="Calibri"/>
              </w:rPr>
              <w:t>Every merchant will have a Super user ID</w:t>
            </w:r>
            <w:r>
              <w:rPr>
                <w:rFonts w:ascii="Calibri" w:hAnsi="Calibri" w:eastAsia="Aptos" w:cs="Calibri"/>
                <w:rPrChange w:author="Neeraj Durgapal" w:date="2024-08-28T03:49:00Z" w:id="4236">
                  <w:rPr>
                    <w:rStyle w:val="CommentReference"/>
                  </w:rPr>
                </w:rPrChange>
              </w:rPr>
              <w:t xml:space="preserve"> who will assign tools/</w:t>
            </w:r>
            <w:r>
              <w:rPr>
                <w:rFonts w:ascii="Calibri" w:hAnsi="Calibri" w:eastAsia="Aptos" w:cs="Calibri"/>
              </w:rPr>
              <w:t>functionalities to sub users. Multiple super User IDs</w:t>
            </w:r>
            <w:r>
              <w:rPr>
                <w:rFonts w:ascii="Calibri" w:hAnsi="Calibri" w:eastAsia="Aptos" w:cs="Calibri"/>
                <w:rPrChange w:author="Neeraj Durgapal" w:date="2024-08-28T03:49:00Z" w:id="4237">
                  <w:rPr>
                    <w:rStyle w:val="CommentReference"/>
                  </w:rPr>
                </w:rPrChange>
              </w:rPr>
              <w:t xml:space="preserve"> comes under one group </w:t>
            </w:r>
            <w:r>
              <w:rPr>
                <w:rFonts w:ascii="Calibri" w:hAnsi="Calibri" w:eastAsia="Aptos" w:cs="Calibri"/>
              </w:rPr>
              <w:t>user ID</w:t>
            </w:r>
            <w:ins w:author="WPS_1705986685" w:date="2024-08-26T18:23:00Z" w:id="4238">
              <w:r>
                <w:rPr>
                  <w:rFonts w:ascii="Calibri" w:hAnsi="Calibri" w:eastAsia="Aptos" w:cs="Calibri"/>
                  <w:rPrChange w:author="Neeraj Durgapal" w:date="2024-08-28T03:49:00Z" w:id="4239">
                    <w:rPr>
                      <w:rStyle w:val="CommentReference"/>
                    </w:rPr>
                  </w:rPrChange>
                </w:rPr>
                <w:t>.</w:t>
              </w:r>
            </w:ins>
          </w:p>
        </w:tc>
      </w:tr>
      <w:tr w:rsidR="00E403D6" w14:paraId="5AAA62AB" w14:textId="77777777">
        <w:tc>
          <w:tcPr>
            <w:tcW w:w="2565" w:type="dxa"/>
          </w:tcPr>
          <w:p w:rsidRPr="00E403D6" w:rsidR="00E403D6" w:rsidRDefault="00287800" w14:paraId="5D6B043E" w14:textId="77777777">
            <w:pPr>
              <w:spacing w:after="0" w:line="240" w:lineRule="auto"/>
              <w:rPr>
                <w:rFonts w:ascii="Calibri" w:hAnsi="Calibri" w:cs="Calibri"/>
                <w:rPrChange w:author="Neeraj Durgapal" w:date="2024-08-28T03:49:00Z" w:id="4240">
                  <w:rPr/>
                </w:rPrChange>
              </w:rPr>
            </w:pPr>
            <w:r>
              <w:rPr>
                <w:rFonts w:ascii="Calibri" w:hAnsi="Calibri" w:cs="Calibri"/>
                <w:rPrChange w:author="Neeraj Durgapal" w:date="2024-08-28T03:49:00Z" w:id="4241">
                  <w:rPr/>
                </w:rPrChange>
              </w:rPr>
              <w:t xml:space="preserve">Merchant Super </w:t>
            </w:r>
            <w:ins w:author="Shubhankar Ghosh" w:date="2024-08-27T13:01:00Z" w:id="4242">
              <w:r>
                <w:rPr>
                  <w:rFonts w:ascii="Calibri" w:hAnsi="Calibri" w:cs="Calibri"/>
                </w:rPr>
                <w:t>user ID</w:t>
              </w:r>
            </w:ins>
            <w:del w:author="Shubhankar Ghosh" w:date="2024-08-27T13:01:00Z" w:id="4243">
              <w:r>
                <w:rPr>
                  <w:rFonts w:ascii="Calibri" w:hAnsi="Calibri" w:cs="Calibri"/>
                  <w:rPrChange w:author="Neeraj Durgapal" w:date="2024-08-28T03:49:00Z" w:id="4244">
                    <w:rPr/>
                  </w:rPrChange>
                </w:rPr>
                <w:delText>Admin</w:delText>
              </w:r>
            </w:del>
          </w:p>
        </w:tc>
        <w:tc>
          <w:tcPr>
            <w:tcW w:w="6786" w:type="dxa"/>
          </w:tcPr>
          <w:p w:rsidRPr="00E403D6" w:rsidR="00E403D6" w:rsidRDefault="00287800" w14:paraId="6D8E9B5B" w14:textId="77777777">
            <w:pPr>
              <w:spacing w:after="0" w:line="240" w:lineRule="auto"/>
              <w:rPr>
                <w:rFonts w:ascii="Calibri" w:hAnsi="Calibri" w:eastAsia="Aptos" w:cs="Calibri"/>
                <w:rPrChange w:author="Neeraj Durgapal" w:date="2024-08-28T03:49:00Z" w:id="4245">
                  <w:rPr>
                    <w:rFonts w:ascii="Aptos" w:hAnsi="Aptos" w:eastAsia="Aptos" w:cs="Aptos"/>
                  </w:rPr>
                </w:rPrChange>
              </w:rPr>
            </w:pPr>
            <w:r>
              <w:rPr>
                <w:rFonts w:ascii="Calibri" w:hAnsi="Calibri" w:eastAsia="Aptos" w:cs="Calibri"/>
                <w:rPrChange w:author="Neeraj Durgapal" w:date="2024-08-28T03:49:00Z" w:id="4246">
                  <w:rPr>
                    <w:rFonts w:ascii="Aptos" w:hAnsi="Aptos" w:eastAsia="Aptos" w:cs="Aptos"/>
                  </w:rPr>
                </w:rPrChange>
              </w:rPr>
              <w:t>The individual can access various features for that merchant created by the system.</w:t>
            </w:r>
          </w:p>
        </w:tc>
      </w:tr>
      <w:tr w:rsidR="00E403D6" w14:paraId="681C9B24" w14:textId="77777777">
        <w:tc>
          <w:tcPr>
            <w:tcW w:w="2565" w:type="dxa"/>
          </w:tcPr>
          <w:p w:rsidRPr="00E403D6" w:rsidR="00E403D6" w:rsidRDefault="00287800" w14:paraId="5D8DE221" w14:textId="77777777">
            <w:pPr>
              <w:spacing w:after="0" w:line="240" w:lineRule="auto"/>
              <w:rPr>
                <w:rFonts w:ascii="Calibri" w:hAnsi="Calibri" w:cs="Calibri"/>
                <w:rPrChange w:author="Neeraj Durgapal" w:date="2024-08-28T03:49:00Z" w:id="4247">
                  <w:rPr/>
                </w:rPrChange>
              </w:rPr>
            </w:pPr>
            <w:r>
              <w:rPr>
                <w:rFonts w:ascii="Calibri" w:hAnsi="Calibri" w:cs="Calibri"/>
                <w:rPrChange w:author="Neeraj Durgapal" w:date="2024-08-28T03:49:00Z" w:id="4248">
                  <w:rPr/>
                </w:rPrChange>
              </w:rPr>
              <w:t xml:space="preserve">Merchant </w:t>
            </w:r>
            <w:del w:author="Shubhankar Ghosh" w:date="2024-08-27T13:01:00Z" w:id="4249">
              <w:r>
                <w:rPr>
                  <w:rFonts w:ascii="Calibri" w:hAnsi="Calibri" w:cs="Calibri"/>
                  <w:rPrChange w:author="Neeraj Durgapal" w:date="2024-08-28T03:49:00Z" w:id="4250">
                    <w:rPr/>
                  </w:rPrChange>
                </w:rPr>
                <w:delText>Admins</w:delText>
              </w:r>
            </w:del>
            <w:ins w:author="Shubhankar Ghosh" w:date="2024-08-27T13:01:00Z" w:id="4251">
              <w:r>
                <w:rPr>
                  <w:rFonts w:ascii="Calibri" w:hAnsi="Calibri" w:cs="Calibri"/>
                </w:rPr>
                <w:t>user IDs</w:t>
              </w:r>
            </w:ins>
          </w:p>
        </w:tc>
        <w:tc>
          <w:tcPr>
            <w:tcW w:w="6786" w:type="dxa"/>
          </w:tcPr>
          <w:p w:rsidRPr="00E403D6" w:rsidR="00E403D6" w:rsidRDefault="00287800" w14:paraId="2728ED19" w14:textId="77777777">
            <w:pPr>
              <w:spacing w:after="0" w:line="240" w:lineRule="auto"/>
              <w:rPr>
                <w:rFonts w:ascii="Calibri" w:hAnsi="Calibri" w:eastAsia="Aptos" w:cs="Calibri"/>
                <w:rPrChange w:author="Neeraj Durgapal" w:date="2024-08-28T03:49:00Z" w:id="4252">
                  <w:rPr>
                    <w:rFonts w:ascii="Aptos" w:hAnsi="Aptos" w:eastAsia="Aptos" w:cs="Aptos"/>
                  </w:rPr>
                </w:rPrChange>
              </w:rPr>
            </w:pPr>
            <w:r>
              <w:rPr>
                <w:rFonts w:ascii="Calibri" w:hAnsi="Calibri" w:eastAsia="Aptos" w:cs="Calibri"/>
                <w:rPrChange w:author="Neeraj Durgapal" w:date="2024-08-28T03:49:00Z" w:id="4253">
                  <w:rPr>
                    <w:rFonts w:ascii="Aptos" w:hAnsi="Aptos" w:eastAsia="Aptos" w:cs="Aptos"/>
                  </w:rPr>
                </w:rPrChange>
              </w:rPr>
              <w:t xml:space="preserve">The individual who can access various features based on the role assigned by Merchant Super </w:t>
            </w:r>
            <w:del w:author="Shubhankar Ghosh" w:date="2024-08-27T13:04:00Z" w:id="4254">
              <w:r>
                <w:rPr>
                  <w:rFonts w:ascii="Calibri" w:hAnsi="Calibri" w:eastAsia="Aptos" w:cs="Calibri"/>
                  <w:rPrChange w:author="Neeraj Durgapal" w:date="2024-08-28T03:49:00Z" w:id="4255">
                    <w:rPr>
                      <w:rFonts w:ascii="Aptos" w:hAnsi="Aptos" w:eastAsia="Aptos" w:cs="Aptos"/>
                    </w:rPr>
                  </w:rPrChange>
                </w:rPr>
                <w:delText xml:space="preserve">Admin </w:delText>
              </w:r>
            </w:del>
            <w:ins w:author="Shubhankar Ghosh" w:date="2024-08-27T13:04:00Z" w:id="4256">
              <w:r>
                <w:rPr>
                  <w:rFonts w:ascii="Calibri" w:hAnsi="Calibri" w:eastAsia="Aptos" w:cs="Calibri"/>
                </w:rPr>
                <w:t>user ID</w:t>
              </w:r>
              <w:r>
                <w:rPr>
                  <w:rFonts w:ascii="Calibri" w:hAnsi="Calibri" w:eastAsia="Aptos" w:cs="Calibri"/>
                  <w:rPrChange w:author="Neeraj Durgapal" w:date="2024-08-28T03:49:00Z" w:id="4257">
                    <w:rPr>
                      <w:rFonts w:ascii="Aptos" w:hAnsi="Aptos" w:eastAsia="Aptos" w:cs="Aptos"/>
                    </w:rPr>
                  </w:rPrChange>
                </w:rPr>
                <w:t xml:space="preserve"> </w:t>
              </w:r>
            </w:ins>
            <w:r>
              <w:rPr>
                <w:rFonts w:ascii="Calibri" w:hAnsi="Calibri" w:eastAsia="Aptos" w:cs="Calibri"/>
                <w:rPrChange w:author="Neeraj Durgapal" w:date="2024-08-28T03:49:00Z" w:id="4258">
                  <w:rPr>
                    <w:rFonts w:ascii="Aptos" w:hAnsi="Aptos" w:eastAsia="Aptos" w:cs="Aptos"/>
                  </w:rPr>
                </w:rPrChange>
              </w:rPr>
              <w:t xml:space="preserve">or Merchant Group </w:t>
            </w:r>
            <w:del w:author="Shubhankar Ghosh" w:date="2024-08-27T13:04:00Z" w:id="4259">
              <w:r>
                <w:rPr>
                  <w:rFonts w:ascii="Calibri" w:hAnsi="Calibri" w:eastAsia="Aptos" w:cs="Calibri"/>
                  <w:rPrChange w:author="Neeraj Durgapal" w:date="2024-08-28T03:49:00Z" w:id="4260">
                    <w:rPr>
                      <w:rFonts w:ascii="Aptos" w:hAnsi="Aptos" w:eastAsia="Aptos" w:cs="Aptos"/>
                    </w:rPr>
                  </w:rPrChange>
                </w:rPr>
                <w:delText xml:space="preserve">Admin </w:delText>
              </w:r>
            </w:del>
            <w:ins w:author="Shubhankar Ghosh" w:date="2024-08-27T13:04:00Z" w:id="4261">
              <w:r>
                <w:rPr>
                  <w:rFonts w:ascii="Calibri" w:hAnsi="Calibri" w:eastAsia="Aptos" w:cs="Calibri"/>
                </w:rPr>
                <w:t>user ID</w:t>
              </w:r>
              <w:r>
                <w:rPr>
                  <w:rFonts w:ascii="Calibri" w:hAnsi="Calibri" w:eastAsia="Aptos" w:cs="Calibri"/>
                  <w:rPrChange w:author="Neeraj Durgapal" w:date="2024-08-28T03:49:00Z" w:id="4262">
                    <w:rPr>
                      <w:rFonts w:ascii="Aptos" w:hAnsi="Aptos" w:eastAsia="Aptos" w:cs="Aptos"/>
                    </w:rPr>
                  </w:rPrChange>
                </w:rPr>
                <w:t xml:space="preserve"> </w:t>
              </w:r>
            </w:ins>
            <w:r>
              <w:rPr>
                <w:rFonts w:ascii="Calibri" w:hAnsi="Calibri" w:eastAsia="Aptos" w:cs="Calibri"/>
                <w:rPrChange w:author="Neeraj Durgapal" w:date="2024-08-28T03:49:00Z" w:id="4263">
                  <w:rPr>
                    <w:rFonts w:ascii="Aptos" w:hAnsi="Aptos" w:eastAsia="Aptos" w:cs="Aptos"/>
                  </w:rPr>
                </w:rPrChange>
              </w:rPr>
              <w:t>for that specific Merchant</w:t>
            </w:r>
          </w:p>
        </w:tc>
      </w:tr>
    </w:tbl>
    <w:p w:rsidR="00E403D6" w:rsidRDefault="00E403D6" w14:paraId="7198184C" w14:textId="77777777">
      <w:pPr>
        <w:rPr>
          <w:rFonts w:ascii="Calibri" w:hAnsi="Calibri" w:cs="Calibri"/>
        </w:rPr>
      </w:pPr>
    </w:p>
    <w:p w:rsidR="00E403D6" w:rsidRDefault="00287800" w14:paraId="301FA8F9" w14:textId="77777777">
      <w:pPr>
        <w:pStyle w:val="Heading1"/>
        <w:rPr>
          <w:rFonts w:ascii="Calibri" w:hAnsi="Calibri" w:cs="Calibri"/>
          <w:sz w:val="24"/>
          <w:szCs w:val="24"/>
        </w:rPr>
      </w:pPr>
      <w:bookmarkStart w:name="_Toc175662376" w:id="4264"/>
      <w:r>
        <w:rPr>
          <w:rFonts w:ascii="Calibri" w:hAnsi="Calibri" w:cs="Calibri"/>
          <w:sz w:val="24"/>
          <w:szCs w:val="24"/>
        </w:rPr>
        <w:t>Functional Flow</w:t>
      </w:r>
      <w:bookmarkEnd w:id="4264"/>
    </w:p>
    <w:p w:rsidRPr="00E403D6" w:rsidR="00E403D6" w:rsidRDefault="00287800" w14:paraId="19F01DC4" w14:textId="77777777">
      <w:pPr>
        <w:rPr>
          <w:rFonts w:ascii="Calibri" w:hAnsi="Calibri" w:cs="Calibri"/>
          <w:rPrChange w:author="Neeraj Durgapal" w:date="2024-08-28T03:49:00Z" w:id="4265">
            <w:rPr/>
          </w:rPrChange>
        </w:rPr>
      </w:pPr>
      <w:commentRangeStart w:id="4266"/>
      <w:commentRangeStart w:id="4267"/>
      <w:commentRangeStart w:id="4268"/>
      <w:commentRangeStart w:id="4269"/>
      <w:commentRangeStart w:id="4270"/>
      <w:commentRangeStart w:id="4271"/>
      <w:r>
        <w:rPr>
          <w:rFonts w:ascii="Calibri" w:hAnsi="Calibri" w:cs="Calibri"/>
          <w:noProof/>
          <w:lang w:val="en-IN" w:eastAsia="en-IN"/>
          <w:rPrChange w:author="Neeraj Durgapal" w:date="2024-08-28T03:49:00Z" w:id="4272">
            <w:rPr>
              <w:noProof/>
              <w:lang w:val="en-IN" w:eastAsia="en-IN"/>
            </w:rPr>
          </w:rPrChange>
        </w:rPr>
        <w:drawing>
          <wp:inline distT="0" distB="0" distL="0" distR="0" wp14:anchorId="25E2BE2C" wp14:editId="07777777">
            <wp:extent cx="5943600" cy="3362325"/>
            <wp:effectExtent l="0" t="0" r="0" b="0"/>
            <wp:docPr id="1805661874" name="Picture 180566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61874" name="Picture 180566187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commentRangeEnd w:id="4266"/>
      <w:r>
        <w:rPr>
          <w:rStyle w:val="CommentReference"/>
          <w:rFonts w:ascii="Calibri" w:hAnsi="Calibri" w:cs="Calibri"/>
          <w:sz w:val="24"/>
          <w:szCs w:val="24"/>
          <w:rPrChange w:author="Neeraj Durgapal" w:date="2024-08-28T03:49:00Z" w:id="4273">
            <w:rPr>
              <w:rStyle w:val="CommentReference"/>
            </w:rPr>
          </w:rPrChange>
        </w:rPr>
        <w:commentReference w:id="4266"/>
      </w:r>
      <w:commentRangeEnd w:id="4267"/>
      <w:r>
        <w:rPr>
          <w:rStyle w:val="CommentReference"/>
        </w:rPr>
        <w:commentReference w:id="4267"/>
      </w:r>
      <w:commentRangeEnd w:id="4268"/>
      <w:r>
        <w:rPr>
          <w:rStyle w:val="CommentReference"/>
          <w:rFonts w:ascii="Calibri" w:hAnsi="Calibri" w:cs="Calibri"/>
          <w:sz w:val="24"/>
          <w:szCs w:val="24"/>
          <w:rPrChange w:author="Neeraj Durgapal" w:date="2024-08-28T03:49:00Z" w:id="4274">
            <w:rPr>
              <w:rStyle w:val="CommentReference"/>
            </w:rPr>
          </w:rPrChange>
        </w:rPr>
        <w:commentReference w:id="4268"/>
      </w:r>
      <w:commentRangeEnd w:id="4269"/>
      <w:r>
        <w:rPr>
          <w:rStyle w:val="CommentReference"/>
        </w:rPr>
        <w:commentReference w:id="4269"/>
      </w:r>
      <w:commentRangeEnd w:id="4270"/>
      <w:r>
        <w:rPr>
          <w:rStyle w:val="CommentReference"/>
          <w:rFonts w:ascii="Calibri" w:hAnsi="Calibri" w:cs="Calibri"/>
          <w:sz w:val="24"/>
          <w:szCs w:val="24"/>
          <w:rPrChange w:author="Neeraj Durgapal" w:date="2024-08-28T03:49:00Z" w:id="4275">
            <w:rPr>
              <w:rStyle w:val="CommentReference"/>
            </w:rPr>
          </w:rPrChange>
        </w:rPr>
        <w:commentReference w:id="4270"/>
      </w:r>
      <w:commentRangeEnd w:id="4271"/>
      <w:r>
        <w:rPr>
          <w:rStyle w:val="CommentReference"/>
        </w:rPr>
        <w:commentReference w:id="4271"/>
      </w:r>
      <w:commentRangeStart w:id="4276"/>
      <w:commentRangeEnd w:id="4276"/>
      <w:r>
        <w:rPr>
          <w:rStyle w:val="CommentReference"/>
          <w:rFonts w:ascii="Calibri" w:hAnsi="Calibri" w:cs="Calibri"/>
          <w:sz w:val="24"/>
          <w:szCs w:val="24"/>
          <w:rPrChange w:author="Neeraj Durgapal" w:date="2024-08-28T03:49:00Z" w:id="4277">
            <w:rPr>
              <w:rStyle w:val="CommentReference"/>
            </w:rPr>
          </w:rPrChange>
        </w:rPr>
        <w:commentReference w:id="4276"/>
      </w:r>
      <w:commentRangeStart w:id="4278"/>
      <w:commentRangeEnd w:id="4278"/>
      <w:r>
        <w:rPr>
          <w:rStyle w:val="CommentReference"/>
        </w:rPr>
        <w:commentReference w:id="4278"/>
      </w:r>
    </w:p>
    <w:p w:rsidRPr="00E403D6" w:rsidR="00E403D6" w:rsidRDefault="00E403D6" w14:paraId="181E910A" w14:textId="77777777">
      <w:pPr>
        <w:rPr>
          <w:rFonts w:ascii="Calibri" w:hAnsi="Calibri" w:cs="Calibri"/>
          <w:rPrChange w:author="Neeraj Durgapal" w:date="2024-08-28T03:49:00Z" w:id="4279">
            <w:rPr/>
          </w:rPrChange>
        </w:rPr>
      </w:pPr>
    </w:p>
    <w:p w:rsidRPr="00E403D6" w:rsidR="00E403D6" w:rsidRDefault="00E403D6" w14:paraId="02947FA4" w14:textId="77777777">
      <w:pPr>
        <w:rPr>
          <w:rFonts w:ascii="Calibri" w:hAnsi="Calibri" w:cs="Calibri"/>
          <w:rPrChange w:author="Neeraj Durgapal" w:date="2024-08-28T03:49:00Z" w:id="4280">
            <w:rPr/>
          </w:rPrChange>
        </w:rPr>
      </w:pPr>
    </w:p>
    <w:p w:rsidRPr="00E403D6" w:rsidR="00E403D6" w:rsidRDefault="00E403D6" w14:paraId="29A281DE" w14:textId="77777777">
      <w:pPr>
        <w:rPr>
          <w:rFonts w:ascii="Calibri" w:hAnsi="Calibri" w:cs="Calibri"/>
          <w:rPrChange w:author="Neeraj Durgapal" w:date="2024-08-28T03:49:00Z" w:id="4281">
            <w:rPr/>
          </w:rPrChange>
        </w:rPr>
      </w:pPr>
    </w:p>
    <w:p w:rsidRPr="00E403D6" w:rsidR="00E403D6" w:rsidRDefault="00E403D6" w14:paraId="19CE1446" w14:textId="77777777">
      <w:pPr>
        <w:rPr>
          <w:rFonts w:ascii="Calibri" w:hAnsi="Calibri" w:cs="Calibri"/>
          <w:rPrChange w:author="Neeraj Durgapal" w:date="2024-08-28T03:49:00Z" w:id="4282">
            <w:rPr/>
          </w:rPrChange>
        </w:rPr>
      </w:pPr>
    </w:p>
    <w:p w:rsidRPr="00E403D6" w:rsidR="00E403D6" w:rsidRDefault="00287800" w14:paraId="67E93467" w14:textId="77777777">
      <w:pPr>
        <w:rPr>
          <w:rFonts w:ascii="Calibri" w:hAnsi="Calibri" w:cs="Calibri"/>
          <w:rPrChange w:author="Neeraj Durgapal" w:date="2024-08-28T03:49:00Z" w:id="4283">
            <w:rPr/>
          </w:rPrChange>
        </w:rPr>
      </w:pPr>
      <w:r>
        <w:rPr>
          <w:rFonts w:ascii="Calibri" w:hAnsi="Calibri" w:cs="Calibri"/>
          <w:rPrChange w:author="Neeraj Durgapal" w:date="2024-08-28T03:49:00Z" w:id="4284">
            <w:rPr/>
          </w:rPrChange>
        </w:rPr>
        <w:br w:type="page"/>
      </w:r>
    </w:p>
    <w:p w:rsidR="00E403D6" w:rsidRDefault="00287800" w14:paraId="2175EDE2" w14:textId="77777777">
      <w:pPr>
        <w:pStyle w:val="Heading1"/>
        <w:rPr>
          <w:rFonts w:ascii="Calibri" w:hAnsi="Calibri" w:cs="Calibri"/>
          <w:sz w:val="24"/>
          <w:szCs w:val="24"/>
        </w:rPr>
      </w:pPr>
      <w:bookmarkStart w:name="_Toc175662377" w:id="4285"/>
      <w:bookmarkStart w:name="_Toc2043260412" w:id="4286"/>
      <w:r>
        <w:rPr>
          <w:rFonts w:ascii="Calibri" w:hAnsi="Calibri" w:cs="Calibri"/>
          <w:sz w:val="24"/>
          <w:szCs w:val="24"/>
        </w:rPr>
        <w:t>Functional Specifications</w:t>
      </w:r>
      <w:bookmarkEnd w:id="4285"/>
      <w:bookmarkEnd w:id="4286"/>
    </w:p>
    <w:p w:rsidR="00E403D6" w:rsidRDefault="00287800" w14:paraId="2C62216F" w14:textId="77777777">
      <w:pPr>
        <w:pStyle w:val="Heading2"/>
        <w:numPr>
          <w:ilvl w:val="0"/>
          <w:numId w:val="29"/>
        </w:numPr>
        <w:rPr>
          <w:rFonts w:ascii="Calibri" w:hAnsi="Calibri" w:cs="Calibri"/>
          <w:sz w:val="24"/>
          <w:szCs w:val="24"/>
        </w:rPr>
      </w:pPr>
      <w:bookmarkStart w:name="_Toc217128308" w:id="4287"/>
      <w:bookmarkStart w:name="_Toc175662378" w:id="4288"/>
      <w:r>
        <w:rPr>
          <w:rFonts w:ascii="Calibri" w:hAnsi="Calibri" w:cs="Calibri"/>
          <w:sz w:val="24"/>
          <w:szCs w:val="24"/>
        </w:rPr>
        <w:t>FS_MS_1 – Merchant Login</w:t>
      </w:r>
      <w:bookmarkEnd w:id="4287"/>
      <w:bookmarkEnd w:id="4288"/>
    </w:p>
    <w:p w:rsidR="00E403D6" w:rsidRDefault="00287800" w14:paraId="70932A4F" w14:textId="77777777">
      <w:pPr>
        <w:pStyle w:val="Heading3"/>
        <w:ind w:left="720"/>
        <w:rPr>
          <w:rFonts w:ascii="Calibri" w:hAnsi="Calibri" w:cs="Calibri"/>
          <w:color w:val="auto"/>
          <w:sz w:val="24"/>
          <w:szCs w:val="24"/>
        </w:rPr>
      </w:pPr>
      <w:bookmarkStart w:name="_Toc175662379" w:id="4289"/>
      <w:bookmarkStart w:name="_Toc2114021147" w:id="4290"/>
      <w:r>
        <w:rPr>
          <w:rFonts w:ascii="Calibri" w:hAnsi="Calibri" w:cs="Calibri"/>
          <w:sz w:val="24"/>
          <w:szCs w:val="24"/>
        </w:rPr>
        <w:t>1.1 - Objective</w:t>
      </w:r>
      <w:bookmarkEnd w:id="4289"/>
      <w:bookmarkEnd w:id="4290"/>
    </w:p>
    <w:p w:rsidR="00E403D6" w:rsidRDefault="00287800" w14:paraId="4B7C014E" w14:textId="77777777">
      <w:pPr>
        <w:ind w:left="1440"/>
        <w:rPr>
          <w:rFonts w:ascii="Calibri" w:hAnsi="Calibri" w:cs="Calibri"/>
        </w:rPr>
      </w:pPr>
      <w:r>
        <w:rPr>
          <w:rFonts w:ascii="Calibri" w:hAnsi="Calibri" w:cs="Calibri"/>
        </w:rPr>
        <w:t>Merchant should be able to login using their credentials provided during onboarding.</w:t>
      </w:r>
    </w:p>
    <w:p w:rsidR="00E403D6" w:rsidRDefault="00287800" w14:paraId="430D8304" w14:textId="77777777">
      <w:pPr>
        <w:pStyle w:val="Heading4"/>
        <w:ind w:left="720" w:firstLine="720"/>
        <w:rPr>
          <w:rFonts w:ascii="Calibri" w:hAnsi="Calibri" w:cs="Calibri"/>
        </w:rPr>
      </w:pPr>
      <w:bookmarkStart w:name="_Toc175662380" w:id="4291"/>
      <w:bookmarkStart w:name="_Toc1683210569" w:id="4292"/>
      <w:r>
        <w:rPr>
          <w:rFonts w:ascii="Calibri" w:hAnsi="Calibri" w:cs="Calibri"/>
        </w:rPr>
        <w:t>1.1.1 - Merchant SignUp</w:t>
      </w:r>
      <w:bookmarkEnd w:id="4291"/>
      <w:bookmarkEnd w:id="4292"/>
    </w:p>
    <w:p w:rsidR="00E403D6" w:rsidRDefault="00287800" w14:paraId="491FE85C" w14:textId="77777777">
      <w:pPr>
        <w:pStyle w:val="Heading4"/>
        <w:ind w:left="720" w:firstLine="720"/>
        <w:rPr>
          <w:rFonts w:ascii="Calibri" w:hAnsi="Calibri" w:cs="Calibri"/>
        </w:rPr>
      </w:pPr>
      <w:bookmarkStart w:name="_Toc2081191032" w:id="4293"/>
      <w:bookmarkStart w:name="_Toc175662381" w:id="4294"/>
      <w:commentRangeStart w:id="4295"/>
      <w:commentRangeStart w:id="4296"/>
      <w:r>
        <w:rPr>
          <w:rFonts w:ascii="Calibri" w:hAnsi="Calibri" w:cs="Calibri"/>
        </w:rPr>
        <w:t xml:space="preserve">1.1.2 - Merchant </w:t>
      </w:r>
      <w:bookmarkEnd w:id="4293"/>
      <w:r>
        <w:rPr>
          <w:rFonts w:ascii="Calibri" w:hAnsi="Calibri" w:cs="Calibri"/>
        </w:rPr>
        <w:t>Login using Mobile Number</w:t>
      </w:r>
      <w:bookmarkEnd w:id="4294"/>
    </w:p>
    <w:p w:rsidR="00E403D6" w:rsidRDefault="00287800" w14:paraId="1207FEDA" w14:textId="77777777">
      <w:pPr>
        <w:pStyle w:val="Heading4"/>
        <w:ind w:left="720" w:firstLine="720"/>
        <w:rPr>
          <w:rFonts w:ascii="Calibri" w:hAnsi="Calibri" w:cs="Calibri"/>
        </w:rPr>
      </w:pPr>
      <w:bookmarkStart w:name="_Toc1923088374" w:id="4297"/>
      <w:bookmarkStart w:name="_Toc175662382" w:id="4298"/>
      <w:r>
        <w:rPr>
          <w:rFonts w:ascii="Calibri" w:hAnsi="Calibri" w:cs="Calibri"/>
        </w:rPr>
        <w:t xml:space="preserve">1.1.3 - </w:t>
      </w:r>
      <w:bookmarkEnd w:id="4297"/>
      <w:r>
        <w:rPr>
          <w:rFonts w:ascii="Calibri" w:hAnsi="Calibri" w:cs="Calibri"/>
        </w:rPr>
        <w:t>Merchant Login using Email</w:t>
      </w:r>
      <w:bookmarkEnd w:id="4298"/>
    </w:p>
    <w:p w:rsidRPr="00E403D6" w:rsidR="00E403D6" w:rsidRDefault="00287800" w14:paraId="51174E84" w14:textId="77777777">
      <w:pPr>
        <w:pStyle w:val="Heading4"/>
        <w:ind w:left="720" w:firstLine="720"/>
        <w:rPr>
          <w:ins w:author="WPS_1705986685" w:date="2024-08-26T18:28:00Z" w:id="4299"/>
          <w:rStyle w:val="CommentReference"/>
          <w:rFonts w:ascii="Calibri" w:hAnsi="Calibri" w:cs="Calibri"/>
          <w:i w:val="0"/>
          <w:iCs w:val="0"/>
          <w:sz w:val="24"/>
          <w:szCs w:val="24"/>
          <w:rPrChange w:author="Neeraj Durgapal" w:date="2024-08-28T03:49:00Z" w:id="4300">
            <w:rPr>
              <w:ins w:author="WPS_1705986685" w:date="2024-08-26T18:28:00Z" w:id="4301"/>
              <w:rStyle w:val="CommentReference"/>
              <w:rFonts w:eastAsiaTheme="majorEastAsia" w:cstheme="majorBidi"/>
              <w:i/>
              <w:iCs/>
              <w:color w:val="0F4761" w:themeColor="accent1" w:themeShade="BF"/>
            </w:rPr>
          </w:rPrChange>
        </w:rPr>
        <w:pPrChange w:author="WPS_1705986685" w:date="2024-08-26T18:29:00Z" w:id="4302">
          <w:pPr/>
        </w:pPrChange>
      </w:pPr>
      <w:bookmarkStart w:name="_Toc175662383" w:id="4303"/>
      <w:r>
        <w:rPr>
          <w:rFonts w:ascii="Calibri" w:hAnsi="Calibri" w:cs="Calibri"/>
        </w:rPr>
        <w:t>1.1.4 - Merchant Login using UserI</w:t>
      </w:r>
      <w:commentRangeEnd w:id="4295"/>
      <w:r>
        <w:rPr>
          <w:rStyle w:val="CommentReference"/>
        </w:rPr>
        <w:commentReference w:id="4295"/>
      </w:r>
      <w:commentRangeEnd w:id="4296"/>
      <w:r>
        <w:rPr>
          <w:rStyle w:val="CommentReference"/>
        </w:rPr>
        <w:commentReference w:id="4296"/>
      </w:r>
      <w:r>
        <w:rPr>
          <w:rFonts w:ascii="Calibri" w:hAnsi="Calibri" w:cs="Calibri"/>
          <w:rPrChange w:author="Neeraj Durgapal" w:date="2024-08-28T03:49:00Z" w:id="4304">
            <w:rPr>
              <w:rFonts w:ascii="Calibri" w:hAnsi="Calibri" w:cs="Calibri"/>
              <w:i/>
              <w:iCs/>
            </w:rPr>
          </w:rPrChange>
        </w:rPr>
        <w:t>D</w:t>
      </w:r>
      <w:bookmarkEnd w:id="4303"/>
    </w:p>
    <w:p w:rsidRPr="00E403D6" w:rsidR="00E403D6" w:rsidRDefault="00287800" w14:paraId="5F410B2D" w14:textId="77777777">
      <w:pPr>
        <w:pStyle w:val="Heading4"/>
        <w:ind w:left="720" w:firstLine="720"/>
        <w:rPr>
          <w:rFonts w:ascii="Calibri" w:hAnsi="Calibri" w:cs="Calibri"/>
          <w:rPrChange w:author="Neeraj Durgapal" w:date="2024-08-28T03:49:00Z" w:id="4305">
            <w:rPr/>
          </w:rPrChange>
        </w:rPr>
        <w:pPrChange w:author="WPS_1705986685" w:date="2024-08-26T18:29:00Z" w:id="4306">
          <w:pPr/>
        </w:pPrChange>
      </w:pPr>
      <w:ins w:author="WPS_1705986685" w:date="2024-08-26T18:28:00Z" w:id="4307">
        <w:r>
          <w:rPr>
            <w:rStyle w:val="CommentReference"/>
            <w:rFonts w:ascii="Calibri" w:hAnsi="Calibri" w:cs="Calibri"/>
            <w:sz w:val="24"/>
            <w:szCs w:val="24"/>
            <w:rPrChange w:author="Neeraj Durgapal" w:date="2024-08-28T03:49:00Z" w:id="4308">
              <w:rPr>
                <w:rStyle w:val="CommentReference"/>
                <w:i/>
                <w:iCs/>
              </w:rPr>
            </w:rPrChange>
          </w:rPr>
          <w:tab/>
        </w:r>
        <w:bookmarkStart w:name="_Toc175662384" w:id="4309"/>
        <w:r>
          <w:rPr>
            <w:rFonts w:ascii="Calibri" w:hAnsi="Calibri" w:cs="Calibri"/>
            <w:rPrChange w:author="Neeraj Durgapal" w:date="2024-08-28T03:49:00Z" w:id="4310">
              <w:rPr>
                <w:rStyle w:val="CommentReference"/>
              </w:rPr>
            </w:rPrChange>
          </w:rPr>
          <w:t>Note</w:t>
        </w:r>
        <w:r>
          <w:rPr>
            <w:rStyle w:val="CommentReference"/>
            <w:rFonts w:ascii="Calibri" w:hAnsi="Calibri" w:cs="Calibri"/>
            <w:sz w:val="24"/>
            <w:szCs w:val="24"/>
            <w:rPrChange w:author="Neeraj Durgapal" w:date="2024-08-28T03:49:00Z" w:id="4311">
              <w:rPr>
                <w:rStyle w:val="CommentReference"/>
                <w:i/>
                <w:iCs/>
              </w:rPr>
            </w:rPrChange>
          </w:rPr>
          <w:t xml:space="preserve">: Merchant will be able to edit/change mobile number </w:t>
        </w:r>
      </w:ins>
      <w:ins w:author="WPS_1705986685" w:date="2024-08-26T18:29:00Z" w:id="4312">
        <w:r>
          <w:rPr>
            <w:rStyle w:val="CommentReference"/>
            <w:rFonts w:ascii="Calibri" w:hAnsi="Calibri" w:cs="Calibri"/>
            <w:sz w:val="24"/>
            <w:szCs w:val="24"/>
            <w:rPrChange w:author="Neeraj Durgapal" w:date="2024-08-28T03:49:00Z" w:id="4313">
              <w:rPr>
                <w:rStyle w:val="CommentReference"/>
                <w:i/>
                <w:iCs/>
              </w:rPr>
            </w:rPrChange>
          </w:rPr>
          <w:t>and email. User ID cannot be changed</w:t>
        </w:r>
      </w:ins>
      <w:ins w:author="Shubhankar Ghosh" w:date="2024-08-27T13:00:00Z" w:id="4314">
        <w:r>
          <w:rPr>
            <w:rStyle w:val="CommentReference"/>
            <w:rFonts w:ascii="Calibri" w:hAnsi="Calibri" w:cs="Calibri"/>
            <w:sz w:val="24"/>
            <w:szCs w:val="24"/>
            <w:rPrChange w:author="Neeraj Durgapal" w:date="2024-08-28T03:49:00Z" w:id="4315">
              <w:rPr>
                <w:rStyle w:val="CommentReference"/>
                <w:rFonts w:ascii="Calibri" w:hAnsi="Calibri" w:cs="Calibri"/>
                <w:i/>
                <w:iCs/>
                <w:sz w:val="24"/>
                <w:szCs w:val="24"/>
              </w:rPr>
            </w:rPrChange>
          </w:rPr>
          <w:t>.</w:t>
        </w:r>
      </w:ins>
      <w:bookmarkEnd w:id="4309"/>
      <w:ins w:author="WPS_1705986685" w:date="2024-08-26T18:29:00Z" w:id="4316">
        <w:del w:author="Shubhankar Ghosh" w:date="2024-08-27T13:00:00Z" w:id="4317">
          <w:r>
            <w:rPr>
              <w:rStyle w:val="CommentReference"/>
              <w:rFonts w:ascii="Calibri" w:hAnsi="Calibri" w:cs="Calibri"/>
              <w:sz w:val="24"/>
              <w:szCs w:val="24"/>
              <w:rPrChange w:author="Neeraj Durgapal" w:date="2024-08-28T03:49:00Z" w:id="4318">
                <w:rPr>
                  <w:rStyle w:val="CommentReference"/>
                  <w:i/>
                  <w:iCs/>
                </w:rPr>
              </w:rPrChange>
            </w:rPr>
            <w:delText>,</w:delText>
          </w:r>
        </w:del>
      </w:ins>
    </w:p>
    <w:p w:rsidRPr="00E403D6" w:rsidR="00E403D6" w:rsidRDefault="00E403D6" w14:paraId="24FAC9F0" w14:textId="77777777">
      <w:pPr>
        <w:rPr>
          <w:rFonts w:ascii="Calibri" w:hAnsi="Calibri" w:cs="Calibri"/>
          <w:rPrChange w:author="Neeraj Durgapal" w:date="2024-08-28T03:49:00Z" w:id="4319">
            <w:rPr/>
          </w:rPrChange>
        </w:rPr>
      </w:pPr>
    </w:p>
    <w:p w:rsidR="00E403D6" w:rsidRDefault="00E403D6" w14:paraId="552EFCFD" w14:textId="77777777">
      <w:pPr>
        <w:rPr>
          <w:rFonts w:ascii="Calibri" w:hAnsi="Calibri" w:cs="Calibri" w:eastAsiaTheme="majorEastAsia"/>
        </w:rPr>
      </w:pPr>
    </w:p>
    <w:p w:rsidR="00E403D6" w:rsidRDefault="00287800" w14:paraId="675FA07C" w14:textId="77777777">
      <w:pPr>
        <w:pStyle w:val="Heading3"/>
        <w:ind w:left="720"/>
        <w:rPr>
          <w:rFonts w:ascii="Calibri" w:hAnsi="Calibri" w:cs="Calibri"/>
          <w:sz w:val="24"/>
          <w:szCs w:val="24"/>
        </w:rPr>
      </w:pPr>
      <w:bookmarkStart w:name="_Toc175662385" w:id="4320"/>
      <w:bookmarkStart w:name="_Toc496784726" w:id="4321"/>
      <w:r>
        <w:rPr>
          <w:rFonts w:ascii="Calibri" w:hAnsi="Calibri" w:cs="Calibri"/>
          <w:sz w:val="24"/>
          <w:szCs w:val="24"/>
        </w:rPr>
        <w:t>1.2 - Functional Flow / Mockup</w:t>
      </w:r>
      <w:bookmarkEnd w:id="4320"/>
      <w:bookmarkEnd w:id="4321"/>
    </w:p>
    <w:p w:rsidRPr="00E403D6" w:rsidR="00E403D6" w:rsidRDefault="00287800" w14:paraId="4B6DCAE2" w14:textId="77777777">
      <w:pPr>
        <w:rPr>
          <w:rFonts w:ascii="Calibri" w:hAnsi="Calibri" w:cs="Calibri"/>
          <w:rPrChange w:author="Neeraj Durgapal" w:date="2024-08-28T03:49:00Z" w:id="4322">
            <w:rPr/>
          </w:rPrChange>
        </w:rPr>
      </w:pPr>
      <w:r>
        <w:rPr>
          <w:rFonts w:ascii="Calibri" w:hAnsi="Calibri" w:cs="Calibri"/>
          <w:noProof/>
          <w:lang w:val="en-IN" w:eastAsia="en-IN"/>
          <w:rPrChange w:author="Neeraj Durgapal" w:date="2024-08-28T03:49:00Z" w:id="4323">
            <w:rPr>
              <w:noProof/>
              <w:lang w:val="en-IN" w:eastAsia="en-IN"/>
            </w:rPr>
          </w:rPrChange>
        </w:rPr>
        <w:drawing>
          <wp:inline distT="0" distB="0" distL="0" distR="0" wp14:anchorId="083E009B" wp14:editId="07777777">
            <wp:extent cx="5943600" cy="3343275"/>
            <wp:effectExtent l="0" t="0" r="0" b="0"/>
            <wp:docPr id="324959342" name="Picture 32495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59342" name="Picture 32495934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E403D6" w:rsidRDefault="00287800" w14:paraId="4EA15FC3" w14:textId="77777777">
      <w:pPr>
        <w:pStyle w:val="Heading3"/>
        <w:ind w:left="720"/>
        <w:rPr>
          <w:rStyle w:val="Heading3Char"/>
          <w:rFonts w:ascii="Calibri" w:hAnsi="Calibri" w:cs="Calibri"/>
          <w:sz w:val="24"/>
          <w:szCs w:val="24"/>
        </w:rPr>
      </w:pPr>
      <w:bookmarkStart w:name="_Toc199787146" w:id="4324"/>
      <w:bookmarkStart w:name="_Toc175662386" w:id="4325"/>
      <w:r>
        <w:rPr>
          <w:rStyle w:val="Heading3Char"/>
          <w:rFonts w:ascii="Calibri" w:hAnsi="Calibri" w:cs="Calibri"/>
          <w:sz w:val="24"/>
          <w:szCs w:val="24"/>
        </w:rPr>
        <w:t>1.3 - Functional Specification</w:t>
      </w:r>
      <w:bookmarkEnd w:id="4324"/>
      <w:bookmarkEnd w:id="4325"/>
    </w:p>
    <w:p w:rsidR="00E403D6" w:rsidRDefault="00287800" w14:paraId="29BD23BA" w14:textId="77777777">
      <w:pPr>
        <w:pStyle w:val="Heading4"/>
        <w:ind w:left="1440"/>
        <w:rPr>
          <w:rFonts w:ascii="Calibri" w:hAnsi="Calibri" w:cs="Calibri"/>
          <w:b/>
          <w:bCs/>
        </w:rPr>
      </w:pPr>
      <w:bookmarkStart w:name="_Toc1936955510" w:id="4326"/>
      <w:bookmarkStart w:name="_Toc175662387" w:id="4327"/>
      <w:r>
        <w:rPr>
          <w:rFonts w:ascii="Calibri" w:hAnsi="Calibri" w:cs="Calibri"/>
        </w:rPr>
        <w:t>1.3.1 - Validation</w:t>
      </w:r>
      <w:bookmarkEnd w:id="4326"/>
      <w:bookmarkEnd w:id="4327"/>
    </w:p>
    <w:p w:rsidRPr="00E403D6" w:rsidR="00E403D6" w:rsidRDefault="00287800" w14:paraId="261B000C" w14:textId="77777777">
      <w:pPr>
        <w:pStyle w:val="ListParagraph"/>
        <w:numPr>
          <w:ilvl w:val="2"/>
          <w:numId w:val="30"/>
        </w:numPr>
        <w:rPr>
          <w:rFonts w:ascii="Calibri" w:hAnsi="Calibri" w:cs="Calibri" w:eastAsiaTheme="majorEastAsia"/>
          <w:rPrChange w:author="Neeraj Durgapal" w:date="2024-08-28T03:49:00Z" w:id="4328">
            <w:rPr>
              <w:rFonts w:asciiTheme="majorHAnsi" w:hAnsiTheme="majorHAnsi" w:eastAsiaTheme="majorEastAsia" w:cstheme="majorBidi"/>
            </w:rPr>
          </w:rPrChange>
        </w:rPr>
      </w:pPr>
      <w:r>
        <w:rPr>
          <w:rFonts w:ascii="Calibri" w:hAnsi="Calibri" w:cs="Calibri" w:eastAsiaTheme="majorEastAsia"/>
        </w:rPr>
        <w:t xml:space="preserve">Token request should have the below parameters </w:t>
      </w:r>
    </w:p>
    <w:tbl>
      <w:tblPr>
        <w:tblStyle w:val="TableGrid"/>
        <w:tblW w:w="0" w:type="auto"/>
        <w:tblInd w:w="2520" w:type="dxa"/>
        <w:tblLayout w:type="fixed"/>
        <w:tblLook w:val="04A0" w:firstRow="1" w:lastRow="0" w:firstColumn="1" w:lastColumn="0" w:noHBand="0" w:noVBand="1"/>
      </w:tblPr>
      <w:tblGrid>
        <w:gridCol w:w="1830"/>
        <w:gridCol w:w="1485"/>
        <w:gridCol w:w="3525"/>
      </w:tblGrid>
      <w:tr w:rsidR="00E403D6" w14:paraId="2C211F3C" w14:textId="77777777">
        <w:trPr>
          <w:trHeight w:val="360"/>
        </w:trPr>
        <w:tc>
          <w:tcPr>
            <w:tcW w:w="1830" w:type="dxa"/>
            <w:shd w:val="clear" w:color="auto" w:fill="00B0F0"/>
          </w:tcPr>
          <w:p w:rsidRPr="00E403D6" w:rsidR="00E403D6" w:rsidRDefault="00287800" w14:paraId="120022F5" w14:textId="77777777">
            <w:pPr>
              <w:spacing w:after="0" w:line="240" w:lineRule="auto"/>
              <w:rPr>
                <w:rFonts w:ascii="Calibri" w:hAnsi="Calibri" w:cs="Calibri" w:eastAsiaTheme="majorEastAsia"/>
                <w:rPrChange w:author="Neeraj Durgapal" w:date="2024-08-28T03:49:00Z" w:id="4329">
                  <w:rPr>
                    <w:rFonts w:asciiTheme="majorHAnsi" w:hAnsiTheme="majorHAnsi" w:eastAsiaTheme="majorEastAsia" w:cstheme="majorBidi"/>
                  </w:rPr>
                </w:rPrChange>
              </w:rPr>
            </w:pPr>
            <w:r>
              <w:rPr>
                <w:rFonts w:ascii="Calibri" w:hAnsi="Calibri" w:cs="Calibri" w:eastAsiaTheme="majorEastAsia"/>
                <w:rPrChange w:author="Neeraj Durgapal" w:date="2024-08-28T03:49:00Z" w:id="4330">
                  <w:rPr>
                    <w:rFonts w:asciiTheme="majorHAnsi" w:hAnsiTheme="majorHAnsi" w:eastAsiaTheme="majorEastAsia" w:cstheme="majorBidi"/>
                  </w:rPr>
                </w:rPrChange>
              </w:rPr>
              <w:t>Parameter</w:t>
            </w:r>
          </w:p>
        </w:tc>
        <w:tc>
          <w:tcPr>
            <w:tcW w:w="1485" w:type="dxa"/>
            <w:shd w:val="clear" w:color="auto" w:fill="00B0F0"/>
          </w:tcPr>
          <w:p w:rsidRPr="00E403D6" w:rsidR="00E403D6" w:rsidRDefault="00287800" w14:paraId="717D7A56" w14:textId="77777777">
            <w:pPr>
              <w:spacing w:after="0" w:line="240" w:lineRule="auto"/>
              <w:rPr>
                <w:rFonts w:ascii="Calibri" w:hAnsi="Calibri" w:cs="Calibri" w:eastAsiaTheme="majorEastAsia"/>
                <w:rPrChange w:author="Neeraj Durgapal" w:date="2024-08-28T03:49:00Z" w:id="4331">
                  <w:rPr>
                    <w:rFonts w:asciiTheme="majorHAnsi" w:hAnsiTheme="majorHAnsi" w:eastAsiaTheme="majorEastAsia" w:cstheme="majorBidi"/>
                  </w:rPr>
                </w:rPrChange>
              </w:rPr>
            </w:pPr>
            <w:r>
              <w:rPr>
                <w:rFonts w:ascii="Calibri" w:hAnsi="Calibri" w:cs="Calibri" w:eastAsiaTheme="majorEastAsia"/>
                <w:rPrChange w:author="Neeraj Durgapal" w:date="2024-08-28T03:49:00Z" w:id="4332">
                  <w:rPr>
                    <w:rFonts w:asciiTheme="majorHAnsi" w:hAnsiTheme="majorHAnsi" w:eastAsiaTheme="majorEastAsia" w:cstheme="majorBidi"/>
                  </w:rPr>
                </w:rPrChange>
              </w:rPr>
              <w:t>Mandatory</w:t>
            </w:r>
          </w:p>
        </w:tc>
        <w:tc>
          <w:tcPr>
            <w:tcW w:w="3525" w:type="dxa"/>
            <w:shd w:val="clear" w:color="auto" w:fill="00B0F0"/>
          </w:tcPr>
          <w:p w:rsidRPr="00E403D6" w:rsidR="00E403D6" w:rsidRDefault="00287800" w14:paraId="2B609D05" w14:textId="77777777">
            <w:pPr>
              <w:pStyle w:val="ListParagraph"/>
              <w:spacing w:after="0" w:line="240" w:lineRule="auto"/>
              <w:rPr>
                <w:rFonts w:ascii="Calibri" w:hAnsi="Calibri" w:cs="Calibri" w:eastAsiaTheme="majorEastAsia"/>
                <w:rPrChange w:author="Neeraj Durgapal" w:date="2024-08-28T03:49:00Z" w:id="4333">
                  <w:rPr>
                    <w:rFonts w:asciiTheme="majorHAnsi" w:hAnsiTheme="majorHAnsi" w:eastAsiaTheme="majorEastAsia" w:cstheme="majorBidi"/>
                  </w:rPr>
                </w:rPrChange>
              </w:rPr>
            </w:pPr>
            <w:r>
              <w:rPr>
                <w:rFonts w:ascii="Calibri" w:hAnsi="Calibri" w:cs="Calibri" w:eastAsiaTheme="majorEastAsia"/>
                <w:rPrChange w:author="Neeraj Durgapal" w:date="2024-08-28T03:49:00Z" w:id="4334">
                  <w:rPr>
                    <w:rFonts w:asciiTheme="majorHAnsi" w:hAnsiTheme="majorHAnsi" w:eastAsiaTheme="majorEastAsia" w:cstheme="majorBidi"/>
                  </w:rPr>
                </w:rPrChange>
              </w:rPr>
              <w:t>Description</w:t>
            </w:r>
          </w:p>
        </w:tc>
      </w:tr>
      <w:tr w:rsidR="00E403D6" w14:paraId="75D6B37C" w14:textId="77777777">
        <w:trPr>
          <w:trHeight w:val="300"/>
        </w:trPr>
        <w:tc>
          <w:tcPr>
            <w:tcW w:w="1830" w:type="dxa"/>
            <w:shd w:val="clear" w:color="auto" w:fill="FFFFFF" w:themeFill="background1"/>
          </w:tcPr>
          <w:p w:rsidRPr="00E403D6" w:rsidR="00E403D6" w:rsidRDefault="00287800" w14:paraId="7422ECB5" w14:textId="77777777">
            <w:pPr>
              <w:spacing w:after="0" w:line="240" w:lineRule="auto"/>
              <w:rPr>
                <w:rFonts w:ascii="Calibri" w:hAnsi="Calibri" w:cs="Calibri" w:eastAsiaTheme="majorEastAsia"/>
                <w:rPrChange w:author="Neeraj Durgapal" w:date="2024-08-28T03:49:00Z" w:id="4335">
                  <w:rPr>
                    <w:rFonts w:asciiTheme="majorHAnsi" w:hAnsiTheme="majorHAnsi" w:eastAsiaTheme="majorEastAsia" w:cstheme="majorBidi"/>
                  </w:rPr>
                </w:rPrChange>
              </w:rPr>
            </w:pPr>
            <w:r>
              <w:rPr>
                <w:rFonts w:ascii="Calibri" w:hAnsi="Calibri" w:cs="Calibri" w:eastAsiaTheme="majorEastAsia"/>
                <w:rPrChange w:author="Neeraj Durgapal" w:date="2024-08-28T03:49:00Z" w:id="4336">
                  <w:rPr>
                    <w:rFonts w:asciiTheme="majorHAnsi" w:hAnsiTheme="majorHAnsi" w:eastAsiaTheme="majorEastAsia" w:cstheme="majorBidi"/>
                  </w:rPr>
                </w:rPrChange>
              </w:rPr>
              <w:t>Email</w:t>
            </w:r>
          </w:p>
        </w:tc>
        <w:tc>
          <w:tcPr>
            <w:tcW w:w="1485" w:type="dxa"/>
            <w:shd w:val="clear" w:color="auto" w:fill="FFFFFF" w:themeFill="background1"/>
          </w:tcPr>
          <w:p w:rsidRPr="00E403D6" w:rsidR="00E403D6" w:rsidRDefault="00287800" w14:paraId="246D35B1" w14:textId="77777777">
            <w:pPr>
              <w:spacing w:after="0" w:line="240" w:lineRule="auto"/>
              <w:rPr>
                <w:rFonts w:ascii="Calibri" w:hAnsi="Calibri" w:cs="Calibri" w:eastAsiaTheme="majorEastAsia"/>
                <w:rPrChange w:author="Neeraj Durgapal" w:date="2024-08-28T03:49:00Z" w:id="4337">
                  <w:rPr>
                    <w:rFonts w:asciiTheme="majorHAnsi" w:hAnsiTheme="majorHAnsi" w:eastAsiaTheme="majorEastAsia" w:cstheme="majorBidi"/>
                  </w:rPr>
                </w:rPrChange>
              </w:rPr>
            </w:pPr>
            <w:r>
              <w:rPr>
                <w:rFonts w:ascii="Calibri" w:hAnsi="Calibri" w:cs="Calibri" w:eastAsiaTheme="majorEastAsia"/>
                <w:rPrChange w:author="Neeraj Durgapal" w:date="2024-08-28T03:49:00Z" w:id="4338">
                  <w:rPr>
                    <w:rFonts w:asciiTheme="majorHAnsi" w:hAnsiTheme="majorHAnsi" w:eastAsiaTheme="majorEastAsia" w:cstheme="majorBidi"/>
                  </w:rPr>
                </w:rPrChange>
              </w:rPr>
              <w:t>Yes, if Phone is not provided</w:t>
            </w:r>
          </w:p>
        </w:tc>
        <w:tc>
          <w:tcPr>
            <w:tcW w:w="3525" w:type="dxa"/>
            <w:shd w:val="clear" w:color="auto" w:fill="FFFFFF" w:themeFill="background1"/>
          </w:tcPr>
          <w:p w:rsidRPr="00E403D6" w:rsidR="00E403D6" w:rsidRDefault="00287800" w14:paraId="43DAB917" w14:textId="77777777">
            <w:pPr>
              <w:spacing w:after="0" w:line="240" w:lineRule="auto"/>
              <w:rPr>
                <w:rFonts w:ascii="Calibri" w:hAnsi="Calibri" w:cs="Calibri" w:eastAsiaTheme="majorEastAsia"/>
                <w:rPrChange w:author="Neeraj Durgapal" w:date="2024-08-28T03:49:00Z" w:id="4339">
                  <w:rPr>
                    <w:rFonts w:asciiTheme="majorHAnsi" w:hAnsiTheme="majorHAnsi" w:eastAsiaTheme="majorEastAsia" w:cstheme="majorBidi"/>
                  </w:rPr>
                </w:rPrChange>
              </w:rPr>
            </w:pPr>
            <w:r>
              <w:rPr>
                <w:rFonts w:ascii="Calibri" w:hAnsi="Calibri" w:cs="Calibri" w:eastAsiaTheme="majorEastAsia"/>
                <w:rPrChange w:author="Neeraj Durgapal" w:date="2024-08-28T03:49:00Z" w:id="4340">
                  <w:rPr>
                    <w:rFonts w:asciiTheme="majorHAnsi" w:hAnsiTheme="majorHAnsi" w:eastAsiaTheme="majorEastAsia" w:cstheme="majorBidi"/>
                  </w:rPr>
                </w:rPrChange>
              </w:rPr>
              <w:t>Merchant User’s Email</w:t>
            </w:r>
          </w:p>
        </w:tc>
      </w:tr>
      <w:tr w:rsidR="00E403D6" w14:paraId="4B354881" w14:textId="77777777">
        <w:trPr>
          <w:trHeight w:val="300"/>
        </w:trPr>
        <w:tc>
          <w:tcPr>
            <w:tcW w:w="1830" w:type="dxa"/>
            <w:shd w:val="clear" w:color="auto" w:fill="FFFFFF" w:themeFill="background1"/>
          </w:tcPr>
          <w:p w:rsidRPr="00E403D6" w:rsidR="00E403D6" w:rsidRDefault="00287800" w14:paraId="5F4184B9" w14:textId="77777777">
            <w:pPr>
              <w:spacing w:after="0" w:line="240" w:lineRule="auto"/>
              <w:rPr>
                <w:rFonts w:ascii="Calibri" w:hAnsi="Calibri" w:cs="Calibri" w:eastAsiaTheme="majorEastAsia"/>
                <w:rPrChange w:author="Neeraj Durgapal" w:date="2024-08-28T03:49:00Z" w:id="4341">
                  <w:rPr>
                    <w:rFonts w:asciiTheme="majorHAnsi" w:hAnsiTheme="majorHAnsi" w:eastAsiaTheme="majorEastAsia" w:cstheme="majorBidi"/>
                  </w:rPr>
                </w:rPrChange>
              </w:rPr>
            </w:pPr>
            <w:r>
              <w:rPr>
                <w:rFonts w:ascii="Calibri" w:hAnsi="Calibri" w:cs="Calibri" w:eastAsiaTheme="majorEastAsia"/>
                <w:rPrChange w:author="Neeraj Durgapal" w:date="2024-08-28T03:49:00Z" w:id="4342">
                  <w:rPr>
                    <w:rFonts w:asciiTheme="majorHAnsi" w:hAnsiTheme="majorHAnsi" w:eastAsiaTheme="majorEastAsia" w:cstheme="majorBidi"/>
                  </w:rPr>
                </w:rPrChange>
              </w:rPr>
              <w:t>Phone</w:t>
            </w:r>
          </w:p>
        </w:tc>
        <w:tc>
          <w:tcPr>
            <w:tcW w:w="1485" w:type="dxa"/>
            <w:shd w:val="clear" w:color="auto" w:fill="FFFFFF" w:themeFill="background1"/>
          </w:tcPr>
          <w:p w:rsidRPr="00E403D6" w:rsidR="00E403D6" w:rsidRDefault="00287800" w14:paraId="21CE7CBA" w14:textId="77777777">
            <w:pPr>
              <w:spacing w:after="0" w:line="240" w:lineRule="auto"/>
              <w:rPr>
                <w:rFonts w:ascii="Calibri" w:hAnsi="Calibri" w:cs="Calibri" w:eastAsiaTheme="majorEastAsia"/>
                <w:rPrChange w:author="Neeraj Durgapal" w:date="2024-08-28T03:49:00Z" w:id="4343">
                  <w:rPr>
                    <w:rFonts w:asciiTheme="majorHAnsi" w:hAnsiTheme="majorHAnsi" w:eastAsiaTheme="majorEastAsia" w:cstheme="majorBidi"/>
                  </w:rPr>
                </w:rPrChange>
              </w:rPr>
            </w:pPr>
            <w:r>
              <w:rPr>
                <w:rFonts w:ascii="Calibri" w:hAnsi="Calibri" w:cs="Calibri" w:eastAsiaTheme="majorEastAsia"/>
                <w:rPrChange w:author="Neeraj Durgapal" w:date="2024-08-28T03:49:00Z" w:id="4344">
                  <w:rPr>
                    <w:rFonts w:asciiTheme="majorHAnsi" w:hAnsiTheme="majorHAnsi" w:eastAsiaTheme="majorEastAsia" w:cstheme="majorBidi"/>
                  </w:rPr>
                </w:rPrChange>
              </w:rPr>
              <w:t>Yes, if Email is not provided</w:t>
            </w:r>
          </w:p>
        </w:tc>
        <w:tc>
          <w:tcPr>
            <w:tcW w:w="3525" w:type="dxa"/>
            <w:shd w:val="clear" w:color="auto" w:fill="FFFFFF" w:themeFill="background1"/>
          </w:tcPr>
          <w:p w:rsidRPr="00E403D6" w:rsidR="00E403D6" w:rsidRDefault="00287800" w14:paraId="122A38CC" w14:textId="77777777">
            <w:pPr>
              <w:spacing w:after="0"/>
              <w:rPr>
                <w:rFonts w:ascii="Calibri" w:hAnsi="Calibri" w:cs="Calibri" w:eastAsiaTheme="majorEastAsia"/>
                <w:rPrChange w:author="Neeraj Durgapal" w:date="2024-08-28T03:49:00Z" w:id="4345">
                  <w:rPr>
                    <w:rFonts w:asciiTheme="majorHAnsi" w:hAnsiTheme="majorHAnsi" w:eastAsiaTheme="majorEastAsia" w:cstheme="majorBidi"/>
                  </w:rPr>
                </w:rPrChange>
              </w:rPr>
            </w:pPr>
            <w:r>
              <w:rPr>
                <w:rFonts w:ascii="Calibri" w:hAnsi="Calibri" w:cs="Calibri" w:eastAsiaTheme="majorEastAsia"/>
                <w:rPrChange w:author="Neeraj Durgapal" w:date="2024-08-28T03:49:00Z" w:id="4346">
                  <w:rPr>
                    <w:rFonts w:asciiTheme="majorHAnsi" w:hAnsiTheme="majorHAnsi" w:eastAsiaTheme="majorEastAsia" w:cstheme="majorBidi"/>
                  </w:rPr>
                </w:rPrChange>
              </w:rPr>
              <w:t>Merchant User’s Phone Number</w:t>
            </w:r>
          </w:p>
        </w:tc>
      </w:tr>
      <w:tr w:rsidR="00E403D6" w14:paraId="3EA28ACE" w14:textId="77777777">
        <w:trPr>
          <w:trHeight w:val="300"/>
          <w:ins w:author="Neeraj Durgapal" w:date="2024-08-28T04:52:00Z" w:id="4347"/>
        </w:trPr>
        <w:tc>
          <w:tcPr>
            <w:tcW w:w="1830" w:type="dxa"/>
            <w:shd w:val="clear" w:color="auto" w:fill="FFFFFF" w:themeFill="background1"/>
          </w:tcPr>
          <w:p w:rsidR="00E403D6" w:rsidRDefault="00287800" w14:paraId="072FA790" w14:textId="77777777">
            <w:pPr>
              <w:spacing w:after="0" w:line="240" w:lineRule="auto"/>
              <w:rPr>
                <w:ins w:author="Neeraj Durgapal" w:date="2024-08-28T04:52:00Z" w:id="4348"/>
                <w:rFonts w:ascii="Calibri" w:hAnsi="Calibri" w:cs="Calibri" w:eastAsiaTheme="majorEastAsia"/>
              </w:rPr>
            </w:pPr>
            <w:ins w:author="Neeraj Durgapal" w:date="2024-08-28T04:53:00Z" w:id="4349">
              <w:r>
                <w:rPr>
                  <w:rFonts w:ascii="Calibri" w:hAnsi="Calibri" w:cs="Calibri" w:eastAsiaTheme="majorEastAsia"/>
                </w:rPr>
                <w:t>Function</w:t>
              </w:r>
            </w:ins>
            <w:ins w:author="Neeraj Durgapal" w:date="2024-08-28T04:52:00Z" w:id="4350">
              <w:r>
                <w:rPr>
                  <w:rFonts w:ascii="Calibri" w:hAnsi="Calibri" w:cs="Calibri" w:eastAsiaTheme="majorEastAsia"/>
                </w:rPr>
                <w:t xml:space="preserve"> Type</w:t>
              </w:r>
            </w:ins>
          </w:p>
        </w:tc>
        <w:tc>
          <w:tcPr>
            <w:tcW w:w="1485" w:type="dxa"/>
            <w:shd w:val="clear" w:color="auto" w:fill="FFFFFF" w:themeFill="background1"/>
          </w:tcPr>
          <w:p w:rsidR="00E403D6" w:rsidRDefault="00287800" w14:paraId="4A3BF75C" w14:textId="77777777">
            <w:pPr>
              <w:spacing w:after="0" w:line="240" w:lineRule="auto"/>
              <w:rPr>
                <w:ins w:author="Neeraj Durgapal" w:date="2024-08-28T04:52:00Z" w:id="4351"/>
                <w:rFonts w:ascii="Calibri" w:hAnsi="Calibri" w:cs="Calibri" w:eastAsiaTheme="majorEastAsia"/>
              </w:rPr>
            </w:pPr>
            <w:ins w:author="Neeraj Durgapal" w:date="2024-08-28T04:53:00Z" w:id="4352">
              <w:r>
                <w:rPr>
                  <w:rFonts w:ascii="Calibri" w:hAnsi="Calibri" w:cs="Calibri" w:eastAsiaTheme="majorEastAsia"/>
                </w:rPr>
                <w:t>Yes</w:t>
              </w:r>
            </w:ins>
          </w:p>
        </w:tc>
        <w:tc>
          <w:tcPr>
            <w:tcW w:w="3525" w:type="dxa"/>
            <w:shd w:val="clear" w:color="auto" w:fill="FFFFFF" w:themeFill="background1"/>
          </w:tcPr>
          <w:p w:rsidR="00E403D6" w:rsidRDefault="00287800" w14:paraId="798D592A" w14:textId="77777777">
            <w:pPr>
              <w:spacing w:after="0"/>
              <w:rPr>
                <w:ins w:author="Neeraj Durgapal" w:date="2024-08-28T04:52:00Z" w:id="4353"/>
                <w:rFonts w:ascii="Calibri" w:hAnsi="Calibri" w:cs="Calibri" w:eastAsiaTheme="majorEastAsia"/>
              </w:rPr>
            </w:pPr>
            <w:ins w:author="Neeraj Durgapal" w:date="2024-08-28T04:52:00Z" w:id="4354">
              <w:r>
                <w:rPr>
                  <w:rFonts w:ascii="Calibri" w:hAnsi="Calibri" w:cs="Calibri" w:eastAsiaTheme="majorEastAsia"/>
                </w:rPr>
                <w:t>MerchantToken</w:t>
              </w:r>
            </w:ins>
          </w:p>
        </w:tc>
      </w:tr>
    </w:tbl>
    <w:p w:rsidRPr="00E403D6" w:rsidR="00E403D6" w:rsidRDefault="00E403D6" w14:paraId="7589DC20" w14:textId="77777777">
      <w:pPr>
        <w:rPr>
          <w:rFonts w:ascii="Calibri" w:hAnsi="Calibri" w:cs="Calibri"/>
          <w:rPrChange w:author="Neeraj Durgapal" w:date="2024-08-28T03:49:00Z" w:id="4355">
            <w:rPr/>
          </w:rPrChange>
        </w:rPr>
      </w:pPr>
    </w:p>
    <w:p w:rsidRPr="00E403D6" w:rsidR="00E403D6" w:rsidRDefault="00287800" w14:paraId="1802D8FF" w14:textId="77777777">
      <w:pPr>
        <w:pStyle w:val="ListParagraph"/>
        <w:numPr>
          <w:ilvl w:val="2"/>
          <w:numId w:val="30"/>
        </w:numPr>
        <w:rPr>
          <w:ins w:author="WPS_1705986685" w:date="2024-08-26T18:38:00Z" w:id="4356"/>
          <w:rFonts w:ascii="Calibri" w:hAnsi="Calibri" w:cs="Calibri" w:eastAsiaTheme="majorEastAsia"/>
          <w:rPrChange w:author="Neeraj Durgapal" w:date="2024-08-28T03:49:00Z" w:id="4357">
            <w:rPr>
              <w:ins w:author="WPS_1705986685" w:date="2024-08-26T18:38:00Z" w:id="4358"/>
              <w:rFonts w:asciiTheme="majorHAnsi" w:hAnsiTheme="majorHAnsi" w:eastAsiaTheme="majorEastAsia" w:cstheme="majorBidi"/>
            </w:rPr>
          </w:rPrChange>
        </w:rPr>
      </w:pPr>
      <w:ins w:author="WPS_1705986685" w:date="2024-08-26T18:36:00Z" w:id="4359">
        <w:r>
          <w:rPr>
            <w:rFonts w:ascii="Calibri" w:hAnsi="Calibri" w:cs="Calibri" w:eastAsiaTheme="majorEastAsia"/>
            <w:rPrChange w:author="Neeraj Durgapal" w:date="2024-08-28T03:49:00Z" w:id="4360">
              <w:rPr>
                <w:rFonts w:asciiTheme="majorHAnsi" w:hAnsiTheme="majorHAnsi" w:eastAsiaTheme="majorEastAsia" w:cstheme="majorBidi"/>
              </w:rPr>
            </w:rPrChange>
          </w:rPr>
          <w:t xml:space="preserve">OTP will be generated post </w:t>
        </w:r>
      </w:ins>
      <w:ins w:author="WPS_1705986685" w:date="2024-08-26T18:38:00Z" w:id="4361">
        <w:r>
          <w:rPr>
            <w:rFonts w:ascii="Calibri" w:hAnsi="Calibri" w:cs="Calibri" w:eastAsiaTheme="majorEastAsia"/>
            <w:rPrChange w:author="Neeraj Durgapal" w:date="2024-08-28T03:49:00Z" w:id="4362">
              <w:rPr>
                <w:rFonts w:asciiTheme="majorHAnsi" w:hAnsiTheme="majorHAnsi" w:eastAsiaTheme="majorEastAsia" w:cstheme="majorBidi"/>
              </w:rPr>
            </w:rPrChange>
          </w:rPr>
          <w:t xml:space="preserve">email or phone </w:t>
        </w:r>
        <w:del w:author="Shubhankar Ghosh" w:date="2024-08-27T13:00:00Z" w:id="4363">
          <w:r>
            <w:rPr>
              <w:rFonts w:ascii="Calibri" w:hAnsi="Calibri" w:cs="Calibri" w:eastAsiaTheme="majorEastAsia"/>
              <w:rPrChange w:author="Neeraj Durgapal" w:date="2024-08-28T03:49:00Z" w:id="4364">
                <w:rPr>
                  <w:rFonts w:asciiTheme="majorHAnsi" w:hAnsiTheme="majorHAnsi" w:eastAsiaTheme="majorEastAsia" w:cstheme="majorBidi"/>
                </w:rPr>
              </w:rPrChange>
            </w:rPr>
            <w:delText>number  is</w:delText>
          </w:r>
        </w:del>
      </w:ins>
      <w:ins w:author="Shubhankar Ghosh" w:date="2024-08-27T13:00:00Z" w:id="4365">
        <w:r>
          <w:rPr>
            <w:rFonts w:ascii="Calibri" w:hAnsi="Calibri" w:cs="Calibri" w:eastAsiaTheme="majorEastAsia"/>
          </w:rPr>
          <w:t>number is</w:t>
        </w:r>
      </w:ins>
      <w:ins w:author="WPS_1705986685" w:date="2024-08-26T18:38:00Z" w:id="4366">
        <w:r>
          <w:rPr>
            <w:rFonts w:ascii="Calibri" w:hAnsi="Calibri" w:cs="Calibri" w:eastAsiaTheme="majorEastAsia"/>
            <w:rPrChange w:author="Neeraj Durgapal" w:date="2024-08-28T03:49:00Z" w:id="4367">
              <w:rPr>
                <w:rFonts w:asciiTheme="majorHAnsi" w:hAnsiTheme="majorHAnsi" w:eastAsiaTheme="majorEastAsia" w:cstheme="majorBidi"/>
              </w:rPr>
            </w:rPrChange>
          </w:rPr>
          <w:t xml:space="preserve"> validated and </w:t>
        </w:r>
      </w:ins>
      <w:ins w:author="WPS_1705986685" w:date="2024-08-26T18:37:00Z" w:id="4368">
        <w:r>
          <w:rPr>
            <w:rFonts w:ascii="Calibri" w:hAnsi="Calibri" w:cs="Calibri" w:eastAsiaTheme="majorEastAsia"/>
            <w:rPrChange w:author="Neeraj Durgapal" w:date="2024-08-28T03:49:00Z" w:id="4369">
              <w:rPr>
                <w:rFonts w:asciiTheme="majorHAnsi" w:hAnsiTheme="majorHAnsi" w:eastAsiaTheme="majorEastAsia" w:cstheme="majorBidi"/>
              </w:rPr>
            </w:rPrChange>
          </w:rPr>
          <w:t xml:space="preserve">existence </w:t>
        </w:r>
      </w:ins>
      <w:ins w:author="WPS_1705986685" w:date="2024-08-26T18:38:00Z" w:id="4370">
        <w:r>
          <w:rPr>
            <w:rFonts w:ascii="Calibri" w:hAnsi="Calibri" w:cs="Calibri" w:eastAsiaTheme="majorEastAsia"/>
            <w:rPrChange w:author="Neeraj Durgapal" w:date="2024-08-28T03:49:00Z" w:id="4371">
              <w:rPr>
                <w:rFonts w:asciiTheme="majorHAnsi" w:hAnsiTheme="majorHAnsi" w:eastAsiaTheme="majorEastAsia" w:cstheme="majorBidi"/>
              </w:rPr>
            </w:rPrChange>
          </w:rPr>
          <w:t>is confirmed.</w:t>
        </w:r>
      </w:ins>
    </w:p>
    <w:p w:rsidRPr="00E403D6" w:rsidR="00E403D6" w:rsidP="04C0C290" w:rsidRDefault="04C0C290" w14:paraId="736AE896" w14:textId="1F9D04E8">
      <w:pPr>
        <w:pStyle w:val="ListParagraph"/>
        <w:numPr>
          <w:ilvl w:val="2"/>
          <w:numId w:val="30"/>
        </w:numPr>
        <w:rPr>
          <w:ins w:author="WPS_1705986685" w:date="2024-08-26T18:36:00Z" w:id="4372"/>
          <w:rFonts w:ascii="Calibri" w:hAnsi="Calibri" w:cs="Calibri" w:eastAsiaTheme="majorEastAsia"/>
          <w:rPrChange w:author="Neeraj Durgapal" w:date="2024-08-28T03:49:00Z" w:id="4373">
            <w:rPr>
              <w:ins w:author="WPS_1705986685" w:date="2024-08-26T18:36:00Z" w:id="4374"/>
              <w:rFonts w:asciiTheme="majorHAnsi" w:hAnsiTheme="majorHAnsi" w:eastAsiaTheme="majorEastAsia" w:cstheme="majorBidi"/>
            </w:rPr>
          </w:rPrChange>
        </w:rPr>
      </w:pPr>
      <w:ins w:author="WPS_1705986685" w:date="2024-08-26T18:38:00Z" w:id="4375">
        <w:r w:rsidRPr="04C0C290">
          <w:rPr>
            <w:rFonts w:ascii="Calibri" w:hAnsi="Calibri" w:cs="Calibri" w:eastAsiaTheme="majorEastAsia"/>
            <w:rPrChange w:author="Neeraj Durgapal" w:date="2024-08-28T03:49:00Z" w:id="4376">
              <w:rPr>
                <w:rFonts w:asciiTheme="majorHAnsi" w:hAnsiTheme="majorHAnsi" w:eastAsiaTheme="majorEastAsia" w:cstheme="majorBidi"/>
              </w:rPr>
            </w:rPrChange>
          </w:rPr>
          <w:t xml:space="preserve">If phone number or email </w:t>
        </w:r>
      </w:ins>
      <w:del w:author="Shubhankar Ghosh" w:date="2024-08-27T13:48:00Z" w:id="4377">
        <w:r w:rsidRPr="04C0C290" w:rsidDel="04C0C290" w:rsidR="00287800">
          <w:rPr>
            <w:rFonts w:ascii="Calibri" w:hAnsi="Calibri" w:cs="Calibri" w:eastAsiaTheme="majorEastAsia"/>
            <w:rPrChange w:author="Neeraj Durgapal" w:date="2024-08-28T03:49:00Z" w:id="4378">
              <w:rPr>
                <w:rFonts w:asciiTheme="majorHAnsi" w:hAnsiTheme="majorHAnsi" w:eastAsiaTheme="majorEastAsia" w:cstheme="majorBidi"/>
              </w:rPr>
            </w:rPrChange>
          </w:rPr>
          <w:delText>id</w:delText>
        </w:r>
      </w:del>
      <w:ins w:author="Shubhankar Ghosh" w:date="2024-08-27T13:48:00Z" w:id="4379">
        <w:r w:rsidRPr="04C0C290">
          <w:rPr>
            <w:rFonts w:ascii="Calibri" w:hAnsi="Calibri" w:cs="Calibri" w:eastAsiaTheme="majorEastAsia"/>
            <w:rPrChange w:author="Neeraj Durgapal" w:date="2024-08-28T03:49:00Z" w:id="4380">
              <w:rPr>
                <w:rFonts w:ascii="Calibri" w:hAnsi="Calibri" w:cs="Calibri" w:eastAsiaTheme="majorEastAsia"/>
                <w:highlight w:val="yellow"/>
              </w:rPr>
            </w:rPrChange>
          </w:rPr>
          <w:t>ID</w:t>
        </w:r>
      </w:ins>
      <w:ins w:author="WPS_1705986685" w:date="2024-08-26T18:38:00Z" w:id="4381">
        <w:r w:rsidRPr="04C0C290">
          <w:rPr>
            <w:rFonts w:ascii="Calibri" w:hAnsi="Calibri" w:cs="Calibri" w:eastAsiaTheme="majorEastAsia"/>
            <w:rPrChange w:author="Neeraj Durgapal" w:date="2024-08-28T03:49:00Z" w:id="4382">
              <w:rPr>
                <w:rFonts w:asciiTheme="majorHAnsi" w:hAnsiTheme="majorHAnsi" w:eastAsiaTheme="majorEastAsia" w:cstheme="majorBidi"/>
              </w:rPr>
            </w:rPrChange>
          </w:rPr>
          <w:t xml:space="preserve"> exists </w:t>
        </w:r>
      </w:ins>
      <w:ins w:author="Neeraj Durgapal" w:date="2024-08-28T04:54:00Z" w:id="4383">
        <w:r w:rsidRPr="04C0C290">
          <w:rPr>
            <w:rFonts w:ascii="Calibri" w:hAnsi="Calibri" w:cs="Calibri" w:eastAsiaTheme="majorEastAsia"/>
          </w:rPr>
          <w:t xml:space="preserve">and valid </w:t>
        </w:r>
      </w:ins>
      <w:del w:author="Shubhankar Ghosh" w:date="2024-08-27T14:30:00Z" w:id="4384">
        <w:r w:rsidRPr="04C0C290" w:rsidDel="04C0C290" w:rsidR="00287800">
          <w:rPr>
            <w:rFonts w:ascii="Calibri" w:hAnsi="Calibri" w:cs="Calibri" w:eastAsiaTheme="majorEastAsia"/>
            <w:rPrChange w:author="Neeraj Durgapal" w:date="2024-08-28T03:49:00Z" w:id="4385">
              <w:rPr>
                <w:rFonts w:asciiTheme="majorHAnsi" w:hAnsiTheme="majorHAnsi" w:eastAsiaTheme="majorEastAsia" w:cstheme="majorBidi"/>
              </w:rPr>
            </w:rPrChange>
          </w:rPr>
          <w:delText>and</w:delText>
        </w:r>
      </w:del>
      <w:ins w:author="Shubhankar Ghosh" w:date="2024-08-27T14:30:00Z" w:id="4386">
        <w:r w:rsidRPr="04C0C290">
          <w:rPr>
            <w:rFonts w:ascii="Calibri" w:hAnsi="Calibri" w:cs="Calibri" w:eastAsiaTheme="majorEastAsia"/>
          </w:rPr>
          <w:t>then</w:t>
        </w:r>
      </w:ins>
      <w:ins w:author="Neeraj Durgapal" w:date="2024-08-28T04:55:00Z" w:id="4387">
        <w:r w:rsidRPr="04C0C290">
          <w:rPr>
            <w:rFonts w:ascii="Calibri" w:hAnsi="Calibri" w:cs="Calibri" w:eastAsiaTheme="majorEastAsia"/>
          </w:rPr>
          <w:t xml:space="preserve"> </w:t>
        </w:r>
      </w:ins>
      <w:del w:author="Neeraj Durgapal" w:date="2024-08-28T04:55:00Z" w:id="4388">
        <w:r w:rsidRPr="04C0C290" w:rsidDel="04C0C290" w:rsidR="00287800">
          <w:rPr>
            <w:rFonts w:ascii="Calibri" w:hAnsi="Calibri" w:cs="Calibri" w:eastAsiaTheme="majorEastAsia"/>
            <w:rPrChange w:author="Neeraj Durgapal" w:date="2024-08-28T03:49:00Z" w:id="4389">
              <w:rPr>
                <w:rFonts w:asciiTheme="majorHAnsi" w:hAnsiTheme="majorHAnsi" w:eastAsiaTheme="majorEastAsia" w:cstheme="majorBidi"/>
              </w:rPr>
            </w:rPrChange>
          </w:rPr>
          <w:delText xml:space="preserve"> valid </w:delText>
        </w:r>
      </w:del>
      <w:del w:author="Shubhankar Ghosh" w:date="2024-08-27T13:00:00Z" w:id="4390">
        <w:r w:rsidRPr="04C0C290" w:rsidDel="04C0C290" w:rsidR="00287800">
          <w:rPr>
            <w:rFonts w:ascii="Calibri" w:hAnsi="Calibri" w:cs="Calibri" w:eastAsiaTheme="majorEastAsia"/>
            <w:rPrChange w:author="Neeraj Durgapal" w:date="2024-08-28T03:49:00Z" w:id="4391">
              <w:rPr>
                <w:rFonts w:asciiTheme="majorHAnsi" w:hAnsiTheme="majorHAnsi" w:eastAsiaTheme="majorEastAsia" w:cstheme="majorBidi"/>
              </w:rPr>
            </w:rPrChange>
          </w:rPr>
          <w:delText>to ,merchant</w:delText>
        </w:r>
      </w:del>
      <w:ins w:author="Shubhankar Ghosh" w:date="2024-08-27T13:00:00Z" w:id="4392">
        <w:r w:rsidRPr="04C0C290">
          <w:rPr>
            <w:rFonts w:ascii="Calibri" w:hAnsi="Calibri" w:cs="Calibri" w:eastAsiaTheme="majorEastAsia"/>
          </w:rPr>
          <w:t>to merchant</w:t>
        </w:r>
      </w:ins>
      <w:ins w:author="WPS_1705986685" w:date="2024-08-26T18:39:00Z" w:id="4393">
        <w:r w:rsidRPr="04C0C290">
          <w:rPr>
            <w:rFonts w:ascii="Calibri" w:hAnsi="Calibri" w:cs="Calibri" w:eastAsiaTheme="majorEastAsia"/>
            <w:rPrChange w:author="Neeraj Durgapal" w:date="2024-08-28T03:49:00Z" w:id="4394">
              <w:rPr>
                <w:rFonts w:asciiTheme="majorHAnsi" w:hAnsiTheme="majorHAnsi" w:eastAsiaTheme="majorEastAsia" w:cstheme="majorBidi"/>
              </w:rPr>
            </w:rPrChange>
          </w:rPr>
          <w:t xml:space="preserve"> registered mobile number.</w:t>
        </w:r>
      </w:ins>
    </w:p>
    <w:p w:rsidRPr="00E403D6" w:rsidR="00E403D6" w:rsidP="04C0C290" w:rsidRDefault="04C0C290" w14:paraId="3F40D756" w14:textId="77777777">
      <w:pPr>
        <w:pStyle w:val="ListParagraph"/>
        <w:numPr>
          <w:ilvl w:val="2"/>
          <w:numId w:val="30"/>
        </w:numPr>
        <w:rPr>
          <w:del w:author="Neeraj Durgapal" w:date="2024-08-28T04:54:00Z" w:id="4395"/>
          <w:rFonts w:ascii="Calibri" w:hAnsi="Calibri" w:cs="Calibri" w:eastAsiaTheme="majorEastAsia"/>
          <w:rPrChange w:author="Neeraj Durgapal" w:date="2024-08-28T03:49:00Z" w:id="4396">
            <w:rPr>
              <w:del w:author="Neeraj Durgapal" w:date="2024-08-28T04:54:00Z" w:id="4397"/>
              <w:rFonts w:asciiTheme="majorHAnsi" w:hAnsiTheme="majorHAnsi" w:eastAsiaTheme="majorEastAsia" w:cstheme="majorBidi"/>
            </w:rPr>
          </w:rPrChange>
        </w:rPr>
      </w:pPr>
      <w:r w:rsidRPr="04C0C290">
        <w:rPr>
          <w:rFonts w:asciiTheme="majorHAnsi" w:hAnsiTheme="majorHAnsi" w:eastAsiaTheme="majorEastAsia" w:cstheme="majorBidi"/>
        </w:rPr>
        <w:t>Merchant User Information like Active, Merchant allowed for Login</w:t>
      </w:r>
      <w:ins w:author="Neeraj Durgapal" w:date="2024-08-28T04:54:00Z" w:id="4398">
        <w:r w:rsidRPr="04C0C290">
          <w:rPr>
            <w:rFonts w:ascii="Calibri" w:hAnsi="Calibri" w:cs="Calibri" w:eastAsiaTheme="majorEastAsia"/>
          </w:rPr>
          <w:t>, Password is not expired</w:t>
        </w:r>
      </w:ins>
      <w:r w:rsidRPr="04C0C290">
        <w:rPr>
          <w:rFonts w:ascii="Calibri" w:hAnsi="Calibri" w:cs="Calibri" w:eastAsiaTheme="majorEastAsia"/>
          <w:rPrChange w:author="Neeraj Durgapal" w:date="2024-08-28T03:49:00Z" w:id="4399">
            <w:rPr>
              <w:rFonts w:asciiTheme="majorHAnsi" w:hAnsiTheme="majorHAnsi" w:eastAsiaTheme="majorEastAsia" w:cstheme="majorBidi"/>
            </w:rPr>
          </w:rPrChange>
        </w:rPr>
        <w:t xml:space="preserve"> etc.</w:t>
      </w:r>
    </w:p>
    <w:p w:rsidRPr="00E403D6" w:rsidR="00E403D6" w:rsidRDefault="00287800" w14:paraId="7F00FAF5" w14:textId="77777777">
      <w:pPr>
        <w:pStyle w:val="ListParagraph"/>
        <w:numPr>
          <w:ilvl w:val="2"/>
          <w:numId w:val="30"/>
        </w:numPr>
        <w:rPr>
          <w:ins w:author="WPS_1705986685" w:date="2024-08-26T18:42:00Z" w:id="4400"/>
          <w:rFonts w:ascii="Calibri" w:hAnsi="Calibri" w:cs="Calibri" w:eastAsiaTheme="majorEastAsia"/>
          <w:rPrChange w:author="Neeraj Durgapal" w:date="2024-08-28T04:54:00Z" w:id="4401">
            <w:rPr>
              <w:ins w:author="WPS_1705986685" w:date="2024-08-26T18:42:00Z" w:id="4402"/>
              <w:rFonts w:asciiTheme="majorHAnsi" w:hAnsiTheme="majorHAnsi" w:eastAsiaTheme="majorEastAsia" w:cstheme="majorBidi"/>
            </w:rPr>
          </w:rPrChange>
        </w:rPr>
      </w:pPr>
      <w:del w:author="Neeraj Durgapal" w:date="2024-08-28T04:54:00Z" w:id="4403">
        <w:r>
          <w:rPr>
            <w:rFonts w:ascii="Calibri" w:hAnsi="Calibri" w:cs="Calibri" w:eastAsiaTheme="majorEastAsia"/>
            <w:rPrChange w:author="Neeraj Durgapal" w:date="2024-08-28T04:54:00Z" w:id="4404">
              <w:rPr>
                <w:rFonts w:asciiTheme="majorHAnsi" w:hAnsiTheme="majorHAnsi" w:eastAsiaTheme="majorEastAsia" w:cstheme="majorBidi"/>
              </w:rPr>
            </w:rPrChange>
          </w:rPr>
          <w:delText>Merchant User Role</w:delText>
        </w:r>
      </w:del>
    </w:p>
    <w:p w:rsidR="00E403D6" w:rsidRDefault="00287800" w14:paraId="2058CD9B" w14:textId="77777777">
      <w:pPr>
        <w:pStyle w:val="ListParagraph"/>
        <w:numPr>
          <w:ilvl w:val="2"/>
          <w:numId w:val="30"/>
        </w:numPr>
        <w:rPr>
          <w:rFonts w:ascii="Calibri" w:hAnsi="Calibri" w:cs="Calibri" w:eastAsiaTheme="majorEastAsia"/>
        </w:rPr>
      </w:pPr>
      <w:ins w:author="WPS_1705986685" w:date="2024-08-26T18:42:00Z" w:id="4405">
        <w:r>
          <w:rPr>
            <w:rFonts w:ascii="Calibri" w:hAnsi="Calibri" w:cs="Calibri" w:eastAsiaTheme="majorEastAsia"/>
            <w:rPrChange w:author="Neeraj Durgapal" w:date="2024-08-28T03:49:00Z" w:id="4406">
              <w:rPr>
                <w:rFonts w:asciiTheme="majorHAnsi" w:hAnsiTheme="majorHAnsi" w:eastAsiaTheme="majorEastAsia" w:cstheme="majorBidi"/>
              </w:rPr>
            </w:rPrChange>
          </w:rPr>
          <w:t xml:space="preserve">Captcha will be </w:t>
        </w:r>
      </w:ins>
      <w:ins w:author="WPS_1705986685" w:date="2024-08-26T18:43:00Z" w:id="4407">
        <w:r>
          <w:rPr>
            <w:rFonts w:ascii="Calibri" w:hAnsi="Calibri" w:cs="Calibri" w:eastAsiaTheme="majorEastAsia"/>
            <w:rPrChange w:author="Neeraj Durgapal" w:date="2024-08-28T03:49:00Z" w:id="4408">
              <w:rPr>
                <w:rFonts w:asciiTheme="majorHAnsi" w:hAnsiTheme="majorHAnsi" w:eastAsiaTheme="majorEastAsia" w:cstheme="majorBidi"/>
              </w:rPr>
            </w:rPrChange>
          </w:rPr>
          <w:t xml:space="preserve">displayed to merchant user while </w:t>
        </w:r>
      </w:ins>
      <w:del w:author="Shubhankar Ghosh" w:date="2024-08-27T13:06:00Z" w:id="4409">
        <w:r>
          <w:rPr>
            <w:rFonts w:ascii="Calibri" w:hAnsi="Calibri" w:cs="Calibri" w:eastAsiaTheme="majorEastAsia"/>
            <w:rPrChange w:author="Neeraj Durgapal" w:date="2024-08-28T03:49:00Z" w:id="4410">
              <w:rPr>
                <w:rFonts w:asciiTheme="majorHAnsi" w:hAnsiTheme="majorHAnsi" w:eastAsiaTheme="majorEastAsia" w:cstheme="majorBidi"/>
              </w:rPr>
            </w:rPrChange>
          </w:rPr>
          <w:delText>submiting</w:delText>
        </w:r>
      </w:del>
      <w:ins w:author="Shubhankar Ghosh" w:date="2024-08-27T13:06:00Z" w:id="4411">
        <w:r>
          <w:rPr>
            <w:rFonts w:ascii="Calibri" w:hAnsi="Calibri" w:cs="Calibri" w:eastAsiaTheme="majorEastAsia"/>
          </w:rPr>
          <w:t>submitting</w:t>
        </w:r>
      </w:ins>
      <w:ins w:author="WPS_1705986685" w:date="2024-08-26T18:42:00Z" w:id="4412">
        <w:r>
          <w:rPr>
            <w:rFonts w:ascii="Calibri" w:hAnsi="Calibri" w:cs="Calibri" w:eastAsiaTheme="majorEastAsia"/>
            <w:rPrChange w:author="Neeraj Durgapal" w:date="2024-08-28T03:49:00Z" w:id="4413">
              <w:rPr>
                <w:rFonts w:asciiTheme="majorHAnsi" w:hAnsiTheme="majorHAnsi" w:eastAsiaTheme="majorEastAsia" w:cstheme="majorBidi"/>
              </w:rPr>
            </w:rPrChange>
          </w:rPr>
          <w:t xml:space="preserve"> </w:t>
        </w:r>
      </w:ins>
      <w:ins w:author="WPS_1705986685" w:date="2024-08-26T18:43:00Z" w:id="4414">
        <w:r>
          <w:rPr>
            <w:rFonts w:ascii="Calibri" w:hAnsi="Calibri" w:cs="Calibri" w:eastAsiaTheme="majorEastAsia"/>
            <w:rPrChange w:author="Neeraj Durgapal" w:date="2024-08-28T03:49:00Z" w:id="4415">
              <w:rPr>
                <w:rFonts w:asciiTheme="majorHAnsi" w:hAnsiTheme="majorHAnsi" w:eastAsiaTheme="majorEastAsia" w:cstheme="majorBidi"/>
              </w:rPr>
            </w:rPrChange>
          </w:rPr>
          <w:t xml:space="preserve">the </w:t>
        </w:r>
      </w:ins>
      <w:ins w:author="WPS_1705986685" w:date="2024-08-26T18:42:00Z" w:id="4416">
        <w:r>
          <w:rPr>
            <w:rFonts w:ascii="Calibri" w:hAnsi="Calibri" w:cs="Calibri" w:eastAsiaTheme="majorEastAsia"/>
            <w:rPrChange w:author="Neeraj Durgapal" w:date="2024-08-28T03:49:00Z" w:id="4417">
              <w:rPr>
                <w:rFonts w:asciiTheme="majorHAnsi" w:hAnsiTheme="majorHAnsi" w:eastAsiaTheme="majorEastAsia" w:cstheme="majorBidi"/>
              </w:rPr>
            </w:rPrChange>
          </w:rPr>
          <w:t xml:space="preserve">OTP </w:t>
        </w:r>
      </w:ins>
      <w:ins w:author="WPS_1705986685" w:date="2024-08-26T18:43:00Z" w:id="4418">
        <w:r>
          <w:rPr>
            <w:rFonts w:ascii="Calibri" w:hAnsi="Calibri" w:cs="Calibri" w:eastAsiaTheme="majorEastAsia"/>
            <w:rPrChange w:author="Neeraj Durgapal" w:date="2024-08-28T03:49:00Z" w:id="4419">
              <w:rPr>
                <w:rFonts w:asciiTheme="majorHAnsi" w:hAnsiTheme="majorHAnsi" w:eastAsiaTheme="majorEastAsia" w:cstheme="majorBidi"/>
              </w:rPr>
            </w:rPrChange>
          </w:rPr>
          <w:t>for signup and sign in process</w:t>
        </w:r>
      </w:ins>
    </w:p>
    <w:p w:rsidR="00E403D6" w:rsidP="65DF739C" w:rsidRDefault="00E403D6" w14:paraId="087FC04A" w14:textId="4C3DBA01">
      <w:pPr>
        <w:pStyle w:val="ListParagraph"/>
        <w:numPr>
          <w:ilvl w:val="2"/>
          <w:numId w:val="30"/>
        </w:numPr>
        <w:rPr>
          <w:rFonts w:ascii="Calibri" w:hAnsi="Calibri" w:cs="Calibri" w:eastAsiaTheme="majorEastAsia"/>
        </w:rPr>
      </w:pPr>
    </w:p>
    <w:p w:rsidR="00E403D6" w:rsidRDefault="00287800" w14:paraId="5E4009D1" w14:textId="77777777">
      <w:pPr>
        <w:pStyle w:val="Heading4"/>
        <w:spacing w:after="0"/>
        <w:ind w:left="1440"/>
        <w:rPr>
          <w:rFonts w:ascii="Calibri" w:hAnsi="Calibri" w:cs="Calibri"/>
          <w:b/>
          <w:bCs/>
        </w:rPr>
      </w:pPr>
      <w:bookmarkStart w:name="_Toc175662388" w:id="4420"/>
      <w:bookmarkStart w:name="_Toc170002480" w:id="4421"/>
      <w:r>
        <w:rPr>
          <w:rFonts w:ascii="Calibri" w:hAnsi="Calibri" w:cs="Calibri"/>
        </w:rPr>
        <w:t>1.3.2 - Token Generation Logic</w:t>
      </w:r>
      <w:bookmarkEnd w:id="4420"/>
      <w:bookmarkEnd w:id="4421"/>
    </w:p>
    <w:p w:rsidR="00E403D6" w:rsidRDefault="00287800" w14:paraId="15ACB751" w14:textId="77777777">
      <w:pPr>
        <w:pStyle w:val="Heading5"/>
        <w:ind w:left="2160"/>
        <w:rPr>
          <w:rFonts w:ascii="Calibri" w:hAnsi="Calibri" w:cs="Calibri"/>
        </w:rPr>
      </w:pPr>
      <w:bookmarkStart w:name="_Toc120812071" w:id="4422"/>
      <w:bookmarkStart w:name="_Toc175662389" w:id="4423"/>
      <w:r>
        <w:rPr>
          <w:rFonts w:ascii="Calibri" w:hAnsi="Calibri" w:cs="Calibri"/>
        </w:rPr>
        <w:t>1.3.2.1 - Generate New Token</w:t>
      </w:r>
      <w:bookmarkEnd w:id="4422"/>
      <w:bookmarkEnd w:id="4423"/>
    </w:p>
    <w:p w:rsidRPr="00E403D6" w:rsidR="00E403D6" w:rsidRDefault="00287800" w14:paraId="5F40BC74" w14:textId="77777777">
      <w:pPr>
        <w:pStyle w:val="ListParagraph"/>
        <w:numPr>
          <w:ilvl w:val="3"/>
          <w:numId w:val="30"/>
        </w:numPr>
        <w:spacing w:after="0"/>
        <w:rPr>
          <w:rFonts w:ascii="Calibri" w:hAnsi="Calibri" w:cs="Calibri" w:eastAsiaTheme="majorEastAsia"/>
          <w:rPrChange w:author="Neeraj Durgapal" w:date="2024-08-28T03:49:00Z" w:id="4424">
            <w:rPr>
              <w:rFonts w:asciiTheme="majorHAnsi" w:hAnsiTheme="majorHAnsi" w:eastAsiaTheme="majorEastAsia" w:cstheme="majorBidi"/>
            </w:rPr>
          </w:rPrChange>
        </w:rPr>
      </w:pPr>
      <w:r>
        <w:rPr>
          <w:rFonts w:ascii="Calibri" w:hAnsi="Calibri" w:cs="Calibri" w:eastAsiaTheme="majorEastAsia"/>
          <w:rPrChange w:author="Neeraj Durgapal" w:date="2024-08-28T03:49:00Z" w:id="4425">
            <w:rPr>
              <w:rFonts w:asciiTheme="majorHAnsi" w:hAnsiTheme="majorHAnsi" w:eastAsiaTheme="majorEastAsia" w:cstheme="majorBidi"/>
            </w:rPr>
          </w:rPrChange>
        </w:rPr>
        <w:t>After invalidating any existing tokens, proceed with generating a new token as per the roles defined.</w:t>
      </w:r>
    </w:p>
    <w:p w:rsidRPr="00E403D6" w:rsidR="00E403D6" w:rsidRDefault="00E403D6" w14:paraId="4FF42DEB" w14:textId="77777777">
      <w:pPr>
        <w:pStyle w:val="ListParagraph"/>
        <w:spacing w:after="0"/>
        <w:ind w:left="3240"/>
        <w:rPr>
          <w:rFonts w:ascii="Calibri" w:hAnsi="Calibri" w:cs="Calibri" w:eastAsiaTheme="majorEastAsia"/>
          <w:rPrChange w:author="Neeraj Durgapal" w:date="2024-08-28T03:49:00Z" w:id="4426">
            <w:rPr>
              <w:rFonts w:asciiTheme="majorHAnsi" w:hAnsiTheme="majorHAnsi" w:eastAsiaTheme="majorEastAsia" w:cstheme="majorBidi"/>
            </w:rPr>
          </w:rPrChange>
        </w:rPr>
      </w:pPr>
    </w:p>
    <w:p w:rsidR="00E403D6" w:rsidRDefault="00287800" w14:paraId="09B0F20E" w14:textId="77777777">
      <w:pPr>
        <w:pStyle w:val="Heading4"/>
        <w:ind w:left="1440"/>
        <w:rPr>
          <w:rFonts w:ascii="Calibri" w:hAnsi="Calibri" w:cs="Calibri"/>
        </w:rPr>
      </w:pPr>
      <w:bookmarkStart w:name="_Toc648546064" w:id="4427"/>
      <w:bookmarkStart w:name="_Toc175662390" w:id="4428"/>
      <w:r>
        <w:rPr>
          <w:rFonts w:ascii="Calibri" w:hAnsi="Calibri" w:cs="Calibri"/>
        </w:rPr>
        <w:t>1.3.3 - Token Uniqueness</w:t>
      </w:r>
      <w:bookmarkEnd w:id="4427"/>
      <w:bookmarkEnd w:id="4428"/>
    </w:p>
    <w:p w:rsidRPr="00E403D6" w:rsidR="00E403D6" w:rsidRDefault="00287800" w14:paraId="57CB9087" w14:textId="77777777">
      <w:pPr>
        <w:pStyle w:val="ListParagraph"/>
        <w:numPr>
          <w:ilvl w:val="2"/>
          <w:numId w:val="30"/>
        </w:numPr>
        <w:spacing w:after="0"/>
        <w:rPr>
          <w:rFonts w:ascii="Calibri" w:hAnsi="Calibri" w:cs="Calibri" w:eastAsiaTheme="majorEastAsia"/>
          <w:rPrChange w:author="Neeraj Durgapal" w:date="2024-08-28T03:49:00Z" w:id="4429">
            <w:rPr>
              <w:rFonts w:asciiTheme="majorHAnsi" w:hAnsiTheme="majorHAnsi" w:eastAsiaTheme="majorEastAsia" w:cstheme="majorBidi"/>
            </w:rPr>
          </w:rPrChange>
        </w:rPr>
      </w:pPr>
      <w:r>
        <w:rPr>
          <w:rFonts w:ascii="Calibri" w:hAnsi="Calibri" w:cs="Calibri" w:eastAsiaTheme="majorEastAsia"/>
          <w:b/>
          <w:bCs/>
        </w:rPr>
        <w:t>Functionality Scope:</w:t>
      </w:r>
      <w:r>
        <w:rPr>
          <w:rFonts w:ascii="Calibri" w:hAnsi="Calibri" w:cs="Calibri" w:eastAsiaTheme="majorEastAsia"/>
        </w:rPr>
        <w:t xml:space="preserve"> Limits to what the token can be used for (e.g. Reports, Refunds etc.</w:t>
      </w:r>
      <w:r>
        <w:rPr>
          <w:rFonts w:ascii="Calibri" w:hAnsi="Calibri" w:cs="Calibri" w:eastAsiaTheme="majorEastAsia"/>
          <w:rPrChange w:author="Neeraj Durgapal" w:date="2024-08-28T03:49:00Z" w:id="4430">
            <w:rPr>
              <w:rFonts w:asciiTheme="majorHAnsi" w:hAnsiTheme="majorHAnsi" w:eastAsiaTheme="majorEastAsia" w:cstheme="majorBidi"/>
            </w:rPr>
          </w:rPrChange>
        </w:rPr>
        <w:t>).</w:t>
      </w:r>
    </w:p>
    <w:p w:rsidRPr="00E403D6" w:rsidR="00E403D6" w:rsidRDefault="00287800" w14:paraId="54545DFB" w14:textId="77777777">
      <w:pPr>
        <w:pStyle w:val="ListParagraph"/>
        <w:numPr>
          <w:ilvl w:val="2"/>
          <w:numId w:val="30"/>
        </w:numPr>
        <w:spacing w:after="0"/>
        <w:rPr>
          <w:rFonts w:ascii="Calibri" w:hAnsi="Calibri" w:cs="Calibri" w:eastAsiaTheme="majorEastAsia"/>
          <w:rPrChange w:author="Neeraj Durgapal" w:date="2024-08-28T03:49:00Z" w:id="4431">
            <w:rPr>
              <w:rFonts w:asciiTheme="majorHAnsi" w:hAnsiTheme="majorHAnsi" w:eastAsiaTheme="majorEastAsia" w:cstheme="majorBidi"/>
            </w:rPr>
          </w:rPrChange>
        </w:rPr>
      </w:pPr>
      <w:r>
        <w:rPr>
          <w:rFonts w:ascii="Calibri" w:hAnsi="Calibri" w:cs="Calibri" w:eastAsiaTheme="majorEastAsia"/>
          <w:b/>
          <w:bCs/>
        </w:rPr>
        <w:t>Expiration Time:</w:t>
      </w:r>
      <w:r>
        <w:rPr>
          <w:rFonts w:ascii="Calibri" w:hAnsi="Calibri" w:cs="Calibri" w:eastAsiaTheme="majorEastAsia"/>
        </w:rPr>
        <w:t xml:space="preserve"> Define the validity period for the token based on the merchant's configuration.</w:t>
      </w:r>
    </w:p>
    <w:p w:rsidR="00E403D6" w:rsidP="04C0C290" w:rsidRDefault="04C0C290" w14:paraId="3BA81C54" w14:textId="33BCADC2">
      <w:pPr>
        <w:pStyle w:val="ListParagraph"/>
        <w:numPr>
          <w:ilvl w:val="2"/>
          <w:numId w:val="30"/>
        </w:numPr>
        <w:spacing w:after="0"/>
        <w:rPr>
          <w:rFonts w:ascii="Calibri" w:hAnsi="Calibri" w:cs="Calibri" w:eastAsiaTheme="majorEastAsia"/>
        </w:rPr>
      </w:pPr>
      <w:r w:rsidRPr="04C0C290">
        <w:rPr>
          <w:rFonts w:ascii="Calibri" w:hAnsi="Calibri" w:cs="Calibri" w:eastAsiaTheme="majorEastAsia"/>
          <w:b/>
          <w:bCs/>
        </w:rPr>
        <w:t>Unique Identifier:</w:t>
      </w:r>
      <w:r w:rsidRPr="04C0C290">
        <w:rPr>
          <w:rFonts w:ascii="Calibri" w:hAnsi="Calibri" w:cs="Calibri" w:eastAsiaTheme="majorEastAsia"/>
        </w:rPr>
        <w:t xml:space="preserve"> A secure, unique identifier to ensure that the token is distinct and traceable.</w:t>
      </w:r>
    </w:p>
    <w:p w:rsidR="00E403D6" w:rsidRDefault="00287800" w14:paraId="1BCD82C1" w14:textId="77777777">
      <w:pPr>
        <w:spacing w:after="0"/>
        <w:ind w:left="2520"/>
        <w:rPr>
          <w:rFonts w:ascii="Calibri" w:hAnsi="Calibri" w:cs="Calibri" w:eastAsiaTheme="majorEastAsia"/>
        </w:rPr>
      </w:pPr>
      <w:commentRangeStart w:id="4432"/>
      <w:commentRangeEnd w:id="4432"/>
      <w:r>
        <w:rPr>
          <w:rStyle w:val="CommentReference"/>
        </w:rPr>
        <w:commentReference w:id="4432"/>
      </w:r>
      <w:commentRangeStart w:id="4433"/>
      <w:commentRangeEnd w:id="4433"/>
      <w:r>
        <w:rPr>
          <w:rStyle w:val="CommentReference"/>
        </w:rPr>
        <w:commentReference w:id="4433"/>
      </w:r>
    </w:p>
    <w:p w:rsidR="00E403D6" w:rsidRDefault="00287800" w14:paraId="756D471E" w14:textId="77777777">
      <w:pPr>
        <w:pStyle w:val="Heading4"/>
        <w:ind w:left="1440"/>
        <w:rPr>
          <w:rFonts w:ascii="Calibri" w:hAnsi="Calibri" w:cs="Calibri"/>
        </w:rPr>
      </w:pPr>
      <w:bookmarkStart w:name="_Toc175662391" w:id="4434"/>
      <w:bookmarkStart w:name="_Toc62150235" w:id="4435"/>
      <w:r>
        <w:rPr>
          <w:rFonts w:ascii="Calibri" w:hAnsi="Calibri" w:cs="Calibri"/>
        </w:rPr>
        <w:t>1.3.4 - Audit</w:t>
      </w:r>
      <w:bookmarkEnd w:id="4434"/>
      <w:bookmarkEnd w:id="4435"/>
    </w:p>
    <w:p w:rsidRPr="00E403D6" w:rsidR="00E403D6" w:rsidRDefault="00287800" w14:paraId="5D2C0A1D" w14:textId="77777777">
      <w:pPr>
        <w:pStyle w:val="ListParagraph"/>
        <w:numPr>
          <w:ilvl w:val="2"/>
          <w:numId w:val="30"/>
        </w:numPr>
        <w:spacing w:after="0"/>
        <w:rPr>
          <w:rFonts w:ascii="Calibri" w:hAnsi="Calibri" w:cs="Calibri" w:eastAsiaTheme="majorEastAsia"/>
          <w:rPrChange w:author="Neeraj Durgapal" w:date="2024-08-28T03:49:00Z" w:id="4436">
            <w:rPr>
              <w:rFonts w:asciiTheme="majorHAnsi" w:hAnsiTheme="majorHAnsi" w:eastAsiaTheme="majorEastAsia" w:cstheme="majorBidi"/>
            </w:rPr>
          </w:rPrChange>
        </w:rPr>
      </w:pPr>
      <w:r>
        <w:rPr>
          <w:rFonts w:ascii="Calibri" w:hAnsi="Calibri" w:cs="Calibri" w:eastAsiaTheme="majorEastAsia"/>
        </w:rPr>
        <w:t>All Token Requests and Responses must be securely logged and stored in the Database Layer.</w:t>
      </w:r>
    </w:p>
    <w:p w:rsidRPr="00E403D6" w:rsidR="00E403D6" w:rsidRDefault="00E403D6" w14:paraId="4F2C2A1C" w14:textId="77777777">
      <w:pPr>
        <w:spacing w:after="0"/>
        <w:ind w:left="2520"/>
        <w:rPr>
          <w:rFonts w:ascii="Calibri" w:hAnsi="Calibri" w:cs="Calibri" w:eastAsiaTheme="majorEastAsia"/>
          <w:rPrChange w:author="Neeraj Durgapal" w:date="2024-08-28T03:49:00Z" w:id="4437">
            <w:rPr>
              <w:rFonts w:asciiTheme="majorHAnsi" w:hAnsiTheme="majorHAnsi" w:eastAsiaTheme="majorEastAsia" w:cstheme="majorBidi"/>
            </w:rPr>
          </w:rPrChange>
        </w:rPr>
      </w:pPr>
    </w:p>
    <w:p w:rsidRPr="00E403D6" w:rsidR="00E403D6" w:rsidRDefault="00287800" w14:paraId="2E2EC019" w14:textId="77777777">
      <w:pPr>
        <w:pStyle w:val="ListParagraph"/>
        <w:spacing w:after="0"/>
        <w:ind w:left="1440"/>
        <w:rPr>
          <w:rFonts w:ascii="Calibri" w:hAnsi="Calibri" w:cs="Calibri" w:eastAsiaTheme="majorEastAsia"/>
          <w:rPrChange w:author="Neeraj Durgapal" w:date="2024-08-28T03:49:00Z" w:id="4438">
            <w:rPr>
              <w:rFonts w:asciiTheme="majorHAnsi" w:hAnsiTheme="majorHAnsi" w:eastAsiaTheme="majorEastAsia" w:cstheme="majorBidi"/>
            </w:rPr>
          </w:rPrChange>
        </w:rPr>
      </w:pPr>
      <w:bookmarkStart w:name="_Toc1913873638" w:id="4439"/>
      <w:bookmarkStart w:name="_Toc175662392" w:id="4440"/>
      <w:r>
        <w:rPr>
          <w:rStyle w:val="Heading4Char"/>
          <w:rFonts w:ascii="Calibri" w:hAnsi="Calibri" w:cs="Calibri"/>
          <w:rPrChange w:author="Neeraj Durgapal" w:date="2024-08-28T03:49:00Z" w:id="4441">
            <w:rPr>
              <w:rStyle w:val="Heading4Char"/>
              <w:rFonts w:asciiTheme="majorHAnsi" w:hAnsiTheme="majorHAnsi"/>
            </w:rPr>
          </w:rPrChange>
        </w:rPr>
        <w:t>1.3.5- Error Code</w:t>
      </w:r>
      <w:bookmarkEnd w:id="4439"/>
      <w:bookmarkEnd w:id="4440"/>
    </w:p>
    <w:p w:rsidRPr="00E403D6" w:rsidR="00E403D6" w:rsidRDefault="00287800" w14:paraId="083793C7" w14:textId="77777777">
      <w:pPr>
        <w:pStyle w:val="ListParagraph"/>
        <w:numPr>
          <w:ilvl w:val="2"/>
          <w:numId w:val="30"/>
        </w:numPr>
        <w:spacing w:after="0"/>
        <w:rPr>
          <w:rFonts w:ascii="Calibri" w:hAnsi="Calibri" w:cs="Calibri" w:eastAsiaTheme="majorEastAsia"/>
          <w:rPrChange w:author="Neeraj Durgapal" w:date="2024-08-28T03:49:00Z" w:id="4442">
            <w:rPr>
              <w:rFonts w:asciiTheme="majorHAnsi" w:hAnsiTheme="majorHAnsi" w:eastAsiaTheme="majorEastAsia" w:cstheme="majorBidi"/>
            </w:rPr>
          </w:rPrChange>
        </w:rPr>
      </w:pPr>
      <w:r>
        <w:rPr>
          <w:rFonts w:ascii="Calibri" w:hAnsi="Calibri" w:cs="Calibri" w:eastAsiaTheme="majorEastAsia"/>
          <w:rPrChange w:author="Neeraj Durgapal" w:date="2024-08-28T03:49:00Z" w:id="4443">
            <w:rPr>
              <w:rFonts w:asciiTheme="majorHAnsi" w:hAnsiTheme="majorHAnsi" w:eastAsiaTheme="majorEastAsia" w:cstheme="majorBidi"/>
            </w:rPr>
          </w:rPrChange>
        </w:rPr>
        <w:t>Maintain the proper Individual Error Code for each failure</w:t>
      </w:r>
    </w:p>
    <w:p w:rsidRPr="00E403D6" w:rsidR="00E403D6" w:rsidRDefault="00E403D6" w14:paraId="29E71459" w14:textId="77777777">
      <w:pPr>
        <w:pStyle w:val="ListParagraph"/>
        <w:spacing w:after="0"/>
        <w:ind w:left="2520"/>
        <w:rPr>
          <w:rFonts w:ascii="Calibri" w:hAnsi="Calibri" w:cs="Calibri" w:eastAsiaTheme="majorEastAsia"/>
          <w:rPrChange w:author="Neeraj Durgapal" w:date="2024-08-28T03:49:00Z" w:id="4444">
            <w:rPr>
              <w:rFonts w:asciiTheme="majorHAnsi" w:hAnsiTheme="majorHAnsi" w:eastAsiaTheme="majorEastAsia" w:cstheme="majorBidi"/>
            </w:rPr>
          </w:rPrChange>
        </w:rPr>
      </w:pPr>
    </w:p>
    <w:p w:rsidRPr="00E403D6" w:rsidR="00E403D6" w:rsidRDefault="00287800" w14:paraId="1E5008EF" w14:textId="77777777">
      <w:pPr>
        <w:pStyle w:val="Heading3"/>
        <w:ind w:left="720"/>
        <w:rPr>
          <w:rFonts w:ascii="Calibri" w:hAnsi="Calibri" w:cs="Calibri"/>
          <w:sz w:val="24"/>
          <w:szCs w:val="24"/>
          <w:rPrChange w:author="Neeraj Durgapal" w:date="2024-08-28T03:49:00Z" w:id="4445">
            <w:rPr>
              <w:rFonts w:asciiTheme="majorHAnsi" w:hAnsiTheme="majorHAnsi"/>
            </w:rPr>
          </w:rPrChange>
        </w:rPr>
      </w:pPr>
      <w:bookmarkStart w:name="_Toc175662393" w:id="4446"/>
      <w:bookmarkStart w:name="_Toc1905280125" w:id="4447"/>
      <w:r>
        <w:rPr>
          <w:rStyle w:val="Heading3Char"/>
          <w:rFonts w:ascii="Calibri" w:hAnsi="Calibri" w:cs="Calibri"/>
          <w:sz w:val="24"/>
          <w:szCs w:val="24"/>
          <w:rPrChange w:author="Neeraj Durgapal" w:date="2024-08-28T03:49:00Z" w:id="4448">
            <w:rPr>
              <w:rStyle w:val="Heading3Char"/>
              <w:rFonts w:asciiTheme="majorHAnsi" w:hAnsiTheme="majorHAnsi"/>
            </w:rPr>
          </w:rPrChange>
        </w:rPr>
        <w:t>1.4 - Non - Functional Specification</w:t>
      </w:r>
      <w:bookmarkEnd w:id="4446"/>
      <w:bookmarkEnd w:id="4447"/>
      <w:r>
        <w:rPr>
          <w:rStyle w:val="Heading3Char"/>
          <w:rFonts w:ascii="Calibri" w:hAnsi="Calibri" w:cs="Calibri"/>
          <w:sz w:val="24"/>
          <w:szCs w:val="24"/>
          <w:rPrChange w:author="Neeraj Durgapal" w:date="2024-08-28T03:49:00Z" w:id="4449">
            <w:rPr>
              <w:rStyle w:val="Heading3Char"/>
              <w:rFonts w:asciiTheme="majorHAnsi" w:hAnsiTheme="majorHAnsi"/>
            </w:rPr>
          </w:rPrChange>
        </w:rPr>
        <w:t xml:space="preserve"> </w:t>
      </w:r>
    </w:p>
    <w:p w:rsidRPr="00E403D6" w:rsidR="00E403D6" w:rsidRDefault="00287800" w14:paraId="46EB9924" w14:textId="77777777">
      <w:pPr>
        <w:rPr>
          <w:rFonts w:ascii="Calibri" w:hAnsi="Calibri" w:cs="Calibri" w:eastAsiaTheme="majorEastAsia"/>
          <w:rPrChange w:author="Neeraj Durgapal" w:date="2024-08-28T03:49:00Z" w:id="4450">
            <w:rPr>
              <w:rFonts w:asciiTheme="majorHAnsi" w:hAnsiTheme="majorHAnsi" w:eastAsiaTheme="majorEastAsia" w:cstheme="majorBidi"/>
            </w:rPr>
          </w:rPrChange>
        </w:rPr>
      </w:pPr>
      <w:r>
        <w:rPr>
          <w:rFonts w:ascii="Calibri" w:hAnsi="Calibri" w:cs="Calibri" w:eastAsiaTheme="majorEastAsia"/>
          <w:rPrChange w:author="Neeraj Durgapal" w:date="2024-08-28T03:49:00Z" w:id="4451">
            <w:rPr>
              <w:rFonts w:asciiTheme="majorHAnsi" w:hAnsiTheme="majorHAnsi" w:eastAsiaTheme="majorEastAsia" w:cstheme="majorBidi"/>
            </w:rPr>
          </w:rPrChange>
        </w:rPr>
        <w:t xml:space="preserve">                       </w:t>
      </w:r>
      <w:r>
        <w:rPr>
          <w:rFonts w:ascii="Calibri" w:hAnsi="Calibri" w:cs="Calibri"/>
          <w:rPrChange w:author="Neeraj Durgapal" w:date="2024-08-28T03:49:00Z" w:id="4452">
            <w:rPr/>
          </w:rPrChange>
        </w:rPr>
        <w:tab/>
      </w:r>
      <w:r>
        <w:rPr>
          <w:rFonts w:ascii="Calibri" w:hAnsi="Calibri" w:cs="Calibri"/>
          <w:rPrChange w:author="Neeraj Durgapal" w:date="2024-08-28T03:49:00Z" w:id="4453">
            <w:rPr/>
          </w:rPrChange>
        </w:rPr>
        <w:tab/>
      </w:r>
      <w:r>
        <w:rPr>
          <w:rFonts w:ascii="Calibri" w:hAnsi="Calibri" w:cs="Calibri" w:eastAsiaTheme="majorEastAsia"/>
          <w:rPrChange w:author="Neeraj Durgapal" w:date="2024-08-28T03:49:00Z" w:id="4454">
            <w:rPr>
              <w:rFonts w:asciiTheme="majorHAnsi" w:hAnsiTheme="majorHAnsi" w:eastAsiaTheme="majorEastAsia" w:cstheme="majorBidi"/>
            </w:rPr>
          </w:rPrChange>
        </w:rPr>
        <w:t>TBD</w:t>
      </w:r>
    </w:p>
    <w:p w:rsidRPr="00E403D6" w:rsidR="00E403D6" w:rsidRDefault="00E403D6" w14:paraId="71D3BE08" w14:textId="77777777">
      <w:pPr>
        <w:spacing w:after="0"/>
        <w:rPr>
          <w:rFonts w:ascii="Calibri" w:hAnsi="Calibri" w:cs="Calibri" w:eastAsiaTheme="majorEastAsia"/>
          <w:rPrChange w:author="Neeraj Durgapal" w:date="2024-08-28T03:49:00Z" w:id="4455">
            <w:rPr>
              <w:rFonts w:asciiTheme="majorHAnsi" w:hAnsiTheme="majorHAnsi" w:eastAsiaTheme="majorEastAsia" w:cstheme="majorBidi"/>
            </w:rPr>
          </w:rPrChange>
        </w:rPr>
      </w:pPr>
    </w:p>
    <w:p w:rsidRPr="00E403D6" w:rsidR="00E403D6" w:rsidRDefault="00E403D6" w14:paraId="1898B835" w14:textId="77777777">
      <w:pPr>
        <w:pStyle w:val="ListParagraph"/>
        <w:spacing w:after="0"/>
        <w:ind w:left="2520"/>
        <w:rPr>
          <w:rFonts w:ascii="Calibri" w:hAnsi="Calibri" w:cs="Calibri" w:eastAsiaTheme="majorEastAsia"/>
          <w:rPrChange w:author="Neeraj Durgapal" w:date="2024-08-28T03:49:00Z" w:id="4456">
            <w:rPr>
              <w:rFonts w:asciiTheme="majorHAnsi" w:hAnsiTheme="majorHAnsi" w:eastAsiaTheme="majorEastAsia" w:cstheme="majorBidi"/>
            </w:rPr>
          </w:rPrChange>
        </w:rPr>
      </w:pPr>
    </w:p>
    <w:p w:rsidRPr="00E403D6" w:rsidR="00E403D6" w:rsidRDefault="00287800" w14:paraId="3E0EFBB0" w14:textId="77777777">
      <w:pPr>
        <w:rPr>
          <w:rFonts w:ascii="Calibri" w:hAnsi="Calibri" w:cs="Calibri" w:eastAsiaTheme="majorEastAsia"/>
          <w:rPrChange w:author="Neeraj Durgapal" w:date="2024-08-28T03:49:00Z" w:id="4457">
            <w:rPr>
              <w:rFonts w:asciiTheme="majorHAnsi" w:hAnsiTheme="majorHAnsi" w:eastAsiaTheme="majorEastAsia" w:cstheme="majorBidi"/>
            </w:rPr>
          </w:rPrChange>
        </w:rPr>
      </w:pPr>
      <w:r>
        <w:rPr>
          <w:rFonts w:ascii="Calibri" w:hAnsi="Calibri" w:cs="Calibri" w:eastAsiaTheme="majorEastAsia"/>
          <w:rPrChange w:author="Neeraj Durgapal" w:date="2024-08-28T03:49:00Z" w:id="4458">
            <w:rPr>
              <w:rFonts w:asciiTheme="majorHAnsi" w:hAnsiTheme="majorHAnsi" w:eastAsiaTheme="majorEastAsia" w:cstheme="majorBidi"/>
            </w:rPr>
          </w:rPrChange>
        </w:rPr>
        <w:br w:type="page"/>
      </w:r>
    </w:p>
    <w:p w:rsidRPr="00E403D6" w:rsidR="00E403D6" w:rsidRDefault="00E403D6" w14:paraId="72119E9F" w14:textId="77777777">
      <w:pPr>
        <w:pStyle w:val="ListParagraph"/>
        <w:ind w:left="2520"/>
        <w:rPr>
          <w:rFonts w:ascii="Calibri" w:hAnsi="Calibri" w:cs="Calibri" w:eastAsiaTheme="majorEastAsia"/>
          <w:rPrChange w:author="Neeraj Durgapal" w:date="2024-08-28T03:49:00Z" w:id="4459">
            <w:rPr>
              <w:rFonts w:asciiTheme="majorHAnsi" w:hAnsiTheme="majorHAnsi" w:eastAsiaTheme="majorEastAsia" w:cstheme="majorBidi"/>
            </w:rPr>
          </w:rPrChange>
        </w:rPr>
      </w:pPr>
    </w:p>
    <w:p w:rsidRPr="00E403D6" w:rsidR="00E403D6" w:rsidRDefault="00287800" w14:paraId="3032DC94" w14:textId="77777777">
      <w:pPr>
        <w:pStyle w:val="Heading2"/>
        <w:numPr>
          <w:ilvl w:val="0"/>
          <w:numId w:val="29"/>
        </w:numPr>
        <w:spacing w:after="0"/>
        <w:rPr>
          <w:rFonts w:ascii="Calibri" w:hAnsi="Calibri" w:cs="Calibri"/>
          <w:sz w:val="24"/>
          <w:szCs w:val="24"/>
          <w:rPrChange w:author="Neeraj Durgapal" w:date="2024-08-28T03:49:00Z" w:id="4460">
            <w:rPr/>
          </w:rPrChange>
        </w:rPr>
      </w:pPr>
      <w:bookmarkStart w:name="_Toc925334333" w:id="4461"/>
      <w:bookmarkStart w:name="_Toc175662394" w:id="4462"/>
      <w:r>
        <w:rPr>
          <w:rFonts w:ascii="Calibri" w:hAnsi="Calibri" w:cs="Calibri"/>
          <w:sz w:val="24"/>
          <w:szCs w:val="24"/>
          <w:rPrChange w:author="Neeraj Durgapal" w:date="2024-08-28T03:49:00Z" w:id="4463">
            <w:rPr/>
          </w:rPrChange>
        </w:rPr>
        <w:t>FS_MS_2 – Merchant Dashboard</w:t>
      </w:r>
      <w:bookmarkEnd w:id="4461"/>
      <w:bookmarkEnd w:id="4462"/>
    </w:p>
    <w:p w:rsidRPr="00E403D6" w:rsidR="00E403D6" w:rsidRDefault="00287800" w14:paraId="22D39FC3" w14:textId="77777777">
      <w:pPr>
        <w:pStyle w:val="Heading3"/>
        <w:ind w:left="720"/>
        <w:rPr>
          <w:rFonts w:ascii="Calibri" w:hAnsi="Calibri" w:eastAsia="Aptos Display" w:cs="Calibri"/>
          <w:sz w:val="24"/>
          <w:szCs w:val="24"/>
          <w:rPrChange w:author="Neeraj Durgapal" w:date="2024-08-28T03:49:00Z" w:id="4464">
            <w:rPr>
              <w:rFonts w:ascii="Aptos Display" w:hAnsi="Aptos Display" w:eastAsia="Aptos Display" w:cs="Aptos Display"/>
            </w:rPr>
          </w:rPrChange>
        </w:rPr>
      </w:pPr>
      <w:bookmarkStart w:name="_Toc175662395" w:id="4465"/>
      <w:r>
        <w:rPr>
          <w:rFonts w:ascii="Calibri" w:hAnsi="Calibri" w:eastAsia="Aptos Display" w:cs="Calibri"/>
          <w:sz w:val="24"/>
          <w:szCs w:val="24"/>
          <w:rPrChange w:author="Neeraj Durgapal" w:date="2024-08-28T03:49:00Z" w:id="4466">
            <w:rPr>
              <w:rFonts w:ascii="Aptos Display" w:hAnsi="Aptos Display" w:eastAsia="Aptos Display" w:cs="Aptos Display"/>
            </w:rPr>
          </w:rPrChange>
        </w:rPr>
        <w:t>2.1 - Objective</w:t>
      </w:r>
      <w:bookmarkEnd w:id="4465"/>
    </w:p>
    <w:p w:rsidRPr="00E403D6" w:rsidR="00E403D6" w:rsidRDefault="00287800" w14:paraId="51CB1492" w14:textId="77777777">
      <w:pPr>
        <w:spacing w:line="278" w:lineRule="auto"/>
        <w:ind w:left="1440"/>
        <w:rPr>
          <w:rFonts w:ascii="Calibri" w:hAnsi="Calibri" w:eastAsia="Aptos Display" w:cs="Calibri"/>
          <w:rPrChange w:author="Neeraj Durgapal" w:date="2024-08-28T03:49:00Z" w:id="4467">
            <w:rPr>
              <w:rFonts w:ascii="Aptos Display" w:hAnsi="Aptos Display" w:eastAsia="Aptos Display" w:cs="Aptos Display"/>
            </w:rPr>
          </w:rPrChange>
        </w:rPr>
      </w:pPr>
      <w:r>
        <w:rPr>
          <w:rFonts w:ascii="Calibri" w:hAnsi="Calibri" w:eastAsia="Aptos Display" w:cs="Calibri"/>
          <w:rPrChange w:author="Neeraj Durgapal" w:date="2024-08-28T03:49:00Z" w:id="4468">
            <w:rPr>
              <w:rFonts w:ascii="Aptos Display" w:hAnsi="Aptos Display" w:eastAsia="Aptos Display" w:cs="Aptos Display"/>
            </w:rPr>
          </w:rPrChange>
        </w:rPr>
        <w:t>The Merchant Dashboard should provide merchants with a detailed overview of their transactions, settlements, refunds, payments, transaction limits, payment mode health, reports</w:t>
      </w:r>
      <w:ins w:author="Shubhankar Ghosh" w:date="2024-08-27T15:11:00Z" w:id="4469">
        <w:r>
          <w:rPr>
            <w:rFonts w:ascii="Calibri" w:hAnsi="Calibri" w:eastAsia="Aptos Display" w:cs="Calibri"/>
          </w:rPr>
          <w:t xml:space="preserve"> etc.</w:t>
        </w:r>
      </w:ins>
      <w:del w:author="Shubhankar Ghosh" w:date="2024-08-27T15:11:00Z" w:id="4470">
        <w:r>
          <w:rPr>
            <w:rFonts w:ascii="Calibri" w:hAnsi="Calibri" w:eastAsia="Aptos Display" w:cs="Calibri"/>
            <w:rPrChange w:author="Neeraj Durgapal" w:date="2024-08-28T03:49:00Z" w:id="4471">
              <w:rPr>
                <w:rFonts w:ascii="Aptos Display" w:hAnsi="Aptos Display" w:eastAsia="Aptos Display" w:cs="Aptos Display"/>
              </w:rPr>
            </w:rPrChange>
          </w:rPr>
          <w:delText>, and transaction payment links.</w:delText>
        </w:r>
      </w:del>
    </w:p>
    <w:p w:rsidR="00E403D6" w:rsidRDefault="00287800" w14:paraId="3EF2DF82" w14:textId="77777777">
      <w:pPr>
        <w:spacing w:line="278" w:lineRule="auto"/>
        <w:ind w:left="1440"/>
        <w:rPr>
          <w:ins w:author="Shubhankar Ghosh" w:date="2024-08-27T14:40:00Z" w:id="4472"/>
          <w:rFonts w:ascii="Calibri" w:hAnsi="Calibri" w:eastAsia="Aptos" w:cs="Calibri"/>
        </w:rPr>
      </w:pPr>
      <w:r>
        <w:rPr>
          <w:rFonts w:ascii="Calibri" w:hAnsi="Calibri" w:eastAsia="Aptos" w:cs="Calibri"/>
          <w:rPrChange w:author="Neeraj Durgapal" w:date="2024-08-28T03:49:00Z" w:id="4473">
            <w:rPr>
              <w:rFonts w:ascii="Aptos" w:hAnsi="Aptos" w:eastAsia="Aptos" w:cs="Aptos"/>
            </w:rPr>
          </w:rPrChange>
        </w:rPr>
        <w:t xml:space="preserve">Specification for Merchant Roles (e.g., Group </w:t>
      </w:r>
      <w:del w:author="Shubhankar Ghosh" w:date="2024-08-27T13:04:00Z" w:id="4474">
        <w:r>
          <w:rPr>
            <w:rFonts w:ascii="Calibri" w:hAnsi="Calibri" w:eastAsia="Aptos" w:cs="Calibri"/>
            <w:rPrChange w:author="Neeraj Durgapal" w:date="2024-08-28T03:49:00Z" w:id="4475">
              <w:rPr>
                <w:rFonts w:ascii="Aptos" w:hAnsi="Aptos" w:eastAsia="Aptos" w:cs="Aptos"/>
              </w:rPr>
            </w:rPrChange>
          </w:rPr>
          <w:delText>Admin</w:delText>
        </w:r>
      </w:del>
      <w:ins w:author="Shubhankar Ghosh" w:date="2024-08-27T13:04:00Z" w:id="4476">
        <w:r>
          <w:rPr>
            <w:rFonts w:ascii="Calibri" w:hAnsi="Calibri" w:eastAsia="Aptos" w:cs="Calibri"/>
          </w:rPr>
          <w:t>user ID</w:t>
        </w:r>
      </w:ins>
      <w:r>
        <w:rPr>
          <w:rFonts w:ascii="Calibri" w:hAnsi="Calibri" w:eastAsia="Aptos" w:cs="Calibri"/>
          <w:rPrChange w:author="Neeraj Durgapal" w:date="2024-08-28T03:49:00Z" w:id="4477">
            <w:rPr>
              <w:rFonts w:ascii="Aptos" w:hAnsi="Aptos" w:eastAsia="Aptos" w:cs="Aptos"/>
            </w:rPr>
          </w:rPrChange>
        </w:rPr>
        <w:t>, Merchant User) have access to specific sections based on their designated role permissions.</w:t>
      </w:r>
    </w:p>
    <w:p w:rsidRPr="00E403D6" w:rsidR="00E403D6" w:rsidRDefault="00287800" w14:paraId="3243F11C" w14:textId="77777777">
      <w:pPr>
        <w:pStyle w:val="Heading4"/>
        <w:spacing w:line="278" w:lineRule="auto"/>
        <w:ind w:left="1440"/>
        <w:rPr>
          <w:rFonts w:ascii="Calibri" w:hAnsi="Calibri" w:eastAsia="Aptos" w:cs="Calibri"/>
          <w:rPrChange w:author="Neeraj Durgapal" w:date="2024-08-28T03:49:00Z" w:id="4478">
            <w:rPr>
              <w:rFonts w:ascii="Aptos" w:hAnsi="Aptos" w:eastAsia="Aptos" w:cs="Aptos"/>
            </w:rPr>
          </w:rPrChange>
        </w:rPr>
        <w:pPrChange w:author="Shubhankar Ghosh" w:date="2024-08-27T14:40:00Z" w:id="4479">
          <w:pPr>
            <w:spacing w:line="278" w:lineRule="auto"/>
            <w:ind w:left="1440"/>
          </w:pPr>
        </w:pPrChange>
      </w:pPr>
      <w:bookmarkStart w:name="_Toc175662396" w:id="4480"/>
      <w:ins w:author="Shubhankar Ghosh" w:date="2024-08-27T14:40:00Z" w:id="4481">
        <w:r>
          <w:rPr>
            <w:rFonts w:ascii="Calibri" w:hAnsi="Calibri" w:eastAsia="Aptos Display" w:cs="Calibri"/>
            <w:rPrChange w:author="Neeraj Durgapal" w:date="2024-08-28T03:49:00Z" w:id="4482">
              <w:rPr>
                <w:rFonts w:ascii="Calibri" w:hAnsi="Calibri" w:eastAsia="Aptos Display" w:cs="Calibri"/>
                <w:i/>
                <w:iCs/>
              </w:rPr>
            </w:rPrChange>
          </w:rPr>
          <w:t>2.1.1 – Overview of Merchant Profile</w:t>
        </w:r>
      </w:ins>
      <w:bookmarkEnd w:id="4480"/>
    </w:p>
    <w:p w:rsidRPr="00E403D6" w:rsidR="00E403D6" w:rsidRDefault="00287800" w14:paraId="4921E08B" w14:textId="77777777">
      <w:pPr>
        <w:pStyle w:val="Heading4"/>
        <w:spacing w:line="278" w:lineRule="auto"/>
        <w:ind w:left="1440"/>
        <w:rPr>
          <w:rFonts w:ascii="Calibri" w:hAnsi="Calibri" w:eastAsia="Aptos Display" w:cs="Calibri"/>
          <w:rPrChange w:author="Neeraj Durgapal" w:date="2024-08-28T03:49:00Z" w:id="4483">
            <w:rPr>
              <w:rFonts w:ascii="Aptos Display" w:hAnsi="Aptos Display" w:eastAsia="Aptos Display" w:cs="Aptos Display"/>
            </w:rPr>
          </w:rPrChange>
        </w:rPr>
      </w:pPr>
      <w:bookmarkStart w:name="_Toc175662397" w:id="4484"/>
      <w:r>
        <w:rPr>
          <w:rFonts w:ascii="Calibri" w:hAnsi="Calibri" w:eastAsia="Aptos Display" w:cs="Calibri"/>
          <w:rPrChange w:author="Neeraj Durgapal" w:date="2024-08-28T03:49:00Z" w:id="4485">
            <w:rPr>
              <w:rFonts w:ascii="Aptos Display" w:hAnsi="Aptos Display" w:eastAsia="Aptos Display" w:cs="Aptos Display"/>
            </w:rPr>
          </w:rPrChange>
        </w:rPr>
        <w:t>2.1.</w:t>
      </w:r>
      <w:ins w:author="Shubhankar Ghosh" w:date="2024-08-27T14:40:00Z" w:id="4486">
        <w:r>
          <w:rPr>
            <w:rFonts w:ascii="Calibri" w:hAnsi="Calibri" w:eastAsia="Aptos Display" w:cs="Calibri"/>
          </w:rPr>
          <w:t>2</w:t>
        </w:r>
      </w:ins>
      <w:del w:author="Shubhankar Ghosh" w:date="2024-08-27T14:40:00Z" w:id="4487">
        <w:r>
          <w:rPr>
            <w:rFonts w:ascii="Calibri" w:hAnsi="Calibri" w:eastAsia="Aptos Display" w:cs="Calibri"/>
            <w:rPrChange w:author="Neeraj Durgapal" w:date="2024-08-28T03:49:00Z" w:id="4488">
              <w:rPr>
                <w:rFonts w:ascii="Aptos Display" w:hAnsi="Aptos Display" w:eastAsia="Aptos Display" w:cs="Aptos Display"/>
              </w:rPr>
            </w:rPrChange>
          </w:rPr>
          <w:delText>1</w:delText>
        </w:r>
      </w:del>
      <w:r>
        <w:rPr>
          <w:rFonts w:ascii="Calibri" w:hAnsi="Calibri" w:eastAsia="Aptos Display" w:cs="Calibri"/>
          <w:rPrChange w:author="Neeraj Durgapal" w:date="2024-08-28T03:49:00Z" w:id="4489">
            <w:rPr>
              <w:rFonts w:ascii="Aptos Display" w:hAnsi="Aptos Display" w:eastAsia="Aptos Display" w:cs="Aptos Display"/>
            </w:rPr>
          </w:rPrChange>
        </w:rPr>
        <w:t xml:space="preserve"> – Overview of Transactions</w:t>
      </w:r>
      <w:bookmarkEnd w:id="4484"/>
    </w:p>
    <w:p w:rsidRPr="00E403D6" w:rsidR="00E403D6" w:rsidRDefault="00287800" w14:paraId="096AE74B" w14:textId="77777777">
      <w:pPr>
        <w:pStyle w:val="Heading4"/>
        <w:spacing w:line="278" w:lineRule="auto"/>
        <w:ind w:left="1440"/>
        <w:rPr>
          <w:rFonts w:ascii="Calibri" w:hAnsi="Calibri" w:eastAsia="Aptos Display" w:cs="Calibri"/>
          <w:rPrChange w:author="Neeraj Durgapal" w:date="2024-08-28T03:49:00Z" w:id="4490">
            <w:rPr>
              <w:rFonts w:ascii="Aptos Display" w:hAnsi="Aptos Display" w:eastAsia="Aptos Display" w:cs="Aptos Display"/>
            </w:rPr>
          </w:rPrChange>
        </w:rPr>
      </w:pPr>
      <w:bookmarkStart w:name="_Toc175662398" w:id="4491"/>
      <w:r>
        <w:rPr>
          <w:rFonts w:ascii="Calibri" w:hAnsi="Calibri" w:eastAsia="Aptos Display" w:cs="Calibri"/>
          <w:rPrChange w:author="Neeraj Durgapal" w:date="2024-08-28T03:49:00Z" w:id="4492">
            <w:rPr>
              <w:rFonts w:ascii="Aptos Display" w:hAnsi="Aptos Display" w:eastAsia="Aptos Display" w:cs="Aptos Display"/>
            </w:rPr>
          </w:rPrChange>
        </w:rPr>
        <w:t>2.1.</w:t>
      </w:r>
      <w:ins w:author="Shubhankar Ghosh" w:date="2024-08-27T14:40:00Z" w:id="4493">
        <w:r>
          <w:rPr>
            <w:rFonts w:ascii="Calibri" w:hAnsi="Calibri" w:eastAsia="Aptos Display" w:cs="Calibri"/>
          </w:rPr>
          <w:t>3</w:t>
        </w:r>
      </w:ins>
      <w:del w:author="Shubhankar Ghosh" w:date="2024-08-27T14:40:00Z" w:id="4494">
        <w:r>
          <w:rPr>
            <w:rFonts w:ascii="Calibri" w:hAnsi="Calibri" w:eastAsia="Aptos Display" w:cs="Calibri"/>
            <w:rPrChange w:author="Neeraj Durgapal" w:date="2024-08-28T03:49:00Z" w:id="4495">
              <w:rPr>
                <w:rFonts w:ascii="Aptos Display" w:hAnsi="Aptos Display" w:eastAsia="Aptos Display" w:cs="Aptos Display"/>
              </w:rPr>
            </w:rPrChange>
          </w:rPr>
          <w:delText>2</w:delText>
        </w:r>
      </w:del>
      <w:r>
        <w:rPr>
          <w:rFonts w:ascii="Calibri" w:hAnsi="Calibri" w:eastAsia="Aptos Display" w:cs="Calibri"/>
          <w:rPrChange w:author="Neeraj Durgapal" w:date="2024-08-28T03:49:00Z" w:id="4496">
            <w:rPr>
              <w:rFonts w:ascii="Aptos Display" w:hAnsi="Aptos Display" w:eastAsia="Aptos Display" w:cs="Aptos Display"/>
            </w:rPr>
          </w:rPrChange>
        </w:rPr>
        <w:t xml:space="preserve"> – Overview of Settlements</w:t>
      </w:r>
      <w:bookmarkEnd w:id="4491"/>
    </w:p>
    <w:p w:rsidRPr="00E403D6" w:rsidR="00E403D6" w:rsidRDefault="00287800" w14:paraId="2893A211" w14:textId="77777777">
      <w:pPr>
        <w:pStyle w:val="Heading4"/>
        <w:spacing w:line="278" w:lineRule="auto"/>
        <w:ind w:left="1440"/>
        <w:rPr>
          <w:rFonts w:ascii="Calibri" w:hAnsi="Calibri" w:eastAsia="Aptos Display" w:cs="Calibri"/>
          <w:rPrChange w:author="Neeraj Durgapal" w:date="2024-08-28T03:49:00Z" w:id="4497">
            <w:rPr>
              <w:rFonts w:ascii="Aptos Display" w:hAnsi="Aptos Display" w:eastAsia="Aptos Display" w:cs="Aptos Display"/>
            </w:rPr>
          </w:rPrChange>
        </w:rPr>
      </w:pPr>
      <w:bookmarkStart w:name="_Toc175662399" w:id="4498"/>
      <w:r>
        <w:rPr>
          <w:rFonts w:ascii="Calibri" w:hAnsi="Calibri" w:eastAsia="Aptos Display" w:cs="Calibri"/>
          <w:rPrChange w:author="Neeraj Durgapal" w:date="2024-08-28T03:49:00Z" w:id="4499">
            <w:rPr>
              <w:rFonts w:ascii="Aptos Display" w:hAnsi="Aptos Display" w:eastAsia="Aptos Display" w:cs="Aptos Display"/>
            </w:rPr>
          </w:rPrChange>
        </w:rPr>
        <w:t>2.1.</w:t>
      </w:r>
      <w:ins w:author="Shubhankar Ghosh" w:date="2024-08-27T14:40:00Z" w:id="4500">
        <w:r>
          <w:rPr>
            <w:rFonts w:ascii="Calibri" w:hAnsi="Calibri" w:eastAsia="Aptos Display" w:cs="Calibri"/>
          </w:rPr>
          <w:t>4</w:t>
        </w:r>
      </w:ins>
      <w:del w:author="Shubhankar Ghosh" w:date="2024-08-27T14:40:00Z" w:id="4501">
        <w:r>
          <w:rPr>
            <w:rFonts w:ascii="Calibri" w:hAnsi="Calibri" w:eastAsia="Aptos Display" w:cs="Calibri"/>
            <w:rPrChange w:author="Neeraj Durgapal" w:date="2024-08-28T03:49:00Z" w:id="4502">
              <w:rPr>
                <w:rFonts w:ascii="Aptos Display" w:hAnsi="Aptos Display" w:eastAsia="Aptos Display" w:cs="Aptos Display"/>
              </w:rPr>
            </w:rPrChange>
          </w:rPr>
          <w:delText>3</w:delText>
        </w:r>
      </w:del>
      <w:r>
        <w:rPr>
          <w:rFonts w:ascii="Calibri" w:hAnsi="Calibri" w:eastAsia="Aptos Display" w:cs="Calibri"/>
          <w:rPrChange w:author="Neeraj Durgapal" w:date="2024-08-28T03:49:00Z" w:id="4503">
            <w:rPr>
              <w:rFonts w:ascii="Aptos Display" w:hAnsi="Aptos Display" w:eastAsia="Aptos Display" w:cs="Aptos Display"/>
            </w:rPr>
          </w:rPrChange>
        </w:rPr>
        <w:t xml:space="preserve"> – Overview of Refunds</w:t>
      </w:r>
      <w:bookmarkEnd w:id="4498"/>
    </w:p>
    <w:p w:rsidRPr="00E403D6" w:rsidR="00E403D6" w:rsidRDefault="00287800" w14:paraId="478CC9FD" w14:textId="77777777">
      <w:pPr>
        <w:pStyle w:val="Heading4"/>
        <w:spacing w:line="278" w:lineRule="auto"/>
        <w:ind w:left="1440"/>
        <w:rPr>
          <w:rFonts w:ascii="Calibri" w:hAnsi="Calibri" w:eastAsia="Aptos Display" w:cs="Calibri"/>
          <w:rPrChange w:author="Neeraj Durgapal" w:date="2024-08-28T03:49:00Z" w:id="4504">
            <w:rPr>
              <w:rFonts w:ascii="Aptos Display" w:hAnsi="Aptos Display" w:eastAsia="Aptos Display" w:cs="Aptos Display"/>
            </w:rPr>
          </w:rPrChange>
        </w:rPr>
      </w:pPr>
      <w:bookmarkStart w:name="_Toc175662400" w:id="4505"/>
      <w:r>
        <w:rPr>
          <w:rFonts w:ascii="Calibri" w:hAnsi="Calibri" w:eastAsia="Aptos Display" w:cs="Calibri"/>
          <w:rPrChange w:author="Neeraj Durgapal" w:date="2024-08-28T03:49:00Z" w:id="4506">
            <w:rPr>
              <w:rFonts w:ascii="Aptos Display" w:hAnsi="Aptos Display" w:eastAsia="Aptos Display" w:cs="Aptos Display"/>
            </w:rPr>
          </w:rPrChange>
        </w:rPr>
        <w:t>2.1.</w:t>
      </w:r>
      <w:ins w:author="Shubhankar Ghosh" w:date="2024-08-27T14:40:00Z" w:id="4507">
        <w:r>
          <w:rPr>
            <w:rFonts w:ascii="Calibri" w:hAnsi="Calibri" w:eastAsia="Aptos Display" w:cs="Calibri"/>
          </w:rPr>
          <w:t>5</w:t>
        </w:r>
      </w:ins>
      <w:del w:author="Shubhankar Ghosh" w:date="2024-08-27T14:40:00Z" w:id="4508">
        <w:r>
          <w:rPr>
            <w:rFonts w:ascii="Calibri" w:hAnsi="Calibri" w:eastAsia="Aptos Display" w:cs="Calibri"/>
            <w:rPrChange w:author="Neeraj Durgapal" w:date="2024-08-28T03:49:00Z" w:id="4509">
              <w:rPr>
                <w:rFonts w:ascii="Aptos Display" w:hAnsi="Aptos Display" w:eastAsia="Aptos Display" w:cs="Aptos Display"/>
              </w:rPr>
            </w:rPrChange>
          </w:rPr>
          <w:delText>4</w:delText>
        </w:r>
      </w:del>
      <w:r>
        <w:rPr>
          <w:rFonts w:ascii="Calibri" w:hAnsi="Calibri" w:eastAsia="Aptos Display" w:cs="Calibri"/>
          <w:rPrChange w:author="Neeraj Durgapal" w:date="2024-08-28T03:49:00Z" w:id="4510">
            <w:rPr>
              <w:rFonts w:ascii="Aptos Display" w:hAnsi="Aptos Display" w:eastAsia="Aptos Display" w:cs="Aptos Display"/>
            </w:rPr>
          </w:rPrChange>
        </w:rPr>
        <w:t xml:space="preserve"> – Quick report downloads</w:t>
      </w:r>
      <w:bookmarkEnd w:id="4505"/>
    </w:p>
    <w:p w:rsidRPr="00E403D6" w:rsidR="00E403D6" w:rsidRDefault="00287800" w14:paraId="47A10796" w14:textId="77777777">
      <w:pPr>
        <w:pStyle w:val="Heading4"/>
        <w:spacing w:line="278" w:lineRule="auto"/>
        <w:ind w:left="1440"/>
        <w:rPr>
          <w:rFonts w:ascii="Calibri" w:hAnsi="Calibri" w:eastAsia="Aptos Display" w:cs="Calibri"/>
          <w:rPrChange w:author="Neeraj Durgapal" w:date="2024-08-28T03:49:00Z" w:id="4511">
            <w:rPr>
              <w:rFonts w:ascii="Aptos Display" w:hAnsi="Aptos Display" w:eastAsia="Aptos Display" w:cs="Aptos Display"/>
            </w:rPr>
          </w:rPrChange>
        </w:rPr>
      </w:pPr>
      <w:bookmarkStart w:name="_Toc175662401" w:id="4512"/>
      <w:r>
        <w:rPr>
          <w:rFonts w:ascii="Calibri" w:hAnsi="Calibri" w:eastAsia="Aptos Display" w:cs="Calibri"/>
          <w:rPrChange w:author="Neeraj Durgapal" w:date="2024-08-28T03:49:00Z" w:id="4513">
            <w:rPr>
              <w:rFonts w:ascii="Aptos Display" w:hAnsi="Aptos Display" w:eastAsia="Aptos Display" w:cs="Aptos Display"/>
            </w:rPr>
          </w:rPrChange>
        </w:rPr>
        <w:t>2.1.</w:t>
      </w:r>
      <w:ins w:author="Shubhankar Ghosh" w:date="2024-08-27T14:40:00Z" w:id="4514">
        <w:r>
          <w:rPr>
            <w:rFonts w:ascii="Calibri" w:hAnsi="Calibri" w:eastAsia="Aptos Display" w:cs="Calibri"/>
          </w:rPr>
          <w:t>6</w:t>
        </w:r>
      </w:ins>
      <w:del w:author="Shubhankar Ghosh" w:date="2024-08-27T14:40:00Z" w:id="4515">
        <w:r>
          <w:rPr>
            <w:rFonts w:ascii="Calibri" w:hAnsi="Calibri" w:eastAsia="Aptos Display" w:cs="Calibri"/>
            <w:rPrChange w:author="Neeraj Durgapal" w:date="2024-08-28T03:49:00Z" w:id="4516">
              <w:rPr>
                <w:rFonts w:ascii="Aptos Display" w:hAnsi="Aptos Display" w:eastAsia="Aptos Display" w:cs="Aptos Display"/>
              </w:rPr>
            </w:rPrChange>
          </w:rPr>
          <w:delText>5</w:delText>
        </w:r>
      </w:del>
      <w:r>
        <w:rPr>
          <w:rFonts w:ascii="Calibri" w:hAnsi="Calibri" w:eastAsia="Aptos Display" w:cs="Calibri"/>
          <w:rPrChange w:author="Neeraj Durgapal" w:date="2024-08-28T03:49:00Z" w:id="4517">
            <w:rPr>
              <w:rFonts w:ascii="Aptos Display" w:hAnsi="Aptos Display" w:eastAsia="Aptos Display" w:cs="Aptos Display"/>
            </w:rPr>
          </w:rPrChange>
        </w:rPr>
        <w:t xml:space="preserve"> – Payment mode health</w:t>
      </w:r>
      <w:bookmarkEnd w:id="4512"/>
    </w:p>
    <w:p w:rsidRPr="00E403D6" w:rsidR="00E403D6" w:rsidRDefault="00287800" w14:paraId="798A5B81" w14:textId="77777777">
      <w:pPr>
        <w:pStyle w:val="Heading4"/>
        <w:spacing w:line="278" w:lineRule="auto"/>
        <w:ind w:left="1440"/>
        <w:rPr>
          <w:del w:author="ANIL KISHIN MANSUKHANI" w:date="2024-08-27T11:40:00Z" w:id="4518"/>
          <w:rFonts w:ascii="Calibri" w:hAnsi="Calibri" w:eastAsia="Aptos Display" w:cs="Calibri"/>
          <w:rPrChange w:author="Neeraj Durgapal" w:date="2024-08-28T03:49:00Z" w:id="4519">
            <w:rPr>
              <w:del w:author="ANIL KISHIN MANSUKHANI" w:date="2024-08-27T11:40:00Z" w:id="4520"/>
              <w:rFonts w:ascii="Aptos Display" w:hAnsi="Aptos Display" w:eastAsia="Aptos Display" w:cs="Aptos Display"/>
            </w:rPr>
          </w:rPrChange>
        </w:rPr>
      </w:pPr>
      <w:del w:author="ANIL KISHIN MANSUKHANI" w:date="2024-08-27T11:40:00Z" w:id="4521">
        <w:r>
          <w:rPr>
            <w:rFonts w:ascii="Calibri" w:hAnsi="Calibri" w:eastAsia="Aptos Display" w:cs="Calibri"/>
            <w:i w:val="0"/>
            <w:iCs w:val="0"/>
            <w:rPrChange w:author="Neeraj Durgapal" w:date="2024-08-28T03:49:00Z" w:id="4522">
              <w:rPr>
                <w:rFonts w:ascii="Aptos Display" w:hAnsi="Aptos Display" w:eastAsia="Aptos Display" w:cs="Aptos Display"/>
                <w:i w:val="0"/>
                <w:iCs w:val="0"/>
              </w:rPr>
            </w:rPrChange>
          </w:rPr>
          <w:delText>2.1.6 – Transaction payment link generation</w:delText>
        </w:r>
      </w:del>
    </w:p>
    <w:p w:rsidRPr="00E403D6" w:rsidR="00E403D6" w:rsidRDefault="00287800" w14:paraId="28A3DEED" w14:textId="77777777">
      <w:pPr>
        <w:spacing w:line="278" w:lineRule="auto"/>
        <w:ind w:left="1800" w:hanging="360"/>
        <w:rPr>
          <w:rFonts w:ascii="Calibri" w:hAnsi="Calibri" w:cs="Calibri"/>
          <w:rPrChange w:author="Neeraj Durgapal" w:date="2024-08-28T03:49:00Z" w:id="4523">
            <w:rPr/>
          </w:rPrChange>
        </w:rPr>
      </w:pPr>
      <w:del w:author="ANIL KISHIN MANSUKHANI" w:date="2024-08-27T11:40:00Z" w:id="4524">
        <w:r>
          <w:rPr>
            <w:rFonts w:ascii="Calibri" w:hAnsi="Calibri" w:eastAsia="Aptos Display" w:cs="Calibri"/>
            <w:rPrChange w:author="Neeraj Durgapal" w:date="2024-08-28T03:49:00Z" w:id="4525">
              <w:rPr>
                <w:rFonts w:ascii="Aptos Display" w:hAnsi="Aptos Display" w:eastAsia="Aptos Display" w:cs="Aptos Display"/>
              </w:rPr>
            </w:rPrChange>
          </w:rPr>
          <w:delText xml:space="preserve"> </w:delText>
        </w:r>
      </w:del>
    </w:p>
    <w:p w:rsidRPr="00E403D6" w:rsidR="00E403D6" w:rsidRDefault="00287800" w14:paraId="5D71399D" w14:textId="77777777">
      <w:pPr>
        <w:pStyle w:val="Heading3"/>
        <w:spacing w:line="278" w:lineRule="auto"/>
        <w:ind w:left="720"/>
        <w:rPr>
          <w:rFonts w:ascii="Calibri" w:hAnsi="Calibri" w:eastAsia="Aptos Display" w:cs="Calibri"/>
          <w:sz w:val="24"/>
          <w:szCs w:val="24"/>
          <w:rPrChange w:author="Neeraj Durgapal" w:date="2024-08-28T03:49:00Z" w:id="4526">
            <w:rPr>
              <w:rFonts w:ascii="Aptos Display" w:hAnsi="Aptos Display" w:eastAsia="Aptos Display" w:cs="Aptos Display"/>
            </w:rPr>
          </w:rPrChange>
        </w:rPr>
      </w:pPr>
      <w:bookmarkStart w:name="_Toc175662402" w:id="4527"/>
      <w:r>
        <w:rPr>
          <w:rFonts w:ascii="Calibri" w:hAnsi="Calibri" w:eastAsia="Aptos Display" w:cs="Calibri"/>
          <w:sz w:val="24"/>
          <w:szCs w:val="24"/>
          <w:rPrChange w:author="Neeraj Durgapal" w:date="2024-08-28T03:49:00Z" w:id="4528">
            <w:rPr>
              <w:rFonts w:ascii="Aptos Display" w:hAnsi="Aptos Display" w:eastAsia="Aptos Display" w:cs="Aptos Display"/>
            </w:rPr>
          </w:rPrChange>
        </w:rPr>
        <w:t>2.2 - Functional Flow / Mock-Up</w:t>
      </w:r>
      <w:bookmarkEnd w:id="4527"/>
    </w:p>
    <w:p w:rsidRPr="00E403D6" w:rsidR="00E403D6" w:rsidRDefault="00E403D6" w14:paraId="4C5A8099" w14:textId="77777777">
      <w:pPr>
        <w:rPr>
          <w:rFonts w:ascii="Calibri" w:hAnsi="Calibri" w:cs="Calibri"/>
          <w:rPrChange w:author="Neeraj Durgapal" w:date="2024-08-28T03:49:00Z" w:id="4529">
            <w:rPr/>
          </w:rPrChange>
        </w:rPr>
      </w:pPr>
    </w:p>
    <w:p w:rsidRPr="00E403D6" w:rsidR="00E403D6" w:rsidRDefault="00287800" w14:paraId="690D262C" w14:textId="77777777">
      <w:pPr>
        <w:spacing w:line="278" w:lineRule="auto"/>
        <w:ind w:left="1440"/>
        <w:rPr>
          <w:rFonts w:ascii="Calibri" w:hAnsi="Calibri" w:cs="Calibri"/>
          <w:rPrChange w:author="Neeraj Durgapal" w:date="2024-08-28T03:49:00Z" w:id="4530">
            <w:rPr/>
          </w:rPrChange>
        </w:rPr>
      </w:pPr>
      <w:r>
        <w:rPr>
          <w:rFonts w:ascii="Calibri" w:hAnsi="Calibri" w:cs="Calibri"/>
          <w:noProof/>
          <w:lang w:val="en-IN" w:eastAsia="en-IN"/>
          <w:rPrChange w:author="Neeraj Durgapal" w:date="2024-08-28T03:49:00Z" w:id="4531">
            <w:rPr>
              <w:noProof/>
              <w:lang w:val="en-IN" w:eastAsia="en-IN"/>
            </w:rPr>
          </w:rPrChange>
        </w:rPr>
        <w:drawing>
          <wp:inline distT="0" distB="0" distL="0" distR="0" wp14:anchorId="7DC90BAC" wp14:editId="07777777">
            <wp:extent cx="5086985" cy="3000375"/>
            <wp:effectExtent l="0" t="0" r="0" b="0"/>
            <wp:docPr id="1168969352" name="Picture 116896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69352" name="Picture 116896935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87592" cy="3000375"/>
                    </a:xfrm>
                    <a:prstGeom prst="rect">
                      <a:avLst/>
                    </a:prstGeom>
                  </pic:spPr>
                </pic:pic>
              </a:graphicData>
            </a:graphic>
          </wp:inline>
        </w:drawing>
      </w:r>
    </w:p>
    <w:p w:rsidRPr="00E403D6" w:rsidR="00E403D6" w:rsidRDefault="00287800" w14:paraId="412EC89A" w14:textId="77777777">
      <w:pPr>
        <w:pStyle w:val="Heading3"/>
        <w:spacing w:line="278" w:lineRule="auto"/>
        <w:ind w:firstLine="720"/>
        <w:rPr>
          <w:rFonts w:ascii="Calibri" w:hAnsi="Calibri" w:eastAsia="Aptos Display" w:cs="Calibri"/>
          <w:sz w:val="24"/>
          <w:szCs w:val="24"/>
          <w:rPrChange w:author="Neeraj Durgapal" w:date="2024-08-28T03:49:00Z" w:id="4532">
            <w:rPr>
              <w:rFonts w:ascii="Aptos Display" w:hAnsi="Aptos Display" w:eastAsia="Aptos Display" w:cs="Aptos Display"/>
            </w:rPr>
          </w:rPrChange>
        </w:rPr>
      </w:pPr>
      <w:bookmarkStart w:name="_Toc175662403" w:id="4533"/>
      <w:r>
        <w:rPr>
          <w:rFonts w:ascii="Calibri" w:hAnsi="Calibri" w:eastAsia="Aptos Display" w:cs="Calibri"/>
          <w:sz w:val="24"/>
          <w:szCs w:val="24"/>
          <w:rPrChange w:author="Neeraj Durgapal" w:date="2024-08-28T03:49:00Z" w:id="4534">
            <w:rPr>
              <w:rFonts w:ascii="Aptos Display" w:hAnsi="Aptos Display" w:eastAsia="Aptos Display" w:cs="Aptos Display"/>
            </w:rPr>
          </w:rPrChange>
        </w:rPr>
        <w:t>2.3 Functional Specification</w:t>
      </w:r>
      <w:bookmarkEnd w:id="4533"/>
    </w:p>
    <w:p w:rsidR="00E403D6" w:rsidRDefault="00287800" w14:paraId="41150D60" w14:textId="77777777">
      <w:pPr>
        <w:pStyle w:val="Heading4"/>
        <w:spacing w:line="278" w:lineRule="auto"/>
        <w:ind w:left="1440"/>
        <w:rPr>
          <w:ins w:author="Shubhankar Ghosh" w:date="2024-08-27T14:41:00Z" w:id="4535"/>
          <w:rFonts w:ascii="Calibri" w:hAnsi="Calibri" w:eastAsia="Aptos Display" w:cs="Calibri"/>
        </w:rPr>
      </w:pPr>
      <w:bookmarkStart w:name="_Toc175662404" w:id="4536"/>
      <w:ins w:author="Shubhankar Ghosh" w:date="2024-08-27T14:41:00Z" w:id="4537">
        <w:r>
          <w:rPr>
            <w:rFonts w:ascii="Calibri" w:hAnsi="Calibri" w:eastAsia="Aptos Display" w:cs="Calibri"/>
          </w:rPr>
          <w:t xml:space="preserve">2.3.1- Overview of </w:t>
        </w:r>
      </w:ins>
      <w:ins w:author="Shubhankar Ghosh" w:date="2024-08-27T14:47:00Z" w:id="4538">
        <w:r>
          <w:rPr>
            <w:rFonts w:ascii="Calibri" w:hAnsi="Calibri" w:eastAsia="Aptos Display" w:cs="Calibri"/>
          </w:rPr>
          <w:t xml:space="preserve">Merchant </w:t>
        </w:r>
      </w:ins>
      <w:ins w:author="Shubhankar Ghosh" w:date="2024-08-27T14:42:00Z" w:id="4539">
        <w:r>
          <w:rPr>
            <w:rFonts w:ascii="Calibri" w:hAnsi="Calibri" w:eastAsia="Aptos Display" w:cs="Calibri"/>
          </w:rPr>
          <w:t>profile</w:t>
        </w:r>
      </w:ins>
      <w:bookmarkEnd w:id="4536"/>
    </w:p>
    <w:p w:rsidR="00E403D6" w:rsidRDefault="00287800" w14:paraId="69BAB192" w14:textId="77777777">
      <w:pPr>
        <w:pStyle w:val="Heading5"/>
        <w:spacing w:line="278" w:lineRule="auto"/>
        <w:ind w:left="2160"/>
        <w:rPr>
          <w:ins w:author="Shubhankar Ghosh" w:date="2024-08-27T14:49:00Z" w:id="4540"/>
          <w:rFonts w:ascii="Calibri" w:hAnsi="Calibri" w:eastAsia="Aptos Display" w:cs="Calibri"/>
        </w:rPr>
      </w:pPr>
      <w:ins w:author="Shubhankar Ghosh" w:date="2024-08-27T14:49:00Z" w:id="4541">
        <w:r>
          <w:rPr>
            <w:rFonts w:ascii="Calibri" w:hAnsi="Calibri" w:eastAsia="Aptos Display" w:cs="Calibri"/>
          </w:rPr>
          <w:t>2.3.1.1 – Profile Details view</w:t>
        </w:r>
      </w:ins>
    </w:p>
    <w:p w:rsidRPr="00E403D6" w:rsidR="00E403D6" w:rsidRDefault="00287800" w14:paraId="19E5EC49" w14:textId="77777777">
      <w:pPr>
        <w:pStyle w:val="ListParagraph"/>
        <w:numPr>
          <w:ilvl w:val="3"/>
          <w:numId w:val="31"/>
        </w:numPr>
        <w:spacing w:after="0" w:line="278" w:lineRule="auto"/>
        <w:ind w:left="3240"/>
        <w:rPr>
          <w:ins w:author="Shubhankar Ghosh" w:date="2024-08-27T14:49:00Z" w:id="4542"/>
          <w:rFonts w:ascii="Calibri" w:hAnsi="Calibri" w:eastAsia="Aptos" w:cs="Calibri"/>
          <w:rPrChange w:author="Neeraj Durgapal" w:date="2024-08-28T03:49:00Z" w:id="4543">
            <w:rPr>
              <w:ins w:author="Shubhankar Ghosh" w:date="2024-08-27T14:49:00Z" w:id="4544"/>
              <w:rFonts w:ascii="Calibri" w:hAnsi="Calibri" w:eastAsia="Aptos Display" w:cs="Calibri"/>
            </w:rPr>
          </w:rPrChange>
        </w:rPr>
        <w:pPrChange w:author="Shubhankar Ghosh" w:date="2024-08-27T14:49:00Z" w:id="4545">
          <w:pPr>
            <w:pStyle w:val="Heading5"/>
            <w:spacing w:line="278" w:lineRule="auto"/>
            <w:ind w:left="2160"/>
          </w:pPr>
        </w:pPrChange>
      </w:pPr>
      <w:ins w:author="Shubhankar Ghosh" w:date="2024-08-27T14:50:00Z" w:id="4546">
        <w:r>
          <w:rPr>
            <w:rFonts w:ascii="Calibri" w:hAnsi="Calibri" w:eastAsia="Aptos" w:cs="Calibri"/>
            <w:rPrChange w:author="Neeraj Durgapal" w:date="2024-08-28T03:49:00Z" w:id="4547">
              <w:rPr>
                <w:rFonts w:ascii="Calibri" w:hAnsi="Calibri" w:eastAsia="Aptos" w:cs="Calibri"/>
              </w:rPr>
            </w:rPrChange>
          </w:rPr>
          <w:t>Display details like username, phone number, e-mail ID,</w:t>
        </w:r>
      </w:ins>
      <w:ins w:author="Shubhankar Ghosh" w:date="2024-08-27T14:51:00Z" w:id="4548">
        <w:r>
          <w:rPr>
            <w:rFonts w:ascii="Calibri" w:hAnsi="Calibri" w:eastAsia="Aptos" w:cs="Calibri"/>
            <w:rPrChange w:author="Neeraj Durgapal" w:date="2024-08-28T03:49:00Z" w:id="4549">
              <w:rPr>
                <w:rFonts w:ascii="Calibri" w:hAnsi="Calibri" w:eastAsia="Aptos" w:cs="Calibri"/>
              </w:rPr>
            </w:rPrChange>
          </w:rPr>
          <w:t xml:space="preserve"> merchant status (active/inactive)</w:t>
        </w:r>
      </w:ins>
    </w:p>
    <w:p w:rsidR="00E403D6" w:rsidRDefault="00287800" w14:paraId="5A8AB490" w14:textId="77777777">
      <w:pPr>
        <w:pStyle w:val="Heading5"/>
        <w:spacing w:line="278" w:lineRule="auto"/>
        <w:ind w:left="2160"/>
        <w:rPr>
          <w:ins w:author="Shubhankar Ghosh" w:date="2024-08-27T14:49:00Z" w:id="4550"/>
          <w:rFonts w:ascii="Calibri" w:hAnsi="Calibri" w:eastAsia="Aptos Display" w:cs="Calibri"/>
        </w:rPr>
      </w:pPr>
      <w:ins w:author="Shubhankar Ghosh" w:date="2024-08-27T14:49:00Z" w:id="4551">
        <w:r>
          <w:rPr>
            <w:rFonts w:ascii="Calibri" w:hAnsi="Calibri" w:eastAsia="Aptos Display" w:cs="Calibri"/>
          </w:rPr>
          <w:t>2.3.1.2 – Profile Details edit</w:t>
        </w:r>
      </w:ins>
    </w:p>
    <w:p w:rsidR="00E403D6" w:rsidRDefault="00287800" w14:paraId="5B81BE99" w14:textId="77777777">
      <w:pPr>
        <w:pStyle w:val="ListParagraph"/>
        <w:numPr>
          <w:ilvl w:val="3"/>
          <w:numId w:val="31"/>
        </w:numPr>
        <w:spacing w:after="0" w:line="278" w:lineRule="auto"/>
        <w:ind w:left="3240"/>
        <w:rPr>
          <w:ins w:author="Neeraj Durgapal" w:date="2024-08-28T04:13:00Z" w:id="4552"/>
          <w:rFonts w:ascii="Calibri" w:hAnsi="Calibri" w:eastAsia="Aptos" w:cs="Calibri"/>
        </w:rPr>
      </w:pPr>
      <w:ins w:author="Shubhankar Ghosh" w:date="2024-08-27T14:53:00Z" w:id="4553">
        <w:r>
          <w:rPr>
            <w:rFonts w:ascii="Calibri" w:hAnsi="Calibri" w:eastAsia="Aptos" w:cs="Calibri"/>
          </w:rPr>
          <w:t>Allow merchant to edit profile details like e-mail ID, phone number etc.</w:t>
        </w:r>
      </w:ins>
    </w:p>
    <w:p w:rsidR="00E403D6" w:rsidRDefault="00287800" w14:paraId="5C50EF21" w14:textId="77777777">
      <w:pPr>
        <w:pStyle w:val="ListParagraph"/>
        <w:numPr>
          <w:ilvl w:val="3"/>
          <w:numId w:val="31"/>
        </w:numPr>
        <w:spacing w:after="0" w:line="278" w:lineRule="auto"/>
        <w:ind w:left="3240"/>
        <w:rPr>
          <w:ins w:author="Neeraj Durgapal" w:date="2024-08-28T04:15:00Z" w:id="4554"/>
          <w:rFonts w:ascii="Calibri" w:hAnsi="Calibri" w:eastAsia="Aptos" w:cs="Calibri"/>
        </w:rPr>
      </w:pPr>
      <w:ins w:author="Neeraj Durgapal" w:date="2024-08-28T04:13:00Z" w:id="4555">
        <w:r>
          <w:rPr>
            <w:rFonts w:ascii="Calibri" w:hAnsi="Calibri" w:eastAsia="Aptos" w:cs="Calibri"/>
          </w:rPr>
          <w:t xml:space="preserve">When user click on edit, </w:t>
        </w:r>
      </w:ins>
      <w:ins w:author="Neeraj Durgapal" w:date="2024-08-28T04:14:00Z" w:id="4556">
        <w:r>
          <w:rPr>
            <w:rFonts w:ascii="Calibri" w:hAnsi="Calibri" w:eastAsia="Aptos" w:cs="Calibri"/>
          </w:rPr>
          <w:t>It will lands to account &amp; setting where he can change based the details.</w:t>
        </w:r>
      </w:ins>
    </w:p>
    <w:p w:rsidR="00E403D6" w:rsidRDefault="00287800" w14:paraId="14D424A7" w14:textId="77777777">
      <w:pPr>
        <w:pStyle w:val="ListParagraph"/>
        <w:numPr>
          <w:ilvl w:val="3"/>
          <w:numId w:val="31"/>
        </w:numPr>
        <w:spacing w:after="0" w:line="278" w:lineRule="auto"/>
        <w:ind w:left="3240"/>
        <w:rPr>
          <w:ins w:author="Shubhankar Ghosh" w:date="2024-08-27T14:52:00Z" w:id="4557"/>
          <w:rFonts w:ascii="Calibri" w:hAnsi="Calibri" w:eastAsia="Aptos" w:cs="Calibri"/>
        </w:rPr>
      </w:pPr>
      <w:ins w:author="Neeraj Durgapal" w:date="2024-08-28T04:15:00Z" w:id="4558">
        <w:r>
          <w:rPr>
            <w:rFonts w:ascii="Calibri" w:hAnsi="Calibri" w:eastAsia="Aptos" w:cs="Calibri"/>
          </w:rPr>
          <w:t>Super user can change the</w:t>
        </w:r>
      </w:ins>
      <w:ins w:author="Yogeshkumar Masam" w:date="2024-08-30T06:15:00Z" w:id="4559">
        <w:r>
          <w:rPr>
            <w:rFonts w:ascii="Calibri" w:hAnsi="Calibri" w:eastAsia="Aptos" w:cs="Calibri"/>
          </w:rPr>
          <w:t xml:space="preserve"> user</w:t>
        </w:r>
      </w:ins>
      <w:ins w:author="Neeraj Durgapal" w:date="2024-08-28T04:15:00Z" w:id="4560">
        <w:r>
          <w:rPr>
            <w:rFonts w:ascii="Calibri" w:hAnsi="Calibri" w:eastAsia="Aptos" w:cs="Calibri"/>
          </w:rPr>
          <w:t xml:space="preserve"> </w:t>
        </w:r>
      </w:ins>
      <w:ins w:author="Yogeshkumar Masam" w:date="2024-08-30T06:15:00Z" w:id="4561">
        <w:r>
          <w:rPr>
            <w:rFonts w:ascii="Calibri" w:hAnsi="Calibri" w:eastAsia="Aptos" w:cs="Calibri"/>
          </w:rPr>
          <w:t xml:space="preserve">profile </w:t>
        </w:r>
      </w:ins>
      <w:ins w:author="Neeraj Durgapal" w:date="2024-08-28T04:15:00Z" w:id="4562">
        <w:r>
          <w:rPr>
            <w:rFonts w:ascii="Calibri" w:hAnsi="Calibri" w:eastAsia="Aptos" w:cs="Calibri"/>
          </w:rPr>
          <w:t>details</w:t>
        </w:r>
      </w:ins>
      <w:r>
        <w:rPr>
          <w:rFonts w:ascii="Calibri" w:hAnsi="Calibri" w:eastAsia="Aptos" w:cs="Calibri"/>
        </w:rPr>
        <w:t xml:space="preserve"> </w:t>
      </w:r>
      <w:ins w:author="Neeraj Durgapal" w:date="2024-08-28T04:15:00Z" w:id="4563">
        <w:del w:author="Yogeshkumar Masam" w:date="2024-08-30T06:15:00Z" w:id="4564">
          <w:r>
            <w:rPr>
              <w:rFonts w:ascii="Calibri" w:hAnsi="Calibri" w:eastAsia="Aptos" w:cs="Calibri"/>
            </w:rPr>
            <w:delText xml:space="preserve"> </w:delText>
          </w:r>
        </w:del>
      </w:ins>
      <w:ins w:author="Yogeshkumar Masam" w:date="2024-08-30T06:15:00Z" w:id="4565">
        <w:r>
          <w:rPr>
            <w:rFonts w:ascii="Calibri" w:hAnsi="Calibri" w:eastAsia="Aptos" w:cs="Calibri"/>
          </w:rPr>
          <w:t xml:space="preserve">and </w:t>
        </w:r>
      </w:ins>
      <w:ins w:author="Yogeshkumar Masam" w:date="2024-08-30T06:16:00Z" w:id="4566">
        <w:r>
          <w:rPr>
            <w:rFonts w:ascii="Calibri" w:hAnsi="Calibri" w:eastAsia="Aptos" w:cs="Calibri"/>
          </w:rPr>
          <w:t>his profile</w:t>
        </w:r>
      </w:ins>
      <w:ins w:author="Yogeshkumar Masam" w:date="2024-08-30T06:15:00Z" w:id="4567">
        <w:r>
          <w:rPr>
            <w:rFonts w:ascii="Calibri" w:hAnsi="Calibri" w:eastAsia="Aptos" w:cs="Calibri"/>
          </w:rPr>
          <w:t xml:space="preserve"> details </w:t>
        </w:r>
      </w:ins>
      <w:ins w:author="Neeraj Durgapal" w:date="2024-08-28T04:15:00Z" w:id="4568">
        <w:del w:author="Yogeshkumar Masam" w:date="2024-08-30T06:15:00Z" w:id="4569">
          <w:r>
            <w:rPr>
              <w:rFonts w:ascii="Calibri" w:hAnsi="Calibri" w:eastAsia="Aptos" w:cs="Calibri"/>
            </w:rPr>
            <w:delText>only</w:delText>
          </w:r>
        </w:del>
        <w:r>
          <w:rPr>
            <w:rFonts w:ascii="Calibri" w:hAnsi="Calibri" w:eastAsia="Aptos" w:cs="Calibri"/>
          </w:rPr>
          <w:t>.</w:t>
        </w:r>
      </w:ins>
    </w:p>
    <w:p w:rsidRPr="00E403D6" w:rsidR="00E403D6" w:rsidRDefault="00E403D6" w14:paraId="533A9986" w14:textId="77777777">
      <w:pPr>
        <w:rPr>
          <w:rFonts w:ascii="Calibri" w:hAnsi="Calibri" w:cs="Calibri"/>
          <w:rPrChange w:author="Neeraj Durgapal" w:date="2024-08-28T03:49:00Z" w:id="4570">
            <w:rPr/>
          </w:rPrChange>
        </w:rPr>
      </w:pPr>
    </w:p>
    <w:p w:rsidRPr="00E403D6" w:rsidR="00E403D6" w:rsidRDefault="00287800" w14:paraId="2260DC27" w14:textId="77777777">
      <w:pPr>
        <w:pStyle w:val="Heading4"/>
        <w:spacing w:line="278" w:lineRule="auto"/>
        <w:ind w:left="1440"/>
        <w:rPr>
          <w:rFonts w:ascii="Calibri" w:hAnsi="Calibri" w:eastAsia="Aptos Display" w:cs="Calibri"/>
          <w:rPrChange w:author="Neeraj Durgapal" w:date="2024-08-28T03:49:00Z" w:id="4571">
            <w:rPr>
              <w:rFonts w:ascii="Aptos Display" w:hAnsi="Aptos Display" w:eastAsia="Aptos Display" w:cs="Aptos Display"/>
            </w:rPr>
          </w:rPrChange>
        </w:rPr>
      </w:pPr>
      <w:bookmarkStart w:name="_Toc175662405" w:id="4572"/>
      <w:r>
        <w:rPr>
          <w:rFonts w:ascii="Calibri" w:hAnsi="Calibri" w:eastAsia="Aptos Display" w:cs="Calibri"/>
          <w:rPrChange w:author="Neeraj Durgapal" w:date="2024-08-28T03:49:00Z" w:id="4573">
            <w:rPr>
              <w:rFonts w:ascii="Aptos Display" w:hAnsi="Aptos Display" w:eastAsia="Aptos Display" w:cs="Aptos Display"/>
            </w:rPr>
          </w:rPrChange>
        </w:rPr>
        <w:t>2.3.</w:t>
      </w:r>
      <w:ins w:author="Shubhankar Ghosh" w:date="2024-08-27T14:42:00Z" w:id="4574">
        <w:r>
          <w:rPr>
            <w:rFonts w:ascii="Calibri" w:hAnsi="Calibri" w:eastAsia="Aptos Display" w:cs="Calibri"/>
          </w:rPr>
          <w:t>2</w:t>
        </w:r>
      </w:ins>
      <w:del w:author="Shubhankar Ghosh" w:date="2024-08-27T14:42:00Z" w:id="4575">
        <w:r>
          <w:rPr>
            <w:rFonts w:ascii="Calibri" w:hAnsi="Calibri" w:eastAsia="Aptos Display" w:cs="Calibri"/>
            <w:rPrChange w:author="Neeraj Durgapal" w:date="2024-08-28T03:49:00Z" w:id="4576">
              <w:rPr>
                <w:rFonts w:ascii="Aptos Display" w:hAnsi="Aptos Display" w:eastAsia="Aptos Display" w:cs="Aptos Display"/>
              </w:rPr>
            </w:rPrChange>
          </w:rPr>
          <w:delText>1</w:delText>
        </w:r>
      </w:del>
      <w:r>
        <w:rPr>
          <w:rFonts w:ascii="Calibri" w:hAnsi="Calibri" w:eastAsia="Aptos Display" w:cs="Calibri"/>
          <w:rPrChange w:author="Neeraj Durgapal" w:date="2024-08-28T03:49:00Z" w:id="4577">
            <w:rPr>
              <w:rFonts w:ascii="Aptos Display" w:hAnsi="Aptos Display" w:eastAsia="Aptos Display" w:cs="Aptos Display"/>
            </w:rPr>
          </w:rPrChange>
        </w:rPr>
        <w:t>- Overview of transaction</w:t>
      </w:r>
      <w:bookmarkEnd w:id="4572"/>
    </w:p>
    <w:p w:rsidRPr="00E403D6" w:rsidR="00E403D6" w:rsidRDefault="00287800" w14:paraId="0F4B0DA4" w14:textId="77777777">
      <w:pPr>
        <w:pStyle w:val="Heading5"/>
        <w:spacing w:line="278" w:lineRule="auto"/>
        <w:ind w:left="2160"/>
        <w:rPr>
          <w:rFonts w:ascii="Calibri" w:hAnsi="Calibri" w:cs="Calibri"/>
          <w:rPrChange w:author="Neeraj Durgapal" w:date="2024-08-28T03:49:00Z" w:id="4578">
            <w:rPr/>
          </w:rPrChange>
        </w:rPr>
      </w:pPr>
      <w:bookmarkStart w:name="_Toc175662406" w:id="4579"/>
      <w:r>
        <w:rPr>
          <w:rFonts w:ascii="Calibri" w:hAnsi="Calibri" w:eastAsia="Aptos Display" w:cs="Calibri"/>
          <w:rPrChange w:author="Neeraj Durgapal" w:date="2024-08-28T03:49:00Z" w:id="4580">
            <w:rPr>
              <w:rFonts w:ascii="Aptos Display" w:hAnsi="Aptos Display" w:eastAsia="Aptos Display" w:cs="Aptos Display"/>
            </w:rPr>
          </w:rPrChange>
        </w:rPr>
        <w:t>2.3.</w:t>
      </w:r>
      <w:ins w:author="Shubhankar Ghosh" w:date="2024-08-27T14:42:00Z" w:id="4581">
        <w:r>
          <w:rPr>
            <w:rFonts w:ascii="Calibri" w:hAnsi="Calibri" w:eastAsia="Aptos Display" w:cs="Calibri"/>
          </w:rPr>
          <w:t>2</w:t>
        </w:r>
      </w:ins>
      <w:del w:author="Shubhankar Ghosh" w:date="2024-08-27T14:42:00Z" w:id="4582">
        <w:r>
          <w:rPr>
            <w:rFonts w:ascii="Calibri" w:hAnsi="Calibri" w:eastAsia="Aptos Display" w:cs="Calibri"/>
            <w:rPrChange w:author="Neeraj Durgapal" w:date="2024-08-28T03:49:00Z" w:id="4583">
              <w:rPr>
                <w:rFonts w:ascii="Aptos Display" w:hAnsi="Aptos Display" w:eastAsia="Aptos Display" w:cs="Aptos Display"/>
              </w:rPr>
            </w:rPrChange>
          </w:rPr>
          <w:delText>1</w:delText>
        </w:r>
      </w:del>
      <w:r>
        <w:rPr>
          <w:rFonts w:ascii="Calibri" w:hAnsi="Calibri" w:eastAsia="Aptos Display" w:cs="Calibri"/>
          <w:rPrChange w:author="Neeraj Durgapal" w:date="2024-08-28T03:49:00Z" w:id="4584">
            <w:rPr>
              <w:rFonts w:ascii="Aptos Display" w:hAnsi="Aptos Display" w:eastAsia="Aptos Display" w:cs="Aptos Display"/>
            </w:rPr>
          </w:rPrChange>
        </w:rPr>
        <w:t xml:space="preserve">.1 – Transaction summary </w:t>
      </w:r>
      <w:ins w:author="Shubhankar Ghosh" w:date="2024-08-27T13:19:00Z" w:id="4585">
        <w:r>
          <w:rPr>
            <w:rFonts w:ascii="Calibri" w:hAnsi="Calibri" w:eastAsia="Aptos Display" w:cs="Calibri"/>
          </w:rPr>
          <w:t>for a Financial Year</w:t>
        </w:r>
      </w:ins>
      <w:bookmarkEnd w:id="4579"/>
    </w:p>
    <w:p w:rsidRPr="00E403D6" w:rsidR="00E403D6" w:rsidRDefault="00287800" w14:paraId="21B54DCE" w14:textId="77777777">
      <w:pPr>
        <w:pStyle w:val="ListParagraph"/>
        <w:numPr>
          <w:ilvl w:val="3"/>
          <w:numId w:val="31"/>
        </w:numPr>
        <w:spacing w:after="0" w:line="278" w:lineRule="auto"/>
        <w:ind w:left="3240"/>
        <w:rPr>
          <w:rFonts w:ascii="Calibri" w:hAnsi="Calibri" w:eastAsia="Aptos" w:cs="Calibri"/>
          <w:rPrChange w:author="Neeraj Durgapal" w:date="2024-08-28T03:49:00Z" w:id="4586">
            <w:rPr>
              <w:rFonts w:ascii="Aptos" w:hAnsi="Aptos" w:eastAsia="Aptos" w:cs="Aptos"/>
            </w:rPr>
          </w:rPrChange>
        </w:rPr>
      </w:pPr>
      <w:r>
        <w:rPr>
          <w:rFonts w:ascii="Calibri" w:hAnsi="Calibri" w:eastAsia="Aptos" w:cs="Calibri"/>
          <w:rPrChange w:author="Neeraj Durgapal" w:date="2024-08-28T03:49:00Z" w:id="4587">
            <w:rPr>
              <w:rFonts w:ascii="Aptos" w:hAnsi="Aptos" w:eastAsia="Aptos" w:cs="Aptos"/>
            </w:rPr>
          </w:rPrChange>
        </w:rPr>
        <w:t>Display a comprehensive</w:t>
      </w:r>
      <w:ins w:author="Shubhankar Ghosh" w:date="2024-08-27T13:19:00Z" w:id="4588">
        <w:r>
          <w:rPr>
            <w:rFonts w:ascii="Calibri" w:hAnsi="Calibri" w:eastAsia="Aptos" w:cs="Calibri"/>
          </w:rPr>
          <w:t xml:space="preserve"> month</w:t>
        </w:r>
      </w:ins>
      <w:r>
        <w:rPr>
          <w:rFonts w:ascii="Calibri" w:hAnsi="Calibri" w:eastAsia="Aptos" w:cs="Calibri"/>
        </w:rPr>
        <w:t xml:space="preserve"> </w:t>
      </w:r>
      <w:ins w:author="Shubhankar Ghosh" w:date="2024-08-27T13:19:00Z" w:id="4589">
        <w:r>
          <w:rPr>
            <w:rFonts w:ascii="Calibri" w:hAnsi="Calibri" w:eastAsia="Aptos" w:cs="Calibri"/>
          </w:rPr>
          <w:t>wise</w:t>
        </w:r>
      </w:ins>
      <w:r>
        <w:rPr>
          <w:rFonts w:ascii="Calibri" w:hAnsi="Calibri" w:eastAsia="Aptos" w:cs="Calibri"/>
          <w:rPrChange w:author="Neeraj Durgapal" w:date="2024-08-28T03:49:00Z" w:id="4590">
            <w:rPr>
              <w:rFonts w:ascii="Aptos" w:hAnsi="Aptos" w:eastAsia="Aptos" w:cs="Aptos"/>
            </w:rPr>
          </w:rPrChange>
        </w:rPr>
        <w:t xml:space="preserve"> summary of all transactions, including successful</w:t>
      </w:r>
      <w:ins w:author="Shubhankar Ghosh" w:date="2024-08-27T15:12:00Z" w:id="4591">
        <w:r>
          <w:rPr>
            <w:rFonts w:ascii="Calibri" w:hAnsi="Calibri" w:eastAsia="Aptos" w:cs="Calibri"/>
          </w:rPr>
          <w:t xml:space="preserve"> </w:t>
        </w:r>
      </w:ins>
      <w:del w:author="Shubhankar Ghosh" w:date="2024-08-27T15:12:00Z" w:id="4592">
        <w:r>
          <w:rPr>
            <w:rFonts w:ascii="Calibri" w:hAnsi="Calibri" w:eastAsia="Aptos" w:cs="Calibri"/>
            <w:rPrChange w:author="Neeraj Durgapal" w:date="2024-08-28T03:49:00Z" w:id="4593">
              <w:rPr>
                <w:rFonts w:ascii="Aptos" w:hAnsi="Aptos" w:eastAsia="Aptos" w:cs="Aptos"/>
              </w:rPr>
            </w:rPrChange>
          </w:rPr>
          <w:delText>, pen</w:delText>
        </w:r>
      </w:del>
      <w:del w:author="Shubhankar Ghosh" w:date="2024-08-27T15:11:00Z" w:id="4594">
        <w:r>
          <w:rPr>
            <w:rFonts w:ascii="Calibri" w:hAnsi="Calibri" w:eastAsia="Aptos" w:cs="Calibri"/>
            <w:rPrChange w:author="Neeraj Durgapal" w:date="2024-08-28T03:49:00Z" w:id="4595">
              <w:rPr>
                <w:rFonts w:ascii="Aptos" w:hAnsi="Aptos" w:eastAsia="Aptos" w:cs="Aptos"/>
              </w:rPr>
            </w:rPrChange>
          </w:rPr>
          <w:delText xml:space="preserve">ding, </w:delText>
        </w:r>
      </w:del>
      <w:r>
        <w:rPr>
          <w:rFonts w:ascii="Calibri" w:hAnsi="Calibri" w:eastAsia="Aptos" w:cs="Calibri"/>
          <w:rPrChange w:author="Neeraj Durgapal" w:date="2024-08-28T03:49:00Z" w:id="4596">
            <w:rPr>
              <w:rFonts w:ascii="Aptos" w:hAnsi="Aptos" w:eastAsia="Aptos" w:cs="Aptos"/>
            </w:rPr>
          </w:rPrChange>
        </w:rPr>
        <w:t>and failed transactions.</w:t>
      </w:r>
    </w:p>
    <w:p w:rsidRPr="00E403D6" w:rsidR="00E403D6" w:rsidRDefault="00287800" w14:paraId="578AFFE4" w14:textId="77777777">
      <w:pPr>
        <w:pStyle w:val="Heading5"/>
        <w:spacing w:line="278" w:lineRule="auto"/>
        <w:ind w:left="2160"/>
        <w:rPr>
          <w:rFonts w:ascii="Calibri" w:hAnsi="Calibri" w:eastAsia="Aptos Display" w:cs="Calibri"/>
          <w:rPrChange w:author="Neeraj Durgapal" w:date="2024-08-28T03:49:00Z" w:id="4597">
            <w:rPr>
              <w:rFonts w:ascii="Aptos Display" w:hAnsi="Aptos Display" w:eastAsia="Aptos Display" w:cs="Aptos Display"/>
            </w:rPr>
          </w:rPrChange>
        </w:rPr>
      </w:pPr>
      <w:bookmarkStart w:name="_Toc175662407" w:id="4598"/>
      <w:r>
        <w:rPr>
          <w:rFonts w:ascii="Calibri" w:hAnsi="Calibri" w:eastAsia="Aptos Display" w:cs="Calibri"/>
          <w:rPrChange w:author="Neeraj Durgapal" w:date="2024-08-28T03:49:00Z" w:id="4599">
            <w:rPr>
              <w:rFonts w:ascii="Aptos Display" w:hAnsi="Aptos Display" w:eastAsia="Aptos Display" w:cs="Aptos Display"/>
            </w:rPr>
          </w:rPrChange>
        </w:rPr>
        <w:t>2.3.</w:t>
      </w:r>
      <w:ins w:author="Shubhankar Ghosh" w:date="2024-08-27T14:42:00Z" w:id="4600">
        <w:r>
          <w:rPr>
            <w:rFonts w:ascii="Calibri" w:hAnsi="Calibri" w:eastAsia="Aptos Display" w:cs="Calibri"/>
          </w:rPr>
          <w:t>2</w:t>
        </w:r>
      </w:ins>
      <w:del w:author="Shubhankar Ghosh" w:date="2024-08-27T14:42:00Z" w:id="4601">
        <w:r>
          <w:rPr>
            <w:rFonts w:ascii="Calibri" w:hAnsi="Calibri" w:eastAsia="Aptos Display" w:cs="Calibri"/>
            <w:rPrChange w:author="Neeraj Durgapal" w:date="2024-08-28T03:49:00Z" w:id="4602">
              <w:rPr>
                <w:rFonts w:ascii="Aptos Display" w:hAnsi="Aptos Display" w:eastAsia="Aptos Display" w:cs="Aptos Display"/>
              </w:rPr>
            </w:rPrChange>
          </w:rPr>
          <w:delText>1</w:delText>
        </w:r>
      </w:del>
      <w:r>
        <w:rPr>
          <w:rFonts w:ascii="Calibri" w:hAnsi="Calibri" w:eastAsia="Aptos Display" w:cs="Calibri"/>
          <w:rPrChange w:author="Neeraj Durgapal" w:date="2024-08-28T03:49:00Z" w:id="4603">
            <w:rPr>
              <w:rFonts w:ascii="Aptos Display" w:hAnsi="Aptos Display" w:eastAsia="Aptos Display" w:cs="Aptos Display"/>
            </w:rPr>
          </w:rPrChange>
        </w:rPr>
        <w:t>.2 – Transaction analysis</w:t>
      </w:r>
      <w:bookmarkEnd w:id="4598"/>
    </w:p>
    <w:p w:rsidRPr="00E403D6" w:rsidR="00E403D6" w:rsidRDefault="00287800" w14:paraId="32087B25" w14:textId="77777777">
      <w:pPr>
        <w:pStyle w:val="ListParagraph"/>
        <w:numPr>
          <w:ilvl w:val="3"/>
          <w:numId w:val="31"/>
        </w:numPr>
        <w:spacing w:after="0" w:line="278" w:lineRule="auto"/>
        <w:ind w:left="3240"/>
        <w:rPr>
          <w:rFonts w:ascii="Calibri" w:hAnsi="Calibri" w:eastAsia="Aptos" w:cs="Calibri"/>
          <w:rPrChange w:author="Neeraj Durgapal" w:date="2024-08-28T03:49:00Z" w:id="4604">
            <w:rPr>
              <w:rFonts w:ascii="Aptos" w:hAnsi="Aptos" w:eastAsia="Aptos" w:cs="Aptos"/>
            </w:rPr>
          </w:rPrChange>
        </w:rPr>
      </w:pPr>
      <w:r>
        <w:rPr>
          <w:rFonts w:ascii="Calibri" w:hAnsi="Calibri" w:cs="Calibri"/>
          <w:rPrChange w:author="Neeraj Durgapal" w:date="2024-08-28T03:49:00Z" w:id="4605">
            <w:rPr/>
          </w:rPrChange>
        </w:rPr>
        <w:t xml:space="preserve">Display a </w:t>
      </w:r>
      <w:del w:author="Shubhankar Ghosh" w:date="2024-08-27T15:12:00Z" w:id="4606">
        <w:r>
          <w:rPr>
            <w:rFonts w:ascii="Calibri" w:hAnsi="Calibri" w:cs="Calibri"/>
            <w:rPrChange w:author="Neeraj Durgapal" w:date="2024-08-28T03:49:00Z" w:id="4607">
              <w:rPr/>
            </w:rPrChange>
          </w:rPr>
          <w:delText>graph</w:delText>
        </w:r>
      </w:del>
      <w:ins w:author="Shubhankar Ghosh" w:date="2024-08-27T13:20:00Z" w:id="4608">
        <w:r>
          <w:rPr>
            <w:rFonts w:ascii="Calibri" w:hAnsi="Calibri" w:cs="Calibri"/>
          </w:rPr>
          <w:t>donut pie chart</w:t>
        </w:r>
      </w:ins>
      <w:r>
        <w:rPr>
          <w:rFonts w:ascii="Calibri" w:hAnsi="Calibri" w:cs="Calibri"/>
          <w:rPrChange w:author="Neeraj Durgapal" w:date="2024-08-28T03:49:00Z" w:id="4609">
            <w:rPr/>
          </w:rPrChange>
        </w:rPr>
        <w:t xml:space="preserve"> that visualizes the distribution of transaction types—Success, Failed, Refund, and Chargeback—along with their respective percentages</w:t>
      </w:r>
      <w:r>
        <w:rPr>
          <w:rFonts w:ascii="Calibri" w:hAnsi="Calibri" w:eastAsia="Aptos" w:cs="Calibri"/>
          <w:rPrChange w:author="Neeraj Durgapal" w:date="2024-08-28T03:49:00Z" w:id="4610">
            <w:rPr>
              <w:rFonts w:ascii="Aptos" w:hAnsi="Aptos" w:eastAsia="Aptos" w:cs="Aptos"/>
            </w:rPr>
          </w:rPrChange>
        </w:rPr>
        <w:t>.</w:t>
      </w:r>
    </w:p>
    <w:p w:rsidRPr="00E403D6" w:rsidR="00E403D6" w:rsidRDefault="00287800" w14:paraId="27CA0F97" w14:textId="77777777">
      <w:pPr>
        <w:pStyle w:val="ListParagraph"/>
        <w:numPr>
          <w:ilvl w:val="3"/>
          <w:numId w:val="31"/>
        </w:numPr>
        <w:spacing w:after="0" w:line="278" w:lineRule="auto"/>
        <w:ind w:left="3240"/>
        <w:rPr>
          <w:rFonts w:ascii="Calibri" w:hAnsi="Calibri" w:eastAsia="Aptos" w:cs="Calibri"/>
          <w:rPrChange w:author="Neeraj Durgapal" w:date="2024-08-28T03:49:00Z" w:id="4611">
            <w:rPr>
              <w:rFonts w:ascii="Aptos" w:hAnsi="Aptos" w:eastAsia="Aptos" w:cs="Aptos"/>
            </w:rPr>
          </w:rPrChange>
        </w:rPr>
      </w:pPr>
      <w:ins w:author="Shubhankar Ghosh" w:date="2024-08-27T13:21:00Z" w:id="4612">
        <w:r>
          <w:rPr>
            <w:rFonts w:ascii="Calibri" w:hAnsi="Calibri" w:cs="Calibri"/>
          </w:rPr>
          <w:t xml:space="preserve">For a selected transaction type, </w:t>
        </w:r>
      </w:ins>
      <w:del w:author="Shubhankar Ghosh" w:date="2024-08-27T13:21:00Z" w:id="4613">
        <w:r>
          <w:rPr>
            <w:rFonts w:ascii="Calibri" w:hAnsi="Calibri" w:cs="Calibri"/>
            <w:rPrChange w:author="Neeraj Durgapal" w:date="2024-08-28T03:49:00Z" w:id="4614">
              <w:rPr/>
            </w:rPrChange>
          </w:rPr>
          <w:delText>Provide</w:delText>
        </w:r>
      </w:del>
      <w:ins w:author="Shubhankar Ghosh" w:date="2024-08-27T13:21:00Z" w:id="4615">
        <w:r>
          <w:rPr>
            <w:rFonts w:ascii="Calibri" w:hAnsi="Calibri" w:cs="Calibri"/>
          </w:rPr>
          <w:t>provide</w:t>
        </w:r>
      </w:ins>
      <w:r>
        <w:rPr>
          <w:rFonts w:ascii="Calibri" w:hAnsi="Calibri" w:cs="Calibri"/>
          <w:rPrChange w:author="Neeraj Durgapal" w:date="2024-08-28T03:49:00Z" w:id="4616">
            <w:rPr/>
          </w:rPrChange>
        </w:rPr>
        <w:t xml:space="preserve"> a segmented view of payment modes used in the transactions, each with their corresponding percentages</w:t>
      </w:r>
      <w:r>
        <w:rPr>
          <w:rFonts w:ascii="Calibri" w:hAnsi="Calibri" w:eastAsia="Aptos" w:cs="Calibri"/>
          <w:rPrChange w:author="Neeraj Durgapal" w:date="2024-08-28T03:49:00Z" w:id="4617">
            <w:rPr>
              <w:rFonts w:ascii="Aptos" w:hAnsi="Aptos" w:eastAsia="Aptos" w:cs="Aptos"/>
            </w:rPr>
          </w:rPrChange>
        </w:rPr>
        <w:t>.</w:t>
      </w:r>
    </w:p>
    <w:p w:rsidRPr="00E403D6" w:rsidR="00E403D6" w:rsidRDefault="00287800" w14:paraId="1A375B0F" w14:textId="77777777">
      <w:pPr>
        <w:pStyle w:val="Heading5"/>
        <w:spacing w:line="278" w:lineRule="auto"/>
        <w:ind w:left="2160"/>
        <w:rPr>
          <w:ins w:author="Shubhankar Ghosh" w:date="2024-08-27T13:33:00Z" w:id="4618"/>
          <w:rFonts w:ascii="Calibri" w:hAnsi="Calibri" w:eastAsia="Aptos Display" w:cs="Calibri"/>
          <w:rPrChange w:author="Neeraj Durgapal" w:date="2024-08-28T03:49:00Z" w:id="4619">
            <w:rPr>
              <w:ins w:author="Shubhankar Ghosh" w:date="2024-08-27T13:33:00Z" w:id="4620"/>
              <w:rFonts w:ascii="Calibri" w:hAnsi="Calibri" w:eastAsia="Aptos Display" w:cs="Calibri"/>
              <w:highlight w:val="yellow"/>
            </w:rPr>
          </w:rPrChange>
        </w:rPr>
      </w:pPr>
      <w:bookmarkStart w:name="_Toc175662408" w:id="4621"/>
      <w:r>
        <w:rPr>
          <w:rFonts w:ascii="Calibri" w:hAnsi="Calibri" w:eastAsia="Aptos Display" w:cs="Calibri"/>
          <w:rPrChange w:author="Neeraj Durgapal" w:date="2024-08-28T03:49:00Z" w:id="4622">
            <w:rPr>
              <w:rFonts w:ascii="Aptos Display" w:hAnsi="Aptos Display" w:eastAsia="Aptos Display" w:cs="Aptos Display"/>
            </w:rPr>
          </w:rPrChange>
        </w:rPr>
        <w:t>2.3.</w:t>
      </w:r>
      <w:ins w:author="Shubhankar Ghosh" w:date="2024-08-27T14:42:00Z" w:id="4623">
        <w:r>
          <w:rPr>
            <w:rFonts w:ascii="Calibri" w:hAnsi="Calibri" w:eastAsia="Aptos Display" w:cs="Calibri"/>
            <w:rPrChange w:author="Neeraj Durgapal" w:date="2024-08-28T03:49:00Z" w:id="4624">
              <w:rPr>
                <w:rFonts w:ascii="Calibri" w:hAnsi="Calibri" w:eastAsia="Aptos Display" w:cs="Calibri"/>
                <w:highlight w:val="yellow"/>
              </w:rPr>
            </w:rPrChange>
          </w:rPr>
          <w:t>2</w:t>
        </w:r>
      </w:ins>
      <w:del w:author="Shubhankar Ghosh" w:date="2024-08-27T14:42:00Z" w:id="4625">
        <w:r>
          <w:rPr>
            <w:rFonts w:ascii="Calibri" w:hAnsi="Calibri" w:eastAsia="Aptos Display" w:cs="Calibri"/>
            <w:rPrChange w:author="Neeraj Durgapal" w:date="2024-08-28T03:49:00Z" w:id="4626">
              <w:rPr>
                <w:rFonts w:ascii="Aptos Display" w:hAnsi="Aptos Display" w:eastAsia="Aptos Display" w:cs="Aptos Display"/>
              </w:rPr>
            </w:rPrChange>
          </w:rPr>
          <w:delText>1</w:delText>
        </w:r>
      </w:del>
      <w:r>
        <w:rPr>
          <w:rFonts w:ascii="Calibri" w:hAnsi="Calibri" w:eastAsia="Aptos Display" w:cs="Calibri"/>
          <w:rPrChange w:author="Neeraj Durgapal" w:date="2024-08-28T03:49:00Z" w:id="4627">
            <w:rPr>
              <w:rFonts w:ascii="Aptos Display" w:hAnsi="Aptos Display" w:eastAsia="Aptos Display" w:cs="Aptos Display"/>
            </w:rPr>
          </w:rPrChange>
        </w:rPr>
        <w:t>.3 – Brief view</w:t>
      </w:r>
      <w:bookmarkEnd w:id="4621"/>
      <w:r>
        <w:rPr>
          <w:rFonts w:ascii="Calibri" w:hAnsi="Calibri" w:eastAsia="Aptos Display" w:cs="Calibri"/>
          <w:rPrChange w:author="Neeraj Durgapal" w:date="2024-08-28T03:49:00Z" w:id="4628">
            <w:rPr>
              <w:rFonts w:ascii="Aptos Display" w:hAnsi="Aptos Display" w:eastAsia="Aptos Display" w:cs="Aptos Display"/>
            </w:rPr>
          </w:rPrChange>
        </w:rPr>
        <w:t xml:space="preserve"> </w:t>
      </w:r>
    </w:p>
    <w:p w:rsidRPr="00E403D6" w:rsidR="00E403D6" w:rsidRDefault="00287800" w14:paraId="5C321040" w14:textId="77777777">
      <w:pPr>
        <w:pStyle w:val="ListParagraph"/>
        <w:numPr>
          <w:ilvl w:val="3"/>
          <w:numId w:val="31"/>
        </w:numPr>
        <w:spacing w:after="0" w:line="278" w:lineRule="auto"/>
        <w:ind w:left="3240"/>
        <w:rPr>
          <w:rFonts w:ascii="Calibri" w:hAnsi="Calibri" w:eastAsia="Aptos" w:cs="Calibri"/>
          <w:rPrChange w:author="Neeraj Durgapal" w:date="2024-08-28T03:49:00Z" w:id="4629">
            <w:rPr/>
          </w:rPrChange>
        </w:rPr>
        <w:pPrChange w:author="Shubhankar Ghosh" w:date="2024-08-27T13:33:00Z" w:id="4630">
          <w:pPr>
            <w:pStyle w:val="Heading5"/>
            <w:spacing w:line="278" w:lineRule="auto"/>
            <w:ind w:left="2160"/>
          </w:pPr>
        </w:pPrChange>
      </w:pPr>
      <w:ins w:author="Shubhankar Ghosh" w:date="2024-08-27T13:33:00Z" w:id="4631">
        <w:r>
          <w:rPr>
            <w:rFonts w:ascii="Calibri" w:hAnsi="Calibri" w:eastAsia="Aptos" w:cs="Calibri"/>
            <w:rPrChange w:author="Neeraj Durgapal" w:date="2024-08-28T03:49:00Z" w:id="4632">
              <w:rPr>
                <w:rFonts w:ascii="Calibri" w:hAnsi="Calibri" w:eastAsia="Aptos" w:cs="Calibri"/>
              </w:rPr>
            </w:rPrChange>
          </w:rPr>
          <w:t xml:space="preserve">Display the transactions </w:t>
        </w:r>
      </w:ins>
      <w:ins w:author="Shubhankar Ghosh" w:date="2024-08-27T13:34:00Z" w:id="4633">
        <w:r>
          <w:rPr>
            <w:rFonts w:ascii="Calibri" w:hAnsi="Calibri" w:eastAsia="Aptos" w:cs="Calibri"/>
            <w:rPrChange w:author="Neeraj Durgapal" w:date="2024-08-28T03:49:00Z" w:id="4634">
              <w:rPr>
                <w:rFonts w:ascii="Calibri" w:hAnsi="Calibri" w:eastAsia="Aptos" w:cs="Calibri"/>
              </w:rPr>
            </w:rPrChange>
          </w:rPr>
          <w:t>volume</w:t>
        </w:r>
      </w:ins>
    </w:p>
    <w:p w:rsidRPr="00E403D6" w:rsidR="00E403D6" w:rsidRDefault="00287800" w14:paraId="33E0AC35" w14:textId="77777777">
      <w:pPr>
        <w:pStyle w:val="ListParagraph"/>
        <w:numPr>
          <w:ilvl w:val="3"/>
          <w:numId w:val="31"/>
        </w:numPr>
        <w:spacing w:after="0" w:line="278" w:lineRule="auto"/>
        <w:ind w:left="3240"/>
        <w:rPr>
          <w:rFonts w:ascii="Calibri" w:hAnsi="Calibri" w:eastAsia="Aptos" w:cs="Calibri"/>
          <w:rPrChange w:author="Neeraj Durgapal" w:date="2024-08-28T03:49:00Z" w:id="4635">
            <w:rPr>
              <w:rFonts w:ascii="Aptos" w:hAnsi="Aptos" w:eastAsia="Aptos" w:cs="Aptos"/>
            </w:rPr>
          </w:rPrChange>
        </w:rPr>
      </w:pPr>
      <w:r>
        <w:rPr>
          <w:rFonts w:ascii="Calibri" w:hAnsi="Calibri" w:eastAsia="Aptos" w:cs="Calibri"/>
          <w:rPrChange w:author="Neeraj Durgapal" w:date="2024-08-28T03:49:00Z" w:id="4636">
            <w:rPr>
              <w:rFonts w:ascii="Aptos" w:hAnsi="Aptos" w:eastAsia="Aptos" w:cs="Aptos"/>
            </w:rPr>
          </w:rPrChange>
        </w:rPr>
        <w:t>Allow merchants to look into individual transactions for more brief information, including i.e. ATRN Number, Tx date, amount, payment method etc. and provide filter by frequency and volume.</w:t>
      </w:r>
    </w:p>
    <w:p w:rsidRPr="00E403D6" w:rsidR="00E403D6" w:rsidRDefault="00287800" w14:paraId="53B1FFE3" w14:textId="77777777">
      <w:pPr>
        <w:pStyle w:val="Heading5"/>
        <w:spacing w:line="278" w:lineRule="auto"/>
        <w:ind w:left="3240"/>
        <w:rPr>
          <w:del w:author="WPS_1705986685" w:date="2024-08-26T18:44:00Z" w:id="4637"/>
          <w:rFonts w:ascii="Calibri" w:hAnsi="Calibri" w:eastAsia="Aptos Display" w:cs="Calibri"/>
          <w:rPrChange w:author="Neeraj Durgapal" w:date="2024-08-28T03:49:00Z" w:id="4638">
            <w:rPr>
              <w:del w:author="WPS_1705986685" w:date="2024-08-26T18:44:00Z" w:id="4639"/>
              <w:rFonts w:ascii="Aptos Display" w:hAnsi="Aptos Display" w:eastAsia="Aptos Display" w:cs="Aptos Display"/>
            </w:rPr>
          </w:rPrChange>
        </w:rPr>
        <w:pPrChange w:author="Shubhankar Ghosh" w:date="2024-08-27T14:52:00Z" w:id="4640">
          <w:pPr>
            <w:pStyle w:val="Heading5"/>
            <w:spacing w:line="278" w:lineRule="auto"/>
            <w:ind w:left="2160"/>
          </w:pPr>
        </w:pPrChange>
      </w:pPr>
      <w:del w:author="WPS_1705986685" w:date="2024-08-26T18:44:00Z" w:id="4641">
        <w:r>
          <w:rPr>
            <w:rFonts w:ascii="Calibri" w:hAnsi="Calibri" w:eastAsia="Aptos Display" w:cs="Calibri"/>
            <w:rPrChange w:author="Neeraj Durgapal" w:date="2024-08-28T03:49:00Z" w:id="4642">
              <w:rPr>
                <w:rFonts w:ascii="Aptos Display" w:hAnsi="Aptos Display" w:eastAsia="Aptos Display" w:cs="Aptos Display"/>
              </w:rPr>
            </w:rPrChange>
          </w:rPr>
          <w:delText xml:space="preserve">2.3.1.4 </w:delText>
        </w:r>
        <w:commentRangeStart w:id="4643"/>
        <w:commentRangeStart w:id="4644"/>
        <w:r>
          <w:rPr>
            <w:rFonts w:ascii="Calibri" w:hAnsi="Calibri" w:eastAsia="Aptos Display" w:cs="Calibri"/>
            <w:rPrChange w:author="Neeraj Durgapal" w:date="2024-08-28T03:49:00Z" w:id="4645">
              <w:rPr>
                <w:rFonts w:ascii="Aptos Display" w:hAnsi="Aptos Display" w:eastAsia="Aptos Display" w:cs="Aptos Display"/>
              </w:rPr>
            </w:rPrChange>
          </w:rPr>
          <w:delText xml:space="preserve">– Geographic analysis </w:delText>
        </w:r>
      </w:del>
    </w:p>
    <w:p w:rsidRPr="00E403D6" w:rsidR="00E403D6" w:rsidRDefault="00287800" w14:paraId="611469AD" w14:textId="77777777">
      <w:pPr>
        <w:pStyle w:val="ListParagraph"/>
        <w:spacing w:after="0" w:line="278" w:lineRule="auto"/>
        <w:ind w:left="3240"/>
        <w:rPr>
          <w:rFonts w:ascii="Calibri" w:hAnsi="Calibri" w:eastAsia="Aptos" w:cs="Calibri"/>
          <w:rPrChange w:author="Neeraj Durgapal" w:date="2024-08-28T03:49:00Z" w:id="4646">
            <w:rPr>
              <w:rFonts w:ascii="Aptos" w:hAnsi="Aptos" w:eastAsia="Aptos" w:cs="Aptos"/>
            </w:rPr>
          </w:rPrChange>
        </w:rPr>
        <w:pPrChange w:author="Shubhankar Ghosh" w:date="2024-08-27T14:52:00Z" w:id="4647">
          <w:pPr>
            <w:pStyle w:val="ListParagraph"/>
            <w:numPr>
              <w:numId w:val="32"/>
            </w:numPr>
            <w:spacing w:after="0" w:line="278" w:lineRule="auto"/>
            <w:ind w:left="3240" w:hanging="360"/>
          </w:pPr>
        </w:pPrChange>
      </w:pPr>
      <w:del w:author="WPS_1705986685" w:date="2024-08-26T18:44:00Z" w:id="4648">
        <w:r>
          <w:rPr>
            <w:rFonts w:ascii="Calibri" w:hAnsi="Calibri" w:cs="Calibri"/>
            <w:rPrChange w:author="Neeraj Durgapal" w:date="2024-08-28T03:49:00Z" w:id="4649">
              <w:rPr/>
            </w:rPrChange>
          </w:rPr>
          <w:delText>Display a graph that visualizes the distribution of transactions across different regions</w:delText>
        </w:r>
        <w:r>
          <w:rPr>
            <w:rFonts w:ascii="Calibri" w:hAnsi="Calibri" w:eastAsia="Aptos" w:cs="Calibri"/>
            <w:rPrChange w:author="Neeraj Durgapal" w:date="2024-08-28T03:49:00Z" w:id="4650">
              <w:rPr>
                <w:rFonts w:ascii="Aptos" w:hAnsi="Aptos" w:eastAsia="Aptos" w:cs="Aptos"/>
              </w:rPr>
            </w:rPrChange>
          </w:rPr>
          <w:delText>.</w:delText>
        </w:r>
        <w:commentRangeEnd w:id="4643"/>
        <w:r>
          <w:rPr>
            <w:rStyle w:val="CommentReference"/>
            <w:rFonts w:ascii="Calibri" w:hAnsi="Calibri" w:cs="Calibri"/>
            <w:sz w:val="24"/>
            <w:szCs w:val="24"/>
            <w:rPrChange w:author="Neeraj Durgapal" w:date="2024-08-28T03:49:00Z" w:id="4651">
              <w:rPr>
                <w:rStyle w:val="CommentReference"/>
              </w:rPr>
            </w:rPrChange>
          </w:rPr>
          <w:commentReference w:id="4643"/>
        </w:r>
        <w:commentRangeEnd w:id="4644"/>
        <w:r>
          <w:rPr>
            <w:rFonts w:ascii="Calibri" w:hAnsi="Calibri" w:cs="Calibri"/>
            <w:rPrChange w:author="Neeraj Durgapal" w:date="2024-08-28T03:49:00Z" w:id="4652">
              <w:rPr/>
            </w:rPrChange>
          </w:rPr>
          <w:commentReference w:id="4644"/>
        </w:r>
      </w:del>
    </w:p>
    <w:p w:rsidRPr="00E403D6" w:rsidR="00E403D6" w:rsidRDefault="00E403D6" w14:paraId="3AFE64E7" w14:textId="77777777">
      <w:pPr>
        <w:spacing w:after="0" w:line="278" w:lineRule="auto"/>
        <w:rPr>
          <w:rFonts w:ascii="Calibri" w:hAnsi="Calibri" w:eastAsia="Aptos" w:cs="Calibri"/>
          <w:rPrChange w:author="Neeraj Durgapal" w:date="2024-08-28T03:49:00Z" w:id="4653">
            <w:rPr>
              <w:rFonts w:ascii="Aptos" w:hAnsi="Aptos" w:eastAsia="Aptos" w:cs="Aptos"/>
            </w:rPr>
          </w:rPrChange>
        </w:rPr>
      </w:pPr>
    </w:p>
    <w:p w:rsidRPr="00E403D6" w:rsidR="00E403D6" w:rsidRDefault="00287800" w14:paraId="43B39925" w14:textId="77777777">
      <w:pPr>
        <w:pStyle w:val="Heading4"/>
        <w:spacing w:line="278" w:lineRule="auto"/>
        <w:rPr>
          <w:rFonts w:ascii="Calibri" w:hAnsi="Calibri" w:eastAsia="Aptos" w:cs="Calibri"/>
          <w:rPrChange w:author="Neeraj Durgapal" w:date="2024-08-28T03:49:00Z" w:id="4654">
            <w:rPr>
              <w:rFonts w:ascii="Aptos" w:hAnsi="Aptos" w:eastAsia="Aptos" w:cs="Aptos"/>
            </w:rPr>
          </w:rPrChange>
        </w:rPr>
      </w:pPr>
      <w:r>
        <w:rPr>
          <w:rFonts w:ascii="Calibri" w:hAnsi="Calibri" w:eastAsia="Aptos" w:cs="Calibri"/>
          <w:rPrChange w:author="Neeraj Durgapal" w:date="2024-08-28T03:49:00Z" w:id="4655">
            <w:rPr>
              <w:rFonts w:ascii="Aptos" w:hAnsi="Aptos" w:eastAsia="Aptos" w:cs="Aptos"/>
            </w:rPr>
          </w:rPrChange>
        </w:rPr>
        <w:t xml:space="preserve"> </w:t>
      </w:r>
      <w:r>
        <w:rPr>
          <w:rFonts w:ascii="Calibri" w:hAnsi="Calibri" w:cs="Calibri"/>
          <w:rPrChange w:author="Neeraj Durgapal" w:date="2024-08-28T03:49:00Z" w:id="4656">
            <w:rPr/>
          </w:rPrChange>
        </w:rPr>
        <w:tab/>
      </w:r>
      <w:r>
        <w:rPr>
          <w:rFonts w:ascii="Calibri" w:hAnsi="Calibri" w:cs="Calibri"/>
          <w:rPrChange w:author="Neeraj Durgapal" w:date="2024-08-28T03:49:00Z" w:id="4657">
            <w:rPr/>
          </w:rPrChange>
        </w:rPr>
        <w:tab/>
      </w:r>
      <w:bookmarkStart w:name="_Toc175662409" w:id="4658"/>
      <w:r>
        <w:rPr>
          <w:rFonts w:ascii="Calibri" w:hAnsi="Calibri" w:eastAsia="Aptos" w:cs="Calibri"/>
          <w:rPrChange w:author="Neeraj Durgapal" w:date="2024-08-28T03:49:00Z" w:id="4659">
            <w:rPr>
              <w:rFonts w:ascii="Aptos" w:hAnsi="Aptos" w:eastAsia="Aptos" w:cs="Aptos"/>
            </w:rPr>
          </w:rPrChange>
        </w:rPr>
        <w:t>2.3.</w:t>
      </w:r>
      <w:ins w:author="Shubhankar Ghosh" w:date="2024-08-27T14:42:00Z" w:id="4660">
        <w:r>
          <w:rPr>
            <w:rFonts w:ascii="Calibri" w:hAnsi="Calibri" w:eastAsia="Aptos" w:cs="Calibri"/>
          </w:rPr>
          <w:t>3</w:t>
        </w:r>
      </w:ins>
      <w:del w:author="Shubhankar Ghosh" w:date="2024-08-27T14:42:00Z" w:id="4661">
        <w:r>
          <w:rPr>
            <w:rFonts w:ascii="Calibri" w:hAnsi="Calibri" w:eastAsia="Aptos" w:cs="Calibri"/>
            <w:rPrChange w:author="Neeraj Durgapal" w:date="2024-08-28T03:49:00Z" w:id="4662">
              <w:rPr>
                <w:rFonts w:ascii="Aptos" w:hAnsi="Aptos" w:eastAsia="Aptos" w:cs="Aptos"/>
              </w:rPr>
            </w:rPrChange>
          </w:rPr>
          <w:delText>2</w:delText>
        </w:r>
      </w:del>
      <w:r>
        <w:rPr>
          <w:rFonts w:ascii="Calibri" w:hAnsi="Calibri" w:eastAsia="Aptos" w:cs="Calibri"/>
          <w:rPrChange w:author="Neeraj Durgapal" w:date="2024-08-28T03:49:00Z" w:id="4663">
            <w:rPr>
              <w:rFonts w:ascii="Aptos" w:hAnsi="Aptos" w:eastAsia="Aptos" w:cs="Aptos"/>
            </w:rPr>
          </w:rPrChange>
        </w:rPr>
        <w:t xml:space="preserve"> – Settlement overview</w:t>
      </w:r>
      <w:bookmarkEnd w:id="4658"/>
    </w:p>
    <w:p w:rsidRPr="00E403D6" w:rsidR="00E403D6" w:rsidRDefault="00287800" w14:paraId="63C0413A" w14:textId="77777777">
      <w:pPr>
        <w:pStyle w:val="Heading5"/>
        <w:spacing w:line="278" w:lineRule="auto"/>
        <w:ind w:left="1440" w:firstLine="720"/>
        <w:rPr>
          <w:rFonts w:ascii="Calibri" w:hAnsi="Calibri" w:eastAsia="Aptos" w:cs="Calibri"/>
          <w:rPrChange w:author="Neeraj Durgapal" w:date="2024-08-28T03:49:00Z" w:id="4664">
            <w:rPr>
              <w:rFonts w:ascii="Aptos" w:hAnsi="Aptos" w:eastAsia="Aptos" w:cs="Aptos"/>
            </w:rPr>
          </w:rPrChange>
        </w:rPr>
      </w:pPr>
      <w:bookmarkStart w:name="_Toc175662410" w:id="4665"/>
      <w:r>
        <w:rPr>
          <w:rFonts w:ascii="Calibri" w:hAnsi="Calibri" w:eastAsia="Aptos" w:cs="Calibri"/>
          <w:rPrChange w:author="Neeraj Durgapal" w:date="2024-08-28T03:49:00Z" w:id="4666">
            <w:rPr>
              <w:rFonts w:ascii="Aptos" w:hAnsi="Aptos" w:eastAsia="Aptos" w:cs="Aptos"/>
            </w:rPr>
          </w:rPrChange>
        </w:rPr>
        <w:t>2.3.</w:t>
      </w:r>
      <w:del w:author="Shubhankar Ghosh" w:date="2024-08-27T14:43:00Z" w:id="4667">
        <w:r>
          <w:rPr>
            <w:rFonts w:ascii="Calibri" w:hAnsi="Calibri" w:eastAsia="Aptos" w:cs="Calibri"/>
            <w:rPrChange w:author="Neeraj Durgapal" w:date="2024-08-28T03:49:00Z" w:id="4668">
              <w:rPr>
                <w:rFonts w:ascii="Aptos" w:hAnsi="Aptos" w:eastAsia="Aptos" w:cs="Aptos"/>
              </w:rPr>
            </w:rPrChange>
          </w:rPr>
          <w:delText>2</w:delText>
        </w:r>
      </w:del>
      <w:ins w:author="Shubhankar Ghosh" w:date="2024-08-27T14:43:00Z" w:id="4669">
        <w:r>
          <w:rPr>
            <w:rFonts w:ascii="Calibri" w:hAnsi="Calibri" w:eastAsia="Aptos" w:cs="Calibri"/>
          </w:rPr>
          <w:t>3</w:t>
        </w:r>
      </w:ins>
      <w:r>
        <w:rPr>
          <w:rFonts w:ascii="Calibri" w:hAnsi="Calibri" w:eastAsia="Aptos" w:cs="Calibri"/>
          <w:rPrChange w:author="Neeraj Durgapal" w:date="2024-08-28T03:49:00Z" w:id="4670">
            <w:rPr>
              <w:rFonts w:ascii="Aptos" w:hAnsi="Aptos" w:eastAsia="Aptos" w:cs="Aptos"/>
            </w:rPr>
          </w:rPrChange>
        </w:rPr>
        <w:t>.1 – Settlement details</w:t>
      </w:r>
      <w:bookmarkEnd w:id="4665"/>
    </w:p>
    <w:p w:rsidRPr="00E403D6" w:rsidR="00E403D6" w:rsidRDefault="00287800" w14:paraId="3097B321" w14:textId="77777777">
      <w:pPr>
        <w:pStyle w:val="ListParagraph"/>
        <w:numPr>
          <w:ilvl w:val="0"/>
          <w:numId w:val="33"/>
        </w:numPr>
        <w:spacing w:after="0" w:line="278" w:lineRule="auto"/>
        <w:ind w:left="3240"/>
        <w:rPr>
          <w:rFonts w:ascii="Calibri" w:hAnsi="Calibri" w:eastAsia="Aptos" w:cs="Calibri"/>
          <w:rPrChange w:author="Neeraj Durgapal" w:date="2024-08-28T03:49:00Z" w:id="4671">
            <w:rPr>
              <w:rFonts w:ascii="Aptos" w:hAnsi="Aptos" w:eastAsia="Aptos" w:cs="Aptos"/>
            </w:rPr>
          </w:rPrChange>
        </w:rPr>
      </w:pPr>
      <w:r>
        <w:rPr>
          <w:rFonts w:ascii="Calibri" w:hAnsi="Calibri" w:eastAsia="Aptos" w:cs="Calibri"/>
          <w:rPrChange w:author="Neeraj Durgapal" w:date="2024-08-28T03:49:00Z" w:id="4672">
            <w:rPr>
              <w:rFonts w:ascii="Aptos" w:hAnsi="Aptos" w:eastAsia="Aptos" w:cs="Aptos"/>
            </w:rPr>
          </w:rPrChange>
        </w:rPr>
        <w:t xml:space="preserve">Provide an overview of all settled transactions, pending settlements, and expected settlement </w:t>
      </w:r>
      <w:commentRangeStart w:id="4673"/>
      <w:commentRangeStart w:id="4674"/>
      <w:del w:author="WPS_1705986685" w:date="2024-08-26T18:45:00Z" w:id="4675">
        <w:r>
          <w:rPr>
            <w:rFonts w:ascii="Calibri" w:hAnsi="Calibri" w:eastAsia="Aptos" w:cs="Calibri"/>
            <w:rPrChange w:author="Neeraj Durgapal" w:date="2024-08-28T03:49:00Z" w:id="4676">
              <w:rPr>
                <w:rFonts w:ascii="Aptos" w:hAnsi="Aptos" w:eastAsia="Aptos" w:cs="Aptos"/>
              </w:rPr>
            </w:rPrChange>
          </w:rPr>
          <w:delText>dates</w:delText>
        </w:r>
      </w:del>
      <w:commentRangeEnd w:id="4673"/>
      <w:r>
        <w:rPr>
          <w:rStyle w:val="CommentReference"/>
          <w:rFonts w:ascii="Calibri" w:hAnsi="Calibri" w:cs="Calibri"/>
          <w:sz w:val="24"/>
          <w:szCs w:val="24"/>
          <w:rPrChange w:author="Neeraj Durgapal" w:date="2024-08-28T03:49:00Z" w:id="4677">
            <w:rPr>
              <w:rStyle w:val="CommentReference"/>
            </w:rPr>
          </w:rPrChange>
        </w:rPr>
        <w:commentReference w:id="4673"/>
      </w:r>
      <w:commentRangeEnd w:id="4674"/>
      <w:r>
        <w:rPr>
          <w:rFonts w:ascii="Calibri" w:hAnsi="Calibri" w:cs="Calibri"/>
          <w:rPrChange w:author="Neeraj Durgapal" w:date="2024-08-28T03:49:00Z" w:id="4678">
            <w:rPr/>
          </w:rPrChange>
        </w:rPr>
        <w:commentReference w:id="4674"/>
      </w:r>
      <w:ins w:author="WPS_1705986685" w:date="2024-08-26T18:45:00Z" w:id="4679">
        <w:r>
          <w:rPr>
            <w:rFonts w:ascii="Calibri" w:hAnsi="Calibri" w:eastAsia="Aptos" w:cs="Calibri"/>
            <w:rPrChange w:author="Neeraj Durgapal" w:date="2024-08-28T03:49:00Z" w:id="4680">
              <w:rPr>
                <w:rFonts w:ascii="Aptos" w:hAnsi="Aptos" w:eastAsia="Aptos" w:cs="Aptos"/>
              </w:rPr>
            </w:rPrChange>
          </w:rPr>
          <w:t>amount</w:t>
        </w:r>
      </w:ins>
      <w:r>
        <w:rPr>
          <w:rFonts w:ascii="Calibri" w:hAnsi="Calibri" w:eastAsia="Aptos" w:cs="Calibri"/>
          <w:rPrChange w:author="Neeraj Durgapal" w:date="2024-08-28T03:49:00Z" w:id="4681">
            <w:rPr>
              <w:rFonts w:ascii="Aptos" w:hAnsi="Aptos" w:eastAsia="Aptos" w:cs="Aptos"/>
            </w:rPr>
          </w:rPrChange>
        </w:rPr>
        <w:t>.</w:t>
      </w:r>
    </w:p>
    <w:p w:rsidRPr="00E403D6" w:rsidR="00E403D6" w:rsidRDefault="00287800" w14:paraId="2115F535" w14:textId="77777777">
      <w:pPr>
        <w:pStyle w:val="ListParagraph"/>
        <w:numPr>
          <w:ilvl w:val="0"/>
          <w:numId w:val="33"/>
        </w:numPr>
        <w:spacing w:after="0" w:line="278" w:lineRule="auto"/>
        <w:ind w:left="3240"/>
        <w:rPr>
          <w:rFonts w:ascii="Calibri" w:hAnsi="Calibri" w:eastAsia="Aptos" w:cs="Calibri"/>
          <w:rPrChange w:author="Neeraj Durgapal" w:date="2024-08-28T03:49:00Z" w:id="4682">
            <w:rPr>
              <w:rFonts w:ascii="Aptos" w:hAnsi="Aptos" w:eastAsia="Aptos" w:cs="Aptos"/>
            </w:rPr>
          </w:rPrChange>
        </w:rPr>
      </w:pPr>
      <w:r>
        <w:rPr>
          <w:rFonts w:ascii="Calibri" w:hAnsi="Calibri" w:eastAsia="Aptos" w:cs="Calibri"/>
          <w:rPrChange w:author="Neeraj Durgapal" w:date="2024-08-28T03:49:00Z" w:id="4683">
            <w:rPr>
              <w:rFonts w:ascii="Aptos" w:hAnsi="Aptos" w:eastAsia="Aptos" w:cs="Aptos"/>
            </w:rPr>
          </w:rPrChange>
        </w:rPr>
        <w:t>Provide ability to filter by frequency and volume</w:t>
      </w:r>
    </w:p>
    <w:p w:rsidRPr="00E403D6" w:rsidR="00E403D6" w:rsidRDefault="00287800" w14:paraId="40CBA347" w14:textId="77777777">
      <w:pPr>
        <w:pStyle w:val="Heading5"/>
        <w:spacing w:line="278" w:lineRule="auto"/>
        <w:ind w:left="2160"/>
        <w:rPr>
          <w:rFonts w:ascii="Calibri" w:hAnsi="Calibri" w:eastAsia="Aptos" w:cs="Calibri"/>
          <w:rPrChange w:author="Neeraj Durgapal" w:date="2024-08-28T03:49:00Z" w:id="4684">
            <w:rPr>
              <w:rFonts w:ascii="Aptos" w:hAnsi="Aptos" w:eastAsia="Aptos" w:cs="Aptos"/>
            </w:rPr>
          </w:rPrChange>
        </w:rPr>
      </w:pPr>
      <w:bookmarkStart w:name="_Toc175662411" w:id="4685"/>
      <w:r>
        <w:rPr>
          <w:rFonts w:ascii="Calibri" w:hAnsi="Calibri" w:eastAsia="Aptos" w:cs="Calibri"/>
          <w:rPrChange w:author="Neeraj Durgapal" w:date="2024-08-28T03:49:00Z" w:id="4686">
            <w:rPr>
              <w:rFonts w:ascii="Aptos" w:hAnsi="Aptos" w:eastAsia="Aptos" w:cs="Aptos"/>
            </w:rPr>
          </w:rPrChange>
        </w:rPr>
        <w:t>2.3.</w:t>
      </w:r>
      <w:del w:author="Shubhankar Ghosh" w:date="2024-08-27T14:43:00Z" w:id="4687">
        <w:r>
          <w:rPr>
            <w:rFonts w:ascii="Calibri" w:hAnsi="Calibri" w:eastAsia="Aptos" w:cs="Calibri"/>
            <w:rPrChange w:author="Neeraj Durgapal" w:date="2024-08-28T03:49:00Z" w:id="4688">
              <w:rPr>
                <w:rFonts w:ascii="Aptos" w:hAnsi="Aptos" w:eastAsia="Aptos" w:cs="Aptos"/>
              </w:rPr>
            </w:rPrChange>
          </w:rPr>
          <w:delText>2</w:delText>
        </w:r>
      </w:del>
      <w:ins w:author="Shubhankar Ghosh" w:date="2024-08-27T14:43:00Z" w:id="4689">
        <w:r>
          <w:rPr>
            <w:rFonts w:ascii="Calibri" w:hAnsi="Calibri" w:eastAsia="Aptos" w:cs="Calibri"/>
          </w:rPr>
          <w:t>3</w:t>
        </w:r>
      </w:ins>
      <w:r>
        <w:rPr>
          <w:rFonts w:ascii="Calibri" w:hAnsi="Calibri" w:eastAsia="Aptos" w:cs="Calibri"/>
          <w:rPrChange w:author="Neeraj Durgapal" w:date="2024-08-28T03:49:00Z" w:id="4690">
            <w:rPr>
              <w:rFonts w:ascii="Aptos" w:hAnsi="Aptos" w:eastAsia="Aptos" w:cs="Aptos"/>
            </w:rPr>
          </w:rPrChange>
        </w:rPr>
        <w:t>.2 – Previous Settlement</w:t>
      </w:r>
      <w:bookmarkEnd w:id="4685"/>
    </w:p>
    <w:p w:rsidRPr="00E403D6" w:rsidR="00E403D6" w:rsidRDefault="00287800" w14:paraId="5BB6AD85" w14:textId="77777777">
      <w:pPr>
        <w:pStyle w:val="ListParagraph"/>
        <w:numPr>
          <w:ilvl w:val="0"/>
          <w:numId w:val="33"/>
        </w:numPr>
        <w:spacing w:after="0" w:line="278" w:lineRule="auto"/>
        <w:ind w:left="3240"/>
        <w:rPr>
          <w:rFonts w:ascii="Calibri" w:hAnsi="Calibri" w:eastAsia="Aptos" w:cs="Calibri"/>
          <w:rPrChange w:author="Neeraj Durgapal" w:date="2024-08-28T03:49:00Z" w:id="4691">
            <w:rPr>
              <w:rFonts w:ascii="Aptos" w:hAnsi="Aptos" w:eastAsia="Aptos" w:cs="Aptos"/>
            </w:rPr>
          </w:rPrChange>
        </w:rPr>
      </w:pPr>
      <w:r>
        <w:rPr>
          <w:rFonts w:ascii="Calibri" w:hAnsi="Calibri" w:eastAsia="Aptos" w:cs="Calibri"/>
          <w:rPrChange w:author="Neeraj Durgapal" w:date="2024-08-28T03:49:00Z" w:id="4692">
            <w:rPr>
              <w:rFonts w:ascii="Aptos" w:hAnsi="Aptos" w:eastAsia="Aptos" w:cs="Aptos"/>
            </w:rPr>
          </w:rPrChange>
        </w:rPr>
        <w:t>Provide an overview of the previous settlement Amount</w:t>
      </w:r>
    </w:p>
    <w:p w:rsidRPr="00E403D6" w:rsidR="00E403D6" w:rsidRDefault="00287800" w14:paraId="4A2EB934" w14:textId="77777777">
      <w:pPr>
        <w:pStyle w:val="Heading5"/>
        <w:spacing w:line="278" w:lineRule="auto"/>
        <w:ind w:left="2160"/>
        <w:rPr>
          <w:rFonts w:ascii="Calibri" w:hAnsi="Calibri" w:eastAsia="Aptos" w:cs="Calibri"/>
          <w:rPrChange w:author="Neeraj Durgapal" w:date="2024-08-28T03:49:00Z" w:id="4693">
            <w:rPr>
              <w:rFonts w:ascii="Aptos" w:hAnsi="Aptos" w:eastAsia="Aptos" w:cs="Aptos"/>
            </w:rPr>
          </w:rPrChange>
        </w:rPr>
      </w:pPr>
      <w:bookmarkStart w:name="_Toc175662412" w:id="4694"/>
      <w:r>
        <w:rPr>
          <w:rFonts w:ascii="Calibri" w:hAnsi="Calibri" w:eastAsia="Aptos" w:cs="Calibri"/>
          <w:rPrChange w:author="Neeraj Durgapal" w:date="2024-08-28T03:49:00Z" w:id="4695">
            <w:rPr>
              <w:rFonts w:ascii="Aptos" w:hAnsi="Aptos" w:eastAsia="Aptos" w:cs="Aptos"/>
            </w:rPr>
          </w:rPrChange>
        </w:rPr>
        <w:t>2.3.</w:t>
      </w:r>
      <w:del w:author="Shubhankar Ghosh" w:date="2024-08-27T14:43:00Z" w:id="4696">
        <w:r>
          <w:rPr>
            <w:rFonts w:ascii="Calibri" w:hAnsi="Calibri" w:eastAsia="Aptos" w:cs="Calibri"/>
            <w:rPrChange w:author="Neeraj Durgapal" w:date="2024-08-28T03:49:00Z" w:id="4697">
              <w:rPr>
                <w:rFonts w:ascii="Aptos" w:hAnsi="Aptos" w:eastAsia="Aptos" w:cs="Aptos"/>
              </w:rPr>
            </w:rPrChange>
          </w:rPr>
          <w:delText>2</w:delText>
        </w:r>
      </w:del>
      <w:ins w:author="Shubhankar Ghosh" w:date="2024-08-27T14:43:00Z" w:id="4698">
        <w:r>
          <w:rPr>
            <w:rFonts w:ascii="Calibri" w:hAnsi="Calibri" w:eastAsia="Aptos" w:cs="Calibri"/>
          </w:rPr>
          <w:t>3</w:t>
        </w:r>
      </w:ins>
      <w:r>
        <w:rPr>
          <w:rFonts w:ascii="Calibri" w:hAnsi="Calibri" w:eastAsia="Aptos" w:cs="Calibri"/>
          <w:rPrChange w:author="Neeraj Durgapal" w:date="2024-08-28T03:49:00Z" w:id="4699">
            <w:rPr>
              <w:rFonts w:ascii="Aptos" w:hAnsi="Aptos" w:eastAsia="Aptos" w:cs="Aptos"/>
            </w:rPr>
          </w:rPrChange>
        </w:rPr>
        <w:t>.3 – Current Settlement</w:t>
      </w:r>
      <w:bookmarkEnd w:id="4694"/>
    </w:p>
    <w:p w:rsidR="00E403D6" w:rsidRDefault="00287800" w14:paraId="52602F23" w14:textId="77777777">
      <w:pPr>
        <w:pStyle w:val="ListParagraph"/>
        <w:numPr>
          <w:ilvl w:val="0"/>
          <w:numId w:val="33"/>
        </w:numPr>
        <w:spacing w:after="0" w:line="278" w:lineRule="auto"/>
        <w:ind w:left="3240"/>
        <w:rPr>
          <w:ins w:author="Shubhankar Ghosh" w:date="2024-08-27T13:29:00Z" w:id="4700"/>
          <w:rFonts w:ascii="Calibri" w:hAnsi="Calibri" w:eastAsia="Aptos" w:cs="Calibri"/>
        </w:rPr>
      </w:pPr>
      <w:r>
        <w:rPr>
          <w:rFonts w:ascii="Calibri" w:hAnsi="Calibri" w:eastAsia="Aptos" w:cs="Calibri"/>
          <w:rPrChange w:author="Neeraj Durgapal" w:date="2024-08-28T03:49:00Z" w:id="4701">
            <w:rPr>
              <w:rFonts w:ascii="Aptos" w:hAnsi="Aptos" w:eastAsia="Aptos" w:cs="Aptos"/>
            </w:rPr>
          </w:rPrChange>
        </w:rPr>
        <w:t>Provide an overview of the current settlement Amount</w:t>
      </w:r>
    </w:p>
    <w:p w:rsidR="00E403D6" w:rsidRDefault="00287800" w14:paraId="42CEC233" w14:textId="77777777">
      <w:pPr>
        <w:pStyle w:val="Heading5"/>
        <w:spacing w:line="278" w:lineRule="auto"/>
        <w:ind w:left="2160"/>
        <w:rPr>
          <w:ins w:author="Shubhankar Ghosh" w:date="2024-08-27T13:31:00Z" w:id="4702"/>
          <w:rFonts w:ascii="Calibri" w:hAnsi="Calibri" w:eastAsia="Aptos" w:cs="Calibri"/>
        </w:rPr>
      </w:pPr>
      <w:bookmarkStart w:name="_Toc175662413" w:id="4703"/>
      <w:ins w:author="Shubhankar Ghosh" w:date="2024-08-27T13:31:00Z" w:id="4704">
        <w:r>
          <w:rPr>
            <w:rFonts w:ascii="Calibri" w:hAnsi="Calibri" w:eastAsia="Aptos" w:cs="Calibri"/>
          </w:rPr>
          <w:t>2.3.</w:t>
        </w:r>
      </w:ins>
      <w:ins w:author="Shubhankar Ghosh" w:date="2024-08-27T14:43:00Z" w:id="4705">
        <w:r>
          <w:rPr>
            <w:rFonts w:ascii="Calibri" w:hAnsi="Calibri" w:eastAsia="Aptos" w:cs="Calibri"/>
            <w:rPrChange w:author="Neeraj Durgapal" w:date="2024-08-28T03:49:00Z" w:id="4706">
              <w:rPr>
                <w:rFonts w:ascii="Calibri" w:hAnsi="Calibri" w:eastAsia="Aptos" w:cs="Calibri"/>
                <w:highlight w:val="green"/>
              </w:rPr>
            </w:rPrChange>
          </w:rPr>
          <w:t>3</w:t>
        </w:r>
      </w:ins>
      <w:ins w:author="Shubhankar Ghosh" w:date="2024-08-27T13:31:00Z" w:id="4707">
        <w:r>
          <w:rPr>
            <w:rFonts w:ascii="Calibri" w:hAnsi="Calibri" w:eastAsia="Aptos" w:cs="Calibri"/>
          </w:rPr>
          <w:t>.4 – Historic settlement</w:t>
        </w:r>
        <w:bookmarkEnd w:id="4703"/>
      </w:ins>
    </w:p>
    <w:p w:rsidR="00E403D6" w:rsidRDefault="00287800" w14:paraId="489086E9" w14:textId="77777777">
      <w:pPr>
        <w:pStyle w:val="ListParagraph"/>
        <w:numPr>
          <w:ilvl w:val="0"/>
          <w:numId w:val="33"/>
        </w:numPr>
        <w:spacing w:after="0" w:line="278" w:lineRule="auto"/>
        <w:ind w:left="3240"/>
        <w:rPr>
          <w:ins w:author="Shubhankar Ghosh" w:date="2024-08-27T13:31:00Z" w:id="4708"/>
          <w:rFonts w:ascii="Calibri" w:hAnsi="Calibri" w:eastAsia="Aptos" w:cs="Calibri"/>
        </w:rPr>
      </w:pPr>
      <w:ins w:author="Shubhankar Ghosh" w:date="2024-08-27T13:31:00Z" w:id="4709">
        <w:r>
          <w:rPr>
            <w:rFonts w:ascii="Calibri" w:hAnsi="Calibri" w:eastAsia="Aptos" w:cs="Calibri"/>
          </w:rPr>
          <w:t xml:space="preserve">Provide </w:t>
        </w:r>
      </w:ins>
      <w:ins w:author="Shubhankar Ghosh" w:date="2024-08-27T13:32:00Z" w:id="4710">
        <w:r>
          <w:rPr>
            <w:rFonts w:ascii="Calibri" w:hAnsi="Calibri" w:eastAsia="Aptos" w:cs="Calibri"/>
            <w:rPrChange w:author="Neeraj Durgapal" w:date="2024-08-28T03:49:00Z" w:id="4711">
              <w:rPr>
                <w:rFonts w:ascii="Calibri" w:hAnsi="Calibri" w:eastAsia="Aptos" w:cs="Calibri"/>
                <w:highlight w:val="green"/>
              </w:rPr>
            </w:rPrChange>
          </w:rPr>
          <w:t>detailed information about historic settlements</w:t>
        </w:r>
      </w:ins>
    </w:p>
    <w:p w:rsidRPr="00E403D6" w:rsidR="00E403D6" w:rsidRDefault="00E403D6" w14:paraId="3CE8BDB3" w14:textId="77777777">
      <w:pPr>
        <w:spacing w:line="278" w:lineRule="auto"/>
        <w:ind w:left="2160"/>
        <w:rPr>
          <w:ins w:author="Shubhankar Ghosh" w:date="2024-08-27T13:31:00Z" w:id="4712"/>
          <w:rFonts w:ascii="Calibri" w:hAnsi="Calibri" w:eastAsia="Aptos" w:cs="Calibri"/>
          <w:rPrChange w:author="Neeraj Durgapal" w:date="2024-08-28T03:49:00Z" w:id="4713">
            <w:rPr>
              <w:ins w:author="Shubhankar Ghosh" w:date="2024-08-27T13:31:00Z" w:id="4714"/>
              <w:rFonts w:ascii="Calibri" w:hAnsi="Calibri" w:eastAsia="Aptos" w:cs="Calibri"/>
            </w:rPr>
          </w:rPrChange>
        </w:rPr>
        <w:pPrChange w:author="Shubhankar Ghosh" w:date="2024-08-27T13:31:00Z" w:id="4715">
          <w:pPr>
            <w:pStyle w:val="Heading5"/>
            <w:spacing w:line="278" w:lineRule="auto"/>
            <w:ind w:left="2160"/>
          </w:pPr>
        </w:pPrChange>
      </w:pPr>
    </w:p>
    <w:p w:rsidRPr="00E403D6" w:rsidR="00E403D6" w:rsidRDefault="00E403D6" w14:paraId="31206C28" w14:textId="77777777">
      <w:pPr>
        <w:pStyle w:val="ListParagraph"/>
        <w:spacing w:after="0" w:line="278" w:lineRule="auto"/>
        <w:ind w:left="2160"/>
        <w:rPr>
          <w:del w:author="Shubhankar Ghosh" w:date="2024-08-27T13:31:00Z" w:id="4716"/>
          <w:rFonts w:ascii="Calibri" w:hAnsi="Calibri" w:eastAsia="Aptos" w:cs="Calibri"/>
          <w:color w:val="0F4761" w:themeColor="accent1" w:themeShade="BF"/>
          <w:rPrChange w:author="Neeraj Durgapal" w:date="2024-08-28T03:49:00Z" w:id="4717">
            <w:rPr>
              <w:del w:author="Shubhankar Ghosh" w:date="2024-08-27T13:31:00Z" w:id="4718"/>
              <w:rFonts w:ascii="Aptos" w:hAnsi="Aptos" w:eastAsia="Aptos" w:cs="Aptos"/>
            </w:rPr>
          </w:rPrChange>
        </w:rPr>
        <w:pPrChange w:author="Shubhankar Ghosh" w:date="2024-08-27T13:29:00Z" w:id="4719">
          <w:pPr>
            <w:pStyle w:val="ListParagraph"/>
            <w:numPr>
              <w:numId w:val="33"/>
            </w:numPr>
            <w:spacing w:after="0" w:line="278" w:lineRule="auto"/>
            <w:ind w:left="3240" w:hanging="360"/>
          </w:pPr>
        </w:pPrChange>
      </w:pPr>
    </w:p>
    <w:p w:rsidRPr="00E403D6" w:rsidR="00E403D6" w:rsidRDefault="00E403D6" w14:paraId="626EA0BD" w14:textId="77777777">
      <w:pPr>
        <w:spacing w:after="0" w:line="278" w:lineRule="auto"/>
        <w:rPr>
          <w:rFonts w:ascii="Calibri" w:hAnsi="Calibri" w:eastAsia="Aptos" w:cs="Calibri"/>
          <w:rPrChange w:author="Neeraj Durgapal" w:date="2024-08-28T03:49:00Z" w:id="4720">
            <w:rPr>
              <w:rFonts w:ascii="Aptos" w:hAnsi="Aptos" w:eastAsia="Aptos" w:cs="Aptos"/>
            </w:rPr>
          </w:rPrChange>
        </w:rPr>
      </w:pPr>
    </w:p>
    <w:p w:rsidRPr="00E403D6" w:rsidR="00E403D6" w:rsidRDefault="00E403D6" w14:paraId="5468EA45" w14:textId="77777777">
      <w:pPr>
        <w:spacing w:after="0" w:line="278" w:lineRule="auto"/>
        <w:rPr>
          <w:rFonts w:ascii="Calibri" w:hAnsi="Calibri" w:eastAsia="Aptos" w:cs="Calibri"/>
          <w:rPrChange w:author="Neeraj Durgapal" w:date="2024-08-28T03:49:00Z" w:id="4721">
            <w:rPr>
              <w:rFonts w:ascii="Aptos" w:hAnsi="Aptos" w:eastAsia="Aptos" w:cs="Aptos"/>
            </w:rPr>
          </w:rPrChange>
        </w:rPr>
      </w:pPr>
    </w:p>
    <w:p w:rsidRPr="00E403D6" w:rsidR="00E403D6" w:rsidRDefault="00287800" w14:paraId="4A72E681" w14:textId="77777777">
      <w:pPr>
        <w:pStyle w:val="Heading4"/>
        <w:spacing w:line="278" w:lineRule="auto"/>
        <w:ind w:left="1440"/>
        <w:rPr>
          <w:rFonts w:ascii="Calibri" w:hAnsi="Calibri" w:eastAsia="Aptos" w:cs="Calibri"/>
          <w:rPrChange w:author="Neeraj Durgapal" w:date="2024-08-28T03:49:00Z" w:id="4722">
            <w:rPr>
              <w:rFonts w:ascii="Aptos" w:hAnsi="Aptos" w:eastAsia="Aptos" w:cs="Aptos"/>
            </w:rPr>
          </w:rPrChange>
        </w:rPr>
      </w:pPr>
      <w:r>
        <w:rPr>
          <w:rFonts w:ascii="Calibri" w:hAnsi="Calibri" w:eastAsia="Aptos" w:cs="Calibri"/>
          <w:rPrChange w:author="Neeraj Durgapal" w:date="2024-08-28T03:49:00Z" w:id="4723">
            <w:rPr>
              <w:rFonts w:ascii="Aptos" w:hAnsi="Aptos" w:eastAsia="Aptos" w:cs="Aptos"/>
            </w:rPr>
          </w:rPrChange>
        </w:rPr>
        <w:t xml:space="preserve"> </w:t>
      </w:r>
      <w:bookmarkStart w:name="_Toc175662414" w:id="4724"/>
      <w:r>
        <w:rPr>
          <w:rFonts w:ascii="Calibri" w:hAnsi="Calibri" w:eastAsia="Aptos" w:cs="Calibri"/>
          <w:rPrChange w:author="Neeraj Durgapal" w:date="2024-08-28T03:49:00Z" w:id="4725">
            <w:rPr>
              <w:rFonts w:ascii="Aptos" w:hAnsi="Aptos" w:eastAsia="Aptos" w:cs="Aptos"/>
            </w:rPr>
          </w:rPrChange>
        </w:rPr>
        <w:t>2.3.</w:t>
      </w:r>
      <w:del w:author="Shubhankar Ghosh" w:date="2024-08-27T14:43:00Z" w:id="4726">
        <w:r>
          <w:rPr>
            <w:rFonts w:ascii="Calibri" w:hAnsi="Calibri" w:eastAsia="Aptos" w:cs="Calibri"/>
            <w:rPrChange w:author="Neeraj Durgapal" w:date="2024-08-28T03:49:00Z" w:id="4727">
              <w:rPr>
                <w:rFonts w:ascii="Aptos" w:hAnsi="Aptos" w:eastAsia="Aptos" w:cs="Aptos"/>
              </w:rPr>
            </w:rPrChange>
          </w:rPr>
          <w:delText xml:space="preserve">3 </w:delText>
        </w:r>
      </w:del>
      <w:ins w:author="Shubhankar Ghosh" w:date="2024-08-27T14:43:00Z" w:id="4728">
        <w:r>
          <w:rPr>
            <w:rFonts w:ascii="Calibri" w:hAnsi="Calibri" w:eastAsia="Aptos" w:cs="Calibri"/>
          </w:rPr>
          <w:t>4</w:t>
        </w:r>
        <w:r>
          <w:rPr>
            <w:rFonts w:ascii="Calibri" w:hAnsi="Calibri" w:eastAsia="Aptos" w:cs="Calibri"/>
            <w:rPrChange w:author="Neeraj Durgapal" w:date="2024-08-28T03:49:00Z" w:id="4729">
              <w:rPr>
                <w:rFonts w:ascii="Aptos" w:hAnsi="Aptos" w:eastAsia="Aptos" w:cs="Aptos"/>
              </w:rPr>
            </w:rPrChange>
          </w:rPr>
          <w:t xml:space="preserve"> </w:t>
        </w:r>
      </w:ins>
      <w:r>
        <w:rPr>
          <w:rFonts w:ascii="Calibri" w:hAnsi="Calibri" w:eastAsia="Aptos" w:cs="Calibri"/>
          <w:rPrChange w:author="Neeraj Durgapal" w:date="2024-08-28T03:49:00Z" w:id="4730">
            <w:rPr>
              <w:rFonts w:ascii="Aptos" w:hAnsi="Aptos" w:eastAsia="Aptos" w:cs="Aptos"/>
            </w:rPr>
          </w:rPrChange>
        </w:rPr>
        <w:t>–</w:t>
      </w:r>
      <w:commentRangeStart w:id="4731"/>
      <w:commentRangeStart w:id="4732"/>
      <w:r>
        <w:rPr>
          <w:rFonts w:ascii="Calibri" w:hAnsi="Calibri" w:eastAsia="Aptos" w:cs="Calibri"/>
          <w:rPrChange w:author="Neeraj Durgapal" w:date="2024-08-28T03:49:00Z" w:id="4733">
            <w:rPr>
              <w:rFonts w:ascii="Aptos" w:hAnsi="Aptos" w:eastAsia="Aptos" w:cs="Aptos"/>
            </w:rPr>
          </w:rPrChange>
        </w:rPr>
        <w:t xml:space="preserve"> Refund management</w:t>
      </w:r>
      <w:commentRangeEnd w:id="4731"/>
      <w:r>
        <w:rPr>
          <w:rStyle w:val="CommentReference"/>
          <w:rFonts w:ascii="Calibri" w:hAnsi="Calibri" w:cs="Calibri"/>
          <w:sz w:val="24"/>
          <w:szCs w:val="24"/>
          <w:rPrChange w:author="Neeraj Durgapal" w:date="2024-08-28T03:49:00Z" w:id="4734">
            <w:rPr>
              <w:rStyle w:val="CommentReference"/>
            </w:rPr>
          </w:rPrChange>
        </w:rPr>
        <w:commentReference w:id="4731"/>
      </w:r>
      <w:commentRangeEnd w:id="4732"/>
      <w:r>
        <w:rPr>
          <w:rStyle w:val="CommentReference"/>
          <w:rFonts w:ascii="Calibri" w:hAnsi="Calibri" w:cs="Calibri" w:eastAsiaTheme="minorEastAsia"/>
          <w:i w:val="0"/>
          <w:iCs w:val="0"/>
          <w:color w:val="auto"/>
          <w:sz w:val="24"/>
          <w:szCs w:val="24"/>
          <w:rPrChange w:author="Neeraj Durgapal" w:date="2024-08-28T03:49:00Z" w:id="4735">
            <w:rPr>
              <w:rStyle w:val="CommentReference"/>
              <w:rFonts w:eastAsiaTheme="minorEastAsia" w:cstheme="minorBidi"/>
              <w:i w:val="0"/>
              <w:iCs w:val="0"/>
              <w:color w:val="auto"/>
            </w:rPr>
          </w:rPrChange>
        </w:rPr>
        <w:commentReference w:id="4732"/>
      </w:r>
      <w:bookmarkEnd w:id="4724"/>
    </w:p>
    <w:p w:rsidRPr="00E403D6" w:rsidR="00E403D6" w:rsidRDefault="00287800" w14:paraId="66DF8EFF" w14:textId="77777777">
      <w:pPr>
        <w:pStyle w:val="Heading5"/>
        <w:spacing w:line="278" w:lineRule="auto"/>
        <w:ind w:left="1440" w:firstLine="720"/>
        <w:rPr>
          <w:rFonts w:ascii="Calibri" w:hAnsi="Calibri" w:eastAsia="Aptos" w:cs="Calibri"/>
          <w:rPrChange w:author="Neeraj Durgapal" w:date="2024-08-28T03:49:00Z" w:id="4736">
            <w:rPr>
              <w:rFonts w:ascii="Aptos" w:hAnsi="Aptos" w:eastAsia="Aptos" w:cs="Aptos"/>
            </w:rPr>
          </w:rPrChange>
        </w:rPr>
      </w:pPr>
      <w:bookmarkStart w:name="_Toc175662415" w:id="4737"/>
      <w:r>
        <w:rPr>
          <w:rFonts w:ascii="Calibri" w:hAnsi="Calibri" w:eastAsia="Aptos" w:cs="Calibri"/>
          <w:rPrChange w:author="Neeraj Durgapal" w:date="2024-08-28T03:49:00Z" w:id="4738">
            <w:rPr>
              <w:rFonts w:ascii="Aptos" w:hAnsi="Aptos" w:eastAsia="Aptos" w:cs="Aptos"/>
            </w:rPr>
          </w:rPrChange>
        </w:rPr>
        <w:t>2.3.</w:t>
      </w:r>
      <w:del w:author="Shubhankar Ghosh" w:date="2024-08-27T14:43:00Z" w:id="4739">
        <w:r>
          <w:rPr>
            <w:rFonts w:ascii="Calibri" w:hAnsi="Calibri" w:eastAsia="Aptos" w:cs="Calibri"/>
            <w:rPrChange w:author="Neeraj Durgapal" w:date="2024-08-28T03:49:00Z" w:id="4740">
              <w:rPr>
                <w:rFonts w:ascii="Aptos" w:hAnsi="Aptos" w:eastAsia="Aptos" w:cs="Aptos"/>
              </w:rPr>
            </w:rPrChange>
          </w:rPr>
          <w:delText>3</w:delText>
        </w:r>
      </w:del>
      <w:ins w:author="Shubhankar Ghosh" w:date="2024-08-27T14:43:00Z" w:id="4741">
        <w:r>
          <w:rPr>
            <w:rFonts w:ascii="Calibri" w:hAnsi="Calibri" w:eastAsia="Aptos" w:cs="Calibri"/>
          </w:rPr>
          <w:t>4</w:t>
        </w:r>
      </w:ins>
      <w:r>
        <w:rPr>
          <w:rFonts w:ascii="Calibri" w:hAnsi="Calibri" w:eastAsia="Aptos" w:cs="Calibri"/>
          <w:rPrChange w:author="Neeraj Durgapal" w:date="2024-08-28T03:49:00Z" w:id="4742">
            <w:rPr>
              <w:rFonts w:ascii="Aptos" w:hAnsi="Aptos" w:eastAsia="Aptos" w:cs="Aptos"/>
            </w:rPr>
          </w:rPrChange>
        </w:rPr>
        <w:t>.1 – Refund status</w:t>
      </w:r>
      <w:bookmarkEnd w:id="4737"/>
    </w:p>
    <w:p w:rsidRPr="00E403D6" w:rsidR="00E403D6" w:rsidRDefault="00287800" w14:paraId="54584BB9" w14:textId="77777777">
      <w:pPr>
        <w:pStyle w:val="ListParagraph"/>
        <w:numPr>
          <w:ilvl w:val="0"/>
          <w:numId w:val="33"/>
        </w:numPr>
        <w:spacing w:after="0" w:line="278" w:lineRule="auto"/>
        <w:ind w:left="3240"/>
        <w:rPr>
          <w:rFonts w:ascii="Calibri" w:hAnsi="Calibri" w:eastAsia="Aptos" w:cs="Calibri"/>
          <w:rPrChange w:author="Neeraj Durgapal" w:date="2024-08-28T03:49:00Z" w:id="4743">
            <w:rPr>
              <w:rFonts w:ascii="Aptos" w:hAnsi="Aptos" w:eastAsia="Aptos" w:cs="Aptos"/>
            </w:rPr>
          </w:rPrChange>
        </w:rPr>
      </w:pPr>
      <w:r>
        <w:rPr>
          <w:rFonts w:ascii="Calibri" w:hAnsi="Calibri" w:eastAsia="Aptos" w:cs="Calibri"/>
          <w:rPrChange w:author="Neeraj Durgapal" w:date="2024-08-28T03:49:00Z" w:id="4744">
            <w:rPr>
              <w:rFonts w:ascii="Aptos" w:hAnsi="Aptos" w:eastAsia="Aptos" w:cs="Aptos"/>
            </w:rPr>
          </w:rPrChange>
        </w:rPr>
        <w:t xml:space="preserve">Display the refunds volume – processed/pending </w:t>
      </w:r>
    </w:p>
    <w:p w:rsidRPr="00E403D6" w:rsidR="00E403D6" w:rsidRDefault="00287800" w14:paraId="44C2E170" w14:textId="77777777">
      <w:pPr>
        <w:pStyle w:val="Heading5"/>
        <w:spacing w:line="278" w:lineRule="auto"/>
        <w:ind w:left="2160"/>
        <w:rPr>
          <w:rFonts w:ascii="Calibri" w:hAnsi="Calibri" w:eastAsia="Aptos" w:cs="Calibri"/>
          <w:rPrChange w:author="Neeraj Durgapal" w:date="2024-08-28T03:49:00Z" w:id="4745">
            <w:rPr>
              <w:rFonts w:ascii="Aptos" w:hAnsi="Aptos" w:eastAsia="Aptos" w:cs="Aptos"/>
            </w:rPr>
          </w:rPrChange>
        </w:rPr>
      </w:pPr>
      <w:bookmarkStart w:name="_Toc175662416" w:id="4746"/>
      <w:r>
        <w:rPr>
          <w:rFonts w:ascii="Calibri" w:hAnsi="Calibri" w:eastAsia="Aptos" w:cs="Calibri"/>
          <w:rPrChange w:author="Neeraj Durgapal" w:date="2024-08-28T03:49:00Z" w:id="4747">
            <w:rPr>
              <w:rFonts w:ascii="Aptos" w:hAnsi="Aptos" w:eastAsia="Aptos" w:cs="Aptos"/>
            </w:rPr>
          </w:rPrChange>
        </w:rPr>
        <w:t>2.3.</w:t>
      </w:r>
      <w:del w:author="Shubhankar Ghosh" w:date="2024-08-27T14:43:00Z" w:id="4748">
        <w:r>
          <w:rPr>
            <w:rFonts w:ascii="Calibri" w:hAnsi="Calibri" w:eastAsia="Aptos" w:cs="Calibri"/>
            <w:rPrChange w:author="Neeraj Durgapal" w:date="2024-08-28T03:49:00Z" w:id="4749">
              <w:rPr>
                <w:rFonts w:ascii="Aptos" w:hAnsi="Aptos" w:eastAsia="Aptos" w:cs="Aptos"/>
              </w:rPr>
            </w:rPrChange>
          </w:rPr>
          <w:delText>3</w:delText>
        </w:r>
      </w:del>
      <w:ins w:author="Shubhankar Ghosh" w:date="2024-08-27T14:43:00Z" w:id="4750">
        <w:r>
          <w:rPr>
            <w:rFonts w:ascii="Calibri" w:hAnsi="Calibri" w:eastAsia="Aptos" w:cs="Calibri"/>
          </w:rPr>
          <w:t>4</w:t>
        </w:r>
      </w:ins>
      <w:r>
        <w:rPr>
          <w:rFonts w:ascii="Calibri" w:hAnsi="Calibri" w:eastAsia="Aptos" w:cs="Calibri"/>
          <w:rPrChange w:author="Neeraj Durgapal" w:date="2024-08-28T03:49:00Z" w:id="4751">
            <w:rPr>
              <w:rFonts w:ascii="Aptos" w:hAnsi="Aptos" w:eastAsia="Aptos" w:cs="Aptos"/>
            </w:rPr>
          </w:rPrChange>
        </w:rPr>
        <w:t>.2 – Refund processing</w:t>
      </w:r>
      <w:bookmarkEnd w:id="4746"/>
    </w:p>
    <w:p w:rsidRPr="00E403D6" w:rsidR="00E403D6" w:rsidRDefault="00287800" w14:paraId="7F7C4687" w14:textId="77777777">
      <w:pPr>
        <w:pStyle w:val="ListParagraph"/>
        <w:numPr>
          <w:ilvl w:val="0"/>
          <w:numId w:val="33"/>
        </w:numPr>
        <w:spacing w:after="0" w:line="278" w:lineRule="auto"/>
        <w:ind w:left="3240"/>
        <w:rPr>
          <w:ins w:author="WPS_1705986685" w:date="2024-08-26T18:46:00Z" w:id="4752"/>
          <w:rFonts w:ascii="Calibri" w:hAnsi="Calibri" w:eastAsia="Aptos" w:cs="Calibri"/>
          <w:rPrChange w:author="Neeraj Durgapal" w:date="2024-08-28T03:49:00Z" w:id="4753">
            <w:rPr>
              <w:ins w:author="WPS_1705986685" w:date="2024-08-26T18:46:00Z" w:id="4754"/>
              <w:rFonts w:ascii="Aptos" w:hAnsi="Aptos" w:eastAsia="Aptos" w:cs="Aptos"/>
            </w:rPr>
          </w:rPrChange>
        </w:rPr>
      </w:pPr>
      <w:r>
        <w:rPr>
          <w:rFonts w:ascii="Calibri" w:hAnsi="Calibri" w:eastAsia="Aptos" w:cs="Calibri"/>
          <w:rPrChange w:author="Neeraj Durgapal" w:date="2024-08-28T03:49:00Z" w:id="4755">
            <w:rPr>
              <w:rFonts w:ascii="Aptos" w:hAnsi="Aptos" w:eastAsia="Aptos" w:cs="Aptos"/>
            </w:rPr>
          </w:rPrChange>
        </w:rPr>
        <w:t>Allow merchant to initiate and track refund requests in detail.</w:t>
      </w:r>
    </w:p>
    <w:p w:rsidRPr="00E403D6" w:rsidR="00E403D6" w:rsidRDefault="00E403D6" w14:paraId="4A80B76B" w14:textId="77777777">
      <w:pPr>
        <w:pStyle w:val="ListParagraph"/>
        <w:spacing w:after="0" w:line="278" w:lineRule="auto"/>
        <w:ind w:left="3240"/>
        <w:rPr>
          <w:rFonts w:ascii="Calibri" w:hAnsi="Calibri" w:eastAsia="Aptos" w:cs="Calibri"/>
          <w:rPrChange w:author="Neeraj Durgapal" w:date="2024-08-28T03:49:00Z" w:id="4756">
            <w:rPr>
              <w:rFonts w:ascii="Aptos" w:hAnsi="Aptos" w:eastAsia="Aptos" w:cs="Aptos"/>
            </w:rPr>
          </w:rPrChange>
        </w:rPr>
        <w:pPrChange w:author="ANIL KISHIN MANSUKHANI" w:date="2024-08-27T12:37:00Z" w:id="4757">
          <w:pPr>
            <w:pStyle w:val="ListParagraph"/>
            <w:numPr>
              <w:numId w:val="33"/>
            </w:numPr>
            <w:spacing w:after="0" w:line="278" w:lineRule="auto"/>
            <w:ind w:left="3240" w:hanging="360"/>
          </w:pPr>
        </w:pPrChange>
      </w:pPr>
    </w:p>
    <w:p w:rsidRPr="00E403D6" w:rsidR="00E403D6" w:rsidRDefault="00E403D6" w14:paraId="01399AE0" w14:textId="77777777">
      <w:pPr>
        <w:spacing w:after="0" w:line="278" w:lineRule="auto"/>
        <w:rPr>
          <w:rFonts w:ascii="Calibri" w:hAnsi="Calibri" w:eastAsia="Aptos" w:cs="Calibri"/>
          <w:rPrChange w:author="Neeraj Durgapal" w:date="2024-08-28T03:49:00Z" w:id="4758">
            <w:rPr>
              <w:rFonts w:ascii="Aptos" w:hAnsi="Aptos" w:eastAsia="Aptos" w:cs="Aptos"/>
            </w:rPr>
          </w:rPrChange>
        </w:rPr>
      </w:pPr>
    </w:p>
    <w:p w:rsidRPr="00E403D6" w:rsidR="00E403D6" w:rsidRDefault="00287800" w14:paraId="6DA1573E" w14:textId="77777777">
      <w:pPr>
        <w:pStyle w:val="Heading4"/>
        <w:spacing w:line="278" w:lineRule="auto"/>
        <w:ind w:left="720" w:firstLine="720"/>
        <w:rPr>
          <w:rFonts w:ascii="Calibri" w:hAnsi="Calibri" w:eastAsia="Aptos" w:cs="Calibri"/>
          <w:rPrChange w:author="Neeraj Durgapal" w:date="2024-08-28T03:49:00Z" w:id="4759">
            <w:rPr>
              <w:rFonts w:ascii="Aptos" w:hAnsi="Aptos" w:eastAsia="Aptos" w:cs="Aptos"/>
            </w:rPr>
          </w:rPrChange>
        </w:rPr>
      </w:pPr>
      <w:bookmarkStart w:name="_Toc175662417" w:id="4760"/>
      <w:r>
        <w:rPr>
          <w:rFonts w:ascii="Calibri" w:hAnsi="Calibri" w:eastAsia="Aptos" w:cs="Calibri"/>
          <w:rPrChange w:author="Neeraj Durgapal" w:date="2024-08-28T03:49:00Z" w:id="4761">
            <w:rPr>
              <w:rFonts w:ascii="Aptos" w:hAnsi="Aptos" w:eastAsia="Aptos" w:cs="Aptos"/>
            </w:rPr>
          </w:rPrChange>
        </w:rPr>
        <w:t>2.3.</w:t>
      </w:r>
      <w:del w:author="Shubhankar Ghosh" w:date="2024-08-27T14:43:00Z" w:id="4762">
        <w:r>
          <w:rPr>
            <w:rFonts w:ascii="Calibri" w:hAnsi="Calibri" w:eastAsia="Aptos" w:cs="Calibri"/>
            <w:rPrChange w:author="Neeraj Durgapal" w:date="2024-08-28T03:49:00Z" w:id="4763">
              <w:rPr>
                <w:rFonts w:ascii="Aptos" w:hAnsi="Aptos" w:eastAsia="Aptos" w:cs="Aptos"/>
              </w:rPr>
            </w:rPrChange>
          </w:rPr>
          <w:delText xml:space="preserve">4 </w:delText>
        </w:r>
      </w:del>
      <w:ins w:author="Shubhankar Ghosh" w:date="2024-08-27T14:43:00Z" w:id="4764">
        <w:r>
          <w:rPr>
            <w:rFonts w:ascii="Calibri" w:hAnsi="Calibri" w:eastAsia="Aptos" w:cs="Calibri"/>
          </w:rPr>
          <w:t>5</w:t>
        </w:r>
        <w:r>
          <w:rPr>
            <w:rFonts w:ascii="Calibri" w:hAnsi="Calibri" w:eastAsia="Aptos" w:cs="Calibri"/>
            <w:rPrChange w:author="Neeraj Durgapal" w:date="2024-08-28T03:49:00Z" w:id="4765">
              <w:rPr>
                <w:rFonts w:ascii="Aptos" w:hAnsi="Aptos" w:eastAsia="Aptos" w:cs="Aptos"/>
              </w:rPr>
            </w:rPrChange>
          </w:rPr>
          <w:t xml:space="preserve"> </w:t>
        </w:r>
      </w:ins>
      <w:r>
        <w:rPr>
          <w:rFonts w:ascii="Calibri" w:hAnsi="Calibri" w:eastAsia="Aptos" w:cs="Calibri"/>
          <w:rPrChange w:author="Neeraj Durgapal" w:date="2024-08-28T03:49:00Z" w:id="4766">
            <w:rPr>
              <w:rFonts w:ascii="Aptos" w:hAnsi="Aptos" w:eastAsia="Aptos" w:cs="Aptos"/>
            </w:rPr>
          </w:rPrChange>
        </w:rPr>
        <w:t>– Transaction Limit</w:t>
      </w:r>
      <w:bookmarkEnd w:id="4760"/>
    </w:p>
    <w:p w:rsidRPr="00E403D6" w:rsidR="00E403D6" w:rsidRDefault="00287800" w14:paraId="4E6963AB" w14:textId="77777777">
      <w:pPr>
        <w:pStyle w:val="Heading5"/>
        <w:spacing w:line="278" w:lineRule="auto"/>
        <w:ind w:left="1440" w:firstLine="720"/>
        <w:rPr>
          <w:rFonts w:ascii="Calibri" w:hAnsi="Calibri" w:eastAsia="Aptos" w:cs="Calibri"/>
          <w:rPrChange w:author="Neeraj Durgapal" w:date="2024-08-28T03:49:00Z" w:id="4767">
            <w:rPr>
              <w:rFonts w:ascii="Aptos" w:hAnsi="Aptos" w:eastAsia="Aptos" w:cs="Aptos"/>
            </w:rPr>
          </w:rPrChange>
        </w:rPr>
      </w:pPr>
      <w:bookmarkStart w:name="_Toc175662418" w:id="4768"/>
      <w:r>
        <w:rPr>
          <w:rFonts w:ascii="Calibri" w:hAnsi="Calibri" w:eastAsia="Aptos" w:cs="Calibri"/>
          <w:rPrChange w:author="Neeraj Durgapal" w:date="2024-08-28T03:49:00Z" w:id="4769">
            <w:rPr>
              <w:rFonts w:ascii="Aptos" w:hAnsi="Aptos" w:eastAsia="Aptos" w:cs="Aptos"/>
            </w:rPr>
          </w:rPrChange>
        </w:rPr>
        <w:t>2.3.</w:t>
      </w:r>
      <w:del w:author="Shubhankar Ghosh" w:date="2024-08-27T14:43:00Z" w:id="4770">
        <w:r>
          <w:rPr>
            <w:rFonts w:ascii="Calibri" w:hAnsi="Calibri" w:eastAsia="Aptos" w:cs="Calibri"/>
            <w:rPrChange w:author="Neeraj Durgapal" w:date="2024-08-28T03:49:00Z" w:id="4771">
              <w:rPr>
                <w:rFonts w:ascii="Aptos" w:hAnsi="Aptos" w:eastAsia="Aptos" w:cs="Aptos"/>
              </w:rPr>
            </w:rPrChange>
          </w:rPr>
          <w:delText>4</w:delText>
        </w:r>
      </w:del>
      <w:ins w:author="Shubhankar Ghosh" w:date="2024-08-27T14:43:00Z" w:id="4772">
        <w:r>
          <w:rPr>
            <w:rFonts w:ascii="Calibri" w:hAnsi="Calibri" w:eastAsia="Aptos" w:cs="Calibri"/>
          </w:rPr>
          <w:t>5</w:t>
        </w:r>
      </w:ins>
      <w:r>
        <w:rPr>
          <w:rFonts w:ascii="Calibri" w:hAnsi="Calibri" w:eastAsia="Aptos" w:cs="Calibri"/>
          <w:rPrChange w:author="Neeraj Durgapal" w:date="2024-08-28T03:49:00Z" w:id="4773">
            <w:rPr>
              <w:rFonts w:ascii="Aptos" w:hAnsi="Aptos" w:eastAsia="Aptos" w:cs="Aptos"/>
            </w:rPr>
          </w:rPrChange>
        </w:rPr>
        <w:t>.1 – Current Limit</w:t>
      </w:r>
      <w:bookmarkEnd w:id="4768"/>
    </w:p>
    <w:p w:rsidRPr="00E403D6" w:rsidR="00E403D6" w:rsidRDefault="00287800" w14:paraId="6FA9BED7" w14:textId="77777777">
      <w:pPr>
        <w:pStyle w:val="ListParagraph"/>
        <w:numPr>
          <w:ilvl w:val="0"/>
          <w:numId w:val="33"/>
        </w:numPr>
        <w:spacing w:after="0" w:line="278" w:lineRule="auto"/>
        <w:ind w:left="3240"/>
        <w:rPr>
          <w:ins w:author="WPS_1705986685" w:date="2024-08-26T18:49:00Z" w:id="4774"/>
          <w:rFonts w:ascii="Calibri" w:hAnsi="Calibri" w:eastAsia="Aptos" w:cs="Calibri"/>
          <w:rPrChange w:author="Neeraj Durgapal" w:date="2024-08-28T03:49:00Z" w:id="4775">
            <w:rPr>
              <w:ins w:author="WPS_1705986685" w:date="2024-08-26T18:49:00Z" w:id="4776"/>
              <w:rFonts w:ascii="Aptos" w:hAnsi="Aptos" w:eastAsia="Aptos" w:cs="Aptos"/>
            </w:rPr>
          </w:rPrChange>
        </w:rPr>
      </w:pPr>
      <w:r>
        <w:rPr>
          <w:rFonts w:ascii="Calibri" w:hAnsi="Calibri" w:eastAsia="Aptos" w:cs="Calibri"/>
          <w:rPrChange w:author="Neeraj Durgapal" w:date="2024-08-28T03:49:00Z" w:id="4777">
            <w:rPr>
              <w:rFonts w:ascii="Aptos" w:hAnsi="Aptos" w:eastAsia="Aptos" w:cs="Aptos"/>
            </w:rPr>
          </w:rPrChange>
        </w:rPr>
        <w:t>Display the current</w:t>
      </w:r>
      <w:ins w:author="Shubhankar Ghosh" w:date="2024-08-27T13:35:00Z" w:id="4778">
        <w:r>
          <w:rPr>
            <w:rFonts w:ascii="Calibri" w:hAnsi="Calibri" w:eastAsia="Aptos" w:cs="Calibri"/>
          </w:rPr>
          <w:t xml:space="preserve"> exhausted</w:t>
        </w:r>
      </w:ins>
      <w:r>
        <w:rPr>
          <w:rFonts w:ascii="Calibri" w:hAnsi="Calibri" w:eastAsia="Aptos" w:cs="Calibri"/>
          <w:rPrChange w:author="Neeraj Durgapal" w:date="2024-08-28T03:49:00Z" w:id="4779">
            <w:rPr>
              <w:rFonts w:ascii="Aptos" w:hAnsi="Aptos" w:eastAsia="Aptos" w:cs="Aptos"/>
            </w:rPr>
          </w:rPrChange>
        </w:rPr>
        <w:t xml:space="preserve"> transaction limit</w:t>
      </w:r>
      <w:ins w:author="Shubhankar Ghosh" w:date="2024-08-27T13:36:00Z" w:id="4780">
        <w:r>
          <w:rPr>
            <w:rFonts w:ascii="Calibri" w:hAnsi="Calibri" w:eastAsia="Aptos" w:cs="Calibri"/>
          </w:rPr>
          <w:t xml:space="preserve"> against the</w:t>
        </w:r>
      </w:ins>
      <w:del w:author="Shubhankar Ghosh" w:date="2024-08-27T13:36:00Z" w:id="4781">
        <w:r>
          <w:rPr>
            <w:rFonts w:ascii="Calibri" w:hAnsi="Calibri" w:eastAsia="Aptos" w:cs="Calibri"/>
            <w:rPrChange w:author="Neeraj Durgapal" w:date="2024-08-28T03:49:00Z" w:id="4782">
              <w:rPr>
                <w:rFonts w:ascii="Aptos" w:hAnsi="Aptos" w:eastAsia="Aptos" w:cs="Aptos"/>
              </w:rPr>
            </w:rPrChange>
          </w:rPr>
          <w:delText>s</w:delText>
        </w:r>
      </w:del>
      <w:r>
        <w:rPr>
          <w:rFonts w:ascii="Calibri" w:hAnsi="Calibri" w:eastAsia="Aptos" w:cs="Calibri"/>
          <w:rPrChange w:author="Neeraj Durgapal" w:date="2024-08-28T03:49:00Z" w:id="4783">
            <w:rPr>
              <w:rFonts w:ascii="Aptos" w:hAnsi="Aptos" w:eastAsia="Aptos" w:cs="Aptos"/>
            </w:rPr>
          </w:rPrChange>
        </w:rPr>
        <w:t xml:space="preserve"> set </w:t>
      </w:r>
      <w:ins w:author="Shubhankar Ghosh" w:date="2024-08-27T13:36:00Z" w:id="4784">
        <w:r>
          <w:rPr>
            <w:rFonts w:ascii="Calibri" w:hAnsi="Calibri" w:eastAsia="Aptos" w:cs="Calibri"/>
          </w:rPr>
          <w:t xml:space="preserve">limit </w:t>
        </w:r>
      </w:ins>
      <w:r>
        <w:rPr>
          <w:rFonts w:ascii="Calibri" w:hAnsi="Calibri" w:eastAsia="Aptos" w:cs="Calibri"/>
          <w:rPrChange w:author="Neeraj Durgapal" w:date="2024-08-28T03:49:00Z" w:id="4785">
            <w:rPr>
              <w:rFonts w:ascii="Aptos" w:hAnsi="Aptos" w:eastAsia="Aptos" w:cs="Aptos"/>
            </w:rPr>
          </w:rPrChange>
        </w:rPr>
        <w:t>for the merchant, including any thresholds for alerts</w:t>
      </w:r>
    </w:p>
    <w:p w:rsidRPr="00E403D6" w:rsidR="00E403D6" w:rsidRDefault="00287800" w14:paraId="35AB4592" w14:textId="77777777">
      <w:pPr>
        <w:pStyle w:val="ListParagraph"/>
        <w:numPr>
          <w:ilvl w:val="0"/>
          <w:numId w:val="33"/>
        </w:numPr>
        <w:spacing w:after="0" w:line="278" w:lineRule="auto"/>
        <w:ind w:left="3240"/>
        <w:rPr>
          <w:ins w:author="WPS_1705986685" w:date="2024-08-26T18:49:00Z" w:id="4786"/>
          <w:rFonts w:ascii="Calibri" w:hAnsi="Calibri" w:eastAsia="Aptos" w:cs="Calibri"/>
          <w:rPrChange w:author="Neeraj Durgapal" w:date="2024-08-28T03:49:00Z" w:id="4787">
            <w:rPr>
              <w:ins w:author="WPS_1705986685" w:date="2024-08-26T18:49:00Z" w:id="4788"/>
              <w:rFonts w:ascii="Aptos" w:hAnsi="Aptos" w:eastAsia="Aptos" w:cs="Aptos"/>
            </w:rPr>
          </w:rPrChange>
        </w:rPr>
      </w:pPr>
      <w:ins w:author="WPS_1705986685" w:date="2024-08-26T18:49:00Z" w:id="4789">
        <w:r>
          <w:rPr>
            <w:rFonts w:ascii="Calibri" w:hAnsi="Calibri" w:eastAsia="Aptos" w:cs="Calibri"/>
            <w:rPrChange w:author="Neeraj Durgapal" w:date="2024-08-28T03:49:00Z" w:id="4790">
              <w:rPr>
                <w:rFonts w:ascii="Aptos" w:hAnsi="Aptos" w:eastAsia="Aptos" w:cs="Aptos"/>
              </w:rPr>
            </w:rPrChange>
          </w:rPr>
          <w:t>If the limit reached, limit alert will be generated.</w:t>
        </w:r>
      </w:ins>
    </w:p>
    <w:p w:rsidRPr="00E403D6" w:rsidR="00E403D6" w:rsidRDefault="00287800" w14:paraId="0B48F726" w14:textId="77777777">
      <w:pPr>
        <w:pStyle w:val="ListParagraph"/>
        <w:numPr>
          <w:ilvl w:val="0"/>
          <w:numId w:val="33"/>
        </w:numPr>
        <w:spacing w:after="0" w:line="278" w:lineRule="auto"/>
        <w:ind w:left="3240"/>
        <w:rPr>
          <w:ins w:author="WPS_1705986685" w:date="2024-08-26T18:49:00Z" w:id="4791"/>
          <w:rFonts w:ascii="Calibri" w:hAnsi="Calibri" w:eastAsia="Aptos" w:cs="Calibri"/>
          <w:rPrChange w:author="Neeraj Durgapal" w:date="2024-08-28T03:49:00Z" w:id="4792">
            <w:rPr>
              <w:ins w:author="WPS_1705986685" w:date="2024-08-26T18:49:00Z" w:id="4793"/>
              <w:rFonts w:ascii="Aptos" w:hAnsi="Aptos" w:eastAsia="Aptos" w:cs="Aptos"/>
            </w:rPr>
          </w:rPrChange>
        </w:rPr>
      </w:pPr>
      <w:ins w:author="WPS_1705986685" w:date="2024-08-26T18:49:00Z" w:id="4794">
        <w:r>
          <w:rPr>
            <w:rFonts w:ascii="Calibri" w:hAnsi="Calibri" w:eastAsia="Aptos" w:cs="Calibri"/>
            <w:rPrChange w:author="Neeraj Durgapal" w:date="2024-08-28T03:49:00Z" w:id="4795">
              <w:rPr>
                <w:rFonts w:ascii="Aptos" w:hAnsi="Aptos" w:eastAsia="Aptos" w:cs="Aptos"/>
              </w:rPr>
            </w:rPrChange>
          </w:rPr>
          <w:t xml:space="preserve">Merchant can request to enhance the limit to SBI </w:t>
        </w:r>
      </w:ins>
    </w:p>
    <w:p w:rsidRPr="00E403D6" w:rsidR="00E403D6" w:rsidRDefault="00287800" w14:paraId="3107DEC1" w14:textId="77777777">
      <w:pPr>
        <w:pStyle w:val="ListParagraph"/>
        <w:numPr>
          <w:ilvl w:val="0"/>
          <w:numId w:val="33"/>
        </w:numPr>
        <w:spacing w:after="0" w:line="278" w:lineRule="auto"/>
        <w:ind w:left="3240"/>
        <w:rPr>
          <w:ins w:author="WPS_1705986685" w:date="2024-08-26T18:51:00Z" w:id="4796"/>
          <w:rFonts w:ascii="Calibri" w:hAnsi="Calibri" w:eastAsia="Aptos" w:cs="Calibri"/>
          <w:rPrChange w:author="Neeraj Durgapal" w:date="2024-08-28T03:49:00Z" w:id="4797">
            <w:rPr>
              <w:ins w:author="WPS_1705986685" w:date="2024-08-26T18:51:00Z" w:id="4798"/>
              <w:rFonts w:ascii="Aptos" w:hAnsi="Aptos" w:eastAsia="Aptos" w:cs="Aptos"/>
            </w:rPr>
          </w:rPrChange>
        </w:rPr>
      </w:pPr>
      <w:ins w:author="WPS_1705986685" w:date="2024-08-26T18:49:00Z" w:id="4799">
        <w:r>
          <w:rPr>
            <w:rFonts w:ascii="Calibri" w:hAnsi="Calibri" w:eastAsia="Aptos" w:cs="Calibri"/>
            <w:rPrChange w:author="Neeraj Durgapal" w:date="2024-08-28T03:49:00Z" w:id="4800">
              <w:rPr>
                <w:rFonts w:ascii="Aptos" w:hAnsi="Aptos" w:eastAsia="Aptos" w:cs="Aptos"/>
              </w:rPr>
            </w:rPrChange>
          </w:rPr>
          <w:t>SBI ePay wi</w:t>
        </w:r>
      </w:ins>
      <w:ins w:author="WPS_1705986685" w:date="2024-08-26T18:50:00Z" w:id="4801">
        <w:r>
          <w:rPr>
            <w:rFonts w:ascii="Calibri" w:hAnsi="Calibri" w:eastAsia="Aptos" w:cs="Calibri"/>
            <w:rPrChange w:author="Neeraj Durgapal" w:date="2024-08-28T03:49:00Z" w:id="4802">
              <w:rPr>
                <w:rFonts w:ascii="Aptos" w:hAnsi="Aptos" w:eastAsia="Aptos" w:cs="Aptos"/>
              </w:rPr>
            </w:rPrChange>
          </w:rPr>
          <w:t>ll check the request and reject or enhance the limit of merchant.</w:t>
        </w:r>
      </w:ins>
    </w:p>
    <w:p w:rsidRPr="00E403D6" w:rsidR="00E403D6" w:rsidRDefault="00287800" w14:paraId="4E6D7F56" w14:textId="77777777">
      <w:pPr>
        <w:pStyle w:val="ListParagraph"/>
        <w:numPr>
          <w:ilvl w:val="0"/>
          <w:numId w:val="33"/>
        </w:numPr>
        <w:spacing w:after="0" w:line="278" w:lineRule="auto"/>
        <w:ind w:left="3240"/>
        <w:rPr>
          <w:rFonts w:ascii="Calibri" w:hAnsi="Calibri" w:eastAsia="Aptos" w:cs="Calibri"/>
          <w:rPrChange w:author="Neeraj Durgapal" w:date="2024-08-28T03:49:00Z" w:id="4803">
            <w:rPr>
              <w:rFonts w:ascii="Aptos" w:hAnsi="Aptos" w:eastAsia="Aptos" w:cs="Aptos"/>
            </w:rPr>
          </w:rPrChange>
        </w:rPr>
      </w:pPr>
      <w:ins w:author="WPS_1705986685" w:date="2024-08-26T18:51:00Z" w:id="4804">
        <w:r>
          <w:rPr>
            <w:rFonts w:ascii="Calibri" w:hAnsi="Calibri" w:eastAsia="Aptos" w:cs="Calibri"/>
            <w:rPrChange w:author="Neeraj Durgapal" w:date="2024-08-28T03:49:00Z" w:id="4805">
              <w:rPr>
                <w:rFonts w:ascii="Aptos" w:hAnsi="Aptos" w:eastAsia="Aptos" w:cs="Aptos"/>
              </w:rPr>
            </w:rPrChange>
          </w:rPr>
          <w:t xml:space="preserve">Merchant limit are calculated on the basis of configuration </w:t>
        </w:r>
      </w:ins>
      <w:ins w:author="WPS_1705986685" w:date="2024-08-26T18:52:00Z" w:id="4806">
        <w:r>
          <w:rPr>
            <w:rFonts w:ascii="Calibri" w:hAnsi="Calibri" w:eastAsia="Aptos" w:cs="Calibri"/>
            <w:rPrChange w:author="Neeraj Durgapal" w:date="2024-08-28T03:49:00Z" w:id="4807">
              <w:rPr>
                <w:rFonts w:ascii="Aptos" w:hAnsi="Aptos" w:eastAsia="Aptos" w:cs="Aptos"/>
              </w:rPr>
            </w:rPrChange>
          </w:rPr>
          <w:t xml:space="preserve">done through SBI epay admin control panel while onboarding. </w:t>
        </w:r>
      </w:ins>
    </w:p>
    <w:p w:rsidRPr="00E403D6" w:rsidR="00E403D6" w:rsidRDefault="00287800" w14:paraId="3FA5A1BA" w14:textId="77777777">
      <w:pPr>
        <w:pStyle w:val="Heading5"/>
        <w:spacing w:line="278" w:lineRule="auto"/>
        <w:ind w:left="2160"/>
        <w:rPr>
          <w:rFonts w:ascii="Calibri" w:hAnsi="Calibri" w:eastAsia="Aptos" w:cs="Calibri"/>
          <w:rPrChange w:author="Neeraj Durgapal" w:date="2024-08-28T03:49:00Z" w:id="4808">
            <w:rPr>
              <w:rFonts w:ascii="Aptos" w:hAnsi="Aptos" w:eastAsia="Aptos" w:cs="Aptos"/>
            </w:rPr>
          </w:rPrChange>
        </w:rPr>
      </w:pPr>
      <w:bookmarkStart w:name="_Toc175662419" w:id="4809"/>
      <w:r>
        <w:rPr>
          <w:rFonts w:ascii="Calibri" w:hAnsi="Calibri" w:eastAsia="Aptos" w:cs="Calibri"/>
          <w:rPrChange w:author="Neeraj Durgapal" w:date="2024-08-28T03:49:00Z" w:id="4810">
            <w:rPr>
              <w:rFonts w:ascii="Aptos" w:hAnsi="Aptos" w:eastAsia="Aptos" w:cs="Aptos"/>
            </w:rPr>
          </w:rPrChange>
        </w:rPr>
        <w:t>2.3.</w:t>
      </w:r>
      <w:del w:author="Shubhankar Ghosh" w:date="2024-08-27T14:43:00Z" w:id="4811">
        <w:r>
          <w:rPr>
            <w:rFonts w:ascii="Calibri" w:hAnsi="Calibri" w:eastAsia="Aptos" w:cs="Calibri"/>
            <w:rPrChange w:author="Neeraj Durgapal" w:date="2024-08-28T03:49:00Z" w:id="4812">
              <w:rPr>
                <w:rFonts w:ascii="Aptos" w:hAnsi="Aptos" w:eastAsia="Aptos" w:cs="Aptos"/>
              </w:rPr>
            </w:rPrChange>
          </w:rPr>
          <w:delText>4</w:delText>
        </w:r>
      </w:del>
      <w:ins w:author="Shubhankar Ghosh" w:date="2024-08-27T14:43:00Z" w:id="4813">
        <w:r>
          <w:rPr>
            <w:rFonts w:ascii="Calibri" w:hAnsi="Calibri" w:eastAsia="Aptos" w:cs="Calibri"/>
          </w:rPr>
          <w:t>5</w:t>
        </w:r>
      </w:ins>
      <w:r>
        <w:rPr>
          <w:rFonts w:ascii="Calibri" w:hAnsi="Calibri" w:eastAsia="Aptos" w:cs="Calibri"/>
          <w:rPrChange w:author="Neeraj Durgapal" w:date="2024-08-28T03:49:00Z" w:id="4814">
            <w:rPr>
              <w:rFonts w:ascii="Aptos" w:hAnsi="Aptos" w:eastAsia="Aptos" w:cs="Aptos"/>
            </w:rPr>
          </w:rPrChange>
        </w:rPr>
        <w:t xml:space="preserve">.2 – </w:t>
      </w:r>
      <w:commentRangeStart w:id="4815"/>
      <w:commentRangeStart w:id="4816"/>
      <w:r>
        <w:rPr>
          <w:rFonts w:ascii="Calibri" w:hAnsi="Calibri" w:eastAsia="Aptos" w:cs="Calibri"/>
          <w:rPrChange w:author="Neeraj Durgapal" w:date="2024-08-28T03:49:00Z" w:id="4817">
            <w:rPr>
              <w:rFonts w:ascii="Aptos" w:hAnsi="Aptos" w:eastAsia="Aptos" w:cs="Aptos"/>
            </w:rPr>
          </w:rPrChange>
        </w:rPr>
        <w:t>Limit alert</w:t>
      </w:r>
      <w:commentRangeEnd w:id="4815"/>
      <w:r>
        <w:rPr>
          <w:rStyle w:val="CommentReference"/>
          <w:rFonts w:ascii="Calibri" w:hAnsi="Calibri" w:cs="Calibri"/>
          <w:sz w:val="24"/>
          <w:szCs w:val="24"/>
          <w:rPrChange w:author="Neeraj Durgapal" w:date="2024-08-28T03:49:00Z" w:id="4818">
            <w:rPr>
              <w:rStyle w:val="CommentReference"/>
            </w:rPr>
          </w:rPrChange>
        </w:rPr>
        <w:commentReference w:id="4815"/>
      </w:r>
      <w:commentRangeEnd w:id="4816"/>
      <w:r>
        <w:rPr>
          <w:rFonts w:ascii="Calibri" w:hAnsi="Calibri" w:cs="Calibri"/>
          <w:rPrChange w:author="Neeraj Durgapal" w:date="2024-08-28T03:49:00Z" w:id="4819">
            <w:rPr/>
          </w:rPrChange>
        </w:rPr>
        <w:commentReference w:id="4816"/>
      </w:r>
      <w:bookmarkEnd w:id="4809"/>
    </w:p>
    <w:p w:rsidRPr="00E403D6" w:rsidR="00E403D6" w:rsidRDefault="00287800" w14:paraId="2A338E58" w14:textId="77777777">
      <w:pPr>
        <w:pStyle w:val="ListParagraph"/>
        <w:numPr>
          <w:ilvl w:val="0"/>
          <w:numId w:val="33"/>
        </w:numPr>
        <w:spacing w:after="0" w:line="278" w:lineRule="auto"/>
        <w:ind w:left="3240"/>
        <w:rPr>
          <w:ins w:author="WPS_1705986685" w:date="2024-08-26T18:50:00Z" w:id="4820"/>
          <w:del w:author="ANIL KISHIN MANSUKHANI" w:date="2024-08-27T08:34:00Z" w:id="4821"/>
          <w:rFonts w:ascii="Calibri" w:hAnsi="Calibri" w:eastAsia="Aptos" w:cs="Calibri"/>
          <w:rPrChange w:author="Neeraj Durgapal" w:date="2024-08-28T03:49:00Z" w:id="4822">
            <w:rPr>
              <w:ins w:author="WPS_1705986685" w:date="2024-08-26T18:50:00Z" w:id="4823"/>
              <w:del w:author="ANIL KISHIN MANSUKHANI" w:date="2024-08-27T08:34:00Z" w:id="4824"/>
              <w:rFonts w:ascii="Aptos" w:hAnsi="Aptos" w:eastAsia="Aptos" w:cs="Aptos"/>
            </w:rPr>
          </w:rPrChange>
        </w:rPr>
      </w:pPr>
      <w:r>
        <w:rPr>
          <w:rFonts w:ascii="Calibri" w:hAnsi="Calibri" w:eastAsia="Aptos" w:cs="Calibri"/>
          <w:rPrChange w:author="Neeraj Durgapal" w:date="2024-08-28T03:49:00Z" w:id="4825">
            <w:rPr>
              <w:rFonts w:ascii="Aptos" w:hAnsi="Aptos" w:eastAsia="Aptos" w:cs="Aptos"/>
            </w:rPr>
          </w:rPrChange>
        </w:rPr>
        <w:t xml:space="preserve">Notify merchants </w:t>
      </w:r>
      <w:ins w:author="WPS_1705986685" w:date="2024-08-26T18:47:00Z" w:id="4826">
        <w:r>
          <w:rPr>
            <w:rFonts w:ascii="Calibri" w:hAnsi="Calibri" w:eastAsia="Aptos" w:cs="Calibri"/>
            <w:rPrChange w:author="Neeraj Durgapal" w:date="2024-08-28T03:49:00Z" w:id="4827">
              <w:rPr>
                <w:rFonts w:ascii="Aptos" w:hAnsi="Aptos" w:eastAsia="Aptos" w:cs="Aptos"/>
              </w:rPr>
            </w:rPrChange>
          </w:rPr>
          <w:t>vi</w:t>
        </w:r>
      </w:ins>
      <w:ins w:author="WPS_1705986685" w:date="2024-08-26T18:48:00Z" w:id="4828">
        <w:r>
          <w:rPr>
            <w:rFonts w:ascii="Calibri" w:hAnsi="Calibri" w:eastAsia="Aptos" w:cs="Calibri"/>
            <w:rPrChange w:author="Neeraj Durgapal" w:date="2024-08-28T03:49:00Z" w:id="4829">
              <w:rPr>
                <w:rFonts w:ascii="Aptos" w:hAnsi="Aptos" w:eastAsia="Aptos" w:cs="Aptos"/>
              </w:rPr>
            </w:rPrChange>
          </w:rPr>
          <w:t xml:space="preserve">a notification icon </w:t>
        </w:r>
      </w:ins>
      <w:ins w:author="WPS_1705986685" w:date="2024-08-26T18:50:00Z" w:id="4830">
        <w:r>
          <w:rPr>
            <w:rFonts w:ascii="Calibri" w:hAnsi="Calibri" w:eastAsia="Aptos" w:cs="Calibri"/>
            <w:rPrChange w:author="Neeraj Durgapal" w:date="2024-08-28T03:49:00Z" w:id="4831">
              <w:rPr>
                <w:rFonts w:ascii="Aptos" w:hAnsi="Aptos" w:eastAsia="Aptos" w:cs="Aptos"/>
              </w:rPr>
            </w:rPrChange>
          </w:rPr>
          <w:t xml:space="preserve">and notification on registered email </w:t>
        </w:r>
        <w:del w:author="Shubhankar Ghosh" w:date="2024-08-27T13:48:00Z" w:id="4832">
          <w:r>
            <w:rPr>
              <w:rFonts w:ascii="Calibri" w:hAnsi="Calibri" w:eastAsia="Aptos" w:cs="Calibri"/>
              <w:rPrChange w:author="Neeraj Durgapal" w:date="2024-08-28T03:49:00Z" w:id="4833">
                <w:rPr>
                  <w:rFonts w:ascii="Aptos" w:hAnsi="Aptos" w:eastAsia="Aptos" w:cs="Aptos"/>
                </w:rPr>
              </w:rPrChange>
            </w:rPr>
            <w:delText>id</w:delText>
          </w:r>
        </w:del>
      </w:ins>
      <w:ins w:author="Shubhankar Ghosh" w:date="2024-08-27T13:48:00Z" w:id="4834">
        <w:r>
          <w:rPr>
            <w:rFonts w:ascii="Calibri" w:hAnsi="Calibri" w:eastAsia="Aptos" w:cs="Calibri"/>
          </w:rPr>
          <w:t>ID</w:t>
        </w:r>
      </w:ins>
      <w:ins w:author="WPS_1705986685" w:date="2024-08-26T18:50:00Z" w:id="4835">
        <w:r>
          <w:rPr>
            <w:rFonts w:ascii="Calibri" w:hAnsi="Calibri" w:eastAsia="Aptos" w:cs="Calibri"/>
            <w:rPrChange w:author="Neeraj Durgapal" w:date="2024-08-28T03:49:00Z" w:id="4836">
              <w:rPr>
                <w:rFonts w:ascii="Aptos" w:hAnsi="Aptos" w:eastAsia="Aptos" w:cs="Aptos"/>
              </w:rPr>
            </w:rPrChange>
          </w:rPr>
          <w:t xml:space="preserve"> and phone number </w:t>
        </w:r>
      </w:ins>
      <w:r>
        <w:rPr>
          <w:rFonts w:ascii="Calibri" w:hAnsi="Calibri" w:eastAsia="Aptos" w:cs="Calibri"/>
          <w:rPrChange w:author="Neeraj Durgapal" w:date="2024-08-28T03:49:00Z" w:id="4837">
            <w:rPr>
              <w:rFonts w:ascii="Aptos" w:hAnsi="Aptos" w:eastAsia="Aptos" w:cs="Aptos"/>
            </w:rPr>
          </w:rPrChange>
        </w:rPr>
        <w:t xml:space="preserve">when they are approaching </w:t>
      </w:r>
      <w:ins w:author="WPS_1705986685" w:date="2024-08-26T18:51:00Z" w:id="4838">
        <w:r>
          <w:rPr>
            <w:rFonts w:ascii="Calibri" w:hAnsi="Calibri" w:eastAsia="Aptos" w:cs="Calibri"/>
            <w:rPrChange w:author="Neeraj Durgapal" w:date="2024-08-28T03:49:00Z" w:id="4839">
              <w:rPr>
                <w:rFonts w:ascii="Aptos" w:hAnsi="Aptos" w:eastAsia="Aptos" w:cs="Aptos"/>
              </w:rPr>
            </w:rPrChange>
          </w:rPr>
          <w:t xml:space="preserve">(80%) and </w:t>
        </w:r>
      </w:ins>
      <w:r>
        <w:rPr>
          <w:rFonts w:ascii="Calibri" w:hAnsi="Calibri" w:eastAsia="Aptos" w:cs="Calibri"/>
          <w:rPrChange w:author="Neeraj Durgapal" w:date="2024-08-28T03:49:00Z" w:id="4840">
            <w:rPr>
              <w:rFonts w:ascii="Aptos" w:hAnsi="Aptos" w:eastAsia="Aptos" w:cs="Aptos"/>
            </w:rPr>
          </w:rPrChange>
        </w:rPr>
        <w:t>or have exceeded their transaction limits</w:t>
      </w:r>
      <w:ins w:author="WPS_1705986685" w:date="2024-08-26T18:47:00Z" w:id="4841">
        <w:r>
          <w:rPr>
            <w:rFonts w:ascii="Calibri" w:hAnsi="Calibri" w:eastAsia="Aptos" w:cs="Calibri"/>
            <w:rPrChange w:author="Neeraj Durgapal" w:date="2024-08-28T03:49:00Z" w:id="4842">
              <w:rPr>
                <w:rFonts w:ascii="Aptos" w:hAnsi="Aptos" w:eastAsia="Aptos" w:cs="Aptos"/>
              </w:rPr>
            </w:rPrChange>
          </w:rPr>
          <w:t>.</w:t>
        </w:r>
      </w:ins>
    </w:p>
    <w:p w:rsidRPr="00E403D6" w:rsidR="00E403D6" w:rsidRDefault="00287800" w14:paraId="29E8DE83" w14:textId="77777777">
      <w:pPr>
        <w:pStyle w:val="ListParagraph"/>
        <w:numPr>
          <w:ilvl w:val="0"/>
          <w:numId w:val="33"/>
        </w:numPr>
        <w:spacing w:after="0" w:line="278" w:lineRule="auto"/>
        <w:ind w:left="3240"/>
        <w:rPr>
          <w:rFonts w:ascii="Calibri" w:hAnsi="Calibri" w:eastAsia="Aptos" w:cs="Calibri"/>
          <w:rPrChange w:author="Neeraj Durgapal" w:date="2024-08-28T03:49:00Z" w:id="4843">
            <w:rPr>
              <w:rFonts w:ascii="Aptos" w:hAnsi="Aptos" w:eastAsia="Aptos" w:cs="Aptos"/>
            </w:rPr>
          </w:rPrChange>
        </w:rPr>
      </w:pPr>
      <w:del w:author="ANIL KISHIN MANSUKHANI" w:date="2024-08-27T08:34:00Z" w:id="4844">
        <w:r>
          <w:rPr>
            <w:rFonts w:ascii="Calibri" w:hAnsi="Calibri" w:eastAsia="Aptos" w:cs="Calibri"/>
            <w:rPrChange w:author="Neeraj Durgapal" w:date="2024-08-28T03:49:00Z" w:id="4845">
              <w:rPr>
                <w:rFonts w:ascii="Aptos" w:hAnsi="Aptos" w:eastAsia="Aptos" w:cs="Aptos"/>
              </w:rPr>
            </w:rPrChange>
          </w:rPr>
          <w:delText>.</w:delText>
        </w:r>
      </w:del>
    </w:p>
    <w:p w:rsidRPr="00E403D6" w:rsidR="00E403D6" w:rsidRDefault="00E403D6" w14:paraId="48DAAD9E" w14:textId="77777777">
      <w:pPr>
        <w:spacing w:after="0" w:line="278" w:lineRule="auto"/>
        <w:rPr>
          <w:rFonts w:ascii="Calibri" w:hAnsi="Calibri" w:eastAsia="Aptos" w:cs="Calibri"/>
          <w:rPrChange w:author="Neeraj Durgapal" w:date="2024-08-28T03:49:00Z" w:id="4846">
            <w:rPr>
              <w:rFonts w:ascii="Aptos" w:hAnsi="Aptos" w:eastAsia="Aptos" w:cs="Aptos"/>
            </w:rPr>
          </w:rPrChange>
        </w:rPr>
      </w:pPr>
    </w:p>
    <w:p w:rsidRPr="00E403D6" w:rsidR="00E403D6" w:rsidRDefault="00287800" w14:paraId="1615E341" w14:textId="77777777">
      <w:pPr>
        <w:pStyle w:val="Heading4"/>
        <w:spacing w:line="278" w:lineRule="auto"/>
        <w:ind w:left="720" w:firstLine="720"/>
        <w:rPr>
          <w:rFonts w:ascii="Calibri" w:hAnsi="Calibri" w:eastAsia="Aptos" w:cs="Calibri"/>
          <w:rPrChange w:author="Neeraj Durgapal" w:date="2024-08-28T03:49:00Z" w:id="4847">
            <w:rPr>
              <w:rFonts w:ascii="Aptos" w:hAnsi="Aptos" w:eastAsia="Aptos" w:cs="Aptos"/>
            </w:rPr>
          </w:rPrChange>
        </w:rPr>
      </w:pPr>
      <w:bookmarkStart w:name="_Toc175662420" w:id="4848"/>
      <w:r>
        <w:rPr>
          <w:rFonts w:ascii="Calibri" w:hAnsi="Calibri" w:eastAsia="Aptos" w:cs="Calibri"/>
          <w:rPrChange w:author="Neeraj Durgapal" w:date="2024-08-28T03:49:00Z" w:id="4849">
            <w:rPr>
              <w:rFonts w:ascii="Aptos" w:hAnsi="Aptos" w:eastAsia="Aptos" w:cs="Aptos"/>
            </w:rPr>
          </w:rPrChange>
        </w:rPr>
        <w:t>2.3.</w:t>
      </w:r>
      <w:del w:author="Shubhankar Ghosh" w:date="2024-08-27T14:43:00Z" w:id="4850">
        <w:r>
          <w:rPr>
            <w:rFonts w:ascii="Calibri" w:hAnsi="Calibri" w:eastAsia="Aptos" w:cs="Calibri"/>
            <w:rPrChange w:author="Neeraj Durgapal" w:date="2024-08-28T03:49:00Z" w:id="4851">
              <w:rPr>
                <w:rFonts w:ascii="Aptos" w:hAnsi="Aptos" w:eastAsia="Aptos" w:cs="Aptos"/>
              </w:rPr>
            </w:rPrChange>
          </w:rPr>
          <w:delText xml:space="preserve">5 </w:delText>
        </w:r>
      </w:del>
      <w:ins w:author="Shubhankar Ghosh" w:date="2024-08-27T14:43:00Z" w:id="4852">
        <w:r>
          <w:rPr>
            <w:rFonts w:ascii="Calibri" w:hAnsi="Calibri" w:eastAsia="Aptos" w:cs="Calibri"/>
          </w:rPr>
          <w:t>6</w:t>
        </w:r>
        <w:r>
          <w:rPr>
            <w:rFonts w:ascii="Calibri" w:hAnsi="Calibri" w:eastAsia="Aptos" w:cs="Calibri"/>
            <w:rPrChange w:author="Neeraj Durgapal" w:date="2024-08-28T03:49:00Z" w:id="4853">
              <w:rPr>
                <w:rFonts w:ascii="Aptos" w:hAnsi="Aptos" w:eastAsia="Aptos" w:cs="Aptos"/>
              </w:rPr>
            </w:rPrChange>
          </w:rPr>
          <w:t xml:space="preserve"> </w:t>
        </w:r>
      </w:ins>
      <w:r>
        <w:rPr>
          <w:rFonts w:ascii="Calibri" w:hAnsi="Calibri" w:eastAsia="Aptos" w:cs="Calibri"/>
          <w:rPrChange w:author="Neeraj Durgapal" w:date="2024-08-28T03:49:00Z" w:id="4854">
            <w:rPr>
              <w:rFonts w:ascii="Aptos" w:hAnsi="Aptos" w:eastAsia="Aptos" w:cs="Aptos"/>
            </w:rPr>
          </w:rPrChange>
        </w:rPr>
        <w:t>– Payment mode health</w:t>
      </w:r>
      <w:bookmarkEnd w:id="4848"/>
    </w:p>
    <w:p w:rsidRPr="00E403D6" w:rsidR="00E403D6" w:rsidRDefault="00287800" w14:paraId="555EEF1A" w14:textId="77777777">
      <w:pPr>
        <w:pStyle w:val="Heading5"/>
        <w:spacing w:line="278" w:lineRule="auto"/>
        <w:ind w:left="1440" w:firstLine="720"/>
        <w:rPr>
          <w:rFonts w:ascii="Calibri" w:hAnsi="Calibri" w:eastAsia="Aptos" w:cs="Calibri"/>
          <w:rPrChange w:author="Neeraj Durgapal" w:date="2024-08-28T03:49:00Z" w:id="4855">
            <w:rPr>
              <w:rFonts w:ascii="Aptos" w:hAnsi="Aptos" w:eastAsia="Aptos" w:cs="Aptos"/>
            </w:rPr>
          </w:rPrChange>
        </w:rPr>
      </w:pPr>
      <w:bookmarkStart w:name="_Toc175662421" w:id="4856"/>
      <w:r>
        <w:rPr>
          <w:rFonts w:ascii="Calibri" w:hAnsi="Calibri" w:eastAsia="Aptos" w:cs="Calibri"/>
          <w:rPrChange w:author="Neeraj Durgapal" w:date="2024-08-28T03:49:00Z" w:id="4857">
            <w:rPr>
              <w:rFonts w:ascii="Aptos" w:hAnsi="Aptos" w:eastAsia="Aptos" w:cs="Aptos"/>
            </w:rPr>
          </w:rPrChange>
        </w:rPr>
        <w:t>2.3.</w:t>
      </w:r>
      <w:del w:author="Shubhankar Ghosh" w:date="2024-08-27T14:43:00Z" w:id="4858">
        <w:r>
          <w:rPr>
            <w:rFonts w:ascii="Calibri" w:hAnsi="Calibri" w:eastAsia="Aptos" w:cs="Calibri"/>
            <w:rPrChange w:author="Neeraj Durgapal" w:date="2024-08-28T03:49:00Z" w:id="4859">
              <w:rPr>
                <w:rFonts w:ascii="Aptos" w:hAnsi="Aptos" w:eastAsia="Aptos" w:cs="Aptos"/>
              </w:rPr>
            </w:rPrChange>
          </w:rPr>
          <w:delText>5</w:delText>
        </w:r>
      </w:del>
      <w:ins w:author="Shubhankar Ghosh" w:date="2024-08-27T14:43:00Z" w:id="4860">
        <w:r>
          <w:rPr>
            <w:rFonts w:ascii="Calibri" w:hAnsi="Calibri" w:eastAsia="Aptos" w:cs="Calibri"/>
          </w:rPr>
          <w:t>6</w:t>
        </w:r>
      </w:ins>
      <w:r>
        <w:rPr>
          <w:rFonts w:ascii="Calibri" w:hAnsi="Calibri" w:eastAsia="Aptos" w:cs="Calibri"/>
          <w:rPrChange w:author="Neeraj Durgapal" w:date="2024-08-28T03:49:00Z" w:id="4861">
            <w:rPr>
              <w:rFonts w:ascii="Aptos" w:hAnsi="Aptos" w:eastAsia="Aptos" w:cs="Aptos"/>
            </w:rPr>
          </w:rPrChange>
        </w:rPr>
        <w:t>.1 – Health status</w:t>
      </w:r>
      <w:bookmarkEnd w:id="4856"/>
    </w:p>
    <w:p w:rsidRPr="00E403D6" w:rsidR="00E403D6" w:rsidRDefault="00287800" w14:paraId="2A33FF8C" w14:textId="77777777">
      <w:pPr>
        <w:pStyle w:val="ListParagraph"/>
        <w:numPr>
          <w:ilvl w:val="0"/>
          <w:numId w:val="33"/>
        </w:numPr>
        <w:spacing w:after="0" w:line="278" w:lineRule="auto"/>
        <w:ind w:left="3240"/>
        <w:rPr>
          <w:ins w:author="WPS_1705986685" w:date="2024-08-26T18:53:00Z" w:id="4862"/>
          <w:rFonts w:ascii="Calibri" w:hAnsi="Calibri" w:eastAsia="Aptos" w:cs="Calibri"/>
          <w:rPrChange w:author="Neeraj Durgapal" w:date="2024-08-28T03:49:00Z" w:id="4863">
            <w:rPr>
              <w:ins w:author="WPS_1705986685" w:date="2024-08-26T18:53:00Z" w:id="4864"/>
              <w:rFonts w:ascii="Aptos" w:hAnsi="Aptos" w:eastAsia="Aptos" w:cs="Aptos"/>
            </w:rPr>
          </w:rPrChange>
        </w:rPr>
      </w:pPr>
      <w:r>
        <w:rPr>
          <w:rFonts w:ascii="Calibri" w:hAnsi="Calibri" w:eastAsia="Aptos" w:cs="Calibri"/>
          <w:rPrChange w:author="Neeraj Durgapal" w:date="2024-08-28T03:49:00Z" w:id="4865">
            <w:rPr>
              <w:rFonts w:ascii="Aptos" w:hAnsi="Aptos" w:eastAsia="Aptos" w:cs="Aptos"/>
            </w:rPr>
          </w:rPrChange>
        </w:rPr>
        <w:t>Monitor and display the health status of various payment modes (e.g., Credit Card, UPI, Net Banking) with metrics like uptime, downtime</w:t>
      </w:r>
      <w:ins w:author="WPS_1705986685" w:date="2024-08-26T18:53:00Z" w:id="4866">
        <w:r>
          <w:rPr>
            <w:rFonts w:ascii="Calibri" w:hAnsi="Calibri" w:eastAsia="Aptos" w:cs="Calibri"/>
            <w:rPrChange w:author="Neeraj Durgapal" w:date="2024-08-28T03:49:00Z" w:id="4867">
              <w:rPr>
                <w:rFonts w:ascii="Aptos" w:hAnsi="Aptos" w:eastAsia="Aptos" w:cs="Aptos"/>
              </w:rPr>
            </w:rPrChange>
          </w:rPr>
          <w:t>.</w:t>
        </w:r>
      </w:ins>
    </w:p>
    <w:p w:rsidR="00E403D6" w:rsidRDefault="00287800" w14:paraId="66B992E2" w14:textId="77777777">
      <w:pPr>
        <w:pStyle w:val="ListParagraph"/>
        <w:numPr>
          <w:ilvl w:val="0"/>
          <w:numId w:val="33"/>
        </w:numPr>
        <w:spacing w:after="0" w:line="278" w:lineRule="auto"/>
        <w:ind w:left="3240"/>
        <w:rPr>
          <w:ins w:author="Neeraj Durgapal" w:date="2024-08-28T04:46:00Z" w:id="4868"/>
          <w:rFonts w:ascii="Calibri" w:hAnsi="Calibri" w:eastAsia="Aptos" w:cs="Calibri"/>
        </w:rPr>
      </w:pPr>
      <w:ins w:author="WPS_1705986685" w:date="2024-08-26T18:54:00Z" w:id="4869">
        <w:r>
          <w:rPr>
            <w:rFonts w:ascii="Calibri" w:hAnsi="Calibri" w:eastAsia="Aptos" w:cs="Calibri"/>
            <w:rPrChange w:author="Neeraj Durgapal" w:date="2024-08-28T03:49:00Z" w:id="4870">
              <w:rPr>
                <w:rFonts w:ascii="Aptos" w:hAnsi="Aptos" w:eastAsia="Aptos" w:cs="Aptos"/>
              </w:rPr>
            </w:rPrChange>
          </w:rPr>
          <w:t xml:space="preserve">If the payment mode is configured for downtime it will show in red mark </w:t>
        </w:r>
        <w:del w:author="ANIL KISHIN MANSUKHANI" w:date="2024-08-27T08:34:00Z" w:id="4871">
          <w:r>
            <w:rPr>
              <w:rFonts w:ascii="Calibri" w:hAnsi="Calibri" w:eastAsia="Aptos" w:cs="Calibri"/>
              <w:rPrChange w:author="Neeraj Durgapal" w:date="2024-08-28T03:49:00Z" w:id="4872">
                <w:rPr>
                  <w:rFonts w:ascii="Aptos" w:hAnsi="Aptos" w:eastAsia="Aptos" w:cs="Aptos"/>
                </w:rPr>
              </w:rPrChange>
            </w:rPr>
            <w:delText>other wise</w:delText>
          </w:r>
        </w:del>
      </w:ins>
      <w:ins w:author="ANIL KISHIN MANSUKHANI" w:date="2024-08-27T08:34:00Z" w:id="4873">
        <w:r>
          <w:rPr>
            <w:rFonts w:ascii="Calibri" w:hAnsi="Calibri" w:eastAsia="Aptos" w:cs="Calibri"/>
          </w:rPr>
          <w:t>otherwise</w:t>
        </w:r>
      </w:ins>
      <w:ins w:author="WPS_1705986685" w:date="2024-08-26T18:54:00Z" w:id="4874">
        <w:r>
          <w:rPr>
            <w:rFonts w:ascii="Calibri" w:hAnsi="Calibri" w:eastAsia="Aptos" w:cs="Calibri"/>
            <w:rPrChange w:author="Neeraj Durgapal" w:date="2024-08-28T03:49:00Z" w:id="4875">
              <w:rPr>
                <w:rFonts w:ascii="Aptos" w:hAnsi="Aptos" w:eastAsia="Aptos" w:cs="Aptos"/>
              </w:rPr>
            </w:rPrChange>
          </w:rPr>
          <w:t xml:space="preserve"> it will be in green for uptime.</w:t>
        </w:r>
      </w:ins>
      <w:del w:author="ANIL KISHIN MANSUKHANI" w:date="2024-08-27T08:34:00Z" w:id="4876">
        <w:r>
          <w:rPr>
            <w:rFonts w:ascii="Calibri" w:hAnsi="Calibri" w:eastAsia="Aptos" w:cs="Calibri"/>
            <w:rPrChange w:author="Neeraj Durgapal" w:date="2024-08-28T03:49:00Z" w:id="4877">
              <w:rPr>
                <w:rFonts w:ascii="Aptos" w:hAnsi="Aptos" w:eastAsia="Aptos" w:cs="Aptos"/>
              </w:rPr>
            </w:rPrChange>
          </w:rPr>
          <w:delText>,</w:delText>
        </w:r>
      </w:del>
      <w:r>
        <w:rPr>
          <w:rFonts w:ascii="Calibri" w:hAnsi="Calibri" w:eastAsia="Aptos" w:cs="Calibri"/>
          <w:rPrChange w:author="Neeraj Durgapal" w:date="2024-08-28T03:49:00Z" w:id="4878">
            <w:rPr>
              <w:rFonts w:ascii="Aptos" w:hAnsi="Aptos" w:eastAsia="Aptos" w:cs="Aptos"/>
            </w:rPr>
          </w:rPrChange>
        </w:rPr>
        <w:t xml:space="preserve"> </w:t>
      </w:r>
    </w:p>
    <w:p w:rsidRPr="00E403D6" w:rsidR="00E403D6" w:rsidRDefault="00287800" w14:paraId="5557AB14" w14:textId="77777777">
      <w:pPr>
        <w:spacing w:after="0" w:line="278" w:lineRule="auto"/>
        <w:ind w:left="3240"/>
        <w:rPr>
          <w:ins w:author="WPS_1705986685" w:date="2024-08-26T18:55:00Z" w:id="4879"/>
          <w:rFonts w:ascii="Calibri" w:hAnsi="Calibri" w:eastAsia="Aptos" w:cs="Calibri"/>
          <w:rPrChange w:author="Neeraj Durgapal" w:date="2024-08-28T04:46:00Z" w:id="4880">
            <w:rPr>
              <w:ins w:author="WPS_1705986685" w:date="2024-08-26T18:55:00Z" w:id="4881"/>
              <w:rFonts w:ascii="Aptos" w:hAnsi="Aptos" w:eastAsia="Aptos" w:cs="Aptos"/>
            </w:rPr>
          </w:rPrChange>
        </w:rPr>
        <w:pPrChange w:author="Neeraj Durgapal" w:date="2024-08-28T04:46:00Z" w:id="4882">
          <w:pPr>
            <w:pStyle w:val="ListParagraph"/>
            <w:numPr>
              <w:numId w:val="33"/>
            </w:numPr>
            <w:spacing w:after="0" w:line="278" w:lineRule="auto"/>
            <w:ind w:left="3240" w:hanging="360"/>
          </w:pPr>
        </w:pPrChange>
      </w:pPr>
      <w:del w:author="WPS_1705986685" w:date="2024-08-26T18:55:00Z" w:id="4883">
        <w:r>
          <w:rPr>
            <w:rFonts w:ascii="Calibri" w:hAnsi="Calibri" w:eastAsia="Aptos" w:cs="Calibri"/>
            <w:rPrChange w:author="Neeraj Durgapal" w:date="2024-08-28T04:46:00Z" w:id="4884">
              <w:rPr>
                <w:rFonts w:ascii="Aptos" w:hAnsi="Aptos" w:eastAsia="Aptos" w:cs="Aptos"/>
              </w:rPr>
            </w:rPrChange>
          </w:rPr>
          <w:delText xml:space="preserve">and </w:delText>
        </w:r>
        <w:commentRangeStart w:id="4885"/>
        <w:commentRangeStart w:id="4886"/>
        <w:r>
          <w:rPr>
            <w:rFonts w:ascii="Calibri" w:hAnsi="Calibri" w:eastAsia="Aptos" w:cs="Calibri"/>
            <w:rPrChange w:author="Neeraj Durgapal" w:date="2024-08-28T04:46:00Z" w:id="4887">
              <w:rPr>
                <w:rFonts w:ascii="Aptos" w:hAnsi="Aptos" w:eastAsia="Aptos" w:cs="Aptos"/>
              </w:rPr>
            </w:rPrChange>
          </w:rPr>
          <w:delText>transaction success rates.</w:delText>
        </w:r>
        <w:commentRangeEnd w:id="4885"/>
        <w:r>
          <w:rPr>
            <w:rStyle w:val="CommentReference"/>
            <w:rFonts w:ascii="Calibri" w:hAnsi="Calibri" w:cs="Calibri"/>
            <w:sz w:val="24"/>
            <w:szCs w:val="24"/>
            <w:rPrChange w:author="Neeraj Durgapal" w:date="2024-08-28T03:49:00Z" w:id="4888">
              <w:rPr>
                <w:rStyle w:val="CommentReference"/>
              </w:rPr>
            </w:rPrChange>
          </w:rPr>
          <w:commentReference w:id="4885"/>
        </w:r>
      </w:del>
      <w:commentRangeEnd w:id="4886"/>
      <w:r>
        <w:commentReference w:id="4886"/>
      </w:r>
    </w:p>
    <w:p w:rsidRPr="00E403D6" w:rsidR="00E403D6" w:rsidRDefault="00E403D6" w14:paraId="23B30486" w14:textId="77777777">
      <w:pPr>
        <w:pStyle w:val="ListParagraph"/>
        <w:spacing w:after="0" w:line="278" w:lineRule="auto"/>
        <w:ind w:left="3240"/>
        <w:rPr>
          <w:rFonts w:ascii="Calibri" w:hAnsi="Calibri" w:eastAsia="Aptos" w:cs="Calibri"/>
          <w:rPrChange w:author="Neeraj Durgapal" w:date="2024-08-28T03:49:00Z" w:id="4889">
            <w:rPr>
              <w:rFonts w:ascii="Aptos" w:hAnsi="Aptos" w:eastAsia="Aptos" w:cs="Aptos"/>
            </w:rPr>
          </w:rPrChange>
        </w:rPr>
        <w:pPrChange w:author="ANIL KISHIN MANSUKHANI" w:date="2024-08-27T08:34:00Z" w:id="4890">
          <w:pPr>
            <w:pStyle w:val="ListParagraph"/>
            <w:numPr>
              <w:numId w:val="33"/>
            </w:numPr>
            <w:spacing w:after="0" w:line="278" w:lineRule="auto"/>
            <w:ind w:left="3240" w:hanging="360"/>
          </w:pPr>
        </w:pPrChange>
      </w:pPr>
    </w:p>
    <w:p w:rsidRPr="00E403D6" w:rsidR="00E403D6" w:rsidRDefault="00287800" w14:paraId="20F4ECA8" w14:textId="77777777">
      <w:pPr>
        <w:pStyle w:val="Heading5"/>
        <w:spacing w:line="278" w:lineRule="auto"/>
        <w:ind w:left="2160"/>
        <w:rPr>
          <w:rFonts w:ascii="Calibri" w:hAnsi="Calibri" w:eastAsia="Aptos" w:cs="Calibri"/>
          <w:rPrChange w:author="Neeraj Durgapal" w:date="2024-08-28T03:49:00Z" w:id="4891">
            <w:rPr>
              <w:rFonts w:ascii="Aptos" w:hAnsi="Aptos" w:eastAsia="Aptos" w:cs="Aptos"/>
            </w:rPr>
          </w:rPrChange>
        </w:rPr>
      </w:pPr>
      <w:bookmarkStart w:name="_Toc175662422" w:id="4892"/>
      <w:r>
        <w:rPr>
          <w:rFonts w:ascii="Calibri" w:hAnsi="Calibri" w:eastAsia="Aptos" w:cs="Calibri"/>
          <w:rPrChange w:author="Neeraj Durgapal" w:date="2024-08-28T03:49:00Z" w:id="4893">
            <w:rPr>
              <w:rFonts w:ascii="Aptos" w:hAnsi="Aptos" w:eastAsia="Aptos" w:cs="Aptos"/>
            </w:rPr>
          </w:rPrChange>
        </w:rPr>
        <w:t>2.3.</w:t>
      </w:r>
      <w:del w:author="Shubhankar Ghosh" w:date="2024-08-27T14:44:00Z" w:id="4894">
        <w:r>
          <w:rPr>
            <w:rFonts w:ascii="Calibri" w:hAnsi="Calibri" w:eastAsia="Aptos" w:cs="Calibri"/>
            <w:rPrChange w:author="Neeraj Durgapal" w:date="2024-08-28T03:49:00Z" w:id="4895">
              <w:rPr>
                <w:rFonts w:ascii="Aptos" w:hAnsi="Aptos" w:eastAsia="Aptos" w:cs="Aptos"/>
              </w:rPr>
            </w:rPrChange>
          </w:rPr>
          <w:delText>5</w:delText>
        </w:r>
      </w:del>
      <w:ins w:author="Shubhankar Ghosh" w:date="2024-08-27T14:44:00Z" w:id="4896">
        <w:r>
          <w:rPr>
            <w:rFonts w:ascii="Calibri" w:hAnsi="Calibri" w:eastAsia="Aptos" w:cs="Calibri"/>
            <w:rPrChange w:author="Neeraj Durgapal" w:date="2024-08-28T03:49:00Z" w:id="4897">
              <w:rPr>
                <w:rFonts w:ascii="Calibri" w:hAnsi="Calibri" w:eastAsia="Aptos" w:cs="Calibri"/>
                <w:highlight w:val="red"/>
              </w:rPr>
            </w:rPrChange>
          </w:rPr>
          <w:t>6</w:t>
        </w:r>
      </w:ins>
      <w:r>
        <w:rPr>
          <w:rFonts w:ascii="Calibri" w:hAnsi="Calibri" w:eastAsia="Aptos" w:cs="Calibri"/>
          <w:rPrChange w:author="Neeraj Durgapal" w:date="2024-08-28T03:49:00Z" w:id="4898">
            <w:rPr>
              <w:rFonts w:ascii="Aptos" w:hAnsi="Aptos" w:eastAsia="Aptos" w:cs="Aptos"/>
            </w:rPr>
          </w:rPrChange>
        </w:rPr>
        <w:t>.2 – Issue Alerts</w:t>
      </w:r>
      <w:bookmarkEnd w:id="4892"/>
    </w:p>
    <w:p w:rsidRPr="00E403D6" w:rsidR="00E403D6" w:rsidRDefault="00287800" w14:paraId="4580F3F1" w14:textId="77777777">
      <w:pPr>
        <w:pStyle w:val="ListParagraph"/>
        <w:numPr>
          <w:ilvl w:val="0"/>
          <w:numId w:val="33"/>
        </w:numPr>
        <w:spacing w:after="0" w:line="278" w:lineRule="auto"/>
        <w:ind w:left="3240"/>
        <w:rPr>
          <w:rFonts w:ascii="Calibri" w:hAnsi="Calibri" w:eastAsia="Aptos" w:cs="Calibri"/>
          <w:rPrChange w:author="Neeraj Durgapal" w:date="2024-08-28T03:49:00Z" w:id="4899">
            <w:rPr>
              <w:rFonts w:ascii="Aptos" w:hAnsi="Aptos" w:eastAsia="Aptos" w:cs="Aptos"/>
            </w:rPr>
          </w:rPrChange>
        </w:rPr>
      </w:pPr>
      <w:r>
        <w:rPr>
          <w:rFonts w:ascii="Calibri" w:hAnsi="Calibri" w:eastAsia="Aptos" w:cs="Calibri"/>
          <w:rPrChange w:author="Neeraj Durgapal" w:date="2024-08-28T03:49:00Z" w:id="4900">
            <w:rPr>
              <w:rFonts w:ascii="Aptos" w:hAnsi="Aptos" w:eastAsia="Aptos" w:cs="Aptos"/>
            </w:rPr>
          </w:rPrChange>
        </w:rPr>
        <w:t>Notify merchants of any issues or downtimes with specific payment modes.</w:t>
      </w:r>
    </w:p>
    <w:p w:rsidRPr="00E403D6" w:rsidR="00E403D6" w:rsidRDefault="00287800" w14:paraId="0A16F611" w14:textId="77777777">
      <w:pPr>
        <w:pStyle w:val="Heading5"/>
        <w:spacing w:line="278" w:lineRule="auto"/>
        <w:ind w:left="2160"/>
        <w:rPr>
          <w:rFonts w:ascii="Calibri" w:hAnsi="Calibri" w:eastAsia="Aptos" w:cs="Calibri"/>
          <w:rPrChange w:author="Neeraj Durgapal" w:date="2024-08-28T03:49:00Z" w:id="4901">
            <w:rPr>
              <w:rFonts w:ascii="Aptos" w:hAnsi="Aptos" w:eastAsia="Aptos" w:cs="Aptos"/>
            </w:rPr>
          </w:rPrChange>
        </w:rPr>
      </w:pPr>
      <w:bookmarkStart w:name="_Toc175662423" w:id="4902"/>
      <w:r>
        <w:rPr>
          <w:rFonts w:ascii="Calibri" w:hAnsi="Calibri" w:eastAsia="Aptos" w:cs="Calibri"/>
          <w:rPrChange w:author="Neeraj Durgapal" w:date="2024-08-28T03:49:00Z" w:id="4903">
            <w:rPr>
              <w:rFonts w:ascii="Aptos" w:hAnsi="Aptos" w:eastAsia="Aptos" w:cs="Aptos"/>
            </w:rPr>
          </w:rPrChange>
        </w:rPr>
        <w:t>2.3.</w:t>
      </w:r>
      <w:del w:author="Shubhankar Ghosh" w:date="2024-08-27T14:44:00Z" w:id="4904">
        <w:r>
          <w:rPr>
            <w:rFonts w:ascii="Calibri" w:hAnsi="Calibri" w:eastAsia="Aptos" w:cs="Calibri"/>
            <w:rPrChange w:author="Neeraj Durgapal" w:date="2024-08-28T03:49:00Z" w:id="4905">
              <w:rPr>
                <w:rFonts w:ascii="Aptos" w:hAnsi="Aptos" w:eastAsia="Aptos" w:cs="Aptos"/>
              </w:rPr>
            </w:rPrChange>
          </w:rPr>
          <w:delText>5</w:delText>
        </w:r>
      </w:del>
      <w:ins w:author="Shubhankar Ghosh" w:date="2024-08-27T14:44:00Z" w:id="4906">
        <w:r>
          <w:rPr>
            <w:rFonts w:ascii="Calibri" w:hAnsi="Calibri" w:eastAsia="Aptos" w:cs="Calibri"/>
          </w:rPr>
          <w:t>6</w:t>
        </w:r>
      </w:ins>
      <w:r>
        <w:rPr>
          <w:rFonts w:ascii="Calibri" w:hAnsi="Calibri" w:eastAsia="Aptos" w:cs="Calibri"/>
          <w:rPrChange w:author="Neeraj Durgapal" w:date="2024-08-28T03:49:00Z" w:id="4907">
            <w:rPr>
              <w:rFonts w:ascii="Aptos" w:hAnsi="Aptos" w:eastAsia="Aptos" w:cs="Aptos"/>
            </w:rPr>
          </w:rPrChange>
        </w:rPr>
        <w:t>.3 – Detail view</w:t>
      </w:r>
      <w:bookmarkEnd w:id="4902"/>
    </w:p>
    <w:p w:rsidRPr="00E403D6" w:rsidR="00E403D6" w:rsidRDefault="00287800" w14:paraId="5538ADE3" w14:textId="77777777">
      <w:pPr>
        <w:pStyle w:val="ListParagraph"/>
        <w:numPr>
          <w:ilvl w:val="0"/>
          <w:numId w:val="33"/>
        </w:numPr>
        <w:spacing w:after="0" w:line="278" w:lineRule="auto"/>
        <w:ind w:left="3240"/>
        <w:rPr>
          <w:rFonts w:ascii="Calibri" w:hAnsi="Calibri" w:eastAsia="Aptos" w:cs="Calibri"/>
          <w:rPrChange w:author="Neeraj Durgapal" w:date="2024-08-28T03:49:00Z" w:id="4908">
            <w:rPr>
              <w:rFonts w:ascii="Aptos" w:hAnsi="Aptos" w:eastAsia="Aptos" w:cs="Aptos"/>
            </w:rPr>
          </w:rPrChange>
        </w:rPr>
      </w:pPr>
      <w:r>
        <w:rPr>
          <w:rFonts w:ascii="Calibri" w:hAnsi="Calibri" w:eastAsia="Aptos" w:cs="Calibri"/>
          <w:rPrChange w:author="Neeraj Durgapal" w:date="2024-08-28T03:49:00Z" w:id="4909">
            <w:rPr>
              <w:rFonts w:ascii="Aptos" w:hAnsi="Aptos" w:eastAsia="Aptos" w:cs="Aptos"/>
            </w:rPr>
          </w:rPrChange>
        </w:rPr>
        <w:t xml:space="preserve">Detail view for showing the health status of various payment modes and </w:t>
      </w:r>
      <w:del w:author="ANIL KISHIN MANSUKHANI" w:date="2024-08-27T08:34:00Z" w:id="4910">
        <w:r>
          <w:rPr>
            <w:rFonts w:ascii="Calibri" w:hAnsi="Calibri" w:eastAsia="Aptos" w:cs="Calibri"/>
            <w:rPrChange w:author="Neeraj Durgapal" w:date="2024-08-28T03:49:00Z" w:id="4911">
              <w:rPr>
                <w:rFonts w:ascii="Aptos" w:hAnsi="Aptos" w:eastAsia="Aptos" w:cs="Aptos"/>
              </w:rPr>
            </w:rPrChange>
          </w:rPr>
          <w:delText>it’s</w:delText>
        </w:r>
      </w:del>
      <w:ins w:author="ANIL KISHIN MANSUKHANI" w:date="2024-08-27T08:34:00Z" w:id="4912">
        <w:r>
          <w:rPr>
            <w:rFonts w:ascii="Calibri" w:hAnsi="Calibri" w:eastAsia="Aptos" w:cs="Calibri"/>
          </w:rPr>
          <w:t>its</w:t>
        </w:r>
      </w:ins>
      <w:r>
        <w:rPr>
          <w:rFonts w:ascii="Calibri" w:hAnsi="Calibri" w:eastAsia="Aptos" w:cs="Calibri"/>
          <w:rPrChange w:author="Neeraj Durgapal" w:date="2024-08-28T03:49:00Z" w:id="4913">
            <w:rPr>
              <w:rFonts w:ascii="Aptos" w:hAnsi="Aptos" w:eastAsia="Aptos" w:cs="Aptos"/>
            </w:rPr>
          </w:rPrChange>
        </w:rPr>
        <w:t xml:space="preserve"> channel partner with metrics like uptime, downtime and transaction success rates.</w:t>
      </w:r>
    </w:p>
    <w:p w:rsidRPr="00E403D6" w:rsidR="00E403D6" w:rsidRDefault="00287800" w14:paraId="3C33D1D4" w14:textId="77777777">
      <w:pPr>
        <w:spacing w:line="278" w:lineRule="auto"/>
        <w:rPr>
          <w:rFonts w:ascii="Calibri" w:hAnsi="Calibri" w:cs="Calibri"/>
          <w:rPrChange w:author="Neeraj Durgapal" w:date="2024-08-28T03:49:00Z" w:id="4914">
            <w:rPr/>
          </w:rPrChange>
        </w:rPr>
      </w:pPr>
      <w:r>
        <w:rPr>
          <w:rFonts w:ascii="Calibri" w:hAnsi="Calibri" w:eastAsia="Aptos" w:cs="Calibri"/>
          <w:rPrChange w:author="Neeraj Durgapal" w:date="2024-08-28T03:49:00Z" w:id="4915">
            <w:rPr>
              <w:rFonts w:ascii="Aptos" w:hAnsi="Aptos" w:eastAsia="Aptos" w:cs="Aptos"/>
            </w:rPr>
          </w:rPrChange>
        </w:rPr>
        <w:t xml:space="preserve"> </w:t>
      </w:r>
    </w:p>
    <w:p w:rsidR="00E403D6" w:rsidP="6503AC18" w:rsidRDefault="6503AC18" w14:paraId="13F1A70D" w14:textId="77777777">
      <w:pPr>
        <w:pStyle w:val="Heading4"/>
        <w:spacing w:line="278" w:lineRule="auto"/>
        <w:ind w:left="720" w:firstLine="720"/>
        <w:rPr>
          <w:rFonts w:ascii="Aptos" w:hAnsi="Aptos" w:eastAsia="Aptos" w:cs="Aptos"/>
        </w:rPr>
      </w:pPr>
      <w:bookmarkStart w:name="_Toc175662424" w:id="4916"/>
      <w:r w:rsidRPr="6503AC18">
        <w:rPr>
          <w:rFonts w:ascii="Calibri" w:hAnsi="Calibri" w:eastAsia="Aptos" w:cs="Calibri"/>
          <w:rPrChange w:author="Neeraj Durgapal" w:date="2024-08-28T03:49:00Z" w:id="4917">
            <w:rPr>
              <w:rFonts w:ascii="Aptos" w:hAnsi="Aptos" w:eastAsia="Aptos" w:cs="Aptos"/>
            </w:rPr>
          </w:rPrChange>
        </w:rPr>
        <w:t>2.3.</w:t>
      </w:r>
      <w:del w:author="Shubhankar Ghosh" w:date="2024-08-27T14:45:00Z" w:id="4918">
        <w:r w:rsidRPr="6503AC18" w:rsidDel="6503AC18" w:rsidR="00287800">
          <w:rPr>
            <w:rFonts w:ascii="Calibri" w:hAnsi="Calibri" w:eastAsia="Aptos" w:cs="Calibri"/>
            <w:rPrChange w:author="Neeraj Durgapal" w:date="2024-08-28T03:49:00Z" w:id="4919">
              <w:rPr>
                <w:rFonts w:ascii="Aptos" w:hAnsi="Aptos" w:eastAsia="Aptos" w:cs="Aptos"/>
              </w:rPr>
            </w:rPrChange>
          </w:rPr>
          <w:delText xml:space="preserve">6 </w:delText>
        </w:r>
      </w:del>
      <w:ins w:author="Shubhankar Ghosh" w:date="2024-08-27T14:45:00Z" w:id="4920">
        <w:r w:rsidRPr="6503AC18">
          <w:rPr>
            <w:rFonts w:ascii="Calibri" w:hAnsi="Calibri" w:eastAsia="Aptos" w:cs="Calibri"/>
          </w:rPr>
          <w:t>7</w:t>
        </w:r>
        <w:r w:rsidRPr="6503AC18">
          <w:rPr>
            <w:rFonts w:ascii="Calibri" w:hAnsi="Calibri" w:eastAsia="Aptos" w:cs="Calibri"/>
            <w:rPrChange w:author="Neeraj Durgapal" w:date="2024-08-28T03:49:00Z" w:id="4921">
              <w:rPr>
                <w:rFonts w:ascii="Aptos" w:hAnsi="Aptos" w:eastAsia="Aptos" w:cs="Aptos"/>
              </w:rPr>
            </w:rPrChange>
          </w:rPr>
          <w:t xml:space="preserve"> </w:t>
        </w:r>
      </w:ins>
      <w:r w:rsidRPr="6503AC18">
        <w:rPr>
          <w:rFonts w:ascii="Calibri" w:hAnsi="Calibri" w:eastAsia="Aptos" w:cs="Calibri"/>
          <w:rPrChange w:author="Neeraj Durgapal" w:date="2024-08-28T03:49:00Z" w:id="4922">
            <w:rPr>
              <w:rFonts w:ascii="Aptos" w:hAnsi="Aptos" w:eastAsia="Aptos" w:cs="Aptos"/>
            </w:rPr>
          </w:rPrChange>
        </w:rPr>
        <w:t>– Reports</w:t>
      </w:r>
      <w:bookmarkEnd w:id="4916"/>
    </w:p>
    <w:p w:rsidRPr="00E403D6" w:rsidR="00E403D6" w:rsidRDefault="00287800" w14:paraId="383DCD1B" w14:textId="77777777">
      <w:pPr>
        <w:pStyle w:val="Heading5"/>
        <w:spacing w:line="278" w:lineRule="auto"/>
        <w:ind w:left="1440" w:firstLine="720"/>
        <w:rPr>
          <w:rFonts w:ascii="Calibri" w:hAnsi="Calibri" w:eastAsia="Aptos" w:cs="Calibri"/>
          <w:rPrChange w:author="Neeraj Durgapal" w:date="2024-08-28T03:49:00Z" w:id="4923">
            <w:rPr>
              <w:rFonts w:ascii="Aptos" w:hAnsi="Aptos" w:eastAsia="Aptos" w:cs="Aptos"/>
            </w:rPr>
          </w:rPrChange>
        </w:rPr>
      </w:pPr>
      <w:bookmarkStart w:name="_Toc175662425" w:id="4924"/>
      <w:r>
        <w:rPr>
          <w:rFonts w:ascii="Calibri" w:hAnsi="Calibri" w:eastAsia="Aptos" w:cs="Calibri"/>
          <w:rPrChange w:author="Neeraj Durgapal" w:date="2024-08-28T03:49:00Z" w:id="4925">
            <w:rPr>
              <w:rFonts w:ascii="Aptos" w:hAnsi="Aptos" w:eastAsia="Aptos" w:cs="Aptos"/>
            </w:rPr>
          </w:rPrChange>
        </w:rPr>
        <w:t>2.3.</w:t>
      </w:r>
      <w:del w:author="Shubhankar Ghosh" w:date="2024-08-27T14:45:00Z" w:id="4926">
        <w:r>
          <w:rPr>
            <w:rFonts w:ascii="Calibri" w:hAnsi="Calibri" w:eastAsia="Aptos" w:cs="Calibri"/>
            <w:rPrChange w:author="Neeraj Durgapal" w:date="2024-08-28T03:49:00Z" w:id="4927">
              <w:rPr>
                <w:rFonts w:ascii="Aptos" w:hAnsi="Aptos" w:eastAsia="Aptos" w:cs="Aptos"/>
              </w:rPr>
            </w:rPrChange>
          </w:rPr>
          <w:delText>6</w:delText>
        </w:r>
      </w:del>
      <w:ins w:author="Shubhankar Ghosh" w:date="2024-08-27T14:45:00Z" w:id="4928">
        <w:r>
          <w:rPr>
            <w:rFonts w:ascii="Calibri" w:hAnsi="Calibri" w:eastAsia="Aptos" w:cs="Calibri"/>
          </w:rPr>
          <w:t>7</w:t>
        </w:r>
      </w:ins>
      <w:r>
        <w:rPr>
          <w:rFonts w:ascii="Calibri" w:hAnsi="Calibri" w:eastAsia="Aptos" w:cs="Calibri"/>
          <w:rPrChange w:author="Neeraj Durgapal" w:date="2024-08-28T03:49:00Z" w:id="4929">
            <w:rPr>
              <w:rFonts w:ascii="Aptos" w:hAnsi="Aptos" w:eastAsia="Aptos" w:cs="Aptos"/>
            </w:rPr>
          </w:rPrChange>
        </w:rPr>
        <w:t xml:space="preserve">.1 – </w:t>
      </w:r>
      <w:commentRangeStart w:id="4930"/>
      <w:commentRangeStart w:id="4931"/>
      <w:r>
        <w:rPr>
          <w:rFonts w:ascii="Calibri" w:hAnsi="Calibri" w:eastAsia="Aptos" w:cs="Calibri"/>
          <w:rPrChange w:author="Neeraj Durgapal" w:date="2024-08-28T03:49:00Z" w:id="4932">
            <w:rPr>
              <w:rFonts w:ascii="Aptos" w:hAnsi="Aptos" w:eastAsia="Aptos" w:cs="Aptos"/>
            </w:rPr>
          </w:rPrChange>
        </w:rPr>
        <w:t>Quick report downloads</w:t>
      </w:r>
      <w:commentRangeEnd w:id="4930"/>
      <w:r>
        <w:rPr>
          <w:rStyle w:val="CommentReference"/>
          <w:rFonts w:ascii="Calibri" w:hAnsi="Calibri" w:cs="Calibri"/>
          <w:sz w:val="24"/>
          <w:szCs w:val="24"/>
          <w:rPrChange w:author="Neeraj Durgapal" w:date="2024-08-28T03:49:00Z" w:id="4933">
            <w:rPr>
              <w:rStyle w:val="CommentReference"/>
            </w:rPr>
          </w:rPrChange>
        </w:rPr>
        <w:commentReference w:id="4930"/>
      </w:r>
      <w:commentRangeEnd w:id="4931"/>
      <w:r>
        <w:rPr>
          <w:rFonts w:ascii="Calibri" w:hAnsi="Calibri" w:cs="Calibri"/>
          <w:rPrChange w:author="Neeraj Durgapal" w:date="2024-08-28T03:49:00Z" w:id="4934">
            <w:rPr/>
          </w:rPrChange>
        </w:rPr>
        <w:commentReference w:id="4931"/>
      </w:r>
      <w:bookmarkEnd w:id="4924"/>
    </w:p>
    <w:p w:rsidRPr="00E403D6" w:rsidR="00E403D6" w:rsidRDefault="00287800" w14:paraId="23A7058F" w14:textId="77777777">
      <w:pPr>
        <w:pStyle w:val="ListParagraph"/>
        <w:numPr>
          <w:ilvl w:val="0"/>
          <w:numId w:val="33"/>
        </w:numPr>
        <w:spacing w:after="0" w:line="278" w:lineRule="auto"/>
        <w:ind w:left="3240"/>
        <w:rPr>
          <w:ins w:author="WPS_1705986685" w:date="2024-08-26T18:55:00Z" w:id="4935"/>
          <w:rFonts w:ascii="Calibri" w:hAnsi="Calibri" w:eastAsia="Aptos" w:cs="Calibri"/>
          <w:rPrChange w:author="Neeraj Durgapal" w:date="2024-08-28T03:49:00Z" w:id="4936">
            <w:rPr>
              <w:ins w:author="WPS_1705986685" w:date="2024-08-26T18:55:00Z" w:id="4937"/>
              <w:rFonts w:ascii="Aptos" w:hAnsi="Aptos" w:eastAsia="Aptos" w:cs="Aptos"/>
            </w:rPr>
          </w:rPrChange>
        </w:rPr>
      </w:pPr>
      <w:r>
        <w:rPr>
          <w:rFonts w:ascii="Calibri" w:hAnsi="Calibri" w:eastAsia="Aptos" w:cs="Calibri"/>
          <w:rPrChange w:author="Neeraj Durgapal" w:date="2024-08-28T03:49:00Z" w:id="4938">
            <w:rPr>
              <w:rFonts w:ascii="Aptos" w:hAnsi="Aptos" w:eastAsia="Aptos" w:cs="Aptos"/>
            </w:rPr>
          </w:rPrChange>
        </w:rPr>
        <w:t>Allow merchants to generate quick reports on transactions, settlements, refunds, and payout.</w:t>
      </w:r>
    </w:p>
    <w:p w:rsidRPr="00E403D6" w:rsidR="00E403D6" w:rsidRDefault="00287800" w14:paraId="2FD23856" w14:textId="77777777">
      <w:pPr>
        <w:pStyle w:val="ListParagraph"/>
        <w:numPr>
          <w:ilvl w:val="0"/>
          <w:numId w:val="33"/>
        </w:numPr>
        <w:spacing w:after="0" w:line="278" w:lineRule="auto"/>
        <w:ind w:left="3240"/>
        <w:rPr>
          <w:ins w:author="WPS_1705986685" w:date="2024-08-26T18:57:00Z" w:id="4939"/>
          <w:rFonts w:ascii="Calibri" w:hAnsi="Calibri" w:eastAsia="Aptos" w:cs="Calibri"/>
          <w:rPrChange w:author="Neeraj Durgapal" w:date="2024-08-28T03:49:00Z" w:id="4940">
            <w:rPr>
              <w:ins w:author="WPS_1705986685" w:date="2024-08-26T18:57:00Z" w:id="4941"/>
              <w:rFonts w:ascii="Aptos" w:hAnsi="Aptos" w:eastAsia="Aptos" w:cs="Aptos"/>
            </w:rPr>
          </w:rPrChange>
        </w:rPr>
      </w:pPr>
      <w:ins w:author="WPS_1705986685" w:date="2024-08-26T18:56:00Z" w:id="4942">
        <w:r>
          <w:rPr>
            <w:rFonts w:ascii="Calibri" w:hAnsi="Calibri" w:eastAsia="Aptos" w:cs="Calibri"/>
            <w:rPrChange w:author="Neeraj Durgapal" w:date="2024-08-28T03:49:00Z" w:id="4943">
              <w:rPr>
                <w:rFonts w:ascii="Aptos" w:hAnsi="Aptos" w:eastAsia="Aptos" w:cs="Aptos"/>
              </w:rPr>
            </w:rPrChange>
          </w:rPr>
          <w:t xml:space="preserve">If </w:t>
        </w:r>
      </w:ins>
      <w:ins w:author="WPS_1705986685" w:date="2024-08-26T18:55:00Z" w:id="4944">
        <w:r>
          <w:rPr>
            <w:rFonts w:ascii="Calibri" w:hAnsi="Calibri" w:eastAsia="Aptos" w:cs="Calibri"/>
            <w:rPrChange w:author="Neeraj Durgapal" w:date="2024-08-28T03:49:00Z" w:id="4945">
              <w:rPr>
                <w:rFonts w:ascii="Aptos" w:hAnsi="Aptos" w:eastAsia="Aptos" w:cs="Aptos"/>
              </w:rPr>
            </w:rPrChange>
          </w:rPr>
          <w:t>Merchant has s</w:t>
        </w:r>
      </w:ins>
      <w:ins w:author="WPS_1705986685" w:date="2024-08-26T18:56:00Z" w:id="4946">
        <w:r>
          <w:rPr>
            <w:rFonts w:ascii="Calibri" w:hAnsi="Calibri" w:eastAsia="Aptos" w:cs="Calibri"/>
            <w:rPrChange w:author="Neeraj Durgapal" w:date="2024-08-28T03:49:00Z" w:id="4947">
              <w:rPr>
                <w:rFonts w:ascii="Aptos" w:hAnsi="Aptos" w:eastAsia="Aptos" w:cs="Aptos"/>
              </w:rPr>
            </w:rPrChange>
          </w:rPr>
          <w:t>ch</w:t>
        </w:r>
      </w:ins>
      <w:ins w:author="WPS_1705986685" w:date="2024-08-26T18:55:00Z" w:id="4948">
        <w:r>
          <w:rPr>
            <w:rFonts w:ascii="Calibri" w:hAnsi="Calibri" w:eastAsia="Aptos" w:cs="Calibri"/>
            <w:rPrChange w:author="Neeraj Durgapal" w:date="2024-08-28T03:49:00Z" w:id="4949">
              <w:rPr>
                <w:rFonts w:ascii="Aptos" w:hAnsi="Aptos" w:eastAsia="Aptos" w:cs="Aptos"/>
              </w:rPr>
            </w:rPrChange>
          </w:rPr>
          <w:t>eduled the report</w:t>
        </w:r>
      </w:ins>
      <w:ins w:author="WPS_1705986685" w:date="2024-08-26T18:56:00Z" w:id="4950">
        <w:r>
          <w:rPr>
            <w:rFonts w:ascii="Calibri" w:hAnsi="Calibri" w:eastAsia="Aptos" w:cs="Calibri"/>
            <w:rPrChange w:author="Neeraj Durgapal" w:date="2024-08-28T03:49:00Z" w:id="4951">
              <w:rPr>
                <w:rFonts w:ascii="Aptos" w:hAnsi="Aptos" w:eastAsia="Aptos" w:cs="Aptos"/>
              </w:rPr>
            </w:rPrChange>
          </w:rPr>
          <w:t>, and report generated successfully</w:t>
        </w:r>
      </w:ins>
      <w:ins w:author="WPS_1705986685" w:date="2024-08-26T18:57:00Z" w:id="4952">
        <w:r>
          <w:rPr>
            <w:rFonts w:ascii="Calibri" w:hAnsi="Calibri" w:eastAsia="Aptos" w:cs="Calibri"/>
            <w:rPrChange w:author="Neeraj Durgapal" w:date="2024-08-28T03:49:00Z" w:id="4953">
              <w:rPr>
                <w:rFonts w:ascii="Aptos" w:hAnsi="Aptos" w:eastAsia="Aptos" w:cs="Aptos"/>
              </w:rPr>
            </w:rPrChange>
          </w:rPr>
          <w:t xml:space="preserve"> merchant can download the report.</w:t>
        </w:r>
      </w:ins>
    </w:p>
    <w:p w:rsidRPr="00E403D6" w:rsidR="00E403D6" w:rsidRDefault="00287800" w14:paraId="39D59A71" w14:textId="77777777">
      <w:pPr>
        <w:pStyle w:val="ListParagraph"/>
        <w:numPr>
          <w:ilvl w:val="0"/>
          <w:numId w:val="33"/>
        </w:numPr>
        <w:spacing w:after="0" w:line="278" w:lineRule="auto"/>
        <w:ind w:left="3240"/>
        <w:rPr>
          <w:ins w:author="WPS_1705986685" w:date="2024-08-26T18:58:00Z" w:id="4954"/>
          <w:rFonts w:ascii="Calibri" w:hAnsi="Calibri" w:eastAsia="Aptos" w:cs="Calibri"/>
          <w:rPrChange w:author="Neeraj Durgapal" w:date="2024-08-28T03:49:00Z" w:id="4955">
            <w:rPr>
              <w:ins w:author="WPS_1705986685" w:date="2024-08-26T18:58:00Z" w:id="4956"/>
              <w:rFonts w:ascii="Aptos" w:hAnsi="Aptos" w:eastAsia="Aptos" w:cs="Aptos"/>
            </w:rPr>
          </w:rPrChange>
        </w:rPr>
      </w:pPr>
      <w:ins w:author="WPS_1705986685" w:date="2024-08-26T18:58:00Z" w:id="4957">
        <w:r>
          <w:rPr>
            <w:rFonts w:ascii="Calibri" w:hAnsi="Calibri" w:eastAsia="Aptos" w:cs="Calibri"/>
            <w:rPrChange w:author="Neeraj Durgapal" w:date="2024-08-28T03:49:00Z" w:id="4958">
              <w:rPr>
                <w:rFonts w:ascii="Aptos" w:hAnsi="Aptos" w:eastAsia="Aptos" w:cs="Aptos"/>
              </w:rPr>
            </w:rPrChange>
          </w:rPr>
          <w:t xml:space="preserve">As per LIFO mechanism last three </w:t>
        </w:r>
        <w:del w:author="ANIL KISHIN MANSUKHANI" w:date="2024-08-27T08:34:00Z" w:id="4959">
          <w:r>
            <w:rPr>
              <w:rFonts w:ascii="Calibri" w:hAnsi="Calibri" w:eastAsia="Aptos" w:cs="Calibri"/>
              <w:rPrChange w:author="Neeraj Durgapal" w:date="2024-08-28T03:49:00Z" w:id="4960">
                <w:rPr>
                  <w:rFonts w:ascii="Aptos" w:hAnsi="Aptos" w:eastAsia="Aptos" w:cs="Aptos"/>
                </w:rPr>
              </w:rPrChange>
            </w:rPr>
            <w:delText>scheduled  reports</w:delText>
          </w:r>
        </w:del>
      </w:ins>
      <w:ins w:author="ANIL KISHIN MANSUKHANI" w:date="2024-08-27T08:34:00Z" w:id="4961">
        <w:r>
          <w:rPr>
            <w:rFonts w:ascii="Calibri" w:hAnsi="Calibri" w:eastAsia="Aptos" w:cs="Calibri"/>
          </w:rPr>
          <w:t>scheduled reports</w:t>
        </w:r>
      </w:ins>
      <w:ins w:author="WPS_1705986685" w:date="2024-08-26T18:58:00Z" w:id="4962">
        <w:r>
          <w:rPr>
            <w:rFonts w:ascii="Calibri" w:hAnsi="Calibri" w:eastAsia="Aptos" w:cs="Calibri"/>
            <w:rPrChange w:author="Neeraj Durgapal" w:date="2024-08-28T03:49:00Z" w:id="4963">
              <w:rPr>
                <w:rFonts w:ascii="Aptos" w:hAnsi="Aptos" w:eastAsia="Aptos" w:cs="Aptos"/>
              </w:rPr>
            </w:rPrChange>
          </w:rPr>
          <w:t xml:space="preserve"> will be displayed to user.</w:t>
        </w:r>
      </w:ins>
    </w:p>
    <w:p w:rsidRPr="00E403D6" w:rsidR="00E403D6" w:rsidRDefault="00287800" w14:paraId="14CC4D41" w14:textId="77777777">
      <w:pPr>
        <w:pStyle w:val="ListParagraph"/>
        <w:numPr>
          <w:ilvl w:val="0"/>
          <w:numId w:val="33"/>
        </w:numPr>
        <w:spacing w:after="0" w:line="278" w:lineRule="auto"/>
        <w:ind w:left="3240"/>
        <w:rPr>
          <w:rFonts w:ascii="Calibri" w:hAnsi="Calibri" w:eastAsia="Aptos" w:cs="Calibri"/>
          <w:rPrChange w:author="Neeraj Durgapal" w:date="2024-08-28T03:49:00Z" w:id="4964">
            <w:rPr>
              <w:rFonts w:ascii="Aptos" w:hAnsi="Aptos" w:eastAsia="Aptos" w:cs="Aptos"/>
            </w:rPr>
          </w:rPrChange>
        </w:rPr>
      </w:pPr>
      <w:ins w:author="WPS_1705986685" w:date="2024-08-26T18:58:00Z" w:id="4965">
        <w:r>
          <w:rPr>
            <w:rFonts w:ascii="Calibri" w:hAnsi="Calibri" w:eastAsia="Aptos" w:cs="Calibri"/>
            <w:rPrChange w:author="Neeraj Durgapal" w:date="2024-08-28T03:49:00Z" w:id="4966">
              <w:rPr>
                <w:rFonts w:ascii="Aptos" w:hAnsi="Aptos" w:eastAsia="Aptos" w:cs="Aptos"/>
              </w:rPr>
            </w:rPrChange>
          </w:rPr>
          <w:t>If user have not scheduled any report, it shows blank.</w:t>
        </w:r>
      </w:ins>
    </w:p>
    <w:p w:rsidRPr="00E403D6" w:rsidR="00E403D6" w:rsidRDefault="00287800" w14:paraId="45E64D88" w14:textId="77777777">
      <w:pPr>
        <w:pStyle w:val="Heading5"/>
        <w:spacing w:line="278" w:lineRule="auto"/>
        <w:ind w:left="2160"/>
        <w:rPr>
          <w:rFonts w:ascii="Calibri" w:hAnsi="Calibri" w:eastAsia="Aptos" w:cs="Calibri"/>
          <w:rPrChange w:author="Neeraj Durgapal" w:date="2024-08-28T03:49:00Z" w:id="4967">
            <w:rPr>
              <w:rFonts w:ascii="Aptos" w:hAnsi="Aptos" w:eastAsia="Aptos" w:cs="Aptos"/>
            </w:rPr>
          </w:rPrChange>
        </w:rPr>
      </w:pPr>
      <w:bookmarkStart w:name="_Toc175662426" w:id="4968"/>
      <w:r>
        <w:rPr>
          <w:rFonts w:ascii="Calibri" w:hAnsi="Calibri" w:eastAsia="Aptos" w:cs="Calibri"/>
          <w:rPrChange w:author="Neeraj Durgapal" w:date="2024-08-28T03:49:00Z" w:id="4969">
            <w:rPr>
              <w:rFonts w:ascii="Aptos" w:hAnsi="Aptos" w:eastAsia="Aptos" w:cs="Aptos"/>
            </w:rPr>
          </w:rPrChange>
        </w:rPr>
        <w:t>2.3.</w:t>
      </w:r>
      <w:del w:author="Shubhankar Ghosh" w:date="2024-08-27T14:45:00Z" w:id="4970">
        <w:r>
          <w:rPr>
            <w:rFonts w:ascii="Calibri" w:hAnsi="Calibri" w:eastAsia="Aptos" w:cs="Calibri"/>
            <w:rPrChange w:author="Neeraj Durgapal" w:date="2024-08-28T03:49:00Z" w:id="4971">
              <w:rPr>
                <w:rFonts w:ascii="Aptos" w:hAnsi="Aptos" w:eastAsia="Aptos" w:cs="Aptos"/>
              </w:rPr>
            </w:rPrChange>
          </w:rPr>
          <w:delText>6</w:delText>
        </w:r>
      </w:del>
      <w:ins w:author="Shubhankar Ghosh" w:date="2024-08-27T14:45:00Z" w:id="4972">
        <w:r>
          <w:rPr>
            <w:rFonts w:ascii="Calibri" w:hAnsi="Calibri" w:eastAsia="Aptos" w:cs="Calibri"/>
          </w:rPr>
          <w:t>7</w:t>
        </w:r>
      </w:ins>
      <w:r>
        <w:rPr>
          <w:rFonts w:ascii="Calibri" w:hAnsi="Calibri" w:eastAsia="Aptos" w:cs="Calibri"/>
          <w:rPrChange w:author="Neeraj Durgapal" w:date="2024-08-28T03:49:00Z" w:id="4973">
            <w:rPr>
              <w:rFonts w:ascii="Aptos" w:hAnsi="Aptos" w:eastAsia="Aptos" w:cs="Aptos"/>
            </w:rPr>
          </w:rPrChange>
        </w:rPr>
        <w:t>.2 – Detail report</w:t>
      </w:r>
      <w:bookmarkEnd w:id="4968"/>
    </w:p>
    <w:p w:rsidRPr="00E403D6" w:rsidR="00E403D6" w:rsidRDefault="00287800" w14:paraId="5886B241" w14:textId="77777777">
      <w:pPr>
        <w:pStyle w:val="ListParagraph"/>
        <w:numPr>
          <w:ilvl w:val="0"/>
          <w:numId w:val="33"/>
        </w:numPr>
        <w:spacing w:after="0" w:line="278" w:lineRule="auto"/>
        <w:ind w:left="3240"/>
        <w:rPr>
          <w:rFonts w:ascii="Calibri" w:hAnsi="Calibri" w:eastAsia="Aptos" w:cs="Calibri"/>
          <w:rPrChange w:author="Neeraj Durgapal" w:date="2024-08-28T03:49:00Z" w:id="4974">
            <w:rPr>
              <w:rFonts w:ascii="Aptos" w:hAnsi="Aptos" w:eastAsia="Aptos" w:cs="Aptos"/>
            </w:rPr>
          </w:rPrChange>
        </w:rPr>
      </w:pPr>
      <w:r>
        <w:rPr>
          <w:rFonts w:ascii="Calibri" w:hAnsi="Calibri" w:eastAsia="Aptos" w:cs="Calibri"/>
          <w:rPrChange w:author="Neeraj Durgapal" w:date="2024-08-28T03:49:00Z" w:id="4975">
            <w:rPr>
              <w:rFonts w:ascii="Aptos" w:hAnsi="Aptos" w:eastAsia="Aptos" w:cs="Aptos"/>
            </w:rPr>
          </w:rPrChange>
        </w:rPr>
        <w:t xml:space="preserve">Provide options for merchants to customize report criteria (e.g., date range, transaction type) and download them in various formats (e.g., </w:t>
      </w:r>
      <w:del w:author="ANIL KISHIN MANSUKHANI" w:date="2024-08-27T08:34:00Z" w:id="4976">
        <w:r>
          <w:rPr>
            <w:rFonts w:ascii="Calibri" w:hAnsi="Calibri" w:eastAsia="Aptos" w:cs="Calibri"/>
            <w:rPrChange w:author="Neeraj Durgapal" w:date="2024-08-28T03:49:00Z" w:id="4977">
              <w:rPr>
                <w:rFonts w:ascii="Aptos" w:hAnsi="Aptos" w:eastAsia="Aptos" w:cs="Aptos"/>
              </w:rPr>
            </w:rPrChange>
          </w:rPr>
          <w:delText xml:space="preserve">PDF, </w:delText>
        </w:r>
      </w:del>
      <w:ins w:author="ANIL KISHIN MANSUKHANI" w:date="2024-08-27T08:34:00Z" w:id="4978">
        <w:r>
          <w:rPr>
            <w:rFonts w:ascii="Calibri" w:hAnsi="Calibri" w:eastAsia="Aptos" w:cs="Calibri"/>
          </w:rPr>
          <w:t>csv,</w:t>
        </w:r>
      </w:ins>
      <w:r>
        <w:rPr>
          <w:rFonts w:ascii="Calibri" w:hAnsi="Calibri" w:eastAsia="Aptos" w:cs="Calibri"/>
          <w:rPrChange w:author="Neeraj Durgapal" w:date="2024-08-28T03:49:00Z" w:id="4979">
            <w:rPr>
              <w:rFonts w:ascii="Aptos" w:hAnsi="Aptos" w:eastAsia="Aptos" w:cs="Aptos"/>
            </w:rPr>
          </w:rPrChange>
        </w:rPr>
        <w:t>Excel).</w:t>
      </w:r>
    </w:p>
    <w:p w:rsidRPr="00E403D6" w:rsidR="00E403D6" w:rsidRDefault="00E403D6" w14:paraId="5B763718" w14:textId="77777777">
      <w:pPr>
        <w:spacing w:after="0" w:line="278" w:lineRule="auto"/>
        <w:rPr>
          <w:rFonts w:ascii="Calibri" w:hAnsi="Calibri" w:eastAsia="Aptos" w:cs="Calibri"/>
          <w:rPrChange w:author="Neeraj Durgapal" w:date="2024-08-28T03:49:00Z" w:id="4980">
            <w:rPr>
              <w:rFonts w:ascii="Aptos" w:hAnsi="Aptos" w:eastAsia="Aptos" w:cs="Aptos"/>
            </w:rPr>
          </w:rPrChange>
        </w:rPr>
      </w:pPr>
    </w:p>
    <w:p w:rsidRPr="00E403D6" w:rsidR="00E403D6" w:rsidRDefault="00287800" w14:paraId="7718D1C9" w14:textId="77777777">
      <w:pPr>
        <w:pStyle w:val="Heading4"/>
        <w:spacing w:line="278" w:lineRule="auto"/>
        <w:ind w:left="720" w:firstLine="720"/>
        <w:rPr>
          <w:del w:author="WPS_1705986685" w:date="2024-08-26T18:59:00Z" w:id="4981"/>
          <w:rFonts w:ascii="Calibri" w:hAnsi="Calibri" w:eastAsia="Aptos" w:cs="Calibri"/>
          <w:rPrChange w:author="Neeraj Durgapal" w:date="2024-08-28T03:49:00Z" w:id="4982">
            <w:rPr>
              <w:del w:author="WPS_1705986685" w:date="2024-08-26T18:59:00Z" w:id="4983"/>
              <w:rFonts w:ascii="Aptos" w:hAnsi="Aptos" w:eastAsia="Aptos" w:cs="Aptos"/>
            </w:rPr>
          </w:rPrChange>
        </w:rPr>
      </w:pPr>
      <w:del w:author="WPS_1705986685" w:date="2024-08-26T18:59:00Z" w:id="4984">
        <w:r>
          <w:rPr>
            <w:rFonts w:ascii="Calibri" w:hAnsi="Calibri" w:eastAsia="Aptos" w:cs="Calibri"/>
            <w:i w:val="0"/>
            <w:iCs w:val="0"/>
            <w:rPrChange w:author="Neeraj Durgapal" w:date="2024-08-28T03:49:00Z" w:id="4985">
              <w:rPr>
                <w:rFonts w:ascii="Aptos" w:hAnsi="Aptos" w:eastAsia="Aptos" w:cs="Aptos"/>
                <w:i w:val="0"/>
                <w:iCs w:val="0"/>
              </w:rPr>
            </w:rPrChange>
          </w:rPr>
          <w:delText xml:space="preserve">2.3.7 – </w:delText>
        </w:r>
        <w:commentRangeStart w:id="4986"/>
        <w:commentRangeStart w:id="4987"/>
        <w:r>
          <w:rPr>
            <w:rFonts w:ascii="Calibri" w:hAnsi="Calibri" w:eastAsia="Aptos" w:cs="Calibri"/>
            <w:i w:val="0"/>
            <w:iCs w:val="0"/>
            <w:rPrChange w:author="Neeraj Durgapal" w:date="2024-08-28T03:49:00Z" w:id="4988">
              <w:rPr>
                <w:rFonts w:ascii="Aptos" w:hAnsi="Aptos" w:eastAsia="Aptos" w:cs="Aptos"/>
                <w:i w:val="0"/>
                <w:iCs w:val="0"/>
              </w:rPr>
            </w:rPrChange>
          </w:rPr>
          <w:delText>Transaction payment link</w:delText>
        </w:r>
        <w:commentRangeEnd w:id="4986"/>
        <w:r>
          <w:rPr>
            <w:rStyle w:val="CommentReference"/>
            <w:rFonts w:ascii="Calibri" w:hAnsi="Calibri" w:cs="Calibri"/>
            <w:i w:val="0"/>
            <w:iCs w:val="0"/>
            <w:sz w:val="24"/>
            <w:szCs w:val="24"/>
            <w:rPrChange w:author="Neeraj Durgapal" w:date="2024-08-28T03:49:00Z" w:id="4989">
              <w:rPr>
                <w:rStyle w:val="CommentReference"/>
                <w:i w:val="0"/>
                <w:iCs w:val="0"/>
              </w:rPr>
            </w:rPrChange>
          </w:rPr>
          <w:commentReference w:id="4986"/>
        </w:r>
        <w:commentRangeEnd w:id="4987"/>
        <w:r>
          <w:rPr>
            <w:rFonts w:ascii="Calibri" w:hAnsi="Calibri" w:cs="Calibri"/>
            <w:i w:val="0"/>
            <w:iCs w:val="0"/>
            <w:rPrChange w:author="Neeraj Durgapal" w:date="2024-08-28T03:49:00Z" w:id="4990">
              <w:rPr>
                <w:i w:val="0"/>
                <w:iCs w:val="0"/>
              </w:rPr>
            </w:rPrChange>
          </w:rPr>
          <w:commentReference w:id="4987"/>
        </w:r>
      </w:del>
    </w:p>
    <w:p w:rsidRPr="00E403D6" w:rsidR="00E403D6" w:rsidRDefault="00287800" w14:paraId="2E0E3478" w14:textId="77777777">
      <w:pPr>
        <w:pStyle w:val="Heading5"/>
        <w:spacing w:line="278" w:lineRule="auto"/>
        <w:ind w:left="1440" w:firstLine="720"/>
        <w:rPr>
          <w:del w:author="WPS_1705986685" w:date="2024-08-26T18:59:00Z" w:id="4991"/>
          <w:rFonts w:ascii="Calibri" w:hAnsi="Calibri" w:eastAsia="Aptos" w:cs="Calibri"/>
          <w:rPrChange w:author="Neeraj Durgapal" w:date="2024-08-28T03:49:00Z" w:id="4992">
            <w:rPr>
              <w:del w:author="WPS_1705986685" w:date="2024-08-26T18:59:00Z" w:id="4993"/>
              <w:rFonts w:ascii="Aptos" w:hAnsi="Aptos" w:eastAsia="Aptos" w:cs="Aptos"/>
            </w:rPr>
          </w:rPrChange>
        </w:rPr>
      </w:pPr>
      <w:del w:author="WPS_1705986685" w:date="2024-08-26T18:59:00Z" w:id="4994">
        <w:r>
          <w:rPr>
            <w:rFonts w:ascii="Calibri" w:hAnsi="Calibri" w:eastAsia="Aptos" w:cs="Calibri"/>
            <w:rPrChange w:author="Neeraj Durgapal" w:date="2024-08-28T03:49:00Z" w:id="4995">
              <w:rPr>
                <w:rFonts w:ascii="Aptos" w:hAnsi="Aptos" w:eastAsia="Aptos" w:cs="Aptos"/>
              </w:rPr>
            </w:rPrChange>
          </w:rPr>
          <w:delText>2.3.7.1 – Link overview</w:delText>
        </w:r>
      </w:del>
    </w:p>
    <w:p w:rsidRPr="00E403D6" w:rsidR="00E403D6" w:rsidRDefault="00287800" w14:paraId="6A4AC272" w14:textId="77777777">
      <w:pPr>
        <w:pStyle w:val="ListParagraph"/>
        <w:numPr>
          <w:ilvl w:val="0"/>
          <w:numId w:val="33"/>
        </w:numPr>
        <w:spacing w:after="0" w:line="278" w:lineRule="auto"/>
        <w:ind w:left="3240"/>
        <w:rPr>
          <w:del w:author="WPS_1705986685" w:date="2024-08-26T18:59:00Z" w:id="4996"/>
          <w:rFonts w:ascii="Calibri" w:hAnsi="Calibri" w:eastAsia="Aptos" w:cs="Calibri"/>
          <w:rPrChange w:author="Neeraj Durgapal" w:date="2024-08-28T03:49:00Z" w:id="4997">
            <w:rPr>
              <w:del w:author="WPS_1705986685" w:date="2024-08-26T18:59:00Z" w:id="4998"/>
              <w:rFonts w:ascii="Aptos" w:hAnsi="Aptos" w:eastAsia="Aptos" w:cs="Aptos"/>
            </w:rPr>
          </w:rPrChange>
        </w:rPr>
      </w:pPr>
      <w:del w:author="WPS_1705986685" w:date="2024-08-26T18:59:00Z" w:id="4999">
        <w:r>
          <w:rPr>
            <w:rFonts w:ascii="Calibri" w:hAnsi="Calibri" w:eastAsia="Aptos" w:cs="Calibri"/>
            <w:rPrChange w:author="Neeraj Durgapal" w:date="2024-08-28T03:49:00Z" w:id="5000">
              <w:rPr>
                <w:rFonts w:ascii="Aptos" w:hAnsi="Aptos" w:eastAsia="Aptos" w:cs="Aptos"/>
              </w:rPr>
            </w:rPrChange>
          </w:rPr>
          <w:delText>Display generated payment link</w:delText>
        </w:r>
      </w:del>
    </w:p>
    <w:p w:rsidRPr="00E403D6" w:rsidR="00E403D6" w:rsidRDefault="00287800" w14:paraId="2A5A3059" w14:textId="77777777">
      <w:pPr>
        <w:pStyle w:val="Heading5"/>
        <w:spacing w:line="278" w:lineRule="auto"/>
        <w:ind w:left="2160"/>
        <w:rPr>
          <w:del w:author="WPS_1705986685" w:date="2024-08-26T18:59:00Z" w:id="5001"/>
          <w:rFonts w:ascii="Calibri" w:hAnsi="Calibri" w:eastAsia="Aptos" w:cs="Calibri"/>
          <w:rPrChange w:author="Neeraj Durgapal" w:date="2024-08-28T03:49:00Z" w:id="5002">
            <w:rPr>
              <w:del w:author="WPS_1705986685" w:date="2024-08-26T18:59:00Z" w:id="5003"/>
              <w:rFonts w:ascii="Aptos" w:hAnsi="Aptos" w:eastAsia="Aptos" w:cs="Aptos"/>
            </w:rPr>
          </w:rPrChange>
        </w:rPr>
      </w:pPr>
      <w:del w:author="WPS_1705986685" w:date="2024-08-26T18:59:00Z" w:id="5004">
        <w:r>
          <w:rPr>
            <w:rFonts w:ascii="Calibri" w:hAnsi="Calibri" w:eastAsia="Aptos" w:cs="Calibri"/>
            <w:rPrChange w:author="Neeraj Durgapal" w:date="2024-08-28T03:49:00Z" w:id="5005">
              <w:rPr>
                <w:rFonts w:ascii="Aptos" w:hAnsi="Aptos" w:eastAsia="Aptos" w:cs="Aptos"/>
              </w:rPr>
            </w:rPrChange>
          </w:rPr>
          <w:delText>2.3.7.2 – Link management</w:delText>
        </w:r>
      </w:del>
    </w:p>
    <w:p w:rsidRPr="00E403D6" w:rsidR="00E403D6" w:rsidRDefault="00287800" w14:paraId="199281A6" w14:textId="77777777">
      <w:pPr>
        <w:pStyle w:val="ListParagraph"/>
        <w:numPr>
          <w:ilvl w:val="0"/>
          <w:numId w:val="33"/>
        </w:numPr>
        <w:spacing w:after="0" w:line="278" w:lineRule="auto"/>
        <w:ind w:left="3240"/>
        <w:rPr>
          <w:del w:author="WPS_1705986685" w:date="2024-08-26T18:59:00Z" w:id="5006"/>
          <w:rFonts w:ascii="Calibri" w:hAnsi="Calibri" w:eastAsia="Aptos" w:cs="Calibri"/>
          <w:rPrChange w:author="Neeraj Durgapal" w:date="2024-08-28T03:49:00Z" w:id="5007">
            <w:rPr>
              <w:del w:author="WPS_1705986685" w:date="2024-08-26T18:59:00Z" w:id="5008"/>
              <w:rFonts w:ascii="Aptos" w:hAnsi="Aptos" w:eastAsia="Aptos" w:cs="Aptos"/>
            </w:rPr>
          </w:rPrChange>
        </w:rPr>
      </w:pPr>
      <w:del w:author="WPS_1705986685" w:date="2024-08-26T18:59:00Z" w:id="5009">
        <w:r>
          <w:rPr>
            <w:rFonts w:ascii="Calibri" w:hAnsi="Calibri" w:eastAsia="Aptos" w:cs="Calibri"/>
            <w:rPrChange w:author="Neeraj Durgapal" w:date="2024-08-28T03:49:00Z" w:id="5010">
              <w:rPr>
                <w:rFonts w:ascii="Aptos" w:hAnsi="Aptos" w:eastAsia="Aptos" w:cs="Aptos"/>
              </w:rPr>
            </w:rPrChange>
          </w:rPr>
          <w:delText>Allow Merchant to create, edit and deactivate a payment link</w:delText>
        </w:r>
      </w:del>
    </w:p>
    <w:p w:rsidRPr="00E403D6" w:rsidR="00E403D6" w:rsidRDefault="00287800" w14:paraId="510186E1" w14:textId="77777777">
      <w:pPr>
        <w:pStyle w:val="Heading4"/>
        <w:spacing w:line="276" w:lineRule="auto"/>
        <w:ind w:left="1440"/>
        <w:rPr>
          <w:rFonts w:ascii="Calibri" w:hAnsi="Calibri" w:eastAsia="Aptos" w:cs="Calibri"/>
          <w:rPrChange w:author="Neeraj Durgapal" w:date="2024-08-28T03:49:00Z" w:id="5011">
            <w:rPr>
              <w:rFonts w:ascii="Aptos" w:hAnsi="Aptos" w:eastAsia="Aptos" w:cs="Aptos"/>
            </w:rPr>
          </w:rPrChange>
        </w:rPr>
      </w:pPr>
      <w:r>
        <w:rPr>
          <w:rFonts w:ascii="Calibri" w:hAnsi="Calibri" w:eastAsia="Aptos Display" w:cs="Calibri"/>
          <w:rPrChange w:author="Neeraj Durgapal" w:date="2024-08-28T03:49:00Z" w:id="5012">
            <w:rPr>
              <w:rFonts w:ascii="Aptos Display" w:hAnsi="Aptos Display" w:eastAsia="Aptos Display" w:cs="Aptos Display"/>
            </w:rPr>
          </w:rPrChange>
        </w:rPr>
        <w:t xml:space="preserve"> </w:t>
      </w:r>
      <w:bookmarkStart w:name="_Toc175662427" w:id="5013"/>
      <w:r>
        <w:rPr>
          <w:rFonts w:ascii="Calibri" w:hAnsi="Calibri" w:eastAsia="Aptos Display" w:cs="Calibri"/>
          <w:rPrChange w:author="Neeraj Durgapal" w:date="2024-08-28T03:49:00Z" w:id="5014">
            <w:rPr>
              <w:rFonts w:ascii="Aptos Display" w:hAnsi="Aptos Display" w:eastAsia="Aptos Display" w:cs="Aptos Display"/>
            </w:rPr>
          </w:rPrChange>
        </w:rPr>
        <w:t xml:space="preserve">2.3.8- </w:t>
      </w:r>
      <w:r>
        <w:rPr>
          <w:rFonts w:ascii="Calibri" w:hAnsi="Calibri" w:eastAsia="Aptos" w:cs="Calibri"/>
          <w:rPrChange w:author="Neeraj Durgapal" w:date="2024-08-28T03:49:00Z" w:id="5015">
            <w:rPr>
              <w:rFonts w:ascii="Aptos" w:hAnsi="Aptos" w:eastAsia="Aptos" w:cs="Aptos"/>
            </w:rPr>
          </w:rPrChange>
        </w:rPr>
        <w:t>Validation</w:t>
      </w:r>
      <w:bookmarkEnd w:id="5013"/>
    </w:p>
    <w:p w:rsidRPr="00E403D6" w:rsidR="00E403D6" w:rsidRDefault="00287800" w14:paraId="4D4D4E66" w14:textId="77777777">
      <w:pPr>
        <w:pStyle w:val="Heading5"/>
        <w:spacing w:line="276" w:lineRule="auto"/>
        <w:ind w:left="2160"/>
        <w:rPr>
          <w:rFonts w:ascii="Calibri" w:hAnsi="Calibri" w:eastAsia="Aptos" w:cs="Calibri"/>
          <w:rPrChange w:author="Neeraj Durgapal" w:date="2024-08-28T03:49:00Z" w:id="5016">
            <w:rPr>
              <w:rFonts w:ascii="Aptos" w:hAnsi="Aptos" w:eastAsia="Aptos" w:cs="Aptos"/>
            </w:rPr>
          </w:rPrChange>
        </w:rPr>
      </w:pPr>
      <w:bookmarkStart w:name="_Toc175662428" w:id="5017"/>
      <w:r>
        <w:rPr>
          <w:rFonts w:ascii="Calibri" w:hAnsi="Calibri" w:eastAsia="Aptos Display" w:cs="Calibri"/>
          <w:rPrChange w:author="Neeraj Durgapal" w:date="2024-08-28T03:49:00Z" w:id="5018">
            <w:rPr>
              <w:rFonts w:ascii="Aptos Display" w:hAnsi="Aptos Display" w:eastAsia="Aptos Display" w:cs="Aptos Display"/>
            </w:rPr>
          </w:rPrChange>
        </w:rPr>
        <w:t xml:space="preserve">2.3.8.1 – </w:t>
      </w:r>
      <w:r>
        <w:rPr>
          <w:rFonts w:ascii="Calibri" w:hAnsi="Calibri" w:eastAsia="Aptos" w:cs="Calibri"/>
          <w:rPrChange w:author="Neeraj Durgapal" w:date="2024-08-28T03:49:00Z" w:id="5019">
            <w:rPr>
              <w:rFonts w:ascii="Aptos" w:hAnsi="Aptos" w:eastAsia="Aptos" w:cs="Aptos"/>
            </w:rPr>
          </w:rPrChange>
        </w:rPr>
        <w:t>Role-Based Access</w:t>
      </w:r>
      <w:bookmarkEnd w:id="5017"/>
    </w:p>
    <w:p w:rsidRPr="00E403D6" w:rsidR="00E403D6" w:rsidRDefault="00287800" w14:paraId="704FFD91" w14:textId="77777777">
      <w:pPr>
        <w:pStyle w:val="ListParagraph"/>
        <w:numPr>
          <w:ilvl w:val="3"/>
          <w:numId w:val="34"/>
        </w:numPr>
        <w:spacing w:after="0" w:line="276" w:lineRule="auto"/>
        <w:ind w:left="3240"/>
        <w:rPr>
          <w:rFonts w:ascii="Calibri" w:hAnsi="Calibri" w:eastAsia="Aptos" w:cs="Calibri"/>
          <w:rPrChange w:author="Neeraj Durgapal" w:date="2024-08-28T03:49:00Z" w:id="5020">
            <w:rPr>
              <w:rFonts w:ascii="Aptos" w:hAnsi="Aptos" w:eastAsia="Aptos" w:cs="Aptos"/>
            </w:rPr>
          </w:rPrChange>
        </w:rPr>
      </w:pPr>
      <w:r>
        <w:rPr>
          <w:rFonts w:ascii="Calibri" w:hAnsi="Calibri" w:cs="Calibri"/>
          <w:rPrChange w:author="Neeraj Durgapal" w:date="2024-08-28T03:49:00Z" w:id="5021">
            <w:rPr/>
          </w:rPrChange>
        </w:rPr>
        <w:t>Restrict access to specific sections of the Dashboard to authorized users only</w:t>
      </w:r>
      <w:r>
        <w:rPr>
          <w:rFonts w:ascii="Calibri" w:hAnsi="Calibri" w:eastAsia="Aptos" w:cs="Calibri"/>
          <w:rPrChange w:author="Neeraj Durgapal" w:date="2024-08-28T03:49:00Z" w:id="5022">
            <w:rPr>
              <w:rFonts w:ascii="Aptos" w:hAnsi="Aptos" w:eastAsia="Aptos" w:cs="Aptos"/>
            </w:rPr>
          </w:rPrChange>
        </w:rPr>
        <w:t>.</w:t>
      </w:r>
    </w:p>
    <w:p w:rsidRPr="00E403D6" w:rsidR="00E403D6" w:rsidRDefault="00E403D6" w14:paraId="07B7E3A3" w14:textId="77777777">
      <w:pPr>
        <w:spacing w:after="0" w:line="278" w:lineRule="auto"/>
        <w:rPr>
          <w:rFonts w:ascii="Calibri" w:hAnsi="Calibri" w:eastAsia="Aptos" w:cs="Calibri"/>
          <w:rPrChange w:author="Neeraj Durgapal" w:date="2024-08-28T03:49:00Z" w:id="5023">
            <w:rPr>
              <w:rFonts w:ascii="Aptos" w:hAnsi="Aptos" w:eastAsia="Aptos" w:cs="Aptos"/>
            </w:rPr>
          </w:rPrChange>
        </w:rPr>
      </w:pPr>
    </w:p>
    <w:p w:rsidRPr="00F31979" w:rsidR="00E403D6" w:rsidP="66F035CE" w:rsidRDefault="00E403D6" w14:paraId="5B4E0478" w14:textId="18234F58">
      <w:pPr>
        <w:rPr>
          <w:rFonts w:ascii="Calibri" w:hAnsi="Calibri" w:cs="Calibri"/>
        </w:rPr>
      </w:pPr>
    </w:p>
    <w:p w:rsidRPr="00E403D6" w:rsidR="00E403D6" w:rsidRDefault="00287800" w14:paraId="085CB3B3" w14:textId="77777777">
      <w:pPr>
        <w:pStyle w:val="Heading3"/>
        <w:ind w:left="1080"/>
        <w:rPr>
          <w:rFonts w:ascii="Calibri" w:hAnsi="Calibri" w:cs="Calibri"/>
          <w:sz w:val="24"/>
          <w:szCs w:val="24"/>
          <w:rPrChange w:author="Neeraj Durgapal" w:date="2024-08-28T03:49:00Z" w:id="5024">
            <w:rPr>
              <w:rFonts w:asciiTheme="majorHAnsi" w:hAnsiTheme="majorHAnsi"/>
            </w:rPr>
          </w:rPrChange>
        </w:rPr>
      </w:pPr>
      <w:bookmarkStart w:name="_Toc175662429" w:id="5025"/>
      <w:bookmarkStart w:name="_Toc1360951421" w:id="5026"/>
      <w:r>
        <w:rPr>
          <w:rStyle w:val="Heading3Char"/>
          <w:rFonts w:ascii="Calibri" w:hAnsi="Calibri" w:cs="Calibri"/>
          <w:sz w:val="24"/>
          <w:szCs w:val="24"/>
          <w:rPrChange w:author="Neeraj Durgapal" w:date="2024-08-28T03:49:00Z" w:id="5027">
            <w:rPr>
              <w:rStyle w:val="Heading3Char"/>
              <w:rFonts w:asciiTheme="majorHAnsi" w:hAnsiTheme="majorHAnsi"/>
            </w:rPr>
          </w:rPrChange>
        </w:rPr>
        <w:t>2.4 - Non - Functional Specification</w:t>
      </w:r>
      <w:bookmarkEnd w:id="5025"/>
      <w:bookmarkEnd w:id="5026"/>
      <w:r>
        <w:rPr>
          <w:rStyle w:val="Heading3Char"/>
          <w:rFonts w:ascii="Calibri" w:hAnsi="Calibri" w:cs="Calibri"/>
          <w:sz w:val="24"/>
          <w:szCs w:val="24"/>
          <w:rPrChange w:author="Neeraj Durgapal" w:date="2024-08-28T03:49:00Z" w:id="5028">
            <w:rPr>
              <w:rStyle w:val="Heading3Char"/>
              <w:rFonts w:asciiTheme="majorHAnsi" w:hAnsiTheme="majorHAnsi"/>
            </w:rPr>
          </w:rPrChange>
        </w:rPr>
        <w:t xml:space="preserve"> </w:t>
      </w:r>
    </w:p>
    <w:p w:rsidRPr="00E403D6" w:rsidR="00E403D6" w:rsidRDefault="00287800" w14:paraId="45EC8425" w14:textId="77777777">
      <w:pPr>
        <w:rPr>
          <w:rFonts w:ascii="Calibri" w:hAnsi="Calibri" w:cs="Calibri" w:eastAsiaTheme="majorEastAsia"/>
          <w:rPrChange w:author="Neeraj Durgapal" w:date="2024-08-28T03:49:00Z" w:id="5029">
            <w:rPr>
              <w:rFonts w:asciiTheme="majorHAnsi" w:hAnsiTheme="majorHAnsi" w:eastAsiaTheme="majorEastAsia" w:cstheme="majorBidi"/>
            </w:rPr>
          </w:rPrChange>
        </w:rPr>
      </w:pPr>
      <w:r>
        <w:rPr>
          <w:rFonts w:ascii="Calibri" w:hAnsi="Calibri" w:cs="Calibri" w:eastAsiaTheme="majorEastAsia"/>
          <w:rPrChange w:author="Neeraj Durgapal" w:date="2024-08-28T03:49:00Z" w:id="5030">
            <w:rPr>
              <w:rFonts w:asciiTheme="majorHAnsi" w:hAnsiTheme="majorHAnsi" w:eastAsiaTheme="majorEastAsia" w:cstheme="majorBidi"/>
            </w:rPr>
          </w:rPrChange>
        </w:rPr>
        <w:t xml:space="preserve">                       </w:t>
      </w:r>
      <w:r>
        <w:rPr>
          <w:rFonts w:ascii="Calibri" w:hAnsi="Calibri" w:cs="Calibri"/>
          <w:rPrChange w:author="Neeraj Durgapal" w:date="2024-08-28T03:49:00Z" w:id="5031">
            <w:rPr/>
          </w:rPrChange>
        </w:rPr>
        <w:tab/>
      </w:r>
      <w:r>
        <w:rPr>
          <w:rFonts w:ascii="Calibri" w:hAnsi="Calibri" w:cs="Calibri"/>
          <w:rPrChange w:author="Neeraj Durgapal" w:date="2024-08-28T03:49:00Z" w:id="5032">
            <w:rPr/>
          </w:rPrChange>
        </w:rPr>
        <w:tab/>
      </w:r>
      <w:r>
        <w:rPr>
          <w:rFonts w:ascii="Calibri" w:hAnsi="Calibri" w:cs="Calibri" w:eastAsiaTheme="majorEastAsia"/>
          <w:rPrChange w:author="Neeraj Durgapal" w:date="2024-08-28T03:49:00Z" w:id="5033">
            <w:rPr>
              <w:rFonts w:asciiTheme="majorHAnsi" w:hAnsiTheme="majorHAnsi" w:eastAsiaTheme="majorEastAsia" w:cstheme="majorBidi"/>
            </w:rPr>
          </w:rPrChange>
        </w:rPr>
        <w:t>TBD</w:t>
      </w:r>
    </w:p>
    <w:p w:rsidRPr="00E403D6" w:rsidR="00E403D6" w:rsidRDefault="00E403D6" w14:paraId="15B6F64B" w14:textId="77777777">
      <w:pPr>
        <w:rPr>
          <w:rFonts w:ascii="Calibri" w:hAnsi="Calibri" w:cs="Calibri" w:eastAsiaTheme="majorEastAsia"/>
          <w:rPrChange w:author="Neeraj Durgapal" w:date="2024-08-28T03:49:00Z" w:id="5034">
            <w:rPr>
              <w:rFonts w:asciiTheme="majorHAnsi" w:hAnsiTheme="majorHAnsi" w:eastAsiaTheme="majorEastAsia" w:cstheme="majorBidi"/>
            </w:rPr>
          </w:rPrChange>
        </w:rPr>
      </w:pPr>
    </w:p>
    <w:p w:rsidRPr="00E403D6" w:rsidR="00E403D6" w:rsidRDefault="00287800" w14:paraId="3F85D206" w14:textId="77777777">
      <w:pPr>
        <w:pStyle w:val="Heading2"/>
        <w:numPr>
          <w:ilvl w:val="0"/>
          <w:numId w:val="29"/>
        </w:numPr>
        <w:rPr>
          <w:rFonts w:ascii="Calibri" w:hAnsi="Calibri" w:cs="Calibri"/>
          <w:sz w:val="24"/>
          <w:szCs w:val="24"/>
          <w:rPrChange w:author="Neeraj Durgapal" w:date="2024-08-28T03:49:00Z" w:id="5035">
            <w:rPr/>
          </w:rPrChange>
        </w:rPr>
      </w:pPr>
      <w:bookmarkStart w:name="_Toc175662430" w:id="5036"/>
      <w:r>
        <w:rPr>
          <w:rFonts w:ascii="Calibri" w:hAnsi="Calibri" w:cs="Calibri"/>
          <w:sz w:val="24"/>
          <w:szCs w:val="24"/>
          <w:rPrChange w:author="Neeraj Durgapal" w:date="2024-08-28T03:49:00Z" w:id="5037">
            <w:rPr/>
          </w:rPrChange>
        </w:rPr>
        <w:t>FS_MS_3 – Merchant User Management</w:t>
      </w:r>
      <w:bookmarkEnd w:id="5036"/>
    </w:p>
    <w:p w:rsidRPr="00E403D6" w:rsidR="00E403D6" w:rsidRDefault="00287800" w14:paraId="26F4F521" w14:textId="77777777">
      <w:pPr>
        <w:pStyle w:val="Heading3"/>
        <w:ind w:left="720"/>
        <w:rPr>
          <w:rFonts w:ascii="Calibri" w:hAnsi="Calibri" w:cs="Calibri"/>
          <w:sz w:val="24"/>
          <w:szCs w:val="24"/>
          <w:rPrChange w:author="Neeraj Durgapal" w:date="2024-08-28T03:49:00Z" w:id="5038">
            <w:rPr>
              <w:rFonts w:asciiTheme="majorHAnsi" w:hAnsiTheme="majorHAnsi"/>
            </w:rPr>
          </w:rPrChange>
        </w:rPr>
      </w:pPr>
      <w:bookmarkStart w:name="_Toc175662431" w:id="5039"/>
      <w:r>
        <w:rPr>
          <w:rFonts w:ascii="Calibri" w:hAnsi="Calibri" w:cs="Calibri"/>
          <w:sz w:val="24"/>
          <w:szCs w:val="24"/>
          <w:rPrChange w:author="Neeraj Durgapal" w:date="2024-08-28T03:49:00Z" w:id="5040">
            <w:rPr>
              <w:rFonts w:asciiTheme="majorHAnsi" w:hAnsiTheme="majorHAnsi"/>
            </w:rPr>
          </w:rPrChange>
        </w:rPr>
        <w:t>3.1 - Objective</w:t>
      </w:r>
      <w:bookmarkEnd w:id="5039"/>
    </w:p>
    <w:p w:rsidRPr="00E403D6" w:rsidR="00E403D6" w:rsidRDefault="00287800" w14:paraId="25D1D35A" w14:textId="77777777">
      <w:pPr>
        <w:ind w:left="720"/>
        <w:rPr>
          <w:rFonts w:ascii="Calibri" w:hAnsi="Calibri" w:cs="Calibri" w:eastAsiaTheme="majorEastAsia"/>
          <w:rPrChange w:author="Neeraj Durgapal" w:date="2024-08-28T03:49:00Z" w:id="5041">
            <w:rPr>
              <w:rFonts w:asciiTheme="majorHAnsi" w:hAnsiTheme="majorHAnsi" w:eastAsiaTheme="majorEastAsia" w:cstheme="majorBidi"/>
            </w:rPr>
          </w:rPrChange>
        </w:rPr>
      </w:pPr>
      <w:r>
        <w:rPr>
          <w:rFonts w:ascii="Calibri" w:hAnsi="Calibri" w:cs="Calibri" w:eastAsiaTheme="majorEastAsia"/>
          <w:rPrChange w:author="Neeraj Durgapal" w:date="2024-08-28T03:49:00Z" w:id="5042">
            <w:rPr>
              <w:rFonts w:asciiTheme="majorHAnsi" w:hAnsiTheme="majorHAnsi" w:eastAsiaTheme="majorEastAsia" w:cstheme="majorBidi"/>
            </w:rPr>
          </w:rPrChange>
        </w:rPr>
        <w:t>To create, add Merchant Users and request for new merchant keys.</w:t>
      </w:r>
    </w:p>
    <w:p w:rsidRPr="00E403D6" w:rsidR="00E403D6" w:rsidRDefault="00287800" w14:paraId="5FAAD40E" w14:textId="77777777">
      <w:pPr>
        <w:pStyle w:val="Heading4"/>
        <w:ind w:left="1440"/>
        <w:rPr>
          <w:rFonts w:ascii="Calibri" w:hAnsi="Calibri" w:cs="Calibri"/>
          <w:rPrChange w:author="Neeraj Durgapal" w:date="2024-08-28T03:49:00Z" w:id="5043">
            <w:rPr>
              <w:rFonts w:asciiTheme="majorHAnsi" w:hAnsiTheme="majorHAnsi"/>
            </w:rPr>
          </w:rPrChange>
        </w:rPr>
      </w:pPr>
      <w:bookmarkStart w:name="_Toc175662432" w:id="5044"/>
      <w:r>
        <w:rPr>
          <w:rFonts w:ascii="Calibri" w:hAnsi="Calibri" w:cs="Calibri"/>
          <w:rPrChange w:author="Neeraj Durgapal" w:date="2024-08-28T03:49:00Z" w:id="5045">
            <w:rPr>
              <w:rFonts w:asciiTheme="majorHAnsi" w:hAnsiTheme="majorHAnsi"/>
            </w:rPr>
          </w:rPrChange>
        </w:rPr>
        <w:t>3.1.1 - Merchant User Management</w:t>
      </w:r>
      <w:bookmarkEnd w:id="5044"/>
    </w:p>
    <w:p w:rsidRPr="00E403D6" w:rsidR="00E403D6" w:rsidRDefault="00287800" w14:paraId="12DA8C46" w14:textId="77777777">
      <w:pPr>
        <w:pStyle w:val="Heading4"/>
        <w:ind w:left="1440"/>
        <w:rPr>
          <w:rFonts w:ascii="Calibri" w:hAnsi="Calibri" w:cs="Calibri"/>
          <w:rPrChange w:author="Neeraj Durgapal" w:date="2024-08-28T03:49:00Z" w:id="5046">
            <w:rPr>
              <w:rFonts w:asciiTheme="majorHAnsi" w:hAnsiTheme="majorHAnsi"/>
            </w:rPr>
          </w:rPrChange>
        </w:rPr>
      </w:pPr>
      <w:bookmarkStart w:name="_Toc175662433" w:id="5047"/>
      <w:r>
        <w:rPr>
          <w:rFonts w:ascii="Calibri" w:hAnsi="Calibri" w:cs="Calibri"/>
          <w:rPrChange w:author="Neeraj Durgapal" w:date="2024-08-28T03:49:00Z" w:id="5048">
            <w:rPr>
              <w:rFonts w:asciiTheme="majorHAnsi" w:hAnsiTheme="majorHAnsi"/>
            </w:rPr>
          </w:rPrChange>
        </w:rPr>
        <w:t>3.1.2 - Merchant Key Management</w:t>
      </w:r>
      <w:bookmarkEnd w:id="5047"/>
    </w:p>
    <w:p w:rsidRPr="00E403D6" w:rsidR="00E403D6" w:rsidRDefault="00E403D6" w14:paraId="2BB58DFD" w14:textId="77777777">
      <w:pPr>
        <w:rPr>
          <w:rFonts w:ascii="Calibri" w:hAnsi="Calibri" w:cs="Calibri"/>
          <w:rPrChange w:author="Neeraj Durgapal" w:date="2024-08-28T03:49:00Z" w:id="5049">
            <w:rPr/>
          </w:rPrChange>
        </w:rPr>
      </w:pPr>
    </w:p>
    <w:p w:rsidR="00E403D6" w:rsidP="65DF739C" w:rsidRDefault="00287800" w14:paraId="087DB4BC" w14:textId="77777777">
      <w:pPr>
        <w:pStyle w:val="Heading4"/>
        <w:ind w:left="720" w:firstLine="720"/>
        <w:rPr>
          <w:rFonts w:asciiTheme="majorHAnsi" w:hAnsiTheme="majorHAnsi"/>
        </w:rPr>
      </w:pPr>
      <w:r w:rsidRPr="65DF739C">
        <w:rPr>
          <w:rFonts w:ascii="Calibri" w:hAnsi="Calibri" w:cs="Calibri"/>
        </w:rPr>
        <w:br w:type="page"/>
      </w:r>
    </w:p>
    <w:p w:rsidR="00E403D6" w:rsidP="65DF739C" w:rsidRDefault="00E403D6" w14:paraId="584ACD6C" w14:textId="77777777">
      <w:pPr>
        <w:pStyle w:val="ListParagraph"/>
        <w:ind w:left="1800" w:hanging="360"/>
        <w:rPr>
          <w:rFonts w:asciiTheme="majorHAnsi" w:hAnsiTheme="majorHAnsi" w:eastAsiaTheme="majorEastAsia" w:cstheme="majorBidi"/>
        </w:rPr>
      </w:pPr>
    </w:p>
    <w:p w:rsidRPr="00E403D6" w:rsidR="00E403D6" w:rsidRDefault="00287800" w14:paraId="584AC0D6" w14:textId="77777777">
      <w:pPr>
        <w:pStyle w:val="Heading3"/>
        <w:ind w:left="720"/>
        <w:rPr>
          <w:rFonts w:ascii="Calibri" w:hAnsi="Calibri" w:cs="Calibri"/>
          <w:sz w:val="24"/>
          <w:szCs w:val="24"/>
          <w:rPrChange w:author="Neeraj Durgapal" w:date="2024-08-28T03:49:00Z" w:id="5050">
            <w:rPr>
              <w:rFonts w:asciiTheme="majorHAnsi" w:hAnsiTheme="majorHAnsi"/>
            </w:rPr>
          </w:rPrChange>
        </w:rPr>
      </w:pPr>
      <w:bookmarkStart w:name="_Toc175662434" w:id="5051"/>
      <w:r>
        <w:rPr>
          <w:rFonts w:ascii="Calibri" w:hAnsi="Calibri" w:cs="Calibri"/>
          <w:sz w:val="24"/>
          <w:szCs w:val="24"/>
          <w:rPrChange w:author="Neeraj Durgapal" w:date="2024-08-28T03:49:00Z" w:id="5052">
            <w:rPr>
              <w:rFonts w:asciiTheme="majorHAnsi" w:hAnsiTheme="majorHAnsi"/>
            </w:rPr>
          </w:rPrChange>
        </w:rPr>
        <w:t>3.2 - Functional Flow / Mockup</w:t>
      </w:r>
      <w:bookmarkEnd w:id="5051"/>
    </w:p>
    <w:p w:rsidRPr="00E403D6" w:rsidR="00E403D6" w:rsidRDefault="00287800" w14:paraId="248F4DB9" w14:textId="77777777">
      <w:pPr>
        <w:rPr>
          <w:rFonts w:ascii="Calibri" w:hAnsi="Calibri" w:cs="Calibri"/>
          <w:rPrChange w:author="Neeraj Durgapal" w:date="2024-08-28T03:49:00Z" w:id="5053">
            <w:rPr/>
          </w:rPrChange>
        </w:rPr>
      </w:pPr>
      <w:r>
        <w:rPr>
          <w:rFonts w:ascii="Calibri" w:hAnsi="Calibri" w:cs="Calibri"/>
          <w:rPrChange w:author="Neeraj Durgapal" w:date="2024-08-28T03:49:00Z" w:id="5054">
            <w:rPr/>
          </w:rPrChange>
        </w:rPr>
        <w:t>NA</w:t>
      </w:r>
    </w:p>
    <w:p w:rsidRPr="00E403D6" w:rsidR="00E403D6" w:rsidRDefault="00287800" w14:paraId="676F34C4" w14:textId="77777777">
      <w:pPr>
        <w:pStyle w:val="Heading3"/>
        <w:ind w:firstLine="720"/>
        <w:rPr>
          <w:rStyle w:val="Heading3Char"/>
          <w:rFonts w:ascii="Calibri" w:hAnsi="Calibri" w:cs="Calibri"/>
          <w:sz w:val="24"/>
          <w:szCs w:val="24"/>
          <w:rPrChange w:author="Neeraj Durgapal" w:date="2024-08-28T03:49:00Z" w:id="5055">
            <w:rPr>
              <w:rStyle w:val="Heading3Char"/>
              <w:rFonts w:asciiTheme="majorHAnsi" w:hAnsiTheme="majorHAnsi"/>
            </w:rPr>
          </w:rPrChange>
        </w:rPr>
      </w:pPr>
      <w:bookmarkStart w:name="_Toc175662435" w:id="5056"/>
      <w:r>
        <w:rPr>
          <w:rStyle w:val="Heading3Char"/>
          <w:rFonts w:ascii="Calibri" w:hAnsi="Calibri" w:cs="Calibri"/>
          <w:sz w:val="24"/>
          <w:szCs w:val="24"/>
          <w:rPrChange w:author="Neeraj Durgapal" w:date="2024-08-28T03:49:00Z" w:id="5057">
            <w:rPr>
              <w:rStyle w:val="Heading3Char"/>
              <w:rFonts w:asciiTheme="majorHAnsi" w:hAnsiTheme="majorHAnsi"/>
            </w:rPr>
          </w:rPrChange>
        </w:rPr>
        <w:t>3.3 Functional Specification</w:t>
      </w:r>
      <w:bookmarkEnd w:id="5056"/>
    </w:p>
    <w:p w:rsidRPr="00E403D6" w:rsidR="00E403D6" w:rsidRDefault="00287800" w14:paraId="43D57A5F" w14:textId="77777777">
      <w:pPr>
        <w:pStyle w:val="Heading4"/>
        <w:ind w:left="1440"/>
        <w:rPr>
          <w:rFonts w:ascii="Calibri" w:hAnsi="Calibri" w:eastAsia="Aptos Display" w:cs="Calibri"/>
          <w:rPrChange w:author="Neeraj Durgapal" w:date="2024-08-28T03:49:00Z" w:id="5058">
            <w:rPr>
              <w:rFonts w:ascii="Aptos Display" w:hAnsi="Aptos Display" w:eastAsia="Aptos Display" w:cs="Aptos Display"/>
            </w:rPr>
          </w:rPrChange>
        </w:rPr>
      </w:pPr>
      <w:bookmarkStart w:name="_Toc175662436" w:id="5059"/>
      <w:r>
        <w:rPr>
          <w:rFonts w:ascii="Calibri" w:hAnsi="Calibri" w:eastAsia="Aptos Display" w:cs="Calibri"/>
          <w:rPrChange w:author="Neeraj Durgapal" w:date="2024-08-28T03:49:00Z" w:id="5060">
            <w:rPr>
              <w:rFonts w:ascii="Aptos Display" w:hAnsi="Aptos Display" w:eastAsia="Aptos Display" w:cs="Aptos Display"/>
            </w:rPr>
          </w:rPrChange>
        </w:rPr>
        <w:t>3.3.1- Users</w:t>
      </w:r>
      <w:bookmarkEnd w:id="5059"/>
      <w:r>
        <w:rPr>
          <w:rFonts w:ascii="Calibri" w:hAnsi="Calibri" w:eastAsia="Aptos Display" w:cs="Calibri"/>
          <w:rPrChange w:author="Neeraj Durgapal" w:date="2024-08-28T03:49:00Z" w:id="5061">
            <w:rPr>
              <w:rFonts w:ascii="Aptos Display" w:hAnsi="Aptos Display" w:eastAsia="Aptos Display" w:cs="Aptos Display"/>
            </w:rPr>
          </w:rPrChange>
        </w:rPr>
        <w:t xml:space="preserve"> </w:t>
      </w:r>
    </w:p>
    <w:p w:rsidRPr="00E403D6" w:rsidR="00E403D6" w:rsidRDefault="00287800" w14:paraId="70C8549F" w14:textId="77777777">
      <w:pPr>
        <w:pStyle w:val="Heading5"/>
        <w:ind w:left="2160"/>
        <w:rPr>
          <w:rFonts w:ascii="Calibri" w:hAnsi="Calibri" w:eastAsia="Aptos Display" w:cs="Calibri"/>
          <w:rPrChange w:author="Neeraj Durgapal" w:date="2024-08-28T03:49:00Z" w:id="5062">
            <w:rPr>
              <w:rFonts w:ascii="Aptos Display" w:hAnsi="Aptos Display" w:eastAsia="Aptos Display" w:cs="Aptos Display"/>
            </w:rPr>
          </w:rPrChange>
        </w:rPr>
      </w:pPr>
      <w:bookmarkStart w:name="_Toc175662437" w:id="5063"/>
      <w:r>
        <w:rPr>
          <w:rFonts w:ascii="Calibri" w:hAnsi="Calibri" w:eastAsia="Aptos Display" w:cs="Calibri"/>
          <w:rPrChange w:author="Neeraj Durgapal" w:date="2024-08-28T03:49:00Z" w:id="5064">
            <w:rPr>
              <w:rFonts w:ascii="Aptos Display" w:hAnsi="Aptos Display" w:eastAsia="Aptos Display" w:cs="Aptos Display"/>
            </w:rPr>
          </w:rPrChange>
        </w:rPr>
        <w:t xml:space="preserve">3.3.1.1 - Create new Merchant </w:t>
      </w:r>
      <w:del w:author="ANIL KISHIN MANSUKHANI" w:date="2024-08-27T08:37:00Z" w:id="5065">
        <w:r>
          <w:rPr>
            <w:rFonts w:ascii="Calibri" w:hAnsi="Calibri" w:eastAsia="Aptos Display" w:cs="Calibri"/>
            <w:rPrChange w:author="Neeraj Durgapal" w:date="2024-08-28T03:49:00Z" w:id="5066">
              <w:rPr>
                <w:rFonts w:ascii="Aptos Display" w:hAnsi="Aptos Display" w:eastAsia="Aptos Display" w:cs="Aptos Display"/>
              </w:rPr>
            </w:rPrChange>
          </w:rPr>
          <w:delText>Admin</w:delText>
        </w:r>
      </w:del>
      <w:ins w:author="ANIL KISHIN MANSUKHANI" w:date="2024-08-27T08:37:00Z" w:id="5067">
        <w:r>
          <w:rPr>
            <w:rFonts w:ascii="Calibri" w:hAnsi="Calibri" w:eastAsia="Aptos Display" w:cs="Calibri"/>
          </w:rPr>
          <w:t>User</w:t>
        </w:r>
      </w:ins>
      <w:bookmarkEnd w:id="5063"/>
    </w:p>
    <w:p w:rsidRPr="00E403D6" w:rsidR="00E403D6" w:rsidRDefault="00287800" w14:paraId="29A2235B" w14:textId="77777777">
      <w:pPr>
        <w:pStyle w:val="ListParagraph"/>
        <w:numPr>
          <w:ilvl w:val="3"/>
          <w:numId w:val="35"/>
        </w:numPr>
        <w:rPr>
          <w:rFonts w:ascii="Calibri" w:hAnsi="Calibri" w:eastAsia="Aptos Display" w:cs="Calibri"/>
          <w:b/>
          <w:color w:val="000000" w:themeColor="text1"/>
          <w:rPrChange w:author="Neeraj Durgapal" w:date="2024-08-28T03:49:00Z" w:id="5068">
            <w:rPr>
              <w:rFonts w:ascii="Aptos Display" w:hAnsi="Aptos Display" w:eastAsia="Aptos Display" w:cs="Aptos Display"/>
              <w:color w:val="000000" w:themeColor="text1"/>
            </w:rPr>
          </w:rPrChange>
        </w:rPr>
      </w:pPr>
      <w:commentRangeStart w:id="5069"/>
      <w:commentRangeStart w:id="5070"/>
      <w:r>
        <w:rPr>
          <w:rFonts w:ascii="Calibri" w:hAnsi="Calibri" w:eastAsia="Aptos Display" w:cs="Calibri"/>
          <w:b/>
          <w:color w:val="000000" w:themeColor="text1"/>
          <w:rPrChange w:author="Neeraj Durgapal" w:date="2024-08-28T03:49:00Z" w:id="5071">
            <w:rPr>
              <w:rFonts w:ascii="Aptos Display" w:hAnsi="Aptos Display" w:eastAsia="Aptos Display" w:cs="Aptos Display"/>
              <w:color w:val="000000" w:themeColor="text1"/>
            </w:rPr>
          </w:rPrChange>
        </w:rPr>
        <w:t xml:space="preserve">Merchant Group </w:t>
      </w:r>
      <w:del w:author="ANIL KISHIN MANSUKHANI" w:date="2024-08-27T08:37:00Z" w:id="5072">
        <w:r>
          <w:rPr>
            <w:rFonts w:ascii="Calibri" w:hAnsi="Calibri" w:eastAsia="Aptos Display" w:cs="Calibri"/>
            <w:b/>
            <w:color w:val="000000" w:themeColor="text1"/>
            <w:rPrChange w:author="Neeraj Durgapal" w:date="2024-08-28T03:49:00Z" w:id="5073">
              <w:rPr>
                <w:rFonts w:ascii="Aptos Display" w:hAnsi="Aptos Display" w:eastAsia="Aptos Display" w:cs="Aptos Display"/>
                <w:color w:val="000000" w:themeColor="text1"/>
              </w:rPr>
            </w:rPrChange>
          </w:rPr>
          <w:delText>Admin</w:delText>
        </w:r>
      </w:del>
      <w:ins w:author="ANIL KISHIN MANSUKHANI" w:date="2024-08-27T08:37:00Z" w:id="5074">
        <w:r>
          <w:rPr>
            <w:rFonts w:ascii="Calibri" w:hAnsi="Calibri" w:eastAsia="Aptos Display" w:cs="Calibri"/>
            <w:b/>
            <w:color w:val="000000" w:themeColor="text1"/>
            <w:rPrChange w:author="Neeraj Durgapal" w:date="2024-08-28T03:49:00Z" w:id="5075">
              <w:rPr>
                <w:rFonts w:ascii="Calibri" w:hAnsi="Calibri" w:eastAsia="Aptos Display" w:cs="Calibri"/>
                <w:color w:val="000000" w:themeColor="text1"/>
              </w:rPr>
            </w:rPrChange>
          </w:rPr>
          <w:t>I</w:t>
        </w:r>
      </w:ins>
      <w:ins w:author="Shubhankar Ghosh" w:date="2024-08-27T13:44:00Z" w:id="5076">
        <w:r>
          <w:rPr>
            <w:rFonts w:ascii="Calibri" w:hAnsi="Calibri" w:eastAsia="Aptos Display" w:cs="Calibri"/>
            <w:b/>
            <w:color w:val="000000" w:themeColor="text1"/>
          </w:rPr>
          <w:t>D</w:t>
        </w:r>
      </w:ins>
      <w:ins w:author="ANIL KISHIN MANSUKHANI" w:date="2024-08-27T08:37:00Z" w:id="5077">
        <w:del w:author="Shubhankar Ghosh" w:date="2024-08-27T13:44:00Z" w:id="5078">
          <w:r>
            <w:rPr>
              <w:rFonts w:ascii="Calibri" w:hAnsi="Calibri" w:eastAsia="Aptos Display" w:cs="Calibri"/>
              <w:b/>
              <w:color w:val="000000" w:themeColor="text1"/>
              <w:rPrChange w:author="Neeraj Durgapal" w:date="2024-08-28T03:49:00Z" w:id="5079">
                <w:rPr>
                  <w:rFonts w:ascii="Calibri" w:hAnsi="Calibri" w:eastAsia="Aptos Display" w:cs="Calibri"/>
                  <w:color w:val="000000" w:themeColor="text1"/>
                </w:rPr>
              </w:rPrChange>
            </w:rPr>
            <w:delText>d</w:delText>
          </w:r>
        </w:del>
      </w:ins>
    </w:p>
    <w:p w:rsidR="00E403D6" w:rsidRDefault="00287800" w14:paraId="19DC81F2" w14:textId="77777777">
      <w:pPr>
        <w:pStyle w:val="ListParagraph"/>
        <w:numPr>
          <w:ilvl w:val="4"/>
          <w:numId w:val="35"/>
        </w:numPr>
        <w:rPr>
          <w:ins w:author="ANIL KISHIN MANSUKHANI" w:date="2024-08-27T08:38:00Z" w:id="5080"/>
          <w:rFonts w:ascii="Calibri" w:hAnsi="Calibri" w:eastAsia="Aptos Display" w:cs="Calibri"/>
          <w:color w:val="000000" w:themeColor="text1"/>
        </w:rPr>
      </w:pPr>
      <w:ins w:author="ANIL KISHIN MANSUKHANI" w:date="2024-08-27T08:35:00Z" w:id="5081">
        <w:r>
          <w:rPr>
            <w:rFonts w:ascii="Calibri" w:hAnsi="Calibri" w:eastAsia="Aptos Display" w:cs="Calibri"/>
            <w:color w:val="000000" w:themeColor="text1"/>
          </w:rPr>
          <w:t xml:space="preserve">Merchant Group </w:t>
        </w:r>
      </w:ins>
      <w:ins w:author="ANIL KISHIN MANSUKHANI" w:date="2024-08-27T10:37:00Z" w:id="5082">
        <w:r>
          <w:rPr>
            <w:rFonts w:ascii="Calibri" w:hAnsi="Calibri" w:eastAsia="Aptos Display" w:cs="Calibri"/>
            <w:color w:val="000000" w:themeColor="text1"/>
          </w:rPr>
          <w:t>user ID</w:t>
        </w:r>
      </w:ins>
      <w:ins w:author="ANIL KISHIN MANSUKHANI" w:date="2024-08-27T08:35:00Z" w:id="5083">
        <w:r>
          <w:rPr>
            <w:rFonts w:ascii="Calibri" w:hAnsi="Calibri" w:eastAsia="Aptos Display" w:cs="Calibri"/>
            <w:color w:val="000000" w:themeColor="text1"/>
          </w:rPr>
          <w:t xml:space="preserve"> will be created at </w:t>
        </w:r>
      </w:ins>
      <w:ins w:author="ANIL KISHIN MANSUKHANI" w:date="2024-08-27T08:37:00Z" w:id="5084">
        <w:r>
          <w:rPr>
            <w:rFonts w:ascii="Calibri" w:hAnsi="Calibri" w:eastAsia="Aptos Display" w:cs="Calibri"/>
            <w:color w:val="000000" w:themeColor="text1"/>
          </w:rPr>
          <w:t>t</w:t>
        </w:r>
      </w:ins>
      <w:ins w:author="ANIL KISHIN MANSUKHANI" w:date="2024-08-27T08:35:00Z" w:id="5085">
        <w:r>
          <w:rPr>
            <w:rFonts w:ascii="Calibri" w:hAnsi="Calibri" w:eastAsia="Aptos Display" w:cs="Calibri"/>
            <w:color w:val="000000" w:themeColor="text1"/>
          </w:rPr>
          <w:t>he time of onboarding of merchant</w:t>
        </w:r>
      </w:ins>
      <w:ins w:author="ANIL KISHIN MANSUKHANI" w:date="2024-08-27T08:38:00Z" w:id="5086">
        <w:r>
          <w:rPr>
            <w:rFonts w:ascii="Calibri" w:hAnsi="Calibri" w:eastAsia="Aptos Display" w:cs="Calibri"/>
            <w:color w:val="000000" w:themeColor="text1"/>
          </w:rPr>
          <w:t>.</w:t>
        </w:r>
      </w:ins>
    </w:p>
    <w:p w:rsidR="00E403D6" w:rsidRDefault="00287800" w14:paraId="7C07FE02" w14:textId="77777777">
      <w:pPr>
        <w:pStyle w:val="ListParagraph"/>
        <w:numPr>
          <w:ilvl w:val="4"/>
          <w:numId w:val="35"/>
        </w:numPr>
        <w:rPr>
          <w:ins w:author="ANIL KISHIN MANSUKHANI" w:date="2024-08-27T08:39:00Z" w:id="5087"/>
          <w:rFonts w:ascii="Calibri" w:hAnsi="Calibri" w:eastAsia="Aptos Display" w:cs="Calibri"/>
          <w:color w:val="000000" w:themeColor="text1"/>
        </w:rPr>
      </w:pPr>
      <w:ins w:author="ANIL KISHIN MANSUKHANI" w:date="2024-08-27T08:38:00Z" w:id="5088">
        <w:r>
          <w:rPr>
            <w:rFonts w:ascii="Calibri" w:hAnsi="Calibri" w:eastAsia="Aptos Display" w:cs="Calibri"/>
            <w:color w:val="000000" w:themeColor="text1"/>
          </w:rPr>
          <w:t xml:space="preserve">If merchant is registering the </w:t>
        </w:r>
      </w:ins>
      <w:ins w:author="ANIL KISHIN MANSUKHANI" w:date="2024-08-27T08:42:00Z" w:id="5089">
        <w:r>
          <w:rPr>
            <w:rFonts w:ascii="Calibri" w:hAnsi="Calibri" w:eastAsia="Aptos Display" w:cs="Calibri"/>
            <w:color w:val="000000" w:themeColor="text1"/>
          </w:rPr>
          <w:t xml:space="preserve">new </w:t>
        </w:r>
      </w:ins>
      <w:ins w:author="ANIL KISHIN MANSUKHANI" w:date="2024-08-27T08:38:00Z" w:id="5090">
        <w:r>
          <w:rPr>
            <w:rFonts w:ascii="Calibri" w:hAnsi="Calibri" w:eastAsia="Aptos Display" w:cs="Calibri"/>
            <w:color w:val="000000" w:themeColor="text1"/>
          </w:rPr>
          <w:t>MIF</w:t>
        </w:r>
      </w:ins>
      <w:ins w:author="ANIL KISHIN MANSUKHANI" w:date="2024-08-27T08:42:00Z" w:id="5091">
        <w:r>
          <w:rPr>
            <w:rFonts w:ascii="Calibri" w:hAnsi="Calibri" w:eastAsia="Aptos Display" w:cs="Calibri"/>
            <w:color w:val="000000" w:themeColor="text1"/>
          </w:rPr>
          <w:t xml:space="preserve"> from</w:t>
        </w:r>
      </w:ins>
      <w:ins w:author="ANIL KISHIN MANSUKHANI" w:date="2024-08-27T08:38:00Z" w:id="5092">
        <w:r>
          <w:rPr>
            <w:rFonts w:ascii="Calibri" w:hAnsi="Calibri" w:eastAsia="Aptos Display" w:cs="Calibri"/>
            <w:color w:val="000000" w:themeColor="text1"/>
          </w:rPr>
          <w:t xml:space="preserve"> </w:t>
        </w:r>
      </w:ins>
      <w:ins w:author="ANIL KISHIN MANSUKHANI" w:date="2024-08-27T08:42:00Z" w:id="5093">
        <w:r>
          <w:rPr>
            <w:rFonts w:ascii="Calibri" w:hAnsi="Calibri" w:eastAsia="Aptos Display" w:cs="Calibri"/>
            <w:color w:val="000000" w:themeColor="text1"/>
          </w:rPr>
          <w:t xml:space="preserve">merchant panel post login of group user </w:t>
        </w:r>
        <w:del w:author="Shubhankar Ghosh" w:date="2024-08-27T13:48:00Z" w:id="5094">
          <w:r>
            <w:rPr>
              <w:rFonts w:ascii="Calibri" w:hAnsi="Calibri" w:eastAsia="Aptos Display" w:cs="Calibri"/>
              <w:color w:val="000000" w:themeColor="text1"/>
            </w:rPr>
            <w:delText>id</w:delText>
          </w:r>
        </w:del>
      </w:ins>
      <w:ins w:author="Shubhankar Ghosh" w:date="2024-08-27T13:48:00Z" w:id="5095">
        <w:r>
          <w:rPr>
            <w:rFonts w:ascii="Calibri" w:hAnsi="Calibri" w:eastAsia="Aptos Display" w:cs="Calibri"/>
            <w:color w:val="000000" w:themeColor="text1"/>
          </w:rPr>
          <w:t>ID</w:t>
        </w:r>
      </w:ins>
      <w:ins w:author="ANIL KISHIN MANSUKHANI" w:date="2024-08-27T08:42:00Z" w:id="5096">
        <w:r>
          <w:rPr>
            <w:rFonts w:ascii="Calibri" w:hAnsi="Calibri" w:eastAsia="Aptos Display" w:cs="Calibri"/>
            <w:color w:val="000000" w:themeColor="text1"/>
          </w:rPr>
          <w:t>,</w:t>
        </w:r>
      </w:ins>
      <w:ins w:author="ANIL KISHIN MANSUKHANI" w:date="2024-08-27T08:39:00Z" w:id="5097">
        <w:r>
          <w:rPr>
            <w:rFonts w:ascii="Calibri" w:hAnsi="Calibri" w:eastAsia="Aptos Display" w:cs="Calibri"/>
            <w:color w:val="000000" w:themeColor="text1"/>
          </w:rPr>
          <w:t xml:space="preserve"> Merchant </w:t>
        </w:r>
        <w:del w:author="Shubhankar Ghosh" w:date="2024-08-27T13:49:00Z" w:id="5098">
          <w:r>
            <w:rPr>
              <w:rFonts w:ascii="Calibri" w:hAnsi="Calibri" w:eastAsia="Aptos Display" w:cs="Calibri"/>
              <w:color w:val="000000" w:themeColor="text1"/>
            </w:rPr>
            <w:delText>id</w:delText>
          </w:r>
        </w:del>
      </w:ins>
      <w:ins w:author="Shubhankar Ghosh" w:date="2024-08-27T13:49:00Z" w:id="5099">
        <w:r>
          <w:rPr>
            <w:rFonts w:ascii="Calibri" w:hAnsi="Calibri" w:eastAsia="Aptos Display" w:cs="Calibri"/>
            <w:color w:val="000000" w:themeColor="text1"/>
          </w:rPr>
          <w:t>ID</w:t>
        </w:r>
      </w:ins>
      <w:ins w:author="ANIL KISHIN MANSUKHANI" w:date="2024-08-27T08:39:00Z" w:id="5100">
        <w:r>
          <w:rPr>
            <w:rFonts w:ascii="Calibri" w:hAnsi="Calibri" w:eastAsia="Aptos Display" w:cs="Calibri"/>
            <w:color w:val="000000" w:themeColor="text1"/>
          </w:rPr>
          <w:t xml:space="preserve"> will be </w:t>
        </w:r>
      </w:ins>
      <w:ins w:author="ANIL KISHIN MANSUKHANI" w:date="2024-08-27T08:42:00Z" w:id="5101">
        <w:r>
          <w:rPr>
            <w:rFonts w:ascii="Calibri" w:hAnsi="Calibri" w:eastAsia="Aptos Display" w:cs="Calibri"/>
            <w:color w:val="000000" w:themeColor="text1"/>
          </w:rPr>
          <w:t xml:space="preserve">associated with </w:t>
        </w:r>
      </w:ins>
      <w:ins w:author="ANIL KISHIN MANSUKHANI" w:date="2024-08-27T08:39:00Z" w:id="5102">
        <w:r>
          <w:rPr>
            <w:rFonts w:ascii="Calibri" w:hAnsi="Calibri" w:eastAsia="Aptos Display" w:cs="Calibri"/>
            <w:color w:val="000000" w:themeColor="text1"/>
          </w:rPr>
          <w:t xml:space="preserve">that group user </w:t>
        </w:r>
        <w:del w:author="Shubhankar Ghosh" w:date="2024-08-27T13:49:00Z" w:id="5103">
          <w:r>
            <w:rPr>
              <w:rFonts w:ascii="Calibri" w:hAnsi="Calibri" w:eastAsia="Aptos Display" w:cs="Calibri"/>
              <w:color w:val="000000" w:themeColor="text1"/>
            </w:rPr>
            <w:delText>id</w:delText>
          </w:r>
        </w:del>
      </w:ins>
      <w:ins w:author="Shubhankar Ghosh" w:date="2024-08-27T13:49:00Z" w:id="5104">
        <w:r>
          <w:rPr>
            <w:rFonts w:ascii="Calibri" w:hAnsi="Calibri" w:eastAsia="Aptos Display" w:cs="Calibri"/>
            <w:color w:val="000000" w:themeColor="text1"/>
          </w:rPr>
          <w:t>ID</w:t>
        </w:r>
      </w:ins>
      <w:ins w:author="ANIL KISHIN MANSUKHANI" w:date="2024-08-27T08:39:00Z" w:id="5105">
        <w:r>
          <w:rPr>
            <w:rFonts w:ascii="Calibri" w:hAnsi="Calibri" w:eastAsia="Aptos Display" w:cs="Calibri"/>
            <w:color w:val="000000" w:themeColor="text1"/>
          </w:rPr>
          <w:t xml:space="preserve"> only.</w:t>
        </w:r>
      </w:ins>
    </w:p>
    <w:p w:rsidR="00E403D6" w:rsidRDefault="00287800" w14:paraId="5ED72BD8" w14:textId="77777777">
      <w:pPr>
        <w:pStyle w:val="ListParagraph"/>
        <w:numPr>
          <w:ilvl w:val="4"/>
          <w:numId w:val="35"/>
        </w:numPr>
        <w:rPr>
          <w:ins w:author="ANIL KISHIN MANSUKHANI" w:date="2024-08-27T08:39:00Z" w:id="5106"/>
          <w:rFonts w:ascii="Calibri" w:hAnsi="Calibri" w:eastAsia="Aptos Display" w:cs="Calibri"/>
          <w:color w:val="000000" w:themeColor="text1"/>
        </w:rPr>
      </w:pPr>
      <w:ins w:author="ANIL KISHIN MANSUKHANI" w:date="2024-08-27T08:39:00Z" w:id="5107">
        <w:r>
          <w:rPr>
            <w:rFonts w:ascii="Calibri" w:hAnsi="Calibri" w:eastAsia="Aptos Display" w:cs="Calibri"/>
            <w:color w:val="000000" w:themeColor="text1"/>
          </w:rPr>
          <w:t xml:space="preserve">Group user </w:t>
        </w:r>
        <w:del w:author="Shubhankar Ghosh" w:date="2024-08-27T13:49:00Z" w:id="5108">
          <w:r>
            <w:rPr>
              <w:rFonts w:ascii="Calibri" w:hAnsi="Calibri" w:eastAsia="Aptos Display" w:cs="Calibri"/>
              <w:color w:val="000000" w:themeColor="text1"/>
            </w:rPr>
            <w:delText>id</w:delText>
          </w:r>
        </w:del>
      </w:ins>
      <w:ins w:author="Shubhankar Ghosh" w:date="2024-08-27T13:49:00Z" w:id="5109">
        <w:r>
          <w:rPr>
            <w:rFonts w:ascii="Calibri" w:hAnsi="Calibri" w:eastAsia="Aptos Display" w:cs="Calibri"/>
            <w:color w:val="000000" w:themeColor="text1"/>
          </w:rPr>
          <w:t>ID</w:t>
        </w:r>
      </w:ins>
      <w:ins w:author="ANIL KISHIN MANSUKHANI" w:date="2024-08-27T08:39:00Z" w:id="5110">
        <w:r>
          <w:rPr>
            <w:rFonts w:ascii="Calibri" w:hAnsi="Calibri" w:eastAsia="Aptos Display" w:cs="Calibri"/>
            <w:color w:val="000000" w:themeColor="text1"/>
          </w:rPr>
          <w:t xml:space="preserve"> can be one for n number of merchant </w:t>
        </w:r>
        <w:del w:author="Shubhankar Ghosh" w:date="2024-08-27T13:50:00Z" w:id="5111">
          <w:r>
            <w:rPr>
              <w:rFonts w:ascii="Calibri" w:hAnsi="Calibri" w:eastAsia="Aptos Display" w:cs="Calibri"/>
              <w:color w:val="000000" w:themeColor="text1"/>
            </w:rPr>
            <w:delText>ids</w:delText>
          </w:r>
        </w:del>
      </w:ins>
      <w:ins w:author="Shubhankar Ghosh" w:date="2024-08-27T13:50:00Z" w:id="5112">
        <w:r>
          <w:rPr>
            <w:rFonts w:ascii="Calibri" w:hAnsi="Calibri" w:eastAsia="Aptos Display" w:cs="Calibri"/>
            <w:color w:val="000000" w:themeColor="text1"/>
          </w:rPr>
          <w:t>IDs</w:t>
        </w:r>
      </w:ins>
      <w:ins w:author="ANIL KISHIN MANSUKHANI" w:date="2024-08-27T08:39:00Z" w:id="5113">
        <w:r>
          <w:rPr>
            <w:rFonts w:ascii="Calibri" w:hAnsi="Calibri" w:eastAsia="Aptos Display" w:cs="Calibri"/>
            <w:color w:val="000000" w:themeColor="text1"/>
          </w:rPr>
          <w:t>.</w:t>
        </w:r>
      </w:ins>
    </w:p>
    <w:p w:rsidR="00E403D6" w:rsidRDefault="00287800" w14:paraId="6044AC22" w14:textId="77777777">
      <w:pPr>
        <w:pStyle w:val="ListParagraph"/>
        <w:numPr>
          <w:ilvl w:val="4"/>
          <w:numId w:val="35"/>
        </w:numPr>
        <w:rPr>
          <w:ins w:author="ANIL KISHIN MANSUKHANI" w:date="2024-08-27T08:49:00Z" w:id="5114"/>
          <w:rFonts w:ascii="Calibri" w:hAnsi="Calibri" w:eastAsia="Aptos Display" w:cs="Calibri"/>
          <w:color w:val="000000" w:themeColor="text1"/>
        </w:rPr>
      </w:pPr>
      <w:ins w:author="ANIL KISHIN MANSUKHANI" w:date="2024-08-27T08:39:00Z" w:id="5115">
        <w:r>
          <w:rPr>
            <w:rFonts w:ascii="Calibri" w:hAnsi="Calibri" w:eastAsia="Aptos Display" w:cs="Calibri"/>
            <w:color w:val="000000" w:themeColor="text1"/>
          </w:rPr>
          <w:t>Group user have an access to check all the merchant reports and details.</w:t>
        </w:r>
      </w:ins>
    </w:p>
    <w:p w:rsidRPr="00E403D6" w:rsidR="00E403D6" w:rsidRDefault="00287800" w14:paraId="659552E5" w14:textId="77777777">
      <w:pPr>
        <w:pStyle w:val="ListParagraph"/>
        <w:numPr>
          <w:ilvl w:val="4"/>
          <w:numId w:val="35"/>
        </w:numPr>
        <w:rPr>
          <w:rFonts w:ascii="Calibri" w:hAnsi="Calibri" w:eastAsia="Aptos Display" w:cs="Calibri"/>
          <w:color w:val="000000" w:themeColor="text1"/>
          <w:rPrChange w:author="Neeraj Durgapal" w:date="2024-08-28T03:49:00Z" w:id="5116">
            <w:rPr>
              <w:rFonts w:ascii="Aptos Display" w:hAnsi="Aptos Display" w:eastAsia="Aptos Display" w:cs="Aptos Display"/>
              <w:color w:val="000000" w:themeColor="text1"/>
            </w:rPr>
          </w:rPrChange>
        </w:rPr>
      </w:pPr>
      <w:ins w:author="ANIL KISHIN MANSUKHANI" w:date="2024-08-27T08:49:00Z" w:id="5117">
        <w:r>
          <w:rPr>
            <w:rFonts w:ascii="Calibri" w:hAnsi="Calibri" w:eastAsia="Aptos Display" w:cs="Calibri"/>
            <w:color w:val="000000" w:themeColor="text1"/>
          </w:rPr>
          <w:t xml:space="preserve">Group ID can access login for multiple super </w:t>
        </w:r>
        <w:del w:author="Shubhankar Ghosh" w:date="2024-08-27T13:50:00Z" w:id="5118">
          <w:r>
            <w:rPr>
              <w:rFonts w:ascii="Calibri" w:hAnsi="Calibri" w:eastAsia="Aptos Display" w:cs="Calibri"/>
              <w:color w:val="000000" w:themeColor="text1"/>
            </w:rPr>
            <w:delText>ids</w:delText>
          </w:r>
        </w:del>
      </w:ins>
      <w:ins w:author="Shubhankar Ghosh" w:date="2024-08-27T13:50:00Z" w:id="5119">
        <w:r>
          <w:rPr>
            <w:rFonts w:ascii="Calibri" w:hAnsi="Calibri" w:eastAsia="Aptos Display" w:cs="Calibri"/>
            <w:color w:val="000000" w:themeColor="text1"/>
          </w:rPr>
          <w:t>IDs</w:t>
        </w:r>
      </w:ins>
      <w:ins w:author="ANIL KISHIN MANSUKHANI" w:date="2024-08-27T08:49:00Z" w:id="5120">
        <w:r>
          <w:rPr>
            <w:rFonts w:ascii="Calibri" w:hAnsi="Calibri" w:eastAsia="Aptos Display" w:cs="Calibri"/>
            <w:color w:val="000000" w:themeColor="text1"/>
          </w:rPr>
          <w:t xml:space="preserve"> but cannot delete or modify its details.</w:t>
        </w:r>
      </w:ins>
      <w:del w:author="ANIL KISHIN MANSUKHANI" w:date="2024-08-27T08:36:00Z" w:id="5121">
        <w:r>
          <w:rPr>
            <w:rFonts w:ascii="Calibri" w:hAnsi="Calibri" w:eastAsia="Aptos Display" w:cs="Calibri"/>
            <w:color w:val="000000" w:themeColor="text1"/>
            <w:rPrChange w:author="Neeraj Durgapal" w:date="2024-08-28T03:49:00Z" w:id="5122">
              <w:rPr>
                <w:rFonts w:ascii="Aptos Display" w:hAnsi="Aptos Display" w:eastAsia="Aptos Display" w:cs="Aptos Display"/>
                <w:color w:val="000000" w:themeColor="text1"/>
              </w:rPr>
            </w:rPrChange>
          </w:rPr>
          <w:delText xml:space="preserve">Can </w:delText>
        </w:r>
      </w:del>
      <w:del w:author="ANIL KISHIN MANSUKHANI" w:date="2024-08-27T08:37:00Z" w:id="5123">
        <w:r>
          <w:rPr>
            <w:rFonts w:ascii="Calibri" w:hAnsi="Calibri" w:eastAsia="Aptos Display" w:cs="Calibri"/>
            <w:color w:val="000000" w:themeColor="text1"/>
            <w:rPrChange w:author="Neeraj Durgapal" w:date="2024-08-28T03:49:00Z" w:id="5124">
              <w:rPr>
                <w:rFonts w:ascii="Aptos Display" w:hAnsi="Aptos Display" w:eastAsia="Aptos Display" w:cs="Aptos Display"/>
                <w:color w:val="000000" w:themeColor="text1"/>
              </w:rPr>
            </w:rPrChange>
          </w:rPr>
          <w:delText xml:space="preserve">create </w:delText>
        </w:r>
      </w:del>
      <w:del w:author="ANIL KISHIN MANSUKHANI" w:date="2024-08-27T08:38:00Z" w:id="5125">
        <w:r>
          <w:rPr>
            <w:rFonts w:ascii="Calibri" w:hAnsi="Calibri" w:eastAsia="Aptos Display" w:cs="Calibri"/>
            <w:color w:val="000000" w:themeColor="text1"/>
            <w:rPrChange w:author="Neeraj Durgapal" w:date="2024-08-28T03:49:00Z" w:id="5126">
              <w:rPr>
                <w:rFonts w:ascii="Aptos Display" w:hAnsi="Aptos Display" w:eastAsia="Aptos Display" w:cs="Aptos Display"/>
                <w:color w:val="000000" w:themeColor="text1"/>
              </w:rPr>
            </w:rPrChange>
          </w:rPr>
          <w:delText>Merchant Admin for the merchants part of the group</w:delText>
        </w:r>
      </w:del>
    </w:p>
    <w:p w:rsidRPr="00E403D6" w:rsidR="00E403D6" w:rsidRDefault="00287800" w14:paraId="35C01671" w14:textId="77777777">
      <w:pPr>
        <w:pStyle w:val="ListParagraph"/>
        <w:numPr>
          <w:ilvl w:val="3"/>
          <w:numId w:val="35"/>
        </w:numPr>
        <w:rPr>
          <w:rFonts w:ascii="Calibri" w:hAnsi="Calibri" w:eastAsia="Aptos Display" w:cs="Calibri"/>
          <w:b/>
          <w:color w:val="000000" w:themeColor="text1"/>
          <w:rPrChange w:author="Neeraj Durgapal" w:date="2024-08-28T03:49:00Z" w:id="5127">
            <w:rPr>
              <w:rFonts w:ascii="Aptos Display" w:hAnsi="Aptos Display" w:eastAsia="Aptos Display" w:cs="Aptos Display"/>
              <w:color w:val="000000" w:themeColor="text1"/>
            </w:rPr>
          </w:rPrChange>
        </w:rPr>
      </w:pPr>
      <w:r>
        <w:rPr>
          <w:rFonts w:ascii="Calibri" w:hAnsi="Calibri" w:eastAsia="Aptos Display" w:cs="Calibri"/>
          <w:b/>
          <w:color w:val="000000" w:themeColor="text1"/>
          <w:rPrChange w:author="Neeraj Durgapal" w:date="2024-08-28T03:49:00Z" w:id="5128">
            <w:rPr>
              <w:rFonts w:ascii="Aptos Display" w:hAnsi="Aptos Display" w:eastAsia="Aptos Display" w:cs="Aptos Display"/>
              <w:color w:val="000000" w:themeColor="text1"/>
            </w:rPr>
          </w:rPrChange>
        </w:rPr>
        <w:t xml:space="preserve">Merchant Super </w:t>
      </w:r>
      <w:ins w:author="ANIL KISHIN MANSUKHANI" w:date="2024-08-27T08:38:00Z" w:id="5129">
        <w:r>
          <w:rPr>
            <w:rFonts w:ascii="Calibri" w:hAnsi="Calibri" w:eastAsia="Aptos Display" w:cs="Calibri"/>
            <w:b/>
            <w:color w:val="000000" w:themeColor="text1"/>
            <w:rPrChange w:author="Neeraj Durgapal" w:date="2024-08-28T03:49:00Z" w:id="5130">
              <w:rPr>
                <w:rFonts w:ascii="Calibri" w:hAnsi="Calibri" w:eastAsia="Aptos Display" w:cs="Calibri"/>
                <w:color w:val="000000" w:themeColor="text1"/>
              </w:rPr>
            </w:rPrChange>
          </w:rPr>
          <w:t xml:space="preserve">User </w:t>
        </w:r>
      </w:ins>
      <w:del w:author="ANIL KISHIN MANSUKHANI" w:date="2024-08-27T08:37:00Z" w:id="5131">
        <w:r>
          <w:rPr>
            <w:rFonts w:ascii="Calibri" w:hAnsi="Calibri" w:eastAsia="Aptos Display" w:cs="Calibri"/>
            <w:b/>
            <w:color w:val="000000" w:themeColor="text1"/>
            <w:rPrChange w:author="Neeraj Durgapal" w:date="2024-08-28T03:49:00Z" w:id="5132">
              <w:rPr>
                <w:rFonts w:ascii="Aptos Display" w:hAnsi="Aptos Display" w:eastAsia="Aptos Display" w:cs="Aptos Display"/>
                <w:color w:val="000000" w:themeColor="text1"/>
              </w:rPr>
            </w:rPrChange>
          </w:rPr>
          <w:delText>Admin</w:delText>
        </w:r>
      </w:del>
      <w:ins w:author="ANIL KISHIN MANSUKHANI" w:date="2024-08-27T08:37:00Z" w:id="5133">
        <w:r>
          <w:rPr>
            <w:rFonts w:ascii="Calibri" w:hAnsi="Calibri" w:eastAsia="Aptos Display" w:cs="Calibri"/>
            <w:b/>
            <w:color w:val="000000" w:themeColor="text1"/>
            <w:rPrChange w:author="Neeraj Durgapal" w:date="2024-08-28T03:49:00Z" w:id="5134">
              <w:rPr>
                <w:rFonts w:ascii="Calibri" w:hAnsi="Calibri" w:eastAsia="Aptos Display" w:cs="Calibri"/>
                <w:color w:val="000000" w:themeColor="text1"/>
              </w:rPr>
            </w:rPrChange>
          </w:rPr>
          <w:t>I</w:t>
        </w:r>
      </w:ins>
      <w:ins w:author="Shubhankar Ghosh" w:date="2024-08-27T13:43:00Z" w:id="5135">
        <w:r>
          <w:rPr>
            <w:rFonts w:ascii="Calibri" w:hAnsi="Calibri" w:eastAsia="Aptos Display" w:cs="Calibri"/>
            <w:b/>
            <w:color w:val="000000" w:themeColor="text1"/>
          </w:rPr>
          <w:t>D</w:t>
        </w:r>
      </w:ins>
      <w:ins w:author="ANIL KISHIN MANSUKHANI" w:date="2024-08-27T08:37:00Z" w:id="5136">
        <w:del w:author="Shubhankar Ghosh" w:date="2024-08-27T13:43:00Z" w:id="5137">
          <w:r>
            <w:rPr>
              <w:rFonts w:ascii="Calibri" w:hAnsi="Calibri" w:eastAsia="Aptos Display" w:cs="Calibri"/>
              <w:b/>
              <w:color w:val="000000" w:themeColor="text1"/>
              <w:rPrChange w:author="Neeraj Durgapal" w:date="2024-08-28T03:49:00Z" w:id="5138">
                <w:rPr>
                  <w:rFonts w:ascii="Calibri" w:hAnsi="Calibri" w:eastAsia="Aptos Display" w:cs="Calibri"/>
                  <w:color w:val="000000" w:themeColor="text1"/>
                </w:rPr>
              </w:rPrChange>
            </w:rPr>
            <w:delText>d</w:delText>
          </w:r>
        </w:del>
      </w:ins>
    </w:p>
    <w:p w:rsidR="00E403D6" w:rsidRDefault="00287800" w14:paraId="0359E6C1" w14:textId="77777777">
      <w:pPr>
        <w:pStyle w:val="ListParagraph"/>
        <w:numPr>
          <w:ilvl w:val="4"/>
          <w:numId w:val="35"/>
        </w:numPr>
        <w:rPr>
          <w:ins w:author="ANIL KISHIN MANSUKHANI" w:date="2024-08-27T08:38:00Z" w:id="5139"/>
          <w:rFonts w:ascii="Calibri" w:hAnsi="Calibri" w:eastAsia="Aptos Display" w:cs="Calibri"/>
          <w:color w:val="000000" w:themeColor="text1"/>
        </w:rPr>
      </w:pPr>
      <w:ins w:author="ANIL KISHIN MANSUKHANI" w:date="2024-08-27T08:38:00Z" w:id="5140">
        <w:r>
          <w:rPr>
            <w:rFonts w:ascii="Calibri" w:hAnsi="Calibri" w:eastAsia="Aptos Display" w:cs="Calibri"/>
            <w:color w:val="000000" w:themeColor="text1"/>
          </w:rPr>
          <w:t xml:space="preserve">Merchant super user </w:t>
        </w:r>
        <w:del w:author="Shubhankar Ghosh" w:date="2024-08-27T13:49:00Z" w:id="5141">
          <w:r>
            <w:rPr>
              <w:rFonts w:ascii="Calibri" w:hAnsi="Calibri" w:eastAsia="Aptos Display" w:cs="Calibri"/>
              <w:color w:val="000000" w:themeColor="text1"/>
            </w:rPr>
            <w:delText>id</w:delText>
          </w:r>
        </w:del>
      </w:ins>
      <w:ins w:author="Shubhankar Ghosh" w:date="2024-08-27T13:49:00Z" w:id="5142">
        <w:r>
          <w:rPr>
            <w:rFonts w:ascii="Calibri" w:hAnsi="Calibri" w:eastAsia="Aptos Display" w:cs="Calibri"/>
            <w:color w:val="000000" w:themeColor="text1"/>
          </w:rPr>
          <w:t>ID</w:t>
        </w:r>
      </w:ins>
      <w:ins w:author="ANIL KISHIN MANSUKHANI" w:date="2024-08-27T08:38:00Z" w:id="5143">
        <w:r>
          <w:rPr>
            <w:rFonts w:ascii="Calibri" w:hAnsi="Calibri" w:eastAsia="Aptos Display" w:cs="Calibri"/>
            <w:color w:val="000000" w:themeColor="text1"/>
          </w:rPr>
          <w:t xml:space="preserve"> will be created at the time of onboarding of merchant, Merchant can login with provided email </w:t>
        </w:r>
        <w:del w:author="Shubhankar Ghosh" w:date="2024-08-27T13:49:00Z" w:id="5144">
          <w:r>
            <w:rPr>
              <w:rFonts w:ascii="Calibri" w:hAnsi="Calibri" w:eastAsia="Aptos Display" w:cs="Calibri"/>
              <w:color w:val="000000" w:themeColor="text1"/>
            </w:rPr>
            <w:delText>id</w:delText>
          </w:r>
        </w:del>
      </w:ins>
      <w:ins w:author="Shubhankar Ghosh" w:date="2024-08-27T13:49:00Z" w:id="5145">
        <w:r>
          <w:rPr>
            <w:rFonts w:ascii="Calibri" w:hAnsi="Calibri" w:eastAsia="Aptos Display" w:cs="Calibri"/>
            <w:color w:val="000000" w:themeColor="text1"/>
          </w:rPr>
          <w:t>ID</w:t>
        </w:r>
      </w:ins>
      <w:ins w:author="ANIL KISHIN MANSUKHANI" w:date="2024-08-27T08:38:00Z" w:id="5146">
        <w:r>
          <w:rPr>
            <w:rFonts w:ascii="Calibri" w:hAnsi="Calibri" w:eastAsia="Aptos Display" w:cs="Calibri"/>
            <w:color w:val="000000" w:themeColor="text1"/>
          </w:rPr>
          <w:t xml:space="preserve"> and password. </w:t>
        </w:r>
      </w:ins>
    </w:p>
    <w:p w:rsidR="00E403D6" w:rsidRDefault="00287800" w14:paraId="2AF627E5" w14:textId="77777777">
      <w:pPr>
        <w:pStyle w:val="ListParagraph"/>
        <w:numPr>
          <w:ilvl w:val="4"/>
          <w:numId w:val="35"/>
        </w:numPr>
        <w:rPr>
          <w:ins w:author="ANIL KISHIN MANSUKHANI" w:date="2024-08-27T08:38:00Z" w:id="5147"/>
          <w:rFonts w:ascii="Calibri" w:hAnsi="Calibri" w:eastAsia="Aptos Display" w:cs="Calibri"/>
          <w:color w:val="000000" w:themeColor="text1"/>
        </w:rPr>
      </w:pPr>
      <w:ins w:author="ANIL KISHIN MANSUKHANI" w:date="2024-08-27T08:38:00Z" w:id="5148">
        <w:r>
          <w:rPr>
            <w:rFonts w:ascii="Calibri" w:hAnsi="Calibri" w:eastAsia="Aptos Display" w:cs="Calibri"/>
            <w:color w:val="000000" w:themeColor="text1"/>
          </w:rPr>
          <w:t xml:space="preserve">Login password will be notify to merchant once merchant </w:t>
        </w:r>
        <w:del w:author="Shubhankar Ghosh" w:date="2024-08-27T13:49:00Z" w:id="5149">
          <w:r>
            <w:rPr>
              <w:rFonts w:ascii="Calibri" w:hAnsi="Calibri" w:eastAsia="Aptos Display" w:cs="Calibri"/>
              <w:color w:val="000000" w:themeColor="text1"/>
            </w:rPr>
            <w:delText>id</w:delText>
          </w:r>
        </w:del>
      </w:ins>
      <w:ins w:author="Shubhankar Ghosh" w:date="2024-08-27T13:49:00Z" w:id="5150">
        <w:r>
          <w:rPr>
            <w:rFonts w:ascii="Calibri" w:hAnsi="Calibri" w:eastAsia="Aptos Display" w:cs="Calibri"/>
            <w:color w:val="000000" w:themeColor="text1"/>
          </w:rPr>
          <w:t>ID</w:t>
        </w:r>
      </w:ins>
      <w:ins w:author="ANIL KISHIN MANSUKHANI" w:date="2024-08-27T08:38:00Z" w:id="5151">
        <w:r>
          <w:rPr>
            <w:rFonts w:ascii="Calibri" w:hAnsi="Calibri" w:eastAsia="Aptos Display" w:cs="Calibri"/>
            <w:color w:val="000000" w:themeColor="text1"/>
          </w:rPr>
          <w:t xml:space="preserve"> is active at SBIePay end.</w:t>
        </w:r>
      </w:ins>
    </w:p>
    <w:p w:rsidR="00E403D6" w:rsidRDefault="00287800" w14:paraId="4065555B" w14:textId="77777777">
      <w:pPr>
        <w:pStyle w:val="ListParagraph"/>
        <w:numPr>
          <w:ilvl w:val="4"/>
          <w:numId w:val="35"/>
        </w:numPr>
        <w:rPr>
          <w:ins w:author="ANIL KISHIN MANSUKHANI" w:date="2024-08-27T08:40:00Z" w:id="5152"/>
          <w:rFonts w:ascii="Calibri" w:hAnsi="Calibri" w:eastAsia="Aptos Display" w:cs="Calibri"/>
          <w:color w:val="000000" w:themeColor="text1"/>
        </w:rPr>
      </w:pPr>
      <w:ins w:author="ANIL KISHIN MANSUKHANI" w:date="2024-08-27T08:38:00Z" w:id="5153">
        <w:r>
          <w:rPr>
            <w:rFonts w:ascii="Calibri" w:hAnsi="Calibri" w:eastAsia="Aptos Display" w:cs="Calibri"/>
            <w:color w:val="000000" w:themeColor="text1"/>
          </w:rPr>
          <w:t xml:space="preserve">Merchant super </w:t>
        </w:r>
        <w:del w:author="Shubhankar Ghosh" w:date="2024-08-27T13:49:00Z" w:id="5154">
          <w:r>
            <w:rPr>
              <w:rFonts w:ascii="Calibri" w:hAnsi="Calibri" w:eastAsia="Aptos Display" w:cs="Calibri"/>
              <w:color w:val="000000" w:themeColor="text1"/>
            </w:rPr>
            <w:delText>id</w:delText>
          </w:r>
        </w:del>
      </w:ins>
      <w:ins w:author="Shubhankar Ghosh" w:date="2024-08-27T13:49:00Z" w:id="5155">
        <w:r>
          <w:rPr>
            <w:rFonts w:ascii="Calibri" w:hAnsi="Calibri" w:eastAsia="Aptos Display" w:cs="Calibri"/>
            <w:color w:val="000000" w:themeColor="text1"/>
          </w:rPr>
          <w:t>ID</w:t>
        </w:r>
      </w:ins>
      <w:ins w:author="ANIL KISHIN MANSUKHANI" w:date="2024-08-27T08:38:00Z" w:id="5156">
        <w:r>
          <w:rPr>
            <w:rFonts w:ascii="Calibri" w:hAnsi="Calibri" w:eastAsia="Aptos Display" w:cs="Calibri"/>
            <w:color w:val="000000" w:themeColor="text1"/>
          </w:rPr>
          <w:t xml:space="preserve"> is associated with merchant group </w:t>
        </w:r>
        <w:del w:author="Shubhankar Ghosh" w:date="2024-08-27T13:49:00Z" w:id="5157">
          <w:r>
            <w:rPr>
              <w:rFonts w:ascii="Calibri" w:hAnsi="Calibri" w:eastAsia="Aptos Display" w:cs="Calibri"/>
              <w:color w:val="000000" w:themeColor="text1"/>
            </w:rPr>
            <w:delText>id</w:delText>
          </w:r>
        </w:del>
      </w:ins>
      <w:ins w:author="Shubhankar Ghosh" w:date="2024-08-27T13:49:00Z" w:id="5158">
        <w:r>
          <w:rPr>
            <w:rFonts w:ascii="Calibri" w:hAnsi="Calibri" w:eastAsia="Aptos Display" w:cs="Calibri"/>
            <w:color w:val="000000" w:themeColor="text1"/>
          </w:rPr>
          <w:t>ID</w:t>
        </w:r>
      </w:ins>
      <w:ins w:author="ANIL KISHIN MANSUKHANI" w:date="2024-08-27T08:40:00Z" w:id="5159">
        <w:r>
          <w:rPr>
            <w:rFonts w:ascii="Calibri" w:hAnsi="Calibri" w:eastAsia="Aptos Display" w:cs="Calibri"/>
            <w:color w:val="000000" w:themeColor="text1"/>
          </w:rPr>
          <w:t>.</w:t>
        </w:r>
      </w:ins>
    </w:p>
    <w:p w:rsidR="00E403D6" w:rsidRDefault="00287800" w14:paraId="7A2C296E" w14:textId="77777777">
      <w:pPr>
        <w:pStyle w:val="ListParagraph"/>
        <w:numPr>
          <w:ilvl w:val="4"/>
          <w:numId w:val="35"/>
        </w:numPr>
        <w:rPr>
          <w:ins w:author="ANIL KISHIN MANSUKHANI" w:date="2024-08-27T08:40:00Z" w:id="5160"/>
          <w:rFonts w:ascii="Calibri" w:hAnsi="Calibri" w:eastAsia="Aptos Display" w:cs="Calibri"/>
          <w:color w:val="000000" w:themeColor="text1"/>
        </w:rPr>
      </w:pPr>
      <w:ins w:author="ANIL KISHIN MANSUKHANI" w:date="2024-08-27T08:40:00Z" w:id="5161">
        <w:r>
          <w:rPr>
            <w:rFonts w:ascii="Calibri" w:hAnsi="Calibri" w:eastAsia="Aptos Display" w:cs="Calibri"/>
            <w:color w:val="000000" w:themeColor="text1"/>
          </w:rPr>
          <w:t>Merchant super user have an access to create merchant user based on need.</w:t>
        </w:r>
      </w:ins>
    </w:p>
    <w:p w:rsidR="00E403D6" w:rsidRDefault="00287800" w14:paraId="3B0A79E1" w14:textId="77777777">
      <w:pPr>
        <w:pStyle w:val="ListParagraph"/>
        <w:numPr>
          <w:ilvl w:val="4"/>
          <w:numId w:val="35"/>
        </w:numPr>
        <w:rPr>
          <w:ins w:author="ANIL KISHIN MANSUKHANI" w:date="2024-08-27T08:40:00Z" w:id="5162"/>
          <w:rFonts w:ascii="Calibri" w:hAnsi="Calibri" w:eastAsia="Aptos Display" w:cs="Calibri"/>
          <w:color w:val="000000" w:themeColor="text1"/>
        </w:rPr>
      </w:pPr>
      <w:ins w:author="ANIL KISHIN MANSUKHANI" w:date="2024-08-27T08:40:00Z" w:id="5163">
        <w:r>
          <w:rPr>
            <w:rFonts w:ascii="Calibri" w:hAnsi="Calibri" w:eastAsia="Aptos Display" w:cs="Calibri"/>
            <w:color w:val="000000" w:themeColor="text1"/>
          </w:rPr>
          <w:t>Merchant user details will be capture</w:t>
        </w:r>
      </w:ins>
      <w:ins w:author="ANIL KISHIN MANSUKHANI" w:date="2024-08-27T08:47:00Z" w:id="5164">
        <w:r>
          <w:rPr>
            <w:rFonts w:ascii="Calibri" w:hAnsi="Calibri" w:eastAsia="Aptos Display" w:cs="Calibri"/>
            <w:color w:val="000000" w:themeColor="text1"/>
          </w:rPr>
          <w:t>d</w:t>
        </w:r>
      </w:ins>
      <w:ins w:author="ANIL KISHIN MANSUKHANI" w:date="2024-08-27T08:40:00Z" w:id="5165">
        <w:r>
          <w:rPr>
            <w:rFonts w:ascii="Calibri" w:hAnsi="Calibri" w:eastAsia="Aptos Display" w:cs="Calibri"/>
            <w:color w:val="000000" w:themeColor="text1"/>
          </w:rPr>
          <w:t xml:space="preserve"> while user </w:t>
        </w:r>
      </w:ins>
      <w:ins w:author="ANIL KISHIN MANSUKHANI" w:date="2024-08-27T08:47:00Z" w:id="5166">
        <w:r>
          <w:rPr>
            <w:rFonts w:ascii="Calibri" w:hAnsi="Calibri" w:eastAsia="Aptos Display" w:cs="Calibri"/>
            <w:color w:val="000000" w:themeColor="text1"/>
          </w:rPr>
          <w:t>creation</w:t>
        </w:r>
      </w:ins>
      <w:ins w:author="ANIL KISHIN MANSUKHANI" w:date="2024-08-27T08:40:00Z" w:id="5167">
        <w:r>
          <w:rPr>
            <w:rFonts w:ascii="Calibri" w:hAnsi="Calibri" w:eastAsia="Aptos Display" w:cs="Calibri"/>
            <w:color w:val="000000" w:themeColor="text1"/>
          </w:rPr>
          <w:t>.</w:t>
        </w:r>
      </w:ins>
    </w:p>
    <w:p w:rsidR="00E403D6" w:rsidRDefault="00287800" w14:paraId="2B0663D3" w14:textId="77777777">
      <w:pPr>
        <w:pStyle w:val="ListParagraph"/>
        <w:numPr>
          <w:ilvl w:val="4"/>
          <w:numId w:val="35"/>
        </w:numPr>
        <w:rPr>
          <w:ins w:author="ANIL KISHIN MANSUKHANI" w:date="2024-08-27T08:42:00Z" w:id="5168"/>
          <w:rFonts w:ascii="Calibri" w:hAnsi="Calibri" w:eastAsia="Aptos Display" w:cs="Calibri"/>
          <w:color w:val="000000" w:themeColor="text1"/>
        </w:rPr>
      </w:pPr>
      <w:ins w:author="ANIL KISHIN MANSUKHANI" w:date="2024-08-27T08:40:00Z" w:id="5169">
        <w:r>
          <w:rPr>
            <w:rFonts w:ascii="Calibri" w:hAnsi="Calibri" w:eastAsia="Aptos Display" w:cs="Calibri"/>
            <w:color w:val="000000" w:themeColor="text1"/>
          </w:rPr>
          <w:t>Primary details will be Email,</w:t>
        </w:r>
      </w:ins>
      <w:ins w:author="ANIL KISHIN MANSUKHANI" w:date="2024-08-27T08:41:00Z" w:id="5170">
        <w:r>
          <w:rPr>
            <w:rFonts w:ascii="Calibri" w:hAnsi="Calibri" w:eastAsia="Aptos Display" w:cs="Calibri"/>
            <w:color w:val="000000" w:themeColor="text1"/>
          </w:rPr>
          <w:t xml:space="preserve"> </w:t>
        </w:r>
      </w:ins>
      <w:ins w:author="ANIL KISHIN MANSUKHANI" w:date="2024-08-27T08:40:00Z" w:id="5171">
        <w:r>
          <w:rPr>
            <w:rFonts w:ascii="Calibri" w:hAnsi="Calibri" w:eastAsia="Aptos Display" w:cs="Calibri"/>
            <w:color w:val="000000" w:themeColor="text1"/>
          </w:rPr>
          <w:t>Phone Nu</w:t>
        </w:r>
      </w:ins>
      <w:ins w:author="ANIL KISHIN MANSUKHANI" w:date="2024-08-27T08:41:00Z" w:id="5172">
        <w:r>
          <w:rPr>
            <w:rFonts w:ascii="Calibri" w:hAnsi="Calibri" w:eastAsia="Aptos Display" w:cs="Calibri"/>
            <w:color w:val="000000" w:themeColor="text1"/>
          </w:rPr>
          <w:t xml:space="preserve">mber. Post </w:t>
        </w:r>
      </w:ins>
      <w:ins w:author="ANIL KISHIN MANSUKHANI" w:date="2024-08-27T08:50:00Z" w:id="5173">
        <w:r>
          <w:rPr>
            <w:rFonts w:ascii="Calibri" w:hAnsi="Calibri" w:eastAsia="Aptos Display" w:cs="Calibri"/>
            <w:color w:val="000000" w:themeColor="text1"/>
          </w:rPr>
          <w:t>submitting</w:t>
        </w:r>
      </w:ins>
      <w:ins w:author="ANIL KISHIN MANSUKHANI" w:date="2024-08-27T08:41:00Z" w:id="5174">
        <w:r>
          <w:rPr>
            <w:rFonts w:ascii="Calibri" w:hAnsi="Calibri" w:eastAsia="Aptos Display" w:cs="Calibri"/>
            <w:color w:val="000000" w:themeColor="text1"/>
          </w:rPr>
          <w:t xml:space="preserve"> the details merchant user will notified with registration and password email.</w:t>
        </w:r>
      </w:ins>
    </w:p>
    <w:p w:rsidR="00E403D6" w:rsidRDefault="00287800" w14:paraId="65330A65" w14:textId="77777777">
      <w:pPr>
        <w:pStyle w:val="ListParagraph"/>
        <w:numPr>
          <w:ilvl w:val="4"/>
          <w:numId w:val="35"/>
        </w:numPr>
        <w:ind w:left="2160" w:firstLine="720"/>
        <w:rPr>
          <w:ins w:author="ANIL KISHIN MANSUKHANI" w:date="2024-08-27T08:42:00Z" w:id="5175"/>
          <w:rFonts w:ascii="Calibri" w:hAnsi="Calibri" w:eastAsia="Aptos Display" w:cs="Calibri"/>
          <w:color w:val="000000" w:themeColor="text1"/>
        </w:rPr>
        <w:pPrChange w:author="ANIL KISHIN MANSUKHANI" w:date="2024-08-27T08:44:00Z" w:id="5176">
          <w:pPr>
            <w:pStyle w:val="ListParagraph"/>
            <w:numPr>
              <w:ilvl w:val="4"/>
              <w:numId w:val="35"/>
            </w:numPr>
            <w:ind w:left="3600" w:hanging="360"/>
          </w:pPr>
        </w:pPrChange>
      </w:pPr>
      <w:ins w:author="ANIL KISHIN MANSUKHANI" w:date="2024-08-27T08:42:00Z" w:id="5177">
        <w:r>
          <w:rPr>
            <w:rFonts w:ascii="Calibri" w:hAnsi="Calibri" w:eastAsia="Aptos Display" w:cs="Calibri"/>
            <w:color w:val="000000" w:themeColor="text1"/>
          </w:rPr>
          <w:t xml:space="preserve">Merchant user </w:t>
        </w:r>
      </w:ins>
      <w:ins w:author="ANIL KISHIN MANSUKHANI" w:date="2024-08-27T08:43:00Z" w:id="5178">
        <w:del w:author="Shubhankar Ghosh" w:date="2024-08-27T13:49:00Z" w:id="5179">
          <w:r>
            <w:rPr>
              <w:rFonts w:ascii="Calibri" w:hAnsi="Calibri" w:eastAsia="Aptos Display" w:cs="Calibri"/>
              <w:color w:val="000000" w:themeColor="text1"/>
            </w:rPr>
            <w:delText>id</w:delText>
          </w:r>
        </w:del>
      </w:ins>
      <w:ins w:author="Shubhankar Ghosh" w:date="2024-08-27T13:49:00Z" w:id="5180">
        <w:r>
          <w:rPr>
            <w:rFonts w:ascii="Calibri" w:hAnsi="Calibri" w:eastAsia="Aptos Display" w:cs="Calibri"/>
            <w:color w:val="000000" w:themeColor="text1"/>
          </w:rPr>
          <w:t>ID</w:t>
        </w:r>
      </w:ins>
      <w:ins w:author="ANIL KISHIN MANSUKHANI" w:date="2024-08-27T08:43:00Z" w:id="5181">
        <w:r>
          <w:rPr>
            <w:rFonts w:ascii="Calibri" w:hAnsi="Calibri" w:eastAsia="Aptos Display" w:cs="Calibri"/>
            <w:color w:val="000000" w:themeColor="text1"/>
          </w:rPr>
          <w:t xml:space="preserve"> </w:t>
        </w:r>
      </w:ins>
      <w:ins w:author="ANIL KISHIN MANSUKHANI" w:date="2024-08-27T08:42:00Z" w:id="5182">
        <w:r>
          <w:rPr>
            <w:rFonts w:ascii="Calibri" w:hAnsi="Calibri" w:eastAsia="Aptos Display" w:cs="Calibri"/>
            <w:color w:val="000000" w:themeColor="text1"/>
          </w:rPr>
          <w:t xml:space="preserve">password </w:t>
        </w:r>
      </w:ins>
      <w:ins w:author="ANIL KISHIN MANSUKHANI" w:date="2024-08-27T08:43:00Z" w:id="5183">
        <w:r>
          <w:rPr>
            <w:rFonts w:ascii="Calibri" w:hAnsi="Calibri" w:eastAsia="Aptos Display" w:cs="Calibri"/>
            <w:color w:val="000000" w:themeColor="text1"/>
          </w:rPr>
          <w:t xml:space="preserve">generation, </w:t>
        </w:r>
      </w:ins>
      <w:ins w:author="ANIL KISHIN MANSUKHANI" w:date="2024-08-27T08:42:00Z" w:id="5184">
        <w:r>
          <w:rPr>
            <w:rFonts w:ascii="Calibri" w:hAnsi="Calibri" w:eastAsia="Aptos Display" w:cs="Calibri"/>
            <w:color w:val="000000" w:themeColor="text1"/>
          </w:rPr>
          <w:t>regeneration and</w:t>
        </w:r>
      </w:ins>
    </w:p>
    <w:p w:rsidR="00E403D6" w:rsidRDefault="00287800" w14:paraId="606F4521" w14:textId="77777777">
      <w:pPr>
        <w:pStyle w:val="ListParagraph"/>
        <w:ind w:left="2880" w:firstLine="720"/>
        <w:rPr>
          <w:ins w:author="ANIL KISHIN MANSUKHANI" w:date="2024-08-27T08:44:00Z" w:id="5185"/>
          <w:rFonts w:ascii="Calibri" w:hAnsi="Calibri" w:eastAsia="Aptos Display" w:cs="Calibri"/>
          <w:color w:val="000000" w:themeColor="text1"/>
        </w:rPr>
        <w:pPrChange w:author="ANIL KISHIN MANSUKHANI" w:date="2024-08-27T08:45:00Z" w:id="5186">
          <w:pPr>
            <w:pStyle w:val="ListParagraph"/>
            <w:numPr>
              <w:ilvl w:val="4"/>
              <w:numId w:val="35"/>
            </w:numPr>
            <w:ind w:left="3600" w:hanging="360"/>
          </w:pPr>
        </w:pPrChange>
      </w:pPr>
      <w:ins w:author="ANIL KISHIN MANSUKHANI" w:date="2024-08-27T08:47:00Z" w:id="5187">
        <w:r>
          <w:rPr>
            <w:rFonts w:ascii="Calibri" w:hAnsi="Calibri" w:eastAsia="Aptos Display" w:cs="Calibri"/>
            <w:color w:val="000000" w:themeColor="text1"/>
          </w:rPr>
          <w:t>Inactivation</w:t>
        </w:r>
      </w:ins>
      <w:ins w:author="ANIL KISHIN MANSUKHANI" w:date="2024-08-27T08:42:00Z" w:id="5188">
        <w:r>
          <w:rPr>
            <w:rFonts w:ascii="Calibri" w:hAnsi="Calibri" w:eastAsia="Aptos Display" w:cs="Calibri"/>
            <w:color w:val="000000" w:themeColor="text1"/>
          </w:rPr>
          <w:t xml:space="preserve"> of user </w:t>
        </w:r>
        <w:del w:author="Shubhankar Ghosh" w:date="2024-08-27T13:49:00Z" w:id="5189">
          <w:r>
            <w:rPr>
              <w:rFonts w:ascii="Calibri" w:hAnsi="Calibri" w:eastAsia="Aptos Display" w:cs="Calibri"/>
              <w:color w:val="000000" w:themeColor="text1"/>
            </w:rPr>
            <w:delText>id</w:delText>
          </w:r>
        </w:del>
      </w:ins>
      <w:ins w:author="Shubhankar Ghosh" w:date="2024-08-27T13:49:00Z" w:id="5190">
        <w:r>
          <w:rPr>
            <w:rFonts w:ascii="Calibri" w:hAnsi="Calibri" w:eastAsia="Aptos Display" w:cs="Calibri"/>
            <w:color w:val="000000" w:themeColor="text1"/>
          </w:rPr>
          <w:t>ID</w:t>
        </w:r>
      </w:ins>
      <w:ins w:author="ANIL KISHIN MANSUKHANI" w:date="2024-08-27T08:42:00Z" w:id="5191">
        <w:r>
          <w:rPr>
            <w:rFonts w:ascii="Calibri" w:hAnsi="Calibri" w:eastAsia="Aptos Display" w:cs="Calibri"/>
            <w:color w:val="000000" w:themeColor="text1"/>
          </w:rPr>
          <w:t xml:space="preserve"> can be done </w:t>
        </w:r>
      </w:ins>
      <w:ins w:author="ANIL KISHIN MANSUKHANI" w:date="2024-08-27T08:44:00Z" w:id="5192">
        <w:r>
          <w:rPr>
            <w:rFonts w:ascii="Calibri" w:hAnsi="Calibri" w:eastAsia="Aptos Display" w:cs="Calibri"/>
            <w:color w:val="000000" w:themeColor="text1"/>
          </w:rPr>
          <w:t xml:space="preserve">by </w:t>
        </w:r>
      </w:ins>
      <w:ins w:author="ANIL KISHIN MANSUKHANI" w:date="2024-08-27T08:42:00Z" w:id="5193">
        <w:r>
          <w:rPr>
            <w:rFonts w:ascii="Calibri" w:hAnsi="Calibri" w:eastAsia="Aptos Display" w:cs="Calibri"/>
            <w:color w:val="000000" w:themeColor="text1"/>
          </w:rPr>
          <w:t xml:space="preserve">super user </w:t>
        </w:r>
        <w:del w:author="Shubhankar Ghosh" w:date="2024-08-27T13:49:00Z" w:id="5194">
          <w:r>
            <w:rPr>
              <w:rFonts w:ascii="Calibri" w:hAnsi="Calibri" w:eastAsia="Aptos Display" w:cs="Calibri"/>
              <w:color w:val="000000" w:themeColor="text1"/>
            </w:rPr>
            <w:delText>id</w:delText>
          </w:r>
        </w:del>
      </w:ins>
      <w:ins w:author="Shubhankar Ghosh" w:date="2024-08-27T13:49:00Z" w:id="5195">
        <w:r>
          <w:rPr>
            <w:rFonts w:ascii="Calibri" w:hAnsi="Calibri" w:eastAsia="Aptos Display" w:cs="Calibri"/>
            <w:color w:val="000000" w:themeColor="text1"/>
          </w:rPr>
          <w:t>ID</w:t>
        </w:r>
      </w:ins>
      <w:ins w:author="ANIL KISHIN MANSUKHANI" w:date="2024-08-27T08:42:00Z" w:id="5196">
        <w:r>
          <w:rPr>
            <w:rFonts w:ascii="Calibri" w:hAnsi="Calibri" w:eastAsia="Aptos Display" w:cs="Calibri"/>
            <w:color w:val="000000" w:themeColor="text1"/>
          </w:rPr>
          <w:t>.</w:t>
        </w:r>
      </w:ins>
    </w:p>
    <w:p w:rsidRPr="00E403D6" w:rsidR="00E403D6" w:rsidRDefault="00287800" w14:paraId="06EDAEF0" w14:textId="77777777">
      <w:pPr>
        <w:pStyle w:val="ListParagraph"/>
        <w:numPr>
          <w:ilvl w:val="3"/>
          <w:numId w:val="35"/>
        </w:numPr>
        <w:rPr>
          <w:ins w:author="ANIL KISHIN MANSUKHANI" w:date="2024-08-27T08:45:00Z" w:id="5197"/>
          <w:rFonts w:ascii="Calibri" w:hAnsi="Calibri" w:eastAsia="Aptos Display" w:cs="Calibri"/>
          <w:b/>
          <w:color w:val="000000" w:themeColor="text1"/>
          <w:rPrChange w:author="Neeraj Durgapal" w:date="2024-08-28T03:49:00Z" w:id="5198">
            <w:rPr>
              <w:ins w:author="ANIL KISHIN MANSUKHANI" w:date="2024-08-27T08:45:00Z" w:id="5199"/>
              <w:rFonts w:ascii="Calibri" w:hAnsi="Calibri" w:eastAsia="Aptos Display" w:cs="Calibri"/>
              <w:color w:val="000000" w:themeColor="text1"/>
            </w:rPr>
          </w:rPrChange>
        </w:rPr>
        <w:pPrChange w:author="ANIL KISHIN MANSUKHANI" w:date="2024-08-27T08:45:00Z" w:id="5200">
          <w:pPr>
            <w:pStyle w:val="ListParagraph"/>
            <w:numPr>
              <w:ilvl w:val="4"/>
              <w:numId w:val="35"/>
            </w:numPr>
            <w:ind w:left="3600" w:hanging="360"/>
          </w:pPr>
        </w:pPrChange>
      </w:pPr>
      <w:ins w:author="ANIL KISHIN MANSUKHANI" w:date="2024-08-27T08:44:00Z" w:id="5201">
        <w:r>
          <w:rPr>
            <w:rFonts w:ascii="Calibri" w:hAnsi="Calibri" w:eastAsia="Aptos Display" w:cs="Calibri"/>
            <w:b/>
            <w:color w:val="000000" w:themeColor="text1"/>
            <w:rPrChange w:author="Neeraj Durgapal" w:date="2024-08-28T03:49:00Z" w:id="5202">
              <w:rPr>
                <w:rFonts w:ascii="Calibri" w:hAnsi="Calibri" w:eastAsia="Aptos Display" w:cs="Calibri"/>
                <w:color w:val="000000" w:themeColor="text1"/>
              </w:rPr>
            </w:rPrChange>
          </w:rPr>
          <w:t>Merchant User I</w:t>
        </w:r>
      </w:ins>
      <w:ins w:author="Shubhankar Ghosh" w:date="2024-08-27T13:44:00Z" w:id="5203">
        <w:r>
          <w:rPr>
            <w:rFonts w:ascii="Calibri" w:hAnsi="Calibri" w:eastAsia="Aptos Display" w:cs="Calibri"/>
            <w:b/>
            <w:color w:val="000000" w:themeColor="text1"/>
          </w:rPr>
          <w:t>D</w:t>
        </w:r>
      </w:ins>
      <w:ins w:author="ANIL KISHIN MANSUKHANI" w:date="2024-08-27T08:44:00Z" w:id="5204">
        <w:del w:author="Shubhankar Ghosh" w:date="2024-08-27T13:44:00Z" w:id="5205">
          <w:r>
            <w:rPr>
              <w:rFonts w:ascii="Calibri" w:hAnsi="Calibri" w:eastAsia="Aptos Display" w:cs="Calibri"/>
              <w:b/>
              <w:color w:val="000000" w:themeColor="text1"/>
              <w:rPrChange w:author="Neeraj Durgapal" w:date="2024-08-28T03:49:00Z" w:id="5206">
                <w:rPr>
                  <w:rFonts w:ascii="Calibri" w:hAnsi="Calibri" w:eastAsia="Aptos Display" w:cs="Calibri"/>
                  <w:color w:val="000000" w:themeColor="text1"/>
                </w:rPr>
              </w:rPrChange>
            </w:rPr>
            <w:delText>d</w:delText>
          </w:r>
        </w:del>
      </w:ins>
    </w:p>
    <w:p w:rsidR="00E403D6" w:rsidRDefault="00287800" w14:paraId="17E27796" w14:textId="77777777">
      <w:pPr>
        <w:pStyle w:val="ListParagraph"/>
        <w:numPr>
          <w:ilvl w:val="4"/>
          <w:numId w:val="35"/>
        </w:numPr>
        <w:rPr>
          <w:ins w:author="ANIL KISHIN MANSUKHANI" w:date="2024-08-27T08:45:00Z" w:id="5207"/>
          <w:rFonts w:ascii="Calibri" w:hAnsi="Calibri" w:eastAsia="Aptos Display" w:cs="Calibri"/>
          <w:color w:val="000000" w:themeColor="text1"/>
        </w:rPr>
      </w:pPr>
      <w:ins w:author="ANIL KISHIN MANSUKHANI" w:date="2024-08-27T08:48:00Z" w:id="5208">
        <w:r>
          <w:rPr>
            <w:rFonts w:ascii="Calibri" w:hAnsi="Calibri" w:eastAsia="Aptos Display" w:cs="Calibri"/>
            <w:color w:val="000000" w:themeColor="text1"/>
          </w:rPr>
          <w:t>Merchant</w:t>
        </w:r>
      </w:ins>
      <w:ins w:author="ANIL KISHIN MANSUKHANI" w:date="2024-08-27T08:45:00Z" w:id="5209">
        <w:r>
          <w:rPr>
            <w:rFonts w:ascii="Calibri" w:hAnsi="Calibri" w:eastAsia="Aptos Display" w:cs="Calibri"/>
            <w:color w:val="000000" w:themeColor="text1"/>
          </w:rPr>
          <w:t xml:space="preserve"> user </w:t>
        </w:r>
        <w:del w:author="Shubhankar Ghosh" w:date="2024-08-27T13:47:00Z" w:id="5210">
          <w:r>
            <w:rPr>
              <w:rFonts w:ascii="Calibri" w:hAnsi="Calibri" w:eastAsia="Aptos Display" w:cs="Calibri"/>
              <w:color w:val="000000" w:themeColor="text1"/>
            </w:rPr>
            <w:delText>id</w:delText>
          </w:r>
        </w:del>
      </w:ins>
      <w:ins w:author="Shubhankar Ghosh" w:date="2024-08-27T13:47:00Z" w:id="5211">
        <w:r>
          <w:rPr>
            <w:rFonts w:ascii="Calibri" w:hAnsi="Calibri" w:eastAsia="Aptos Display" w:cs="Calibri"/>
            <w:color w:val="000000" w:themeColor="text1"/>
          </w:rPr>
          <w:t>ID</w:t>
        </w:r>
      </w:ins>
      <w:ins w:author="ANIL KISHIN MANSUKHANI" w:date="2024-08-27T08:45:00Z" w:id="5212">
        <w:r>
          <w:rPr>
            <w:rFonts w:ascii="Calibri" w:hAnsi="Calibri" w:eastAsia="Aptos Display" w:cs="Calibri"/>
            <w:color w:val="000000" w:themeColor="text1"/>
          </w:rPr>
          <w:t xml:space="preserve"> can login through his secure credentials.</w:t>
        </w:r>
      </w:ins>
    </w:p>
    <w:p w:rsidR="00E403D6" w:rsidRDefault="00287800" w14:paraId="1EC64210" w14:textId="77777777">
      <w:pPr>
        <w:pStyle w:val="ListParagraph"/>
        <w:numPr>
          <w:ilvl w:val="4"/>
          <w:numId w:val="35"/>
        </w:numPr>
        <w:rPr>
          <w:ins w:author="ANIL KISHIN MANSUKHANI" w:date="2024-08-27T08:45:00Z" w:id="5213"/>
          <w:rFonts w:ascii="Calibri" w:hAnsi="Calibri" w:eastAsia="Aptos Display" w:cs="Calibri"/>
          <w:color w:val="000000" w:themeColor="text1"/>
        </w:rPr>
      </w:pPr>
      <w:ins w:author="ANIL KISHIN MANSUKHANI" w:date="2024-08-27T08:45:00Z" w:id="5214">
        <w:r>
          <w:rPr>
            <w:rFonts w:ascii="Calibri" w:hAnsi="Calibri" w:eastAsia="Aptos Display" w:cs="Calibri"/>
            <w:color w:val="000000" w:themeColor="text1"/>
          </w:rPr>
          <w:t>Once user is logged in, user can see the dashboard and reports.</w:t>
        </w:r>
      </w:ins>
    </w:p>
    <w:p w:rsidR="00E403D6" w:rsidRDefault="00287800" w14:paraId="270E05BB" w14:textId="77777777">
      <w:pPr>
        <w:pStyle w:val="ListParagraph"/>
        <w:numPr>
          <w:ilvl w:val="4"/>
          <w:numId w:val="35"/>
        </w:numPr>
        <w:rPr>
          <w:ins w:author="ANIL KISHIN MANSUKHANI" w:date="2024-08-27T08:54:00Z" w:id="5215"/>
          <w:rFonts w:ascii="Calibri" w:hAnsi="Calibri" w:eastAsia="Aptos Display" w:cs="Calibri"/>
          <w:color w:val="000000" w:themeColor="text1"/>
        </w:rPr>
      </w:pPr>
      <w:ins w:author="ANIL KISHIN MANSUKHANI" w:date="2024-08-27T08:46:00Z" w:id="5216">
        <w:r>
          <w:rPr>
            <w:rFonts w:ascii="Calibri" w:hAnsi="Calibri" w:eastAsia="Aptos Display" w:cs="Calibri"/>
            <w:color w:val="000000" w:themeColor="text1"/>
          </w:rPr>
          <w:t xml:space="preserve">User can use all the functionality </w:t>
        </w:r>
      </w:ins>
      <w:ins w:author="ANIL KISHIN MANSUKHANI" w:date="2024-08-27T08:47:00Z" w:id="5217">
        <w:r>
          <w:rPr>
            <w:rFonts w:ascii="Calibri" w:hAnsi="Calibri" w:eastAsia="Aptos Display" w:cs="Calibri"/>
            <w:color w:val="000000" w:themeColor="text1"/>
          </w:rPr>
          <w:t>available</w:t>
        </w:r>
      </w:ins>
      <w:ins w:author="ANIL KISHIN MANSUKHANI" w:date="2024-08-27T08:46:00Z" w:id="5218">
        <w:r>
          <w:rPr>
            <w:rFonts w:ascii="Calibri" w:hAnsi="Calibri" w:eastAsia="Aptos Display" w:cs="Calibri"/>
            <w:color w:val="000000" w:themeColor="text1"/>
          </w:rPr>
          <w:t xml:space="preserve"> </w:t>
        </w:r>
      </w:ins>
      <w:ins w:author="ANIL KISHIN MANSUKHANI" w:date="2024-08-27T08:47:00Z" w:id="5219">
        <w:r>
          <w:rPr>
            <w:rFonts w:ascii="Calibri" w:hAnsi="Calibri" w:eastAsia="Aptos Display" w:cs="Calibri"/>
            <w:color w:val="000000" w:themeColor="text1"/>
          </w:rPr>
          <w:t>for that particular user.</w:t>
        </w:r>
      </w:ins>
    </w:p>
    <w:p w:rsidRPr="00E403D6" w:rsidR="00E403D6" w:rsidRDefault="00287800" w14:paraId="1898EDE7" w14:textId="77777777">
      <w:pPr>
        <w:pStyle w:val="ListParagraph"/>
        <w:numPr>
          <w:ilvl w:val="4"/>
          <w:numId w:val="35"/>
        </w:numPr>
        <w:rPr>
          <w:ins w:author="ANIL KISHIN MANSUKHANI" w:date="2024-08-27T08:38:00Z" w:id="5220"/>
          <w:rFonts w:ascii="Calibri" w:hAnsi="Calibri" w:eastAsia="Aptos Display" w:cs="Calibri"/>
          <w:color w:val="000000" w:themeColor="text1"/>
          <w:rPrChange w:author="Neeraj Durgapal" w:date="2024-08-28T03:49:00Z" w:id="5221">
            <w:rPr>
              <w:ins w:author="ANIL KISHIN MANSUKHANI" w:date="2024-08-27T08:38:00Z" w:id="5222"/>
            </w:rPr>
          </w:rPrChange>
        </w:rPr>
      </w:pPr>
      <w:ins w:author="ANIL KISHIN MANSUKHANI" w:date="2024-08-27T08:54:00Z" w:id="5223">
        <w:r>
          <w:rPr>
            <w:rFonts w:ascii="Calibri" w:hAnsi="Calibri" w:eastAsia="Aptos Display" w:cs="Calibri"/>
            <w:color w:val="000000" w:themeColor="text1"/>
          </w:rPr>
          <w:t xml:space="preserve">Merchant user </w:t>
        </w:r>
      </w:ins>
      <w:ins w:author="ANIL KISHIN MANSUKHANI" w:date="2024-08-27T08:55:00Z" w:id="5224">
        <w:del w:author="Shubhankar Ghosh" w:date="2024-08-27T13:49:00Z" w:id="5225">
          <w:r>
            <w:rPr>
              <w:rFonts w:ascii="Calibri" w:hAnsi="Calibri" w:eastAsia="Aptos Display" w:cs="Calibri"/>
              <w:color w:val="000000" w:themeColor="text1"/>
            </w:rPr>
            <w:delText>id</w:delText>
          </w:r>
        </w:del>
      </w:ins>
      <w:ins w:author="Shubhankar Ghosh" w:date="2024-08-27T13:49:00Z" w:id="5226">
        <w:r>
          <w:rPr>
            <w:rFonts w:ascii="Calibri" w:hAnsi="Calibri" w:eastAsia="Aptos Display" w:cs="Calibri"/>
            <w:color w:val="000000" w:themeColor="text1"/>
          </w:rPr>
          <w:t>ID</w:t>
        </w:r>
      </w:ins>
      <w:ins w:author="ANIL KISHIN MANSUKHANI" w:date="2024-08-27T08:55:00Z" w:id="5227">
        <w:r>
          <w:rPr>
            <w:rFonts w:ascii="Calibri" w:hAnsi="Calibri" w:eastAsia="Aptos Display" w:cs="Calibri"/>
            <w:color w:val="000000" w:themeColor="text1"/>
          </w:rPr>
          <w:t xml:space="preserve"> cannot create any new </w:t>
        </w:r>
        <w:del w:author="Shubhankar Ghosh" w:date="2024-08-27T13:49:00Z" w:id="5228">
          <w:r>
            <w:rPr>
              <w:rFonts w:ascii="Calibri" w:hAnsi="Calibri" w:eastAsia="Aptos Display" w:cs="Calibri"/>
              <w:color w:val="000000" w:themeColor="text1"/>
            </w:rPr>
            <w:delText>id</w:delText>
          </w:r>
        </w:del>
      </w:ins>
      <w:ins w:author="Shubhankar Ghosh" w:date="2024-08-27T13:49:00Z" w:id="5229">
        <w:r>
          <w:rPr>
            <w:rFonts w:ascii="Calibri" w:hAnsi="Calibri" w:eastAsia="Aptos Display" w:cs="Calibri"/>
            <w:color w:val="000000" w:themeColor="text1"/>
          </w:rPr>
          <w:t>ID</w:t>
        </w:r>
      </w:ins>
      <w:ins w:author="ANIL KISHIN MANSUKHANI" w:date="2024-08-27T08:55:00Z" w:id="5230">
        <w:r>
          <w:rPr>
            <w:rFonts w:ascii="Calibri" w:hAnsi="Calibri" w:eastAsia="Aptos Display" w:cs="Calibri"/>
            <w:color w:val="000000" w:themeColor="text1"/>
          </w:rPr>
          <w:t xml:space="preserve"> nor can modify any of the above mentioned IDs.</w:t>
        </w:r>
      </w:ins>
    </w:p>
    <w:p w:rsidRPr="00E403D6" w:rsidR="00E403D6" w:rsidRDefault="00287800" w14:paraId="50941BE5" w14:textId="77777777">
      <w:pPr>
        <w:pStyle w:val="ListParagraph"/>
        <w:numPr>
          <w:ilvl w:val="4"/>
          <w:numId w:val="35"/>
        </w:numPr>
        <w:rPr>
          <w:del w:author="ANIL KISHIN MANSUKHANI" w:date="2024-08-27T08:38:00Z" w:id="5231"/>
          <w:rFonts w:ascii="Calibri" w:hAnsi="Calibri" w:eastAsia="Aptos Display" w:cs="Calibri"/>
          <w:color w:val="000000" w:themeColor="text1"/>
          <w:rPrChange w:author="Neeraj Durgapal" w:date="2024-08-28T03:49:00Z" w:id="5232">
            <w:rPr>
              <w:del w:author="ANIL KISHIN MANSUKHANI" w:date="2024-08-27T08:38:00Z" w:id="5233"/>
              <w:rFonts w:ascii="Aptos Display" w:hAnsi="Aptos Display" w:eastAsia="Aptos Display" w:cs="Aptos Display"/>
              <w:color w:val="000000" w:themeColor="text1"/>
            </w:rPr>
          </w:rPrChange>
        </w:rPr>
      </w:pPr>
      <w:del w:author="ANIL KISHIN MANSUKHANI" w:date="2024-08-27T08:38:00Z" w:id="5234">
        <w:r>
          <w:rPr>
            <w:rFonts w:ascii="Calibri" w:hAnsi="Calibri" w:eastAsia="Aptos Display" w:cs="Calibri"/>
            <w:color w:val="000000" w:themeColor="text1"/>
            <w:rPrChange w:author="Neeraj Durgapal" w:date="2024-08-28T03:49:00Z" w:id="5235">
              <w:rPr>
                <w:rFonts w:ascii="Aptos Display" w:hAnsi="Aptos Display" w:eastAsia="Aptos Display" w:cs="Aptos Display"/>
                <w:color w:val="000000" w:themeColor="text1"/>
              </w:rPr>
            </w:rPrChange>
          </w:rPr>
          <w:delText>Should be able to create Merchant Admin for the merchant it is associated with</w:delText>
        </w:r>
        <w:commentRangeEnd w:id="5069"/>
        <w:r>
          <w:rPr>
            <w:rStyle w:val="CommentReference"/>
            <w:rFonts w:ascii="Calibri" w:hAnsi="Calibri" w:cs="Calibri"/>
            <w:sz w:val="24"/>
            <w:szCs w:val="24"/>
            <w:rPrChange w:author="Neeraj Durgapal" w:date="2024-08-28T03:49:00Z" w:id="5236">
              <w:rPr>
                <w:rStyle w:val="CommentReference"/>
              </w:rPr>
            </w:rPrChange>
          </w:rPr>
          <w:commentReference w:id="5069"/>
        </w:r>
      </w:del>
      <w:bookmarkStart w:name="_Toc175656577" w:id="5237"/>
      <w:bookmarkStart w:name="_Toc175662438" w:id="5238"/>
      <w:bookmarkStart w:name="_Toc175656409" w:id="5239"/>
      <w:bookmarkStart w:name="_Toc175658040" w:id="5240"/>
      <w:commentRangeEnd w:id="5070"/>
      <w:r>
        <w:rPr>
          <w:rStyle w:val="CommentReference"/>
          <w:rFonts w:ascii="Calibri" w:hAnsi="Calibri" w:cs="Calibri"/>
          <w:sz w:val="24"/>
          <w:szCs w:val="24"/>
          <w:rPrChange w:author="Neeraj Durgapal" w:date="2024-08-28T03:49:00Z" w:id="5241">
            <w:rPr>
              <w:rStyle w:val="CommentReference"/>
            </w:rPr>
          </w:rPrChange>
        </w:rPr>
        <w:commentReference w:id="5070"/>
      </w:r>
      <w:bookmarkEnd w:id="5237"/>
      <w:bookmarkEnd w:id="5238"/>
      <w:bookmarkEnd w:id="5239"/>
      <w:bookmarkEnd w:id="5240"/>
    </w:p>
    <w:p w:rsidRPr="00E403D6" w:rsidR="00E403D6" w:rsidRDefault="00287800" w14:paraId="7DE439DC" w14:textId="77777777">
      <w:pPr>
        <w:pStyle w:val="Heading5"/>
        <w:ind w:left="2160"/>
        <w:rPr>
          <w:rFonts w:ascii="Calibri" w:hAnsi="Calibri" w:eastAsia="Aptos Display" w:cs="Calibri"/>
          <w:rPrChange w:author="Neeraj Durgapal" w:date="2024-08-28T03:49:00Z" w:id="5242">
            <w:rPr>
              <w:rFonts w:ascii="Aptos Display" w:hAnsi="Aptos Display" w:eastAsia="Aptos Display" w:cs="Aptos Display"/>
            </w:rPr>
          </w:rPrChange>
        </w:rPr>
      </w:pPr>
      <w:bookmarkStart w:name="_Toc175662439" w:id="5243"/>
      <w:r>
        <w:rPr>
          <w:rFonts w:ascii="Calibri" w:hAnsi="Calibri" w:eastAsia="Aptos Display" w:cs="Calibri"/>
          <w:rPrChange w:author="Neeraj Durgapal" w:date="2024-08-28T03:49:00Z" w:id="5244">
            <w:rPr>
              <w:rFonts w:ascii="Aptos Display" w:hAnsi="Aptos Display" w:eastAsia="Aptos Display" w:cs="Aptos Display"/>
            </w:rPr>
          </w:rPrChange>
        </w:rPr>
        <w:t>3.3.1.2 - Disable a Merchant User</w:t>
      </w:r>
      <w:bookmarkEnd w:id="5243"/>
      <w:r>
        <w:rPr>
          <w:rFonts w:ascii="Calibri" w:hAnsi="Calibri" w:cs="Calibri"/>
          <w:rPrChange w:author="Neeraj Durgapal" w:date="2024-08-28T03:49:00Z" w:id="5245">
            <w:rPr/>
          </w:rPrChange>
        </w:rPr>
        <w:tab/>
      </w:r>
    </w:p>
    <w:p w:rsidRPr="00E403D6" w:rsidR="00E403D6" w:rsidRDefault="00287800" w14:paraId="7011625B" w14:textId="77777777">
      <w:pPr>
        <w:pStyle w:val="ListParagraph"/>
        <w:numPr>
          <w:ilvl w:val="3"/>
          <w:numId w:val="35"/>
        </w:numPr>
        <w:rPr>
          <w:rFonts w:ascii="Calibri" w:hAnsi="Calibri" w:eastAsia="Aptos Display" w:cs="Calibri"/>
          <w:color w:val="000000" w:themeColor="text1"/>
          <w:rPrChange w:author="Neeraj Durgapal" w:date="2024-08-28T03:49:00Z" w:id="5246">
            <w:rPr>
              <w:rFonts w:ascii="Aptos Display" w:hAnsi="Aptos Display" w:eastAsia="Aptos Display" w:cs="Aptos Display"/>
              <w:color w:val="000000" w:themeColor="text1"/>
            </w:rPr>
          </w:rPrChange>
        </w:rPr>
      </w:pPr>
      <w:r>
        <w:rPr>
          <w:rFonts w:ascii="Calibri" w:hAnsi="Calibri" w:eastAsia="Aptos Display" w:cs="Calibri"/>
          <w:color w:val="000000" w:themeColor="text1"/>
          <w:rPrChange w:author="Neeraj Durgapal" w:date="2024-08-28T03:49:00Z" w:id="5247">
            <w:rPr>
              <w:rFonts w:ascii="Aptos Display" w:hAnsi="Aptos Display" w:eastAsia="Aptos Display" w:cs="Aptos Display"/>
              <w:color w:val="000000" w:themeColor="text1"/>
            </w:rPr>
          </w:rPrChange>
        </w:rPr>
        <w:t>Merchant Group</w:t>
      </w:r>
      <w:ins w:author="ANIL KISHIN MANSUKHANI" w:date="2024-08-27T08:48:00Z" w:id="5248">
        <w:r>
          <w:rPr>
            <w:rFonts w:ascii="Calibri" w:hAnsi="Calibri" w:eastAsia="Aptos Display" w:cs="Calibri"/>
            <w:color w:val="000000" w:themeColor="text1"/>
          </w:rPr>
          <w:t xml:space="preserve"> user</w:t>
        </w:r>
      </w:ins>
      <w:r>
        <w:rPr>
          <w:rFonts w:ascii="Calibri" w:hAnsi="Calibri" w:eastAsia="Aptos Display" w:cs="Calibri"/>
          <w:color w:val="000000" w:themeColor="text1"/>
          <w:rPrChange w:author="Neeraj Durgapal" w:date="2024-08-28T03:49:00Z" w:id="5249">
            <w:rPr>
              <w:rFonts w:ascii="Aptos Display" w:hAnsi="Aptos Display" w:eastAsia="Aptos Display" w:cs="Aptos Display"/>
              <w:color w:val="000000" w:themeColor="text1"/>
            </w:rPr>
          </w:rPrChange>
        </w:rPr>
        <w:t xml:space="preserve"> </w:t>
      </w:r>
      <w:del w:author="ANIL KISHIN MANSUKHANI" w:date="2024-08-27T08:48:00Z" w:id="5250">
        <w:r>
          <w:rPr>
            <w:rFonts w:ascii="Calibri" w:hAnsi="Calibri" w:eastAsia="Aptos Display" w:cs="Calibri"/>
            <w:color w:val="000000" w:themeColor="text1"/>
            <w:rPrChange w:author="Neeraj Durgapal" w:date="2024-08-28T03:49:00Z" w:id="5251">
              <w:rPr>
                <w:rFonts w:ascii="Aptos Display" w:hAnsi="Aptos Display" w:eastAsia="Aptos Display" w:cs="Aptos Display"/>
                <w:color w:val="000000" w:themeColor="text1"/>
              </w:rPr>
            </w:rPrChange>
          </w:rPr>
          <w:delText xml:space="preserve">Admin </w:delText>
        </w:r>
      </w:del>
      <w:ins w:author="ANIL KISHIN MANSUKHANI" w:date="2024-08-27T08:48:00Z" w:id="5252">
        <w:r>
          <w:rPr>
            <w:rFonts w:ascii="Calibri" w:hAnsi="Calibri" w:eastAsia="Aptos Display" w:cs="Calibri"/>
            <w:color w:val="000000" w:themeColor="text1"/>
          </w:rPr>
          <w:t>id</w:t>
        </w:r>
        <w:r>
          <w:rPr>
            <w:rFonts w:ascii="Calibri" w:hAnsi="Calibri" w:eastAsia="Aptos Display" w:cs="Calibri"/>
            <w:color w:val="000000" w:themeColor="text1"/>
            <w:rPrChange w:author="Neeraj Durgapal" w:date="2024-08-28T03:49:00Z" w:id="5253">
              <w:rPr>
                <w:rFonts w:ascii="Aptos Display" w:hAnsi="Aptos Display" w:eastAsia="Aptos Display" w:cs="Aptos Display"/>
                <w:color w:val="000000" w:themeColor="text1"/>
              </w:rPr>
            </w:rPrChange>
          </w:rPr>
          <w:t xml:space="preserve"> </w:t>
        </w:r>
      </w:ins>
      <w:r>
        <w:rPr>
          <w:rFonts w:ascii="Calibri" w:hAnsi="Calibri" w:eastAsia="Aptos Display" w:cs="Calibri"/>
          <w:color w:val="000000" w:themeColor="text1"/>
          <w:rPrChange w:author="Neeraj Durgapal" w:date="2024-08-28T03:49:00Z" w:id="5254">
            <w:rPr>
              <w:rFonts w:ascii="Aptos Display" w:hAnsi="Aptos Display" w:eastAsia="Aptos Display" w:cs="Aptos Display"/>
              <w:color w:val="000000" w:themeColor="text1"/>
            </w:rPr>
          </w:rPrChange>
        </w:rPr>
        <w:t>&amp; Super</w:t>
      </w:r>
      <w:ins w:author="ANIL KISHIN MANSUKHANI" w:date="2024-08-27T08:48:00Z" w:id="5255">
        <w:r>
          <w:rPr>
            <w:rFonts w:ascii="Calibri" w:hAnsi="Calibri" w:eastAsia="Aptos Display" w:cs="Calibri"/>
            <w:color w:val="000000" w:themeColor="text1"/>
          </w:rPr>
          <w:t xml:space="preserve"> user</w:t>
        </w:r>
      </w:ins>
      <w:r>
        <w:rPr>
          <w:rFonts w:ascii="Calibri" w:hAnsi="Calibri" w:eastAsia="Aptos Display" w:cs="Calibri"/>
          <w:color w:val="000000" w:themeColor="text1"/>
          <w:rPrChange w:author="Neeraj Durgapal" w:date="2024-08-28T03:49:00Z" w:id="5256">
            <w:rPr>
              <w:rFonts w:ascii="Aptos Display" w:hAnsi="Aptos Display" w:eastAsia="Aptos Display" w:cs="Aptos Display"/>
              <w:color w:val="000000" w:themeColor="text1"/>
            </w:rPr>
          </w:rPrChange>
        </w:rPr>
        <w:t xml:space="preserve"> </w:t>
      </w:r>
      <w:ins w:author="ANIL KISHIN MANSUKHANI" w:date="2024-08-27T08:48:00Z" w:id="5257">
        <w:del w:author="Shubhankar Ghosh" w:date="2024-08-27T13:49:00Z" w:id="5258">
          <w:r>
            <w:rPr>
              <w:rFonts w:ascii="Calibri" w:hAnsi="Calibri" w:eastAsia="Aptos Display" w:cs="Calibri"/>
              <w:color w:val="000000" w:themeColor="text1"/>
            </w:rPr>
            <w:delText>id</w:delText>
          </w:r>
        </w:del>
      </w:ins>
      <w:del w:author="Shubhankar Ghosh" w:date="2024-08-27T13:49:00Z" w:id="5259">
        <w:r>
          <w:rPr>
            <w:rFonts w:ascii="Calibri" w:hAnsi="Calibri" w:eastAsia="Aptos Display" w:cs="Calibri"/>
            <w:color w:val="000000" w:themeColor="text1"/>
            <w:rPrChange w:author="Neeraj Durgapal" w:date="2024-08-28T03:49:00Z" w:id="5260">
              <w:rPr>
                <w:rFonts w:ascii="Aptos Display" w:hAnsi="Aptos Display" w:eastAsia="Aptos Display" w:cs="Aptos Display"/>
                <w:color w:val="000000" w:themeColor="text1"/>
              </w:rPr>
            </w:rPrChange>
          </w:rPr>
          <w:delText>Admin</w:delText>
        </w:r>
      </w:del>
      <w:ins w:author="Shubhankar Ghosh" w:date="2024-08-27T13:49:00Z" w:id="5261">
        <w:r>
          <w:rPr>
            <w:rFonts w:ascii="Calibri" w:hAnsi="Calibri" w:eastAsia="Aptos Display" w:cs="Calibri"/>
            <w:color w:val="000000" w:themeColor="text1"/>
          </w:rPr>
          <w:t>ID</w:t>
        </w:r>
      </w:ins>
      <w:r>
        <w:rPr>
          <w:rFonts w:ascii="Calibri" w:hAnsi="Calibri" w:eastAsia="Aptos Display" w:cs="Calibri"/>
          <w:color w:val="000000" w:themeColor="text1"/>
          <w:rPrChange w:author="Neeraj Durgapal" w:date="2024-08-28T03:49:00Z" w:id="5262">
            <w:rPr>
              <w:rFonts w:ascii="Aptos Display" w:hAnsi="Aptos Display" w:eastAsia="Aptos Display" w:cs="Aptos Display"/>
              <w:color w:val="000000" w:themeColor="text1"/>
            </w:rPr>
          </w:rPrChange>
        </w:rPr>
        <w:t xml:space="preserve"> should be able to disable a Merchant </w:t>
      </w:r>
      <w:ins w:author="ANIL KISHIN MANSUKHANI" w:date="2024-08-27T08:48:00Z" w:id="5263">
        <w:r>
          <w:rPr>
            <w:rFonts w:ascii="Calibri" w:hAnsi="Calibri" w:eastAsia="Aptos Display" w:cs="Calibri"/>
            <w:color w:val="000000" w:themeColor="text1"/>
          </w:rPr>
          <w:t>user</w:t>
        </w:r>
      </w:ins>
      <w:del w:author="ANIL KISHIN MANSUKHANI" w:date="2024-08-27T08:48:00Z" w:id="5264">
        <w:r>
          <w:rPr>
            <w:rFonts w:ascii="Calibri" w:hAnsi="Calibri" w:eastAsia="Aptos Display" w:cs="Calibri"/>
            <w:color w:val="000000" w:themeColor="text1"/>
            <w:rPrChange w:author="Neeraj Durgapal" w:date="2024-08-28T03:49:00Z" w:id="5265">
              <w:rPr>
                <w:rFonts w:ascii="Aptos Display" w:hAnsi="Aptos Display" w:eastAsia="Aptos Display" w:cs="Aptos Display"/>
                <w:color w:val="000000" w:themeColor="text1"/>
              </w:rPr>
            </w:rPrChange>
          </w:rPr>
          <w:delText>Admin</w:delText>
        </w:r>
      </w:del>
    </w:p>
    <w:p w:rsidRPr="00E403D6" w:rsidR="00E403D6" w:rsidRDefault="00287800" w14:paraId="02A05E12" w14:textId="77777777">
      <w:pPr>
        <w:pStyle w:val="Heading5"/>
        <w:ind w:left="2160"/>
        <w:rPr>
          <w:rFonts w:ascii="Calibri" w:hAnsi="Calibri" w:eastAsia="Aptos Display" w:cs="Calibri"/>
          <w:rPrChange w:author="Neeraj Durgapal" w:date="2024-08-28T03:49:00Z" w:id="5266">
            <w:rPr>
              <w:rFonts w:ascii="Aptos Display" w:hAnsi="Aptos Display" w:eastAsia="Aptos Display" w:cs="Aptos Display"/>
            </w:rPr>
          </w:rPrChange>
        </w:rPr>
      </w:pPr>
      <w:bookmarkStart w:name="_Toc175662440" w:id="5267"/>
      <w:r>
        <w:rPr>
          <w:rFonts w:ascii="Calibri" w:hAnsi="Calibri" w:eastAsia="Aptos Display" w:cs="Calibri"/>
          <w:rPrChange w:author="Neeraj Durgapal" w:date="2024-08-28T03:49:00Z" w:id="5268">
            <w:rPr>
              <w:rFonts w:ascii="Aptos Display" w:hAnsi="Aptos Display" w:eastAsia="Aptos Display" w:cs="Aptos Display"/>
            </w:rPr>
          </w:rPrChange>
        </w:rPr>
        <w:t>3.3.1.3 - Edit roles</w:t>
      </w:r>
      <w:bookmarkEnd w:id="5267"/>
    </w:p>
    <w:p w:rsidRPr="00E403D6" w:rsidR="00E403D6" w:rsidRDefault="00287800" w14:paraId="5B98C800" w14:textId="77777777">
      <w:pPr>
        <w:pStyle w:val="Heading5"/>
        <w:ind w:left="2160" w:firstLine="720"/>
        <w:rPr>
          <w:rFonts w:ascii="Calibri" w:hAnsi="Calibri" w:eastAsia="Aptos Display" w:cs="Calibri"/>
          <w:rPrChange w:author="Neeraj Durgapal" w:date="2024-08-28T03:49:00Z" w:id="5269">
            <w:rPr>
              <w:rFonts w:ascii="Aptos Display" w:hAnsi="Aptos Display" w:eastAsia="Aptos Display" w:cs="Aptos Display"/>
            </w:rPr>
          </w:rPrChange>
        </w:rPr>
      </w:pPr>
      <w:bookmarkStart w:name="_Toc175662441" w:id="5270"/>
      <w:r>
        <w:rPr>
          <w:rFonts w:ascii="Calibri" w:hAnsi="Calibri" w:eastAsia="Aptos Display" w:cs="Calibri"/>
          <w:rPrChange w:author="Neeraj Durgapal" w:date="2024-08-28T03:49:00Z" w:id="5271">
            <w:rPr>
              <w:rFonts w:ascii="Aptos Display" w:hAnsi="Aptos Display" w:eastAsia="Aptos Display" w:cs="Aptos Display"/>
            </w:rPr>
          </w:rPrChange>
        </w:rPr>
        <w:t>3.3.1.3.1 Merchant Users</w:t>
      </w:r>
      <w:bookmarkEnd w:id="5270"/>
      <w:r>
        <w:rPr>
          <w:rFonts w:ascii="Calibri" w:hAnsi="Calibri" w:cs="Calibri"/>
          <w:rPrChange w:author="Neeraj Durgapal" w:date="2024-08-28T03:49:00Z" w:id="5272">
            <w:rPr/>
          </w:rPrChange>
        </w:rPr>
        <w:tab/>
      </w:r>
    </w:p>
    <w:p w:rsidRPr="00E403D6" w:rsidR="00E403D6" w:rsidRDefault="00287800" w14:paraId="51117065" w14:textId="77777777">
      <w:pPr>
        <w:pStyle w:val="ListParagraph"/>
        <w:numPr>
          <w:ilvl w:val="4"/>
          <w:numId w:val="35"/>
        </w:numPr>
        <w:rPr>
          <w:rFonts w:ascii="Calibri" w:hAnsi="Calibri" w:eastAsia="Aptos Display" w:cs="Calibri"/>
          <w:color w:val="000000" w:themeColor="text1"/>
          <w:rPrChange w:author="Neeraj Durgapal" w:date="2024-08-28T03:49:00Z" w:id="5273">
            <w:rPr>
              <w:rFonts w:ascii="Aptos Display" w:hAnsi="Aptos Display" w:eastAsia="Aptos Display" w:cs="Aptos Display"/>
              <w:color w:val="000000" w:themeColor="text1"/>
            </w:rPr>
          </w:rPrChange>
        </w:rPr>
      </w:pPr>
      <w:r>
        <w:rPr>
          <w:rFonts w:ascii="Calibri" w:hAnsi="Calibri" w:eastAsia="Aptos Display" w:cs="Calibri"/>
          <w:color w:val="000000" w:themeColor="text1"/>
          <w:rPrChange w:author="Neeraj Durgapal" w:date="2024-08-28T03:49:00Z" w:id="5274">
            <w:rPr>
              <w:rFonts w:ascii="Aptos Display" w:hAnsi="Aptos Display" w:eastAsia="Aptos Display" w:cs="Aptos Display"/>
              <w:color w:val="000000" w:themeColor="text1"/>
            </w:rPr>
          </w:rPrChange>
        </w:rPr>
        <w:t>Merchant Group</w:t>
      </w:r>
      <w:ins w:author="Shubhankar Ghosh" w:date="2024-08-27T15:02:00Z" w:id="5275">
        <w:r>
          <w:rPr>
            <w:rFonts w:ascii="Calibri" w:hAnsi="Calibri" w:eastAsia="Aptos Display" w:cs="Calibri"/>
            <w:color w:val="000000" w:themeColor="text1"/>
          </w:rPr>
          <w:t xml:space="preserve"> user</w:t>
        </w:r>
      </w:ins>
      <w:r>
        <w:rPr>
          <w:rFonts w:ascii="Calibri" w:hAnsi="Calibri" w:eastAsia="Aptos Display" w:cs="Calibri"/>
          <w:color w:val="000000" w:themeColor="text1"/>
          <w:rPrChange w:author="Neeraj Durgapal" w:date="2024-08-28T03:49:00Z" w:id="5276">
            <w:rPr>
              <w:rFonts w:ascii="Aptos Display" w:hAnsi="Aptos Display" w:eastAsia="Aptos Display" w:cs="Aptos Display"/>
              <w:color w:val="000000" w:themeColor="text1"/>
            </w:rPr>
          </w:rPrChange>
        </w:rPr>
        <w:t xml:space="preserve"> </w:t>
      </w:r>
      <w:del w:author="ANIL KISHIN MANSUKHANI" w:date="2024-08-27T10:36:00Z" w:id="5277">
        <w:r>
          <w:rPr>
            <w:rFonts w:ascii="Calibri" w:hAnsi="Calibri" w:eastAsia="Aptos Display" w:cs="Calibri"/>
            <w:color w:val="000000" w:themeColor="text1"/>
            <w:rPrChange w:author="Neeraj Durgapal" w:date="2024-08-28T03:49:00Z" w:id="5278">
              <w:rPr>
                <w:rFonts w:ascii="Aptos Display" w:hAnsi="Aptos Display" w:eastAsia="Aptos Display" w:cs="Aptos Display"/>
                <w:color w:val="000000" w:themeColor="text1"/>
              </w:rPr>
            </w:rPrChange>
          </w:rPr>
          <w:delText xml:space="preserve">Admin </w:delText>
        </w:r>
      </w:del>
      <w:ins w:author="ANIL KISHIN MANSUKHANI" w:date="2024-08-27T10:36:00Z" w:id="5279">
        <w:r>
          <w:rPr>
            <w:rFonts w:ascii="Calibri" w:hAnsi="Calibri" w:eastAsia="Aptos Display" w:cs="Calibri"/>
            <w:color w:val="000000" w:themeColor="text1"/>
          </w:rPr>
          <w:t>ID</w:t>
        </w:r>
        <w:r>
          <w:rPr>
            <w:rFonts w:ascii="Calibri" w:hAnsi="Calibri" w:eastAsia="Aptos Display" w:cs="Calibri"/>
            <w:color w:val="000000" w:themeColor="text1"/>
            <w:rPrChange w:author="Neeraj Durgapal" w:date="2024-08-28T03:49:00Z" w:id="5280">
              <w:rPr>
                <w:rFonts w:ascii="Aptos Display" w:hAnsi="Aptos Display" w:eastAsia="Aptos Display" w:cs="Aptos Display"/>
                <w:color w:val="000000" w:themeColor="text1"/>
              </w:rPr>
            </w:rPrChange>
          </w:rPr>
          <w:t xml:space="preserve"> </w:t>
        </w:r>
      </w:ins>
    </w:p>
    <w:p w:rsidR="00E403D6" w:rsidRDefault="00287800" w14:paraId="24F8E3A6" w14:textId="77777777">
      <w:pPr>
        <w:pStyle w:val="ListParagraph"/>
        <w:numPr>
          <w:ilvl w:val="5"/>
          <w:numId w:val="35"/>
        </w:numPr>
        <w:rPr>
          <w:ins w:author="ANIL KISHIN MANSUKHANI" w:date="2024-08-27T08:59:00Z" w:id="5281"/>
          <w:rFonts w:ascii="Calibri" w:hAnsi="Calibri" w:eastAsia="Aptos Display" w:cs="Calibri"/>
          <w:color w:val="000000" w:themeColor="text1"/>
        </w:rPr>
      </w:pPr>
      <w:del w:author="ANIL KISHIN MANSUKHANI" w:date="2024-08-27T08:59:00Z" w:id="5282">
        <w:r>
          <w:rPr>
            <w:rFonts w:ascii="Calibri" w:hAnsi="Calibri" w:eastAsia="Aptos Display" w:cs="Calibri"/>
            <w:color w:val="000000" w:themeColor="text1"/>
            <w:rPrChange w:author="Neeraj Durgapal" w:date="2024-08-28T03:49:00Z" w:id="5283">
              <w:rPr>
                <w:rFonts w:ascii="Aptos Display" w:hAnsi="Aptos Display" w:eastAsia="Aptos Display" w:cs="Aptos Display"/>
                <w:color w:val="000000" w:themeColor="text1"/>
              </w:rPr>
            </w:rPrChange>
          </w:rPr>
          <w:delText>Merchant Group Admin will be able to edit assigned roles for Merchant Admin</w:delText>
        </w:r>
      </w:del>
      <w:ins w:author="ANIL KISHIN MANSUKHANI" w:date="2024-08-27T08:56:00Z" w:id="5284">
        <w:r>
          <w:rPr>
            <w:rFonts w:ascii="Calibri" w:hAnsi="Calibri" w:eastAsia="Aptos Display" w:cs="Calibri"/>
            <w:color w:val="000000" w:themeColor="text1"/>
          </w:rPr>
          <w:t xml:space="preserve">Merchant Group </w:t>
        </w:r>
      </w:ins>
      <w:ins w:author="ANIL KISHIN MANSUKHANI" w:date="2024-08-27T08:59:00Z" w:id="5285">
        <w:r>
          <w:rPr>
            <w:rFonts w:ascii="Calibri" w:hAnsi="Calibri" w:eastAsia="Aptos Display" w:cs="Calibri"/>
            <w:color w:val="000000" w:themeColor="text1"/>
          </w:rPr>
          <w:t xml:space="preserve">user </w:t>
        </w:r>
        <w:del w:author="Shubhankar Ghosh" w:date="2024-08-27T13:50:00Z" w:id="5286">
          <w:r>
            <w:rPr>
              <w:rFonts w:ascii="Calibri" w:hAnsi="Calibri" w:eastAsia="Aptos Display" w:cs="Calibri"/>
              <w:color w:val="000000" w:themeColor="text1"/>
            </w:rPr>
            <w:delText>id</w:delText>
          </w:r>
        </w:del>
      </w:ins>
      <w:ins w:author="Shubhankar Ghosh" w:date="2024-08-27T13:50:00Z" w:id="5287">
        <w:r>
          <w:rPr>
            <w:rFonts w:ascii="Calibri" w:hAnsi="Calibri" w:eastAsia="Aptos Display" w:cs="Calibri"/>
            <w:color w:val="000000" w:themeColor="text1"/>
          </w:rPr>
          <w:t>ID</w:t>
        </w:r>
      </w:ins>
      <w:ins w:author="ANIL KISHIN MANSUKHANI" w:date="2024-08-27T08:56:00Z" w:id="5288">
        <w:r>
          <w:rPr>
            <w:rFonts w:ascii="Calibri" w:hAnsi="Calibri" w:eastAsia="Aptos Display" w:cs="Calibri"/>
            <w:color w:val="000000" w:themeColor="text1"/>
          </w:rPr>
          <w:t xml:space="preserve"> will be able to access login and merchant dashboard functionality for </w:t>
        </w:r>
      </w:ins>
      <w:ins w:author="ANIL KISHIN MANSUKHANI" w:date="2024-08-27T09:03:00Z" w:id="5289">
        <w:r>
          <w:rPr>
            <w:rFonts w:ascii="Calibri" w:hAnsi="Calibri" w:eastAsia="Aptos Display" w:cs="Calibri"/>
            <w:color w:val="000000" w:themeColor="text1"/>
          </w:rPr>
          <w:t xml:space="preserve">all </w:t>
        </w:r>
      </w:ins>
      <w:ins w:author="ANIL KISHIN MANSUKHANI" w:date="2024-08-27T08:58:00Z" w:id="5290">
        <w:r>
          <w:rPr>
            <w:rFonts w:ascii="Calibri" w:hAnsi="Calibri" w:eastAsia="Aptos Display" w:cs="Calibri"/>
            <w:color w:val="000000" w:themeColor="text1"/>
          </w:rPr>
          <w:t xml:space="preserve">Super </w:t>
        </w:r>
      </w:ins>
      <w:ins w:author="ANIL KISHIN MANSUKHANI" w:date="2024-08-27T08:59:00Z" w:id="5291">
        <w:r>
          <w:rPr>
            <w:rFonts w:ascii="Calibri" w:hAnsi="Calibri" w:eastAsia="Aptos Display" w:cs="Calibri"/>
            <w:color w:val="000000" w:themeColor="text1"/>
          </w:rPr>
          <w:t>ID users</w:t>
        </w:r>
      </w:ins>
      <w:ins w:author="ANIL KISHIN MANSUKHANI" w:date="2024-08-27T09:03:00Z" w:id="5292">
        <w:r>
          <w:rPr>
            <w:rFonts w:ascii="Calibri" w:hAnsi="Calibri" w:eastAsia="Aptos Display" w:cs="Calibri"/>
            <w:color w:val="000000" w:themeColor="text1"/>
          </w:rPr>
          <w:t xml:space="preserve"> mapped to it</w:t>
        </w:r>
      </w:ins>
      <w:ins w:author="ANIL KISHIN MANSUKHANI" w:date="2024-08-27T08:59:00Z" w:id="5293">
        <w:r>
          <w:rPr>
            <w:rFonts w:ascii="Calibri" w:hAnsi="Calibri" w:eastAsia="Aptos Display" w:cs="Calibri"/>
            <w:color w:val="000000" w:themeColor="text1"/>
          </w:rPr>
          <w:t>.</w:t>
        </w:r>
      </w:ins>
    </w:p>
    <w:p w:rsidR="00E403D6" w:rsidRDefault="00287800" w14:paraId="2A8A553F" w14:textId="77777777">
      <w:pPr>
        <w:pStyle w:val="ListParagraph"/>
        <w:numPr>
          <w:ilvl w:val="5"/>
          <w:numId w:val="35"/>
        </w:numPr>
        <w:rPr>
          <w:ins w:author="ANIL KISHIN MANSUKHANI" w:date="2024-08-27T10:38:00Z" w:id="5294"/>
          <w:rFonts w:ascii="Calibri" w:hAnsi="Calibri" w:eastAsia="Aptos Display" w:cs="Calibri"/>
          <w:color w:val="000000" w:themeColor="text1"/>
        </w:rPr>
      </w:pPr>
      <w:ins w:author="ANIL KISHIN MANSUKHANI" w:date="2024-08-27T09:02:00Z" w:id="5295">
        <w:r>
          <w:rPr>
            <w:rFonts w:ascii="Calibri" w:hAnsi="Calibri" w:eastAsia="Aptos Display" w:cs="Calibri"/>
            <w:color w:val="000000" w:themeColor="text1"/>
          </w:rPr>
          <w:t xml:space="preserve">Merchant Group user </w:t>
        </w:r>
      </w:ins>
      <w:ins w:author="ANIL KISHIN MANSUKHANI" w:date="2024-08-27T09:03:00Z" w:id="5296">
        <w:r>
          <w:rPr>
            <w:rFonts w:ascii="Calibri" w:hAnsi="Calibri" w:eastAsia="Aptos Display" w:cs="Calibri"/>
            <w:color w:val="000000" w:themeColor="text1"/>
          </w:rPr>
          <w:t>ID</w:t>
        </w:r>
      </w:ins>
      <w:ins w:author="ANIL KISHIN MANSUKHANI" w:date="2024-08-27T08:59:00Z" w:id="5297">
        <w:r>
          <w:rPr>
            <w:rFonts w:ascii="Calibri" w:hAnsi="Calibri" w:eastAsia="Aptos Display" w:cs="Calibri"/>
            <w:color w:val="000000" w:themeColor="text1"/>
          </w:rPr>
          <w:t xml:space="preserve"> </w:t>
        </w:r>
      </w:ins>
      <w:ins w:author="ANIL KISHIN MANSUKHANI" w:date="2024-08-27T10:35:00Z" w:id="5298">
        <w:del w:author="Shubhankar Ghosh" w:date="2024-08-27T17:44:00Z" w:id="5299">
          <w:r>
            <w:rPr>
              <w:rFonts w:ascii="Calibri" w:hAnsi="Calibri" w:eastAsia="Aptos Display" w:cs="Calibri"/>
              <w:color w:val="000000" w:themeColor="text1"/>
            </w:rPr>
            <w:delText xml:space="preserve">can </w:delText>
          </w:r>
        </w:del>
      </w:ins>
      <w:ins w:author="ANIL KISHIN MANSUKHANI" w:date="2024-08-27T09:02:00Z" w:id="5300">
        <w:r>
          <w:rPr>
            <w:rFonts w:ascii="Calibri" w:hAnsi="Calibri" w:eastAsia="Aptos Display" w:cs="Calibri"/>
            <w:color w:val="000000" w:themeColor="text1"/>
          </w:rPr>
          <w:t>cannot create new Super user</w:t>
        </w:r>
      </w:ins>
      <w:ins w:author="ANIL KISHIN MANSUKHANI" w:date="2024-08-27T09:03:00Z" w:id="5301">
        <w:r>
          <w:rPr>
            <w:rFonts w:ascii="Calibri" w:hAnsi="Calibri" w:eastAsia="Aptos Display" w:cs="Calibri"/>
            <w:color w:val="000000" w:themeColor="text1"/>
          </w:rPr>
          <w:t xml:space="preserve"> ID</w:t>
        </w:r>
      </w:ins>
      <w:ins w:author="ANIL KISHIN MANSUKHANI" w:date="2024-08-27T09:02:00Z" w:id="5302">
        <w:r>
          <w:rPr>
            <w:rFonts w:ascii="Calibri" w:hAnsi="Calibri" w:eastAsia="Aptos Display" w:cs="Calibri"/>
            <w:color w:val="000000" w:themeColor="text1"/>
          </w:rPr>
          <w:t xml:space="preserve"> but allows </w:t>
        </w:r>
      </w:ins>
      <w:ins w:author="Neeraj Durgapal" w:date="2024-08-28T04:11:00Z" w:id="5303">
        <w:r>
          <w:rPr>
            <w:rFonts w:ascii="Calibri" w:hAnsi="Calibri" w:eastAsia="Aptos Display" w:cs="Calibri"/>
            <w:color w:val="000000" w:themeColor="text1"/>
          </w:rPr>
          <w:t xml:space="preserve">new </w:t>
        </w:r>
      </w:ins>
      <w:ins w:author="ANIL KISHIN MANSUKHANI" w:date="2024-08-27T10:35:00Z" w:id="5304">
        <w:r>
          <w:rPr>
            <w:rFonts w:ascii="Calibri" w:hAnsi="Calibri" w:eastAsia="Aptos Display" w:cs="Calibri"/>
            <w:color w:val="000000" w:themeColor="text1"/>
          </w:rPr>
          <w:t>MIF registration through it.</w:t>
        </w:r>
      </w:ins>
    </w:p>
    <w:p w:rsidRPr="00E403D6" w:rsidR="00E403D6" w:rsidRDefault="00287800" w14:paraId="5D851CFC" w14:textId="77777777">
      <w:pPr>
        <w:pStyle w:val="ListParagraph"/>
        <w:numPr>
          <w:ilvl w:val="5"/>
          <w:numId w:val="35"/>
        </w:numPr>
        <w:rPr>
          <w:rFonts w:ascii="Calibri" w:hAnsi="Calibri" w:eastAsia="Aptos Display" w:cs="Calibri"/>
          <w:color w:val="000000" w:themeColor="text1"/>
          <w:rPrChange w:author="Neeraj Durgapal" w:date="2024-08-28T03:49:00Z" w:id="5305">
            <w:rPr>
              <w:rFonts w:ascii="Aptos Display" w:hAnsi="Aptos Display" w:eastAsia="Aptos Display" w:cs="Aptos Display"/>
              <w:color w:val="000000" w:themeColor="text1"/>
            </w:rPr>
          </w:rPrChange>
        </w:rPr>
      </w:pPr>
      <w:ins w:author="ANIL KISHIN MANSUKHANI" w:date="2024-08-27T10:38:00Z" w:id="5306">
        <w:r>
          <w:rPr>
            <w:rFonts w:ascii="Calibri" w:hAnsi="Calibri" w:eastAsia="Aptos Display" w:cs="Calibri"/>
            <w:color w:val="000000" w:themeColor="text1"/>
          </w:rPr>
          <w:t>Will have access to</w:t>
        </w:r>
      </w:ins>
      <w:ins w:author="Neeraj Durgapal" w:date="2024-08-28T04:12:00Z" w:id="5307">
        <w:r>
          <w:rPr>
            <w:rFonts w:ascii="Calibri" w:hAnsi="Calibri" w:eastAsia="Aptos Display" w:cs="Calibri"/>
            <w:color w:val="000000" w:themeColor="text1"/>
          </w:rPr>
          <w:t xml:space="preserve"> generate all merchant Report or specific merchant (order/Transaction/refund/Chargeback</w:t>
        </w:r>
      </w:ins>
      <w:ins w:author="Neeraj Durgapal" w:date="2024-08-28T04:13:00Z" w:id="5308">
        <w:r>
          <w:rPr>
            <w:rFonts w:ascii="Calibri" w:hAnsi="Calibri" w:eastAsia="Aptos Display" w:cs="Calibri"/>
            <w:color w:val="000000" w:themeColor="text1"/>
          </w:rPr>
          <w:t xml:space="preserve">) </w:t>
        </w:r>
      </w:ins>
      <w:ins w:author="Neeraj Durgapal" w:date="2024-08-28T04:12:00Z" w:id="5309">
        <w:r>
          <w:rPr>
            <w:rFonts w:ascii="Calibri" w:hAnsi="Calibri" w:eastAsia="Aptos Display" w:cs="Calibri"/>
            <w:color w:val="000000" w:themeColor="text1"/>
          </w:rPr>
          <w:t xml:space="preserve">via Group Id report section </w:t>
        </w:r>
      </w:ins>
      <w:ins w:author="ANIL KISHIN MANSUKHANI" w:date="2024-08-27T10:38:00Z" w:id="5310">
        <w:del w:author="Neeraj Durgapal" w:date="2024-08-28T04:12:00Z" w:id="5311">
          <w:r>
            <w:rPr>
              <w:rFonts w:ascii="Calibri" w:hAnsi="Calibri" w:eastAsia="Aptos Display" w:cs="Calibri"/>
              <w:color w:val="000000" w:themeColor="text1"/>
            </w:rPr>
            <w:delText xml:space="preserve"> </w:delText>
          </w:r>
        </w:del>
        <w:del w:author="Neeraj Durgapal" w:date="2024-08-28T04:11:00Z" w:id="5312">
          <w:r>
            <w:rPr>
              <w:rFonts w:ascii="Calibri" w:hAnsi="Calibri" w:eastAsia="Aptos Display" w:cs="Calibri"/>
              <w:color w:val="000000" w:themeColor="text1"/>
            </w:rPr>
            <w:delText xml:space="preserve">Accounts and settings </w:delText>
          </w:r>
        </w:del>
        <w:r>
          <w:rPr>
            <w:rFonts w:ascii="Calibri" w:hAnsi="Calibri" w:eastAsia="Aptos Display" w:cs="Calibri"/>
            <w:color w:val="000000" w:themeColor="text1"/>
          </w:rPr>
          <w:t>in merchant panel dashboard</w:t>
        </w:r>
      </w:ins>
    </w:p>
    <w:p w:rsidRPr="00E403D6" w:rsidR="00E403D6" w:rsidRDefault="00287800" w14:paraId="63708DE6" w14:textId="77777777">
      <w:pPr>
        <w:pStyle w:val="ListParagraph"/>
        <w:numPr>
          <w:ilvl w:val="4"/>
          <w:numId w:val="35"/>
        </w:numPr>
        <w:rPr>
          <w:rFonts w:ascii="Calibri" w:hAnsi="Calibri" w:eastAsia="Aptos Display" w:cs="Calibri"/>
          <w:color w:val="000000" w:themeColor="text1"/>
          <w:rPrChange w:author="Neeraj Durgapal" w:date="2024-08-28T03:49:00Z" w:id="5313">
            <w:rPr>
              <w:rFonts w:ascii="Aptos Display" w:hAnsi="Aptos Display" w:eastAsia="Aptos Display" w:cs="Aptos Display"/>
              <w:color w:val="000000" w:themeColor="text1"/>
            </w:rPr>
          </w:rPrChange>
        </w:rPr>
      </w:pPr>
      <w:r>
        <w:rPr>
          <w:rFonts w:ascii="Calibri" w:hAnsi="Calibri" w:eastAsia="Aptos Display" w:cs="Calibri"/>
          <w:color w:val="000000" w:themeColor="text1"/>
          <w:rPrChange w:author="Neeraj Durgapal" w:date="2024-08-28T03:49:00Z" w:id="5314">
            <w:rPr>
              <w:rFonts w:ascii="Aptos Display" w:hAnsi="Aptos Display" w:eastAsia="Aptos Display" w:cs="Aptos Display"/>
              <w:color w:val="000000" w:themeColor="text1"/>
            </w:rPr>
          </w:rPrChange>
        </w:rPr>
        <w:t xml:space="preserve">Merchant Super </w:t>
      </w:r>
      <w:del w:author="ANIL KISHIN MANSUKHANI" w:date="2024-08-27T10:36:00Z" w:id="5315">
        <w:r>
          <w:rPr>
            <w:rFonts w:ascii="Calibri" w:hAnsi="Calibri" w:eastAsia="Aptos Display" w:cs="Calibri"/>
            <w:color w:val="000000" w:themeColor="text1"/>
            <w:rPrChange w:author="Neeraj Durgapal" w:date="2024-08-28T03:49:00Z" w:id="5316">
              <w:rPr>
                <w:rFonts w:ascii="Aptos Display" w:hAnsi="Aptos Display" w:eastAsia="Aptos Display" w:cs="Aptos Display"/>
                <w:color w:val="000000" w:themeColor="text1"/>
              </w:rPr>
            </w:rPrChange>
          </w:rPr>
          <w:delText>Admin</w:delText>
        </w:r>
      </w:del>
      <w:ins w:author="ANIL KISHIN MANSUKHANI" w:date="2024-08-27T10:36:00Z" w:id="5317">
        <w:r>
          <w:rPr>
            <w:rFonts w:ascii="Calibri" w:hAnsi="Calibri" w:eastAsia="Aptos Display" w:cs="Calibri"/>
            <w:color w:val="000000" w:themeColor="text1"/>
          </w:rPr>
          <w:t>ID</w:t>
        </w:r>
      </w:ins>
    </w:p>
    <w:p w:rsidR="00E403D6" w:rsidRDefault="00287800" w14:paraId="0D75F297" w14:textId="77777777">
      <w:pPr>
        <w:pStyle w:val="ListParagraph"/>
        <w:numPr>
          <w:ilvl w:val="5"/>
          <w:numId w:val="35"/>
        </w:numPr>
        <w:rPr>
          <w:ins w:author="ANIL KISHIN MANSUKHANI" w:date="2024-08-27T09:04:00Z" w:id="5318"/>
          <w:rFonts w:ascii="Calibri" w:hAnsi="Calibri" w:eastAsia="Aptos Display" w:cs="Calibri"/>
          <w:color w:val="000000" w:themeColor="text1"/>
        </w:rPr>
      </w:pPr>
      <w:r>
        <w:rPr>
          <w:rFonts w:ascii="Calibri" w:hAnsi="Calibri" w:eastAsia="Aptos Display" w:cs="Calibri"/>
          <w:color w:val="000000" w:themeColor="text1"/>
          <w:rPrChange w:author="Neeraj Durgapal" w:date="2024-08-28T03:49:00Z" w:id="5319">
            <w:rPr>
              <w:rFonts w:ascii="Aptos Display" w:hAnsi="Aptos Display" w:eastAsia="Aptos Display" w:cs="Aptos Display"/>
              <w:color w:val="000000" w:themeColor="text1"/>
            </w:rPr>
          </w:rPrChange>
        </w:rPr>
        <w:t xml:space="preserve">Merchant Super </w:t>
      </w:r>
      <w:del w:author="ANIL KISHIN MANSUKHANI" w:date="2024-08-27T09:04:00Z" w:id="5320">
        <w:r>
          <w:rPr>
            <w:rFonts w:ascii="Calibri" w:hAnsi="Calibri" w:eastAsia="Aptos Display" w:cs="Calibri"/>
            <w:color w:val="000000" w:themeColor="text1"/>
            <w:rPrChange w:author="Neeraj Durgapal" w:date="2024-08-28T03:49:00Z" w:id="5321">
              <w:rPr>
                <w:rFonts w:ascii="Aptos Display" w:hAnsi="Aptos Display" w:eastAsia="Aptos Display" w:cs="Aptos Display"/>
                <w:color w:val="000000" w:themeColor="text1"/>
              </w:rPr>
            </w:rPrChange>
          </w:rPr>
          <w:delText xml:space="preserve">Admin </w:delText>
        </w:r>
      </w:del>
      <w:ins w:author="ANIL KISHIN MANSUKHANI" w:date="2024-08-27T09:04:00Z" w:id="5322">
        <w:r>
          <w:rPr>
            <w:rFonts w:ascii="Calibri" w:hAnsi="Calibri" w:eastAsia="Aptos Display" w:cs="Calibri"/>
            <w:color w:val="000000" w:themeColor="text1"/>
          </w:rPr>
          <w:t>User ID</w:t>
        </w:r>
        <w:r>
          <w:rPr>
            <w:rFonts w:ascii="Calibri" w:hAnsi="Calibri" w:eastAsia="Aptos Display" w:cs="Calibri"/>
            <w:color w:val="000000" w:themeColor="text1"/>
            <w:rPrChange w:author="Neeraj Durgapal" w:date="2024-08-28T03:49:00Z" w:id="5323">
              <w:rPr>
                <w:rFonts w:ascii="Aptos Display" w:hAnsi="Aptos Display" w:eastAsia="Aptos Display" w:cs="Aptos Display"/>
                <w:color w:val="000000" w:themeColor="text1"/>
              </w:rPr>
            </w:rPrChange>
          </w:rPr>
          <w:t xml:space="preserve"> </w:t>
        </w:r>
        <w:r>
          <w:rPr>
            <w:rFonts w:ascii="Calibri" w:hAnsi="Calibri" w:eastAsia="Aptos Display" w:cs="Calibri"/>
            <w:color w:val="000000" w:themeColor="text1"/>
          </w:rPr>
          <w:t>will be able to create new Merchant user ID.</w:t>
        </w:r>
      </w:ins>
    </w:p>
    <w:p w:rsidR="00E403D6" w:rsidRDefault="00287800" w14:paraId="6AF2A74C" w14:textId="77777777">
      <w:pPr>
        <w:pStyle w:val="ListParagraph"/>
        <w:numPr>
          <w:ilvl w:val="5"/>
          <w:numId w:val="35"/>
        </w:numPr>
        <w:rPr>
          <w:ins w:author="ANIL KISHIN MANSUKHANI" w:date="2024-08-27T10:38:00Z" w:id="5324"/>
          <w:rFonts w:ascii="Calibri" w:hAnsi="Calibri" w:eastAsia="Aptos Display" w:cs="Calibri"/>
          <w:color w:val="000000" w:themeColor="text1"/>
        </w:rPr>
      </w:pPr>
      <w:ins w:author="ANIL KISHIN MANSUKHANI" w:date="2024-08-27T09:05:00Z" w:id="5325">
        <w:r>
          <w:rPr>
            <w:rFonts w:ascii="Calibri" w:hAnsi="Calibri" w:eastAsia="Aptos Display" w:cs="Calibri"/>
            <w:color w:val="000000" w:themeColor="text1"/>
          </w:rPr>
          <w:t xml:space="preserve">Merchant Super user </w:t>
        </w:r>
        <w:del w:author="Shubhankar Ghosh" w:date="2024-08-27T13:50:00Z" w:id="5326">
          <w:r>
            <w:rPr>
              <w:rFonts w:ascii="Calibri" w:hAnsi="Calibri" w:eastAsia="Aptos Display" w:cs="Calibri"/>
              <w:color w:val="000000" w:themeColor="text1"/>
            </w:rPr>
            <w:delText>id</w:delText>
          </w:r>
        </w:del>
      </w:ins>
      <w:ins w:author="Shubhankar Ghosh" w:date="2024-08-27T13:50:00Z" w:id="5327">
        <w:r>
          <w:rPr>
            <w:rFonts w:ascii="Calibri" w:hAnsi="Calibri" w:eastAsia="Aptos Display" w:cs="Calibri"/>
            <w:color w:val="000000" w:themeColor="text1"/>
          </w:rPr>
          <w:t>ID</w:t>
        </w:r>
      </w:ins>
      <w:ins w:author="ANIL KISHIN MANSUKHANI" w:date="2024-08-27T09:05:00Z" w:id="5328">
        <w:r>
          <w:rPr>
            <w:rFonts w:ascii="Calibri" w:hAnsi="Calibri" w:eastAsia="Aptos Display" w:cs="Calibri"/>
            <w:color w:val="000000" w:themeColor="text1"/>
          </w:rPr>
          <w:t xml:space="preserve"> will be able to access login and merchant dashboard functionality for all Merchant ID users mapped to it.</w:t>
        </w:r>
      </w:ins>
    </w:p>
    <w:p w:rsidR="00E403D6" w:rsidRDefault="00287800" w14:paraId="5B02C050" w14:textId="77777777">
      <w:pPr>
        <w:pStyle w:val="ListParagraph"/>
        <w:numPr>
          <w:ilvl w:val="5"/>
          <w:numId w:val="35"/>
        </w:numPr>
        <w:rPr>
          <w:ins w:author="ANIL KISHIN MANSUKHANI" w:date="2024-08-27T10:38:00Z" w:id="5329"/>
          <w:rFonts w:ascii="Calibri" w:hAnsi="Calibri" w:eastAsia="Aptos Display" w:cs="Calibri"/>
          <w:color w:val="000000" w:themeColor="text1"/>
        </w:rPr>
      </w:pPr>
      <w:ins w:author="ANIL KISHIN MANSUKHANI" w:date="2024-08-27T10:38:00Z" w:id="5330">
        <w:r>
          <w:rPr>
            <w:rFonts w:ascii="Calibri" w:hAnsi="Calibri" w:eastAsia="Aptos Display" w:cs="Calibri"/>
            <w:color w:val="000000" w:themeColor="text1"/>
          </w:rPr>
          <w:t>Will have access to Accounts and settings in merchant panel dashboard</w:t>
        </w:r>
      </w:ins>
    </w:p>
    <w:p w:rsidR="00E403D6" w:rsidRDefault="00E403D6" w14:paraId="01B0142D" w14:textId="77777777">
      <w:pPr>
        <w:pStyle w:val="ListParagraph"/>
        <w:ind w:left="4320"/>
        <w:rPr>
          <w:ins w:author="ANIL KISHIN MANSUKHANI" w:date="2024-08-27T09:05:00Z" w:id="5331"/>
          <w:rFonts w:ascii="Calibri" w:hAnsi="Calibri" w:eastAsia="Aptos Display" w:cs="Calibri"/>
          <w:color w:val="000000" w:themeColor="text1"/>
        </w:rPr>
        <w:pPrChange w:author="ANIL KISHIN MANSUKHANI" w:date="2024-08-27T10:38:00Z" w:id="5332">
          <w:pPr>
            <w:pStyle w:val="ListParagraph"/>
            <w:numPr>
              <w:ilvl w:val="5"/>
              <w:numId w:val="35"/>
            </w:numPr>
            <w:ind w:left="4320" w:hanging="360"/>
          </w:pPr>
        </w:pPrChange>
      </w:pPr>
    </w:p>
    <w:p w:rsidR="00E403D6" w:rsidRDefault="00287800" w14:paraId="4D0C9E5A" w14:textId="77777777">
      <w:pPr>
        <w:pStyle w:val="ListParagraph"/>
        <w:numPr>
          <w:ilvl w:val="4"/>
          <w:numId w:val="35"/>
        </w:numPr>
        <w:rPr>
          <w:ins w:author="ANIL KISHIN MANSUKHANI" w:date="2024-08-27T10:36:00Z" w:id="5333"/>
          <w:rFonts w:ascii="Calibri" w:hAnsi="Calibri" w:eastAsia="Aptos Display" w:cs="Calibri"/>
          <w:color w:val="000000" w:themeColor="text1"/>
        </w:rPr>
      </w:pPr>
      <w:ins w:author="ANIL KISHIN MANSUKHANI" w:date="2024-08-27T10:35:00Z" w:id="5334">
        <w:r>
          <w:rPr>
            <w:rFonts w:ascii="Calibri" w:hAnsi="Calibri" w:eastAsia="Aptos Display" w:cs="Calibri"/>
            <w:color w:val="000000" w:themeColor="text1"/>
          </w:rPr>
          <w:t xml:space="preserve">Merchant User </w:t>
        </w:r>
      </w:ins>
      <w:ins w:author="ANIL KISHIN MANSUKHANI" w:date="2024-08-27T10:36:00Z" w:id="5335">
        <w:r>
          <w:rPr>
            <w:rFonts w:ascii="Calibri" w:hAnsi="Calibri" w:eastAsia="Aptos Display" w:cs="Calibri"/>
            <w:color w:val="000000" w:themeColor="text1"/>
          </w:rPr>
          <w:t>ID</w:t>
        </w:r>
      </w:ins>
    </w:p>
    <w:p w:rsidR="00E403D6" w:rsidRDefault="00287800" w14:paraId="01E00978" w14:textId="77777777">
      <w:pPr>
        <w:pStyle w:val="ListParagraph"/>
        <w:numPr>
          <w:ilvl w:val="5"/>
          <w:numId w:val="35"/>
        </w:numPr>
        <w:rPr>
          <w:ins w:author="ANIL KISHIN MANSUKHANI" w:date="2024-08-27T10:36:00Z" w:id="5336"/>
          <w:rFonts w:ascii="Calibri" w:hAnsi="Calibri" w:eastAsia="Aptos Display" w:cs="Calibri"/>
          <w:color w:val="000000" w:themeColor="text1"/>
        </w:rPr>
        <w:pPrChange w:author="ANIL KISHIN MANSUKHANI" w:date="2024-08-27T10:36:00Z" w:id="5337">
          <w:pPr>
            <w:pStyle w:val="ListParagraph"/>
            <w:numPr>
              <w:ilvl w:val="4"/>
              <w:numId w:val="35"/>
            </w:numPr>
            <w:ind w:left="3600" w:hanging="360"/>
          </w:pPr>
        </w:pPrChange>
      </w:pPr>
      <w:ins w:author="ANIL KISHIN MANSUKHANI" w:date="2024-08-27T10:36:00Z" w:id="5338">
        <w:r>
          <w:rPr>
            <w:rFonts w:ascii="Calibri" w:hAnsi="Calibri" w:eastAsia="Aptos Display" w:cs="Calibri"/>
            <w:color w:val="000000" w:themeColor="text1"/>
          </w:rPr>
          <w:t>Merchant user ID cannot create any further user IDS.</w:t>
        </w:r>
      </w:ins>
    </w:p>
    <w:p w:rsidR="00E403D6" w:rsidRDefault="00287800" w14:paraId="55C16E69" w14:textId="77777777">
      <w:pPr>
        <w:pStyle w:val="ListParagraph"/>
        <w:numPr>
          <w:ilvl w:val="5"/>
          <w:numId w:val="35"/>
        </w:numPr>
        <w:rPr>
          <w:ins w:author="ANIL KISHIN MANSUKHANI" w:date="2024-08-27T10:38:00Z" w:id="5339"/>
          <w:rFonts w:ascii="Calibri" w:hAnsi="Calibri" w:eastAsia="Aptos Display" w:cs="Calibri"/>
          <w:color w:val="000000" w:themeColor="text1"/>
        </w:rPr>
        <w:pPrChange w:author="ANIL KISHIN MANSUKHANI" w:date="2024-08-27T10:36:00Z" w:id="5340">
          <w:pPr>
            <w:pStyle w:val="ListParagraph"/>
            <w:numPr>
              <w:ilvl w:val="4"/>
              <w:numId w:val="35"/>
            </w:numPr>
            <w:ind w:left="3600" w:hanging="360"/>
          </w:pPr>
        </w:pPrChange>
      </w:pPr>
      <w:ins w:author="ANIL KISHIN MANSUKHANI" w:date="2024-08-27T10:36:00Z" w:id="5341">
        <w:r>
          <w:rPr>
            <w:rFonts w:ascii="Calibri" w:hAnsi="Calibri" w:eastAsia="Aptos Display" w:cs="Calibri"/>
            <w:color w:val="000000" w:themeColor="text1"/>
          </w:rPr>
          <w:t xml:space="preserve">Can access merchant panel functionality </w:t>
        </w:r>
      </w:ins>
      <w:ins w:author="ANIL KISHIN MANSUKHANI" w:date="2024-08-27T10:37:00Z" w:id="5342">
        <w:r>
          <w:rPr>
            <w:rFonts w:ascii="Calibri" w:hAnsi="Calibri" w:eastAsia="Aptos Display" w:cs="Calibri"/>
            <w:color w:val="000000" w:themeColor="text1"/>
          </w:rPr>
          <w:t>mapped to them.</w:t>
        </w:r>
      </w:ins>
      <w:ins w:author="ANIL KISHIN MANSUKHANI" w:date="2024-08-27T10:39:00Z" w:id="5343">
        <w:r>
          <w:rPr>
            <w:rFonts w:ascii="Calibri" w:hAnsi="Calibri" w:eastAsia="Aptos Display" w:cs="Calibri"/>
            <w:color w:val="000000" w:themeColor="text1"/>
          </w:rPr>
          <w:t xml:space="preserve"> </w:t>
        </w:r>
      </w:ins>
    </w:p>
    <w:p w:rsidR="00E403D6" w:rsidRDefault="00287800" w14:paraId="6121163C" w14:textId="77777777">
      <w:pPr>
        <w:pStyle w:val="ListParagraph"/>
        <w:numPr>
          <w:ilvl w:val="5"/>
          <w:numId w:val="35"/>
        </w:numPr>
        <w:rPr>
          <w:ins w:author="ANIL KISHIN MANSUKHANI" w:date="2024-08-27T10:38:00Z" w:id="5344"/>
          <w:del w:author="Neeraj Durgapal" w:date="2024-08-28T04:10:00Z" w:id="5345"/>
          <w:rFonts w:ascii="Calibri" w:hAnsi="Calibri" w:eastAsia="Aptos Display" w:cs="Calibri"/>
          <w:color w:val="000000" w:themeColor="text1"/>
        </w:rPr>
      </w:pPr>
      <w:ins w:author="ANIL KISHIN MANSUKHANI" w:date="2024-08-27T10:38:00Z" w:id="5346">
        <w:r>
          <w:rPr>
            <w:rFonts w:ascii="Calibri" w:hAnsi="Calibri" w:eastAsia="Aptos Display" w:cs="Calibri"/>
            <w:color w:val="000000" w:themeColor="text1"/>
          </w:rPr>
          <w:t>Will not have access to Accounts and settings in merchant panel dashboard</w:t>
        </w:r>
      </w:ins>
      <w:ins w:author="ANIL KISHIN MANSUKHANI" w:date="2024-08-27T10:39:00Z" w:id="5347">
        <w:r>
          <w:rPr>
            <w:rFonts w:ascii="Calibri" w:hAnsi="Calibri" w:eastAsia="Aptos Display" w:cs="Calibri"/>
            <w:color w:val="000000" w:themeColor="text1"/>
          </w:rPr>
          <w:t>. Can view (graphs/reports etc) and download the reports.</w:t>
        </w:r>
      </w:ins>
    </w:p>
    <w:p w:rsidR="00E403D6" w:rsidRDefault="00E403D6" w14:paraId="13989F39" w14:textId="77777777">
      <w:pPr>
        <w:pStyle w:val="ListParagraph"/>
        <w:numPr>
          <w:ilvl w:val="5"/>
          <w:numId w:val="35"/>
        </w:numPr>
        <w:rPr>
          <w:ins w:author="ANIL KISHIN MANSUKHANI" w:date="2024-08-27T10:35:00Z" w:id="5348"/>
          <w:del w:author="Neeraj Durgapal" w:date="2024-08-28T04:10:00Z" w:id="5349"/>
          <w:rFonts w:ascii="Calibri" w:hAnsi="Calibri" w:eastAsia="Aptos Display" w:cs="Calibri"/>
          <w:color w:val="000000" w:themeColor="text1"/>
        </w:rPr>
        <w:pPrChange w:author="Neeraj Durgapal" w:date="2024-08-28T04:10:00Z" w:id="5350">
          <w:pPr>
            <w:pStyle w:val="ListParagraph"/>
            <w:numPr>
              <w:ilvl w:val="4"/>
              <w:numId w:val="35"/>
            </w:numPr>
            <w:ind w:left="3600" w:hanging="360"/>
          </w:pPr>
        </w:pPrChange>
      </w:pPr>
    </w:p>
    <w:p w:rsidR="00E403D6" w:rsidRDefault="00287800" w14:paraId="4D13918D" w14:textId="77777777">
      <w:pPr>
        <w:pStyle w:val="ListParagraph"/>
        <w:numPr>
          <w:ilvl w:val="5"/>
          <w:numId w:val="35"/>
        </w:numPr>
        <w:rPr>
          <w:ins w:author="ANIL KISHIN MANSUKHANI" w:date="2024-08-27T08:52:00Z" w:id="5351"/>
          <w:del w:author="Neeraj Durgapal" w:date="2024-08-28T04:10:00Z" w:id="5352"/>
        </w:rPr>
      </w:pPr>
      <w:del w:author="ANIL KISHIN MANSUKHANI" w:date="2024-08-27T09:04:00Z" w:id="5353">
        <w:r>
          <w:rPr>
            <w:rPrChange w:author="Neeraj Durgapal" w:date="2024-08-28T03:49:00Z" w:id="5354">
              <w:rPr>
                <w:rFonts w:ascii="Aptos Display" w:hAnsi="Aptos Display" w:eastAsia="Aptos Display" w:cs="Aptos Display"/>
                <w:color w:val="000000" w:themeColor="text1"/>
              </w:rPr>
            </w:rPrChange>
          </w:rPr>
          <w:delText>should be able to edit assigned role for a Merchant Admin</w:delText>
        </w:r>
      </w:del>
    </w:p>
    <w:p w:rsidRPr="00E403D6" w:rsidR="00E403D6" w:rsidRDefault="00E403D6" w14:paraId="661ED2F9" w14:textId="77777777">
      <w:pPr>
        <w:pStyle w:val="ListParagraph"/>
        <w:numPr>
          <w:ilvl w:val="5"/>
          <w:numId w:val="35"/>
        </w:numPr>
        <w:rPr>
          <w:rFonts w:ascii="Calibri" w:hAnsi="Calibri" w:eastAsia="Aptos Display" w:cs="Calibri"/>
          <w:color w:val="000000" w:themeColor="text1"/>
          <w:rPrChange w:author="Neeraj Durgapal" w:date="2024-08-28T04:10:00Z" w:id="5355">
            <w:rPr>
              <w:rFonts w:ascii="Aptos Display" w:hAnsi="Aptos Display" w:eastAsia="Aptos Display" w:cs="Aptos Display"/>
              <w:color w:val="000000" w:themeColor="text1"/>
            </w:rPr>
          </w:rPrChange>
        </w:rPr>
      </w:pPr>
    </w:p>
    <w:p w:rsidRPr="00E403D6" w:rsidR="00E403D6" w:rsidRDefault="00287800" w14:paraId="3D438411" w14:textId="77777777">
      <w:pPr>
        <w:pStyle w:val="ListParagraph"/>
        <w:numPr>
          <w:ilvl w:val="4"/>
          <w:numId w:val="35"/>
        </w:numPr>
        <w:rPr>
          <w:del w:author="ANIL KISHIN MANSUKHANI" w:date="2024-08-27T08:52:00Z" w:id="5356"/>
          <w:rFonts w:ascii="Calibri" w:hAnsi="Calibri" w:eastAsia="Aptos Display" w:cs="Calibri"/>
          <w:color w:val="000000" w:themeColor="text1"/>
          <w:rPrChange w:author="Neeraj Durgapal" w:date="2024-08-28T03:49:00Z" w:id="5357">
            <w:rPr>
              <w:del w:author="ANIL KISHIN MANSUKHANI" w:date="2024-08-27T08:52:00Z" w:id="5358"/>
              <w:rFonts w:ascii="Aptos Display" w:hAnsi="Aptos Display" w:eastAsia="Aptos Display" w:cs="Aptos Display"/>
              <w:color w:val="000000" w:themeColor="text1"/>
            </w:rPr>
          </w:rPrChange>
        </w:rPr>
      </w:pPr>
      <w:del w:author="ANIL KISHIN MANSUKHANI" w:date="2024-08-27T08:52:00Z" w:id="5359">
        <w:r>
          <w:rPr>
            <w:rFonts w:ascii="Calibri" w:hAnsi="Calibri" w:eastAsia="Aptos Display" w:cs="Calibri"/>
            <w:color w:val="000000" w:themeColor="text1"/>
            <w:rPrChange w:author="Neeraj Durgapal" w:date="2024-08-28T03:49:00Z" w:id="5360">
              <w:rPr>
                <w:rFonts w:ascii="Aptos Display" w:hAnsi="Aptos Display" w:eastAsia="Aptos Display" w:cs="Aptos Display"/>
                <w:color w:val="000000" w:themeColor="text1"/>
              </w:rPr>
            </w:rPrChange>
          </w:rPr>
          <w:delText>Merchant Admin</w:delText>
        </w:r>
      </w:del>
    </w:p>
    <w:p w:rsidRPr="00E403D6" w:rsidR="00E403D6" w:rsidRDefault="00287800" w14:paraId="75EE830B" w14:textId="77777777">
      <w:pPr>
        <w:pStyle w:val="ListParagraph"/>
        <w:numPr>
          <w:ilvl w:val="5"/>
          <w:numId w:val="35"/>
        </w:numPr>
        <w:rPr>
          <w:del w:author="ANIL KISHIN MANSUKHANI" w:date="2024-08-27T08:52:00Z" w:id="5361"/>
          <w:rFonts w:ascii="Calibri" w:hAnsi="Calibri" w:eastAsia="Aptos Display" w:cs="Calibri"/>
          <w:color w:val="000000" w:themeColor="text1"/>
          <w:rPrChange w:author="Neeraj Durgapal" w:date="2024-08-28T03:49:00Z" w:id="5362">
            <w:rPr>
              <w:del w:author="ANIL KISHIN MANSUKHANI" w:date="2024-08-27T08:52:00Z" w:id="5363"/>
              <w:rFonts w:ascii="Aptos Display" w:hAnsi="Aptos Display" w:eastAsia="Aptos Display" w:cs="Aptos Display"/>
              <w:color w:val="000000" w:themeColor="text1"/>
            </w:rPr>
          </w:rPrChange>
        </w:rPr>
      </w:pPr>
      <w:del w:author="ANIL KISHIN MANSUKHANI" w:date="2024-08-27T08:52:00Z" w:id="5364">
        <w:r>
          <w:rPr>
            <w:rFonts w:ascii="Calibri" w:hAnsi="Calibri" w:eastAsia="Aptos Display" w:cs="Calibri"/>
            <w:color w:val="000000" w:themeColor="text1"/>
            <w:rPrChange w:author="Neeraj Durgapal" w:date="2024-08-28T03:49:00Z" w:id="5365">
              <w:rPr>
                <w:rFonts w:ascii="Aptos Display" w:hAnsi="Aptos Display" w:eastAsia="Aptos Display" w:cs="Aptos Display"/>
                <w:color w:val="000000" w:themeColor="text1"/>
              </w:rPr>
            </w:rPrChange>
          </w:rPr>
          <w:delText xml:space="preserve">Merchant Admin doesn’t have the privilege to edit any </w:delText>
        </w:r>
        <w:commentRangeStart w:id="5366"/>
        <w:commentRangeStart w:id="5367"/>
        <w:r>
          <w:rPr>
            <w:rFonts w:ascii="Calibri" w:hAnsi="Calibri" w:eastAsia="Aptos Display" w:cs="Calibri"/>
            <w:color w:val="000000" w:themeColor="text1"/>
            <w:rPrChange w:author="Neeraj Durgapal" w:date="2024-08-28T03:49:00Z" w:id="5368">
              <w:rPr>
                <w:rFonts w:ascii="Aptos Display" w:hAnsi="Aptos Display" w:eastAsia="Aptos Display" w:cs="Aptos Display"/>
                <w:color w:val="000000" w:themeColor="text1"/>
              </w:rPr>
            </w:rPrChange>
          </w:rPr>
          <w:delText>roles</w:delText>
        </w:r>
      </w:del>
      <w:commentRangeEnd w:id="5366"/>
      <w:r>
        <w:rPr>
          <w:rStyle w:val="CommentReference"/>
        </w:rPr>
        <w:commentReference w:id="5366"/>
      </w:r>
      <w:commentRangeEnd w:id="5367"/>
      <w:r>
        <w:rPr>
          <w:rStyle w:val="CommentReference"/>
        </w:rPr>
        <w:commentReference w:id="5367"/>
      </w:r>
    </w:p>
    <w:p w:rsidRPr="00E403D6" w:rsidR="00E403D6" w:rsidRDefault="00287800" w14:paraId="7919176E" w14:textId="77777777">
      <w:pPr>
        <w:pStyle w:val="ListParagraph"/>
        <w:ind w:left="1440"/>
        <w:rPr>
          <w:rFonts w:ascii="Calibri" w:hAnsi="Calibri" w:eastAsia="Aptos Display" w:cs="Calibri"/>
          <w:i/>
          <w:iCs/>
          <w:color w:val="0F4761" w:themeColor="accent1" w:themeShade="BF"/>
          <w:rPrChange w:author="Neeraj Durgapal" w:date="2024-08-28T03:49:00Z" w:id="5369">
            <w:rPr>
              <w:rFonts w:ascii="Aptos Display" w:hAnsi="Aptos Display" w:eastAsia="Aptos Display" w:cs="Aptos Display"/>
              <w:i/>
              <w:iCs/>
              <w:color w:val="0F4761" w:themeColor="accent1" w:themeShade="BF"/>
            </w:rPr>
          </w:rPrChange>
        </w:rPr>
      </w:pPr>
      <w:r>
        <w:rPr>
          <w:rFonts w:ascii="Calibri" w:hAnsi="Calibri" w:eastAsia="Aptos Display" w:cs="Calibri"/>
          <w:i/>
          <w:iCs/>
          <w:color w:val="0F4761" w:themeColor="accent1" w:themeShade="BF"/>
          <w:rPrChange w:author="Neeraj Durgapal" w:date="2024-08-28T03:49:00Z" w:id="5370">
            <w:rPr>
              <w:rFonts w:ascii="Aptos Display" w:hAnsi="Aptos Display" w:eastAsia="Aptos Display" w:cs="Aptos Display"/>
              <w:i/>
              <w:iCs/>
              <w:color w:val="0F4761" w:themeColor="accent1" w:themeShade="BF"/>
            </w:rPr>
          </w:rPrChange>
        </w:rPr>
        <w:t>3.3.2- Keys</w:t>
      </w:r>
    </w:p>
    <w:p w:rsidRPr="00E403D6" w:rsidR="00E403D6" w:rsidRDefault="00287800" w14:paraId="33DD8052" w14:textId="77777777">
      <w:pPr>
        <w:pStyle w:val="ListParagraph"/>
        <w:ind w:left="1440"/>
        <w:rPr>
          <w:rFonts w:ascii="Calibri" w:hAnsi="Calibri" w:eastAsia="Aptos Display" w:cs="Calibri"/>
          <w:color w:val="0F4761" w:themeColor="accent1" w:themeShade="BF"/>
          <w:rPrChange w:author="Neeraj Durgapal" w:date="2024-08-28T03:49:00Z" w:id="5371">
            <w:rPr>
              <w:rFonts w:ascii="Aptos Display" w:hAnsi="Aptos Display" w:eastAsia="Aptos Display" w:cs="Aptos Display"/>
              <w:color w:val="0F4761" w:themeColor="accent1" w:themeShade="BF"/>
            </w:rPr>
          </w:rPrChange>
        </w:rPr>
      </w:pPr>
      <w:r>
        <w:rPr>
          <w:rFonts w:ascii="Calibri" w:hAnsi="Calibri" w:eastAsia="Aptos Display" w:cs="Calibri"/>
          <w:color w:val="0F4761" w:themeColor="accent1" w:themeShade="BF"/>
          <w:rPrChange w:author="Neeraj Durgapal" w:date="2024-08-28T03:49:00Z" w:id="5372">
            <w:rPr>
              <w:rFonts w:ascii="Aptos Display" w:hAnsi="Aptos Display" w:eastAsia="Aptos Display" w:cs="Aptos Display"/>
              <w:color w:val="0F4761" w:themeColor="accent1" w:themeShade="BF"/>
            </w:rPr>
          </w:rPrChange>
        </w:rPr>
        <w:t>3.3.2.1 - Request for Key Re-Generation</w:t>
      </w:r>
    </w:p>
    <w:p w:rsidRPr="00E403D6" w:rsidR="00E403D6" w:rsidRDefault="00287800" w14:paraId="226DCF94" w14:textId="77777777">
      <w:pPr>
        <w:pStyle w:val="ListParagraph"/>
        <w:numPr>
          <w:ilvl w:val="3"/>
          <w:numId w:val="36"/>
        </w:numPr>
        <w:rPr>
          <w:rFonts w:ascii="Calibri" w:hAnsi="Calibri" w:eastAsia="Aptos Display" w:cs="Calibri"/>
          <w:color w:val="000000" w:themeColor="text1"/>
          <w:rPrChange w:author="Neeraj Durgapal" w:date="2024-08-28T03:49:00Z" w:id="5373">
            <w:rPr>
              <w:rFonts w:ascii="Aptos Display" w:hAnsi="Aptos Display" w:eastAsia="Aptos Display" w:cs="Aptos Display"/>
              <w:color w:val="000000" w:themeColor="text1"/>
            </w:rPr>
          </w:rPrChange>
        </w:rPr>
      </w:pPr>
      <w:r>
        <w:rPr>
          <w:rFonts w:ascii="Calibri" w:hAnsi="Calibri" w:eastAsia="Aptos Display" w:cs="Calibri"/>
          <w:color w:val="000000" w:themeColor="text1"/>
          <w:rPrChange w:author="Neeraj Durgapal" w:date="2024-08-28T03:49:00Z" w:id="5374">
            <w:rPr>
              <w:rFonts w:ascii="Aptos Display" w:hAnsi="Aptos Display" w:eastAsia="Aptos Display" w:cs="Aptos Display"/>
              <w:color w:val="000000" w:themeColor="text1"/>
            </w:rPr>
          </w:rPrChange>
        </w:rPr>
        <w:t xml:space="preserve">Merchant Group </w:t>
      </w:r>
      <w:ins w:author="ANIL KISHIN MANSUKHANI" w:date="2024-08-27T10:51:00Z" w:id="5375">
        <w:r>
          <w:rPr>
            <w:rFonts w:ascii="Calibri" w:hAnsi="Calibri" w:eastAsia="Aptos Display" w:cs="Calibri"/>
            <w:color w:val="000000" w:themeColor="text1"/>
          </w:rPr>
          <w:t xml:space="preserve">user </w:t>
        </w:r>
      </w:ins>
      <w:del w:author="ANIL KISHIN MANSUKHANI" w:date="2024-08-27T10:41:00Z" w:id="5376">
        <w:r>
          <w:rPr>
            <w:rFonts w:ascii="Calibri" w:hAnsi="Calibri" w:eastAsia="Aptos Display" w:cs="Calibri"/>
            <w:color w:val="000000" w:themeColor="text1"/>
            <w:rPrChange w:author="Neeraj Durgapal" w:date="2024-08-28T03:49:00Z" w:id="5377">
              <w:rPr>
                <w:rFonts w:ascii="Aptos Display" w:hAnsi="Aptos Display" w:eastAsia="Aptos Display" w:cs="Aptos Display"/>
                <w:color w:val="000000" w:themeColor="text1"/>
              </w:rPr>
            </w:rPrChange>
          </w:rPr>
          <w:delText xml:space="preserve">Admin </w:delText>
        </w:r>
      </w:del>
      <w:ins w:author="ANIL KISHIN MANSUKHANI" w:date="2024-08-27T10:41:00Z" w:id="5378">
        <w:r>
          <w:rPr>
            <w:rFonts w:ascii="Calibri" w:hAnsi="Calibri" w:eastAsia="Aptos Display" w:cs="Calibri"/>
            <w:color w:val="000000" w:themeColor="text1"/>
          </w:rPr>
          <w:t>ID</w:t>
        </w:r>
        <w:r>
          <w:rPr>
            <w:rFonts w:ascii="Calibri" w:hAnsi="Calibri" w:eastAsia="Aptos Display" w:cs="Calibri"/>
            <w:color w:val="000000" w:themeColor="text1"/>
            <w:rPrChange w:author="Neeraj Durgapal" w:date="2024-08-28T03:49:00Z" w:id="5379">
              <w:rPr>
                <w:rFonts w:ascii="Aptos Display" w:hAnsi="Aptos Display" w:eastAsia="Aptos Display" w:cs="Aptos Display"/>
                <w:color w:val="000000" w:themeColor="text1"/>
              </w:rPr>
            </w:rPrChange>
          </w:rPr>
          <w:t xml:space="preserve"> </w:t>
        </w:r>
      </w:ins>
      <w:ins w:author="ANIL KISHIN MANSUKHANI" w:date="2024-08-27T10:51:00Z" w:id="5380">
        <w:r>
          <w:rPr>
            <w:rFonts w:ascii="Calibri" w:hAnsi="Calibri" w:eastAsia="Aptos Display" w:cs="Calibri"/>
            <w:color w:val="000000" w:themeColor="text1"/>
          </w:rPr>
          <w:t>&amp; Super user ID</w:t>
        </w:r>
      </w:ins>
    </w:p>
    <w:p w:rsidR="00E403D6" w:rsidRDefault="00287800" w14:paraId="5E0B9552" w14:textId="77777777">
      <w:pPr>
        <w:pStyle w:val="ListParagraph"/>
        <w:numPr>
          <w:ilvl w:val="4"/>
          <w:numId w:val="36"/>
        </w:numPr>
        <w:rPr>
          <w:ins w:author="ANIL KISHIN MANSUKHANI" w:date="2024-08-27T10:44:00Z" w:id="5381"/>
          <w:rFonts w:ascii="Calibri" w:hAnsi="Calibri" w:eastAsia="Aptos Display" w:cs="Calibri"/>
          <w:color w:val="000000" w:themeColor="text1"/>
        </w:rPr>
      </w:pPr>
      <w:r>
        <w:rPr>
          <w:rFonts w:ascii="Calibri" w:hAnsi="Calibri" w:eastAsia="Aptos Display" w:cs="Calibri"/>
          <w:color w:val="000000" w:themeColor="text1"/>
          <w:rPrChange w:author="Neeraj Durgapal" w:date="2024-08-28T03:49:00Z" w:id="5382">
            <w:rPr>
              <w:rFonts w:ascii="Aptos Display" w:hAnsi="Aptos Display" w:eastAsia="Aptos Display" w:cs="Aptos Display"/>
              <w:color w:val="000000" w:themeColor="text1"/>
            </w:rPr>
          </w:rPrChange>
        </w:rPr>
        <w:t xml:space="preserve">Merchant Group </w:t>
      </w:r>
      <w:del w:author="Shubhankar Ghosh" w:date="2024-08-27T13:04:00Z" w:id="5383">
        <w:r>
          <w:rPr>
            <w:rFonts w:ascii="Calibri" w:hAnsi="Calibri" w:eastAsia="Aptos Display" w:cs="Calibri"/>
            <w:color w:val="000000" w:themeColor="text1"/>
            <w:rPrChange w:author="Neeraj Durgapal" w:date="2024-08-28T03:49:00Z" w:id="5384">
              <w:rPr>
                <w:rFonts w:ascii="Aptos Display" w:hAnsi="Aptos Display" w:eastAsia="Aptos Display" w:cs="Aptos Display"/>
                <w:color w:val="000000" w:themeColor="text1"/>
              </w:rPr>
            </w:rPrChange>
          </w:rPr>
          <w:delText xml:space="preserve">Admin </w:delText>
        </w:r>
      </w:del>
      <w:ins w:author="Shubhankar Ghosh" w:date="2024-08-27T13:04:00Z" w:id="5385">
        <w:r>
          <w:rPr>
            <w:rFonts w:ascii="Calibri" w:hAnsi="Calibri" w:eastAsia="Aptos Display" w:cs="Calibri"/>
            <w:color w:val="000000" w:themeColor="text1"/>
          </w:rPr>
          <w:t>user ID</w:t>
        </w:r>
        <w:r>
          <w:rPr>
            <w:rFonts w:ascii="Calibri" w:hAnsi="Calibri" w:eastAsia="Aptos Display" w:cs="Calibri"/>
            <w:color w:val="000000" w:themeColor="text1"/>
            <w:rPrChange w:author="Neeraj Durgapal" w:date="2024-08-28T03:49:00Z" w:id="5386">
              <w:rPr>
                <w:rFonts w:ascii="Aptos Display" w:hAnsi="Aptos Display" w:eastAsia="Aptos Display" w:cs="Aptos Display"/>
                <w:color w:val="000000" w:themeColor="text1"/>
              </w:rPr>
            </w:rPrChange>
          </w:rPr>
          <w:t xml:space="preserve"> </w:t>
        </w:r>
      </w:ins>
      <w:r>
        <w:rPr>
          <w:rFonts w:ascii="Calibri" w:hAnsi="Calibri" w:eastAsia="Aptos Display" w:cs="Calibri"/>
          <w:color w:val="000000" w:themeColor="text1"/>
          <w:rPrChange w:author="Neeraj Durgapal" w:date="2024-08-28T03:49:00Z" w:id="5387">
            <w:rPr>
              <w:rFonts w:ascii="Aptos Display" w:hAnsi="Aptos Display" w:eastAsia="Aptos Display" w:cs="Aptos Display"/>
              <w:color w:val="000000" w:themeColor="text1"/>
            </w:rPr>
          </w:rPrChange>
        </w:rPr>
        <w:t>can initiate a request for key regeneration</w:t>
      </w:r>
      <w:ins w:author="ANIL KISHIN MANSUKHANI" w:date="2024-08-27T10:44:00Z" w:id="5388">
        <w:r>
          <w:rPr>
            <w:rFonts w:ascii="Calibri" w:hAnsi="Calibri" w:eastAsia="Aptos Display" w:cs="Calibri"/>
            <w:color w:val="000000" w:themeColor="text1"/>
          </w:rPr>
          <w:t xml:space="preserve"> (API access and encryption)</w:t>
        </w:r>
      </w:ins>
      <w:ins w:author="ANIL KISHIN MANSUKHANI" w:date="2024-08-27T10:45:00Z" w:id="5389">
        <w:r>
          <w:rPr>
            <w:rFonts w:ascii="Calibri" w:hAnsi="Calibri" w:eastAsia="Aptos Display" w:cs="Calibri"/>
            <w:color w:val="000000" w:themeColor="text1"/>
          </w:rPr>
          <w:t xml:space="preserve"> via merchant dashboard.</w:t>
        </w:r>
      </w:ins>
    </w:p>
    <w:p w:rsidR="00E403D6" w:rsidRDefault="00287800" w14:paraId="566A56E6" w14:textId="77777777">
      <w:pPr>
        <w:pStyle w:val="ListParagraph"/>
        <w:numPr>
          <w:ilvl w:val="4"/>
          <w:numId w:val="36"/>
        </w:numPr>
        <w:rPr>
          <w:ins w:author="ANIL KISHIN MANSUKHANI" w:date="2024-08-27T10:46:00Z" w:id="5390"/>
          <w:rFonts w:ascii="Calibri" w:hAnsi="Calibri" w:eastAsia="Aptos Display" w:cs="Calibri"/>
          <w:color w:val="000000" w:themeColor="text1"/>
        </w:rPr>
      </w:pPr>
      <w:ins w:author="ANIL KISHIN MANSUKHANI" w:date="2024-08-27T10:44:00Z" w:id="5391">
        <w:r>
          <w:rPr>
            <w:rFonts w:ascii="Calibri" w:hAnsi="Calibri" w:eastAsia="Aptos Display" w:cs="Calibri"/>
            <w:color w:val="000000" w:themeColor="text1"/>
          </w:rPr>
          <w:t xml:space="preserve">This </w:t>
        </w:r>
      </w:ins>
      <w:ins w:author="ANIL KISHIN MANSUKHANI" w:date="2024-08-27T10:46:00Z" w:id="5392">
        <w:r>
          <w:rPr>
            <w:rFonts w:ascii="Calibri" w:hAnsi="Calibri" w:eastAsia="Aptos Display" w:cs="Calibri"/>
            <w:color w:val="000000" w:themeColor="text1"/>
          </w:rPr>
          <w:t>merchant</w:t>
        </w:r>
      </w:ins>
      <w:ins w:author="ANIL KISHIN MANSUKHANI" w:date="2024-08-27T10:47:00Z" w:id="5393">
        <w:r>
          <w:rPr>
            <w:rFonts w:ascii="Calibri" w:hAnsi="Calibri" w:eastAsia="Aptos Display" w:cs="Calibri"/>
            <w:color w:val="000000" w:themeColor="text1"/>
          </w:rPr>
          <w:t xml:space="preserve"> encryption</w:t>
        </w:r>
      </w:ins>
      <w:ins w:author="ANIL KISHIN MANSUKHANI" w:date="2024-08-27T10:46:00Z" w:id="5394">
        <w:r>
          <w:rPr>
            <w:rFonts w:ascii="Calibri" w:hAnsi="Calibri" w:eastAsia="Aptos Display" w:cs="Calibri"/>
            <w:color w:val="000000" w:themeColor="text1"/>
          </w:rPr>
          <w:t xml:space="preserve"> </w:t>
        </w:r>
      </w:ins>
      <w:ins w:author="ANIL KISHIN MANSUKHANI" w:date="2024-08-27T10:44:00Z" w:id="5395">
        <w:r>
          <w:rPr>
            <w:rFonts w:ascii="Calibri" w:hAnsi="Calibri" w:eastAsia="Aptos Display" w:cs="Calibri"/>
            <w:color w:val="000000" w:themeColor="text1"/>
          </w:rPr>
          <w:t xml:space="preserve">key will be available </w:t>
        </w:r>
      </w:ins>
      <w:ins w:author="ANIL KISHIN MANSUKHANI" w:date="2024-08-27T10:45:00Z" w:id="5396">
        <w:r>
          <w:rPr>
            <w:rFonts w:ascii="Calibri" w:hAnsi="Calibri" w:eastAsia="Aptos Display" w:cs="Calibri"/>
            <w:color w:val="000000" w:themeColor="text1"/>
          </w:rPr>
          <w:t>in PDF file.</w:t>
        </w:r>
      </w:ins>
    </w:p>
    <w:p w:rsidR="00E403D6" w:rsidRDefault="00287800" w14:paraId="44187C09" w14:textId="77777777">
      <w:pPr>
        <w:pStyle w:val="ListParagraph"/>
        <w:numPr>
          <w:ilvl w:val="4"/>
          <w:numId w:val="36"/>
        </w:numPr>
        <w:rPr>
          <w:ins w:author="ANIL KISHIN MANSUKHANI" w:date="2024-08-27T10:46:00Z" w:id="5397"/>
          <w:rFonts w:ascii="Calibri" w:hAnsi="Calibri" w:eastAsia="Aptos Display" w:cs="Calibri"/>
          <w:color w:val="000000" w:themeColor="text1"/>
        </w:rPr>
      </w:pPr>
      <w:ins w:author="ANIL KISHIN MANSUKHANI" w:date="2024-08-27T10:46:00Z" w:id="5398">
        <w:r>
          <w:rPr>
            <w:rFonts w:ascii="Calibri" w:hAnsi="Calibri" w:eastAsia="Aptos Display" w:cs="Calibri"/>
            <w:color w:val="000000" w:themeColor="text1"/>
          </w:rPr>
          <w:t>Merchant key would be in encrypted format and K</w:t>
        </w:r>
      </w:ins>
      <w:ins w:author="ANIL KISHIN MANSUKHANI" w:date="2024-08-27T10:48:00Z" w:id="5399">
        <w:r>
          <w:rPr>
            <w:rFonts w:ascii="Calibri" w:hAnsi="Calibri" w:eastAsia="Aptos Display" w:cs="Calibri"/>
            <w:color w:val="000000" w:themeColor="text1"/>
          </w:rPr>
          <w:t>E</w:t>
        </w:r>
      </w:ins>
      <w:ins w:author="ANIL KISHIN MANSUKHANI" w:date="2024-08-27T10:46:00Z" w:id="5400">
        <w:r>
          <w:rPr>
            <w:rFonts w:ascii="Calibri" w:hAnsi="Calibri" w:eastAsia="Aptos Display" w:cs="Calibri"/>
            <w:color w:val="000000" w:themeColor="text1"/>
          </w:rPr>
          <w:t>K will be provided in plain text to merchant.</w:t>
        </w:r>
      </w:ins>
    </w:p>
    <w:p w:rsidR="00E403D6" w:rsidRDefault="00287800" w14:paraId="003C27B1" w14:textId="77777777">
      <w:pPr>
        <w:pStyle w:val="ListParagraph"/>
        <w:numPr>
          <w:ilvl w:val="4"/>
          <w:numId w:val="36"/>
        </w:numPr>
        <w:rPr>
          <w:ins w:author="ANIL KISHIN MANSUKHANI" w:date="2024-08-27T10:47:00Z" w:id="5401"/>
          <w:rFonts w:ascii="Calibri" w:hAnsi="Calibri" w:eastAsia="Aptos Display" w:cs="Calibri"/>
          <w:color w:val="000000" w:themeColor="text1"/>
        </w:rPr>
      </w:pPr>
      <w:ins w:author="ANIL KISHIN MANSUKHANI" w:date="2024-08-27T10:46:00Z" w:id="5402">
        <w:r>
          <w:rPr>
            <w:rFonts w:ascii="Calibri" w:hAnsi="Calibri" w:eastAsia="Aptos Display" w:cs="Calibri"/>
            <w:color w:val="000000" w:themeColor="text1"/>
          </w:rPr>
          <w:t xml:space="preserve">API </w:t>
        </w:r>
      </w:ins>
      <w:ins w:author="ANIL KISHIN MANSUKHANI" w:date="2024-08-27T10:47:00Z" w:id="5403">
        <w:r>
          <w:rPr>
            <w:rFonts w:ascii="Calibri" w:hAnsi="Calibri" w:eastAsia="Aptos Display" w:cs="Calibri"/>
            <w:color w:val="000000" w:themeColor="text1"/>
          </w:rPr>
          <w:t>Access Key and Secret Key will be in plain text and download in pdf file.</w:t>
        </w:r>
      </w:ins>
    </w:p>
    <w:p w:rsidR="00E403D6" w:rsidRDefault="00287800" w14:paraId="43073D28" w14:textId="77777777">
      <w:pPr>
        <w:pStyle w:val="ListParagraph"/>
        <w:numPr>
          <w:ilvl w:val="4"/>
          <w:numId w:val="36"/>
        </w:numPr>
        <w:rPr>
          <w:ins w:author="ANIL KISHIN MANSUKHANI" w:date="2024-08-27T10:48:00Z" w:id="5404"/>
          <w:rFonts w:ascii="Calibri" w:hAnsi="Calibri" w:eastAsia="Aptos Display" w:cs="Calibri"/>
          <w:color w:val="000000" w:themeColor="text1"/>
        </w:rPr>
      </w:pPr>
      <w:ins w:author="ANIL KISHIN MANSUKHANI" w:date="2024-08-27T10:47:00Z" w:id="5405">
        <w:r>
          <w:rPr>
            <w:rFonts w:ascii="Calibri" w:hAnsi="Calibri" w:eastAsia="Aptos Display" w:cs="Calibri"/>
            <w:color w:val="000000" w:themeColor="text1"/>
          </w:rPr>
          <w:t>Merchant can regenerate the API access and encryption key</w:t>
        </w:r>
      </w:ins>
      <w:ins w:author="ANIL KISHIN MANSUKHANI" w:date="2024-08-27T10:48:00Z" w:id="5406">
        <w:r>
          <w:rPr>
            <w:rFonts w:ascii="Calibri" w:hAnsi="Calibri" w:eastAsia="Aptos Display" w:cs="Calibri"/>
            <w:color w:val="000000" w:themeColor="text1"/>
          </w:rPr>
          <w:t>.</w:t>
        </w:r>
      </w:ins>
    </w:p>
    <w:p w:rsidR="00E403D6" w:rsidRDefault="00287800" w14:paraId="763C4BAA" w14:textId="77777777">
      <w:pPr>
        <w:pStyle w:val="ListParagraph"/>
        <w:numPr>
          <w:ilvl w:val="4"/>
          <w:numId w:val="36"/>
        </w:numPr>
        <w:rPr>
          <w:ins w:author="ANIL KISHIN MANSUKHANI" w:date="2024-08-27T10:48:00Z" w:id="5407"/>
          <w:rFonts w:ascii="Calibri" w:hAnsi="Calibri" w:eastAsia="Aptos Display" w:cs="Calibri"/>
          <w:color w:val="000000" w:themeColor="text1"/>
        </w:rPr>
      </w:pPr>
      <w:ins w:author="ANIL KISHIN MANSUKHANI" w:date="2024-08-27T10:48:00Z" w:id="5408">
        <w:r>
          <w:rPr>
            <w:rFonts w:ascii="Calibri" w:hAnsi="Calibri" w:eastAsia="Aptos Display" w:cs="Calibri"/>
            <w:color w:val="000000" w:themeColor="text1"/>
          </w:rPr>
          <w:t xml:space="preserve">While regenerating the API access key and encryption key merchant would have an option to </w:t>
        </w:r>
      </w:ins>
      <w:ins w:author="ANIL KISHIN MANSUKHANI" w:date="2024-08-27T10:50:00Z" w:id="5409">
        <w:r>
          <w:rPr>
            <w:rFonts w:ascii="Calibri" w:hAnsi="Calibri" w:eastAsia="Aptos Display" w:cs="Calibri"/>
            <w:color w:val="000000" w:themeColor="text1"/>
          </w:rPr>
          <w:t>expire</w:t>
        </w:r>
      </w:ins>
      <w:ins w:author="ANIL KISHIN MANSUKHANI" w:date="2024-08-27T10:48:00Z" w:id="5410">
        <w:r>
          <w:rPr>
            <w:rFonts w:ascii="Calibri" w:hAnsi="Calibri" w:eastAsia="Aptos Display" w:cs="Calibri"/>
            <w:color w:val="000000" w:themeColor="text1"/>
          </w:rPr>
          <w:t xml:space="preserve"> the old key instant or </w:t>
        </w:r>
      </w:ins>
      <w:ins w:author="ANIL KISHIN MANSUKHANI" w:date="2024-08-27T10:50:00Z" w:id="5411">
        <w:r>
          <w:rPr>
            <w:rFonts w:ascii="Calibri" w:hAnsi="Calibri" w:eastAsia="Aptos Display" w:cs="Calibri"/>
            <w:color w:val="000000" w:themeColor="text1"/>
          </w:rPr>
          <w:t>within</w:t>
        </w:r>
      </w:ins>
      <w:ins w:author="ANIL KISHIN MANSUKHANI" w:date="2024-08-27T10:48:00Z" w:id="5412">
        <w:r>
          <w:rPr>
            <w:rFonts w:ascii="Calibri" w:hAnsi="Calibri" w:eastAsia="Aptos Display" w:cs="Calibri"/>
            <w:color w:val="000000" w:themeColor="text1"/>
          </w:rPr>
          <w:t xml:space="preserve"> 24-48 hours.</w:t>
        </w:r>
      </w:ins>
    </w:p>
    <w:p w:rsidR="00E403D6" w:rsidRDefault="00287800" w14:paraId="093D3DB5" w14:textId="77777777">
      <w:pPr>
        <w:pStyle w:val="ListParagraph"/>
        <w:numPr>
          <w:ilvl w:val="4"/>
          <w:numId w:val="36"/>
        </w:numPr>
        <w:rPr>
          <w:ins w:author="ANIL KISHIN MANSUKHANI" w:date="2024-08-27T10:49:00Z" w:id="5413"/>
          <w:rFonts w:ascii="Calibri" w:hAnsi="Calibri" w:eastAsia="Aptos Display" w:cs="Calibri"/>
          <w:color w:val="000000" w:themeColor="text1"/>
        </w:rPr>
      </w:pPr>
      <w:ins w:author="ANIL KISHIN MANSUKHANI" w:date="2024-08-27T10:49:00Z" w:id="5414">
        <w:r>
          <w:rPr>
            <w:rFonts w:ascii="Calibri" w:hAnsi="Calibri" w:eastAsia="Aptos Display" w:cs="Calibri"/>
            <w:color w:val="000000" w:themeColor="text1"/>
          </w:rPr>
          <w:t xml:space="preserve">If merchant opt the instant key expiry. Merchant need to change the key </w:t>
        </w:r>
      </w:ins>
      <w:ins w:author="ANIL KISHIN MANSUKHANI" w:date="2024-08-27T10:51:00Z" w:id="5415">
        <w:r>
          <w:rPr>
            <w:rFonts w:ascii="Calibri" w:hAnsi="Calibri" w:eastAsia="Aptos Display" w:cs="Calibri"/>
            <w:color w:val="000000" w:themeColor="text1"/>
          </w:rPr>
          <w:t xml:space="preserve">instantly </w:t>
        </w:r>
      </w:ins>
      <w:ins w:author="ANIL KISHIN MANSUKHANI" w:date="2024-08-27T10:49:00Z" w:id="5416">
        <w:r>
          <w:rPr>
            <w:rFonts w:ascii="Calibri" w:hAnsi="Calibri" w:eastAsia="Aptos Display" w:cs="Calibri"/>
            <w:color w:val="000000" w:themeColor="text1"/>
          </w:rPr>
          <w:t>at their end for transaction processing.</w:t>
        </w:r>
      </w:ins>
    </w:p>
    <w:p w:rsidRPr="00E403D6" w:rsidR="00E403D6" w:rsidRDefault="00287800" w14:paraId="24D05600" w14:textId="77777777">
      <w:pPr>
        <w:pStyle w:val="ListParagraph"/>
        <w:numPr>
          <w:ilvl w:val="4"/>
          <w:numId w:val="36"/>
        </w:numPr>
        <w:rPr>
          <w:ins w:author="ANIL KISHIN MANSUKHANI" w:date="2024-08-27T10:41:00Z" w:id="5417"/>
          <w:rFonts w:ascii="Calibri" w:hAnsi="Calibri" w:eastAsia="Aptos Display" w:cs="Calibri"/>
          <w:color w:val="000000" w:themeColor="text1"/>
          <w:rPrChange w:author="Neeraj Durgapal" w:date="2024-08-28T03:49:00Z" w:id="5418">
            <w:rPr>
              <w:ins w:author="ANIL KISHIN MANSUKHANI" w:date="2024-08-27T10:41:00Z" w:id="5419"/>
            </w:rPr>
          </w:rPrChange>
        </w:rPr>
      </w:pPr>
      <w:ins w:author="ANIL KISHIN MANSUKHANI" w:date="2024-08-27T10:50:00Z" w:id="5420">
        <w:r>
          <w:rPr>
            <w:rFonts w:ascii="Calibri" w:hAnsi="Calibri" w:eastAsia="Aptos Display" w:cs="Calibri"/>
            <w:color w:val="000000" w:themeColor="text1"/>
          </w:rPr>
          <w:t>If merchant opt to expire the key post 24-48 hour. Merchant need to change the key within this time period.</w:t>
        </w:r>
      </w:ins>
    </w:p>
    <w:p w:rsidRPr="00E403D6" w:rsidR="00E403D6" w:rsidRDefault="00E403D6" w14:paraId="0F3BEB2B" w14:textId="77777777">
      <w:pPr>
        <w:pStyle w:val="ListParagraph"/>
        <w:ind w:left="3600"/>
        <w:rPr>
          <w:del w:author="ANIL KISHIN MANSUKHANI" w:date="2024-08-27T10:51:00Z" w:id="5421"/>
          <w:rFonts w:ascii="Calibri" w:hAnsi="Calibri" w:eastAsia="Aptos Display" w:cs="Calibri"/>
          <w:color w:val="000000" w:themeColor="text1"/>
          <w:rPrChange w:author="Neeraj Durgapal" w:date="2024-08-28T03:49:00Z" w:id="5422">
            <w:rPr>
              <w:del w:author="ANIL KISHIN MANSUKHANI" w:date="2024-08-27T10:51:00Z" w:id="5423"/>
              <w:rFonts w:ascii="Aptos Display" w:hAnsi="Aptos Display" w:eastAsia="Aptos Display" w:cs="Aptos Display"/>
              <w:color w:val="000000" w:themeColor="text1"/>
            </w:rPr>
          </w:rPrChange>
        </w:rPr>
        <w:pPrChange w:author="ANIL KISHIN MANSUKHANI" w:date="2024-08-27T10:41:00Z" w:id="5424">
          <w:pPr>
            <w:pStyle w:val="ListParagraph"/>
            <w:numPr>
              <w:ilvl w:val="4"/>
              <w:numId w:val="36"/>
            </w:numPr>
            <w:ind w:left="3600" w:hanging="360"/>
          </w:pPr>
        </w:pPrChange>
      </w:pPr>
    </w:p>
    <w:p w:rsidRPr="00E403D6" w:rsidR="00E403D6" w:rsidRDefault="00287800" w14:paraId="1DD9BB99" w14:textId="77777777">
      <w:pPr>
        <w:ind w:left="2880"/>
        <w:rPr>
          <w:del w:author="ANIL KISHIN MANSUKHANI" w:date="2024-08-27T10:51:00Z" w:id="5425"/>
          <w:rFonts w:ascii="Calibri" w:hAnsi="Calibri" w:eastAsia="Aptos Display" w:cs="Calibri"/>
          <w:color w:val="000000" w:themeColor="text1"/>
          <w:rPrChange w:author="Neeraj Durgapal" w:date="2024-08-28T03:49:00Z" w:id="5426">
            <w:rPr>
              <w:del w:author="ANIL KISHIN MANSUKHANI" w:date="2024-08-27T10:51:00Z" w:id="5427"/>
              <w:rFonts w:ascii="Aptos Display" w:hAnsi="Aptos Display" w:eastAsia="Aptos Display" w:cs="Aptos Display"/>
              <w:color w:val="000000" w:themeColor="text1"/>
            </w:rPr>
          </w:rPrChange>
        </w:rPr>
        <w:pPrChange w:author="ANIL KISHIN MANSUKHANI" w:date="2024-08-27T10:51:00Z" w:id="5428">
          <w:pPr>
            <w:pStyle w:val="ListParagraph"/>
            <w:numPr>
              <w:ilvl w:val="3"/>
              <w:numId w:val="36"/>
            </w:numPr>
            <w:ind w:left="2880" w:hanging="360"/>
          </w:pPr>
        </w:pPrChange>
      </w:pPr>
      <w:del w:author="ANIL KISHIN MANSUKHANI" w:date="2024-08-27T10:51:00Z" w:id="5429">
        <w:r>
          <w:rPr>
            <w:rFonts w:ascii="Calibri" w:hAnsi="Calibri" w:eastAsia="Aptos Display" w:cs="Calibri"/>
            <w:color w:val="000000" w:themeColor="text1"/>
            <w:rPrChange w:author="Neeraj Durgapal" w:date="2024-08-28T03:49:00Z" w:id="5430">
              <w:rPr>
                <w:rFonts w:ascii="Aptos Display" w:hAnsi="Aptos Display" w:eastAsia="Aptos Display" w:cs="Aptos Display"/>
                <w:color w:val="000000" w:themeColor="text1"/>
              </w:rPr>
            </w:rPrChange>
          </w:rPr>
          <w:delText xml:space="preserve">Merchant Super </w:delText>
        </w:r>
      </w:del>
      <w:del w:author="ANIL KISHIN MANSUKHANI" w:date="2024-08-27T10:41:00Z" w:id="5431">
        <w:r>
          <w:rPr>
            <w:rFonts w:ascii="Calibri" w:hAnsi="Calibri" w:eastAsia="Aptos Display" w:cs="Calibri"/>
            <w:color w:val="000000" w:themeColor="text1"/>
            <w:rPrChange w:author="Neeraj Durgapal" w:date="2024-08-28T03:49:00Z" w:id="5432">
              <w:rPr>
                <w:rFonts w:ascii="Aptos Display" w:hAnsi="Aptos Display" w:eastAsia="Aptos Display" w:cs="Aptos Display"/>
                <w:color w:val="000000" w:themeColor="text1"/>
              </w:rPr>
            </w:rPrChange>
          </w:rPr>
          <w:delText>Admin</w:delText>
        </w:r>
      </w:del>
    </w:p>
    <w:p w:rsidRPr="00E403D6" w:rsidR="00E403D6" w:rsidRDefault="00287800" w14:paraId="1F92A170" w14:textId="77777777">
      <w:pPr>
        <w:ind w:left="3600"/>
        <w:rPr>
          <w:rFonts w:ascii="Calibri" w:hAnsi="Calibri" w:eastAsia="Aptos Display" w:cs="Calibri"/>
          <w:color w:val="000000" w:themeColor="text1"/>
          <w:rPrChange w:author="Neeraj Durgapal" w:date="2024-08-28T03:49:00Z" w:id="5433">
            <w:rPr>
              <w:rFonts w:ascii="Aptos Display" w:hAnsi="Aptos Display" w:eastAsia="Aptos Display" w:cs="Aptos Display"/>
              <w:color w:val="000000" w:themeColor="text1"/>
            </w:rPr>
          </w:rPrChange>
        </w:rPr>
        <w:pPrChange w:author="ANIL KISHIN MANSUKHANI" w:date="2024-08-27T10:51:00Z" w:id="5434">
          <w:pPr>
            <w:pStyle w:val="ListParagraph"/>
            <w:numPr>
              <w:ilvl w:val="4"/>
              <w:numId w:val="36"/>
            </w:numPr>
            <w:ind w:left="3600" w:hanging="360"/>
          </w:pPr>
        </w:pPrChange>
      </w:pPr>
      <w:commentRangeStart w:id="5435"/>
      <w:commentRangeStart w:id="5436"/>
      <w:del w:author="ANIL KISHIN MANSUKHANI" w:date="2024-08-27T10:51:00Z" w:id="5437">
        <w:r>
          <w:rPr>
            <w:rFonts w:ascii="Calibri" w:hAnsi="Calibri" w:eastAsia="Aptos Display" w:cs="Calibri"/>
            <w:color w:val="000000" w:themeColor="text1"/>
            <w:rPrChange w:author="Neeraj Durgapal" w:date="2024-08-28T03:49:00Z" w:id="5438">
              <w:rPr>
                <w:rFonts w:ascii="Aptos Display" w:hAnsi="Aptos Display" w:eastAsia="Aptos Display" w:cs="Aptos Display"/>
                <w:color w:val="000000" w:themeColor="text1"/>
              </w:rPr>
            </w:rPrChange>
          </w:rPr>
          <w:delText>Merchant Super Admin</w:delText>
        </w:r>
        <w:commentRangeEnd w:id="5435"/>
        <w:r>
          <w:rPr>
            <w:rStyle w:val="CommentReference"/>
            <w:rFonts w:ascii="Calibri" w:hAnsi="Calibri" w:cs="Calibri"/>
            <w:sz w:val="24"/>
            <w:szCs w:val="24"/>
            <w:rPrChange w:author="Neeraj Durgapal" w:date="2024-08-28T03:49:00Z" w:id="5439">
              <w:rPr>
                <w:rStyle w:val="CommentReference"/>
              </w:rPr>
            </w:rPrChange>
          </w:rPr>
          <w:commentReference w:id="5435"/>
        </w:r>
        <w:commentRangeEnd w:id="5436"/>
        <w:r>
          <w:rPr>
            <w:rStyle w:val="CommentReference"/>
            <w:rFonts w:ascii="Calibri" w:hAnsi="Calibri" w:cs="Calibri"/>
            <w:sz w:val="24"/>
            <w:szCs w:val="24"/>
            <w:rPrChange w:author="Neeraj Durgapal" w:date="2024-08-28T03:49:00Z" w:id="5440">
              <w:rPr>
                <w:rStyle w:val="CommentReference"/>
              </w:rPr>
            </w:rPrChange>
          </w:rPr>
          <w:commentReference w:id="5436"/>
        </w:r>
      </w:del>
    </w:p>
    <w:p w:rsidRPr="00E403D6" w:rsidR="00E403D6" w:rsidRDefault="00287800" w14:paraId="69878DA0" w14:textId="77777777">
      <w:pPr>
        <w:pStyle w:val="ListParagraph"/>
        <w:numPr>
          <w:ilvl w:val="3"/>
          <w:numId w:val="36"/>
        </w:numPr>
        <w:rPr>
          <w:rFonts w:ascii="Calibri" w:hAnsi="Calibri" w:eastAsia="Aptos Display" w:cs="Calibri"/>
          <w:color w:val="000000" w:themeColor="text1"/>
          <w:rPrChange w:author="Neeraj Durgapal" w:date="2024-08-28T03:49:00Z" w:id="5441">
            <w:rPr>
              <w:rFonts w:ascii="Aptos Display" w:hAnsi="Aptos Display" w:eastAsia="Aptos Display" w:cs="Aptos Display"/>
              <w:color w:val="000000" w:themeColor="text1"/>
            </w:rPr>
          </w:rPrChange>
        </w:rPr>
      </w:pPr>
      <w:r>
        <w:rPr>
          <w:rFonts w:ascii="Calibri" w:hAnsi="Calibri" w:eastAsia="Aptos Display" w:cs="Calibri"/>
          <w:color w:val="000000" w:themeColor="text1"/>
          <w:rPrChange w:author="Neeraj Durgapal" w:date="2024-08-28T03:49:00Z" w:id="5442">
            <w:rPr>
              <w:rFonts w:ascii="Aptos Display" w:hAnsi="Aptos Display" w:eastAsia="Aptos Display" w:cs="Aptos Display"/>
              <w:color w:val="000000" w:themeColor="text1"/>
            </w:rPr>
          </w:rPrChange>
        </w:rPr>
        <w:t xml:space="preserve">Merchant </w:t>
      </w:r>
      <w:ins w:author="ANIL KISHIN MANSUKHANI" w:date="2024-08-27T10:41:00Z" w:id="5443">
        <w:r>
          <w:rPr>
            <w:rFonts w:ascii="Calibri" w:hAnsi="Calibri" w:eastAsia="Aptos Display" w:cs="Calibri"/>
            <w:color w:val="000000" w:themeColor="text1"/>
          </w:rPr>
          <w:t xml:space="preserve">user </w:t>
        </w:r>
      </w:ins>
      <w:del w:author="ANIL KISHIN MANSUKHANI" w:date="2024-08-27T10:41:00Z" w:id="5444">
        <w:r>
          <w:rPr>
            <w:rFonts w:ascii="Calibri" w:hAnsi="Calibri" w:eastAsia="Aptos Display" w:cs="Calibri"/>
            <w:color w:val="000000" w:themeColor="text1"/>
            <w:rPrChange w:author="Neeraj Durgapal" w:date="2024-08-28T03:49:00Z" w:id="5445">
              <w:rPr>
                <w:rFonts w:ascii="Aptos Display" w:hAnsi="Aptos Display" w:eastAsia="Aptos Display" w:cs="Aptos Display"/>
                <w:color w:val="000000" w:themeColor="text1"/>
              </w:rPr>
            </w:rPrChange>
          </w:rPr>
          <w:delText>Admin</w:delText>
        </w:r>
      </w:del>
      <w:ins w:author="ANIL KISHIN MANSUKHANI" w:date="2024-08-27T10:41:00Z" w:id="5446">
        <w:r>
          <w:rPr>
            <w:rFonts w:ascii="Calibri" w:hAnsi="Calibri" w:eastAsia="Aptos Display" w:cs="Calibri"/>
            <w:color w:val="000000" w:themeColor="text1"/>
          </w:rPr>
          <w:t>ID</w:t>
        </w:r>
      </w:ins>
    </w:p>
    <w:p w:rsidR="00E403D6" w:rsidRDefault="00287800" w14:paraId="2CDC02FB" w14:textId="77777777">
      <w:pPr>
        <w:pStyle w:val="ListParagraph"/>
        <w:numPr>
          <w:ilvl w:val="4"/>
          <w:numId w:val="36"/>
        </w:numPr>
        <w:rPr>
          <w:ins w:author="ANIL KISHIN MANSUKHANI" w:date="2024-08-27T10:40:00Z" w:id="5447"/>
          <w:rFonts w:ascii="Calibri" w:hAnsi="Calibri" w:eastAsia="Aptos Display" w:cs="Calibri"/>
          <w:color w:val="000000" w:themeColor="text1"/>
        </w:rPr>
      </w:pPr>
      <w:r>
        <w:rPr>
          <w:rFonts w:ascii="Calibri" w:hAnsi="Calibri" w:eastAsia="Aptos Display" w:cs="Calibri"/>
          <w:color w:val="000000" w:themeColor="text1"/>
          <w:rPrChange w:author="Neeraj Durgapal" w:date="2024-08-28T03:49:00Z" w:id="5448">
            <w:rPr>
              <w:rFonts w:ascii="Aptos Display" w:hAnsi="Aptos Display" w:eastAsia="Aptos Display" w:cs="Aptos Display"/>
              <w:color w:val="000000" w:themeColor="text1"/>
            </w:rPr>
          </w:rPrChange>
        </w:rPr>
        <w:t xml:space="preserve">Merchant </w:t>
      </w:r>
      <w:ins w:author="ANIL KISHIN MANSUKHANI" w:date="2024-08-27T10:40:00Z" w:id="5449">
        <w:r>
          <w:rPr>
            <w:rFonts w:ascii="Calibri" w:hAnsi="Calibri" w:eastAsia="Aptos Display" w:cs="Calibri"/>
            <w:color w:val="000000" w:themeColor="text1"/>
          </w:rPr>
          <w:t xml:space="preserve">user ID </w:t>
        </w:r>
      </w:ins>
      <w:ins w:author="ANIL KISHIN MANSUKHANI" w:date="2024-08-27T10:52:00Z" w:id="5450">
        <w:r>
          <w:rPr>
            <w:rFonts w:ascii="Calibri" w:hAnsi="Calibri" w:eastAsia="Aptos Display" w:cs="Calibri"/>
            <w:color w:val="000000" w:themeColor="text1"/>
            <w:rPrChange w:author="Neeraj Durgapal" w:date="2024-08-28T03:49:00Z" w:id="5451">
              <w:rPr>
                <w:rFonts w:ascii="Calibri" w:hAnsi="Calibri" w:eastAsia="Aptos Display" w:cs="Calibri"/>
                <w:color w:val="000000" w:themeColor="text1"/>
                <w:highlight w:val="yellow"/>
              </w:rPr>
            </w:rPrChange>
          </w:rPr>
          <w:t xml:space="preserve">does not have access to </w:t>
        </w:r>
      </w:ins>
      <w:ins w:author="ANIL KISHIN MANSUKHANI" w:date="2024-08-27T10:40:00Z" w:id="5452">
        <w:r>
          <w:rPr>
            <w:rFonts w:ascii="Calibri" w:hAnsi="Calibri" w:eastAsia="Aptos Display" w:cs="Calibri"/>
            <w:color w:val="000000" w:themeColor="text1"/>
          </w:rPr>
          <w:t>key regeneration</w:t>
        </w:r>
      </w:ins>
    </w:p>
    <w:p w:rsidRPr="00E403D6" w:rsidR="00E403D6" w:rsidRDefault="00287800" w14:paraId="04EBBA9B" w14:textId="77777777">
      <w:pPr>
        <w:pStyle w:val="ListParagraph"/>
        <w:ind w:left="2160"/>
        <w:rPr>
          <w:del w:author="ANIL KISHIN MANSUKHANI" w:date="2024-08-27T10:40:00Z" w:id="5453"/>
          <w:rFonts w:ascii="Calibri" w:hAnsi="Calibri" w:eastAsia="Aptos Display" w:cs="Calibri"/>
          <w:color w:val="000000" w:themeColor="text1"/>
          <w:rPrChange w:author="Neeraj Durgapal" w:date="2024-08-28T03:49:00Z" w:id="5454">
            <w:rPr>
              <w:del w:author="ANIL KISHIN MANSUKHANI" w:date="2024-08-27T10:40:00Z" w:id="5455"/>
              <w:rFonts w:ascii="Aptos Display" w:hAnsi="Aptos Display" w:eastAsia="Aptos Display" w:cs="Aptos Display"/>
              <w:color w:val="000000" w:themeColor="text1"/>
            </w:rPr>
          </w:rPrChange>
        </w:rPr>
        <w:pPrChange w:author="ANIL KISHIN MANSUKHANI" w:date="2024-08-27T10:41:00Z" w:id="5456">
          <w:pPr>
            <w:pStyle w:val="ListParagraph"/>
            <w:numPr>
              <w:ilvl w:val="4"/>
              <w:numId w:val="36"/>
            </w:numPr>
            <w:ind w:left="3600" w:hanging="360"/>
          </w:pPr>
        </w:pPrChange>
      </w:pPr>
      <w:del w:author="ANIL KISHIN MANSUKHANI" w:date="2024-08-27T10:40:00Z" w:id="5457">
        <w:r>
          <w:rPr>
            <w:rFonts w:ascii="Calibri" w:hAnsi="Calibri" w:eastAsia="Aptos Display" w:cs="Calibri"/>
            <w:color w:val="000000" w:themeColor="text1"/>
            <w:rPrChange w:author="Neeraj Durgapal" w:date="2024-08-28T03:49:00Z" w:id="5458">
              <w:rPr>
                <w:rFonts w:ascii="Aptos Display" w:hAnsi="Aptos Display" w:eastAsia="Aptos Display" w:cs="Aptos Display"/>
                <w:color w:val="000000" w:themeColor="text1"/>
              </w:rPr>
            </w:rPrChange>
          </w:rPr>
          <w:delText>Admin doesn’t have the privilege to edit any roles</w:delText>
        </w:r>
      </w:del>
    </w:p>
    <w:p w:rsidRPr="00E403D6" w:rsidR="00E403D6" w:rsidRDefault="00E403D6" w14:paraId="1934F8DC" w14:textId="77777777">
      <w:pPr>
        <w:pStyle w:val="ListParagraph"/>
        <w:ind w:left="2160"/>
        <w:rPr>
          <w:rFonts w:ascii="Calibri" w:hAnsi="Calibri" w:cs="Calibri"/>
          <w:rPrChange w:author="Neeraj Durgapal" w:date="2024-08-28T03:49:00Z" w:id="5459">
            <w:rPr/>
          </w:rPrChange>
        </w:rPr>
        <w:pPrChange w:author="ANIL KISHIN MANSUKHANI" w:date="2024-08-27T10:41:00Z" w:id="5460">
          <w:pPr>
            <w:pStyle w:val="ListParagraph"/>
            <w:numPr>
              <w:ilvl w:val="4"/>
              <w:numId w:val="36"/>
            </w:numPr>
            <w:ind w:left="3600" w:hanging="360"/>
          </w:pPr>
        </w:pPrChange>
      </w:pPr>
    </w:p>
    <w:p w:rsidRPr="00E403D6" w:rsidR="00E403D6" w:rsidRDefault="00287800" w14:paraId="311D6F21" w14:textId="77777777">
      <w:pPr>
        <w:pStyle w:val="Heading3"/>
        <w:ind w:left="720"/>
        <w:rPr>
          <w:rFonts w:ascii="Calibri" w:hAnsi="Calibri" w:cs="Calibri"/>
          <w:sz w:val="24"/>
          <w:szCs w:val="24"/>
          <w:rPrChange w:author="Neeraj Durgapal" w:date="2024-08-28T03:49:00Z" w:id="5461">
            <w:rPr>
              <w:rFonts w:asciiTheme="majorHAnsi" w:hAnsiTheme="majorHAnsi"/>
            </w:rPr>
          </w:rPrChange>
        </w:rPr>
      </w:pPr>
      <w:bookmarkStart w:name="_Toc175662442" w:id="5462"/>
      <w:r>
        <w:rPr>
          <w:rStyle w:val="Heading3Char"/>
          <w:rFonts w:ascii="Calibri" w:hAnsi="Calibri" w:cs="Calibri"/>
          <w:sz w:val="24"/>
          <w:szCs w:val="24"/>
          <w:rPrChange w:author="Neeraj Durgapal" w:date="2024-08-28T03:49:00Z" w:id="5463">
            <w:rPr>
              <w:rStyle w:val="Heading3Char"/>
              <w:rFonts w:asciiTheme="majorHAnsi" w:hAnsiTheme="majorHAnsi"/>
            </w:rPr>
          </w:rPrChange>
        </w:rPr>
        <w:t>3.4 - Non - Functional Specification</w:t>
      </w:r>
      <w:bookmarkEnd w:id="5462"/>
      <w:r>
        <w:rPr>
          <w:rStyle w:val="Heading3Char"/>
          <w:rFonts w:ascii="Calibri" w:hAnsi="Calibri" w:cs="Calibri"/>
          <w:sz w:val="24"/>
          <w:szCs w:val="24"/>
          <w:rPrChange w:author="Neeraj Durgapal" w:date="2024-08-28T03:49:00Z" w:id="5464">
            <w:rPr>
              <w:rStyle w:val="Heading3Char"/>
              <w:rFonts w:asciiTheme="majorHAnsi" w:hAnsiTheme="majorHAnsi"/>
            </w:rPr>
          </w:rPrChange>
        </w:rPr>
        <w:t xml:space="preserve"> </w:t>
      </w:r>
    </w:p>
    <w:p w:rsidRPr="00E403D6" w:rsidR="00E403D6" w:rsidRDefault="00287800" w14:paraId="041572E7" w14:textId="77777777">
      <w:pPr>
        <w:rPr>
          <w:rFonts w:ascii="Calibri" w:hAnsi="Calibri" w:cs="Calibri" w:eastAsiaTheme="majorEastAsia"/>
          <w:rPrChange w:author="Neeraj Durgapal" w:date="2024-08-28T03:49:00Z" w:id="5465">
            <w:rPr>
              <w:rFonts w:asciiTheme="majorHAnsi" w:hAnsiTheme="majorHAnsi" w:eastAsiaTheme="majorEastAsia" w:cstheme="majorBidi"/>
            </w:rPr>
          </w:rPrChange>
        </w:rPr>
      </w:pPr>
      <w:r>
        <w:rPr>
          <w:rFonts w:ascii="Calibri" w:hAnsi="Calibri" w:cs="Calibri" w:eastAsiaTheme="majorEastAsia"/>
          <w:rPrChange w:author="Neeraj Durgapal" w:date="2024-08-28T03:49:00Z" w:id="5466">
            <w:rPr>
              <w:rFonts w:asciiTheme="majorHAnsi" w:hAnsiTheme="majorHAnsi" w:eastAsiaTheme="majorEastAsia" w:cstheme="majorBidi"/>
            </w:rPr>
          </w:rPrChange>
        </w:rPr>
        <w:t xml:space="preserve">                            TBD</w:t>
      </w:r>
    </w:p>
    <w:p w:rsidRPr="00E403D6" w:rsidR="00E403D6" w:rsidRDefault="00E403D6" w14:paraId="39558677" w14:textId="77777777">
      <w:pPr>
        <w:rPr>
          <w:rFonts w:ascii="Calibri" w:hAnsi="Calibri" w:cs="Calibri" w:eastAsiaTheme="majorEastAsia"/>
          <w:rPrChange w:author="Neeraj Durgapal" w:date="2024-08-28T03:49:00Z" w:id="5467">
            <w:rPr>
              <w:rFonts w:asciiTheme="majorHAnsi" w:hAnsiTheme="majorHAnsi" w:eastAsiaTheme="majorEastAsia" w:cstheme="majorBidi"/>
            </w:rPr>
          </w:rPrChange>
        </w:rPr>
      </w:pPr>
    </w:p>
    <w:p w:rsidRPr="00E403D6" w:rsidR="00E403D6" w:rsidRDefault="00E403D6" w14:paraId="15851635" w14:textId="77777777">
      <w:pPr>
        <w:rPr>
          <w:del w:author="ANIL KISHIN MANSUKHANI" w:date="2024-08-27T18:00:00Z" w:id="5468"/>
          <w:rFonts w:ascii="Calibri" w:hAnsi="Calibri" w:cs="Calibri" w:eastAsiaTheme="majorEastAsia"/>
          <w:rPrChange w:author="Neeraj Durgapal" w:date="2024-08-28T03:49:00Z" w:id="5469">
            <w:rPr>
              <w:del w:author="ANIL KISHIN MANSUKHANI" w:date="2024-08-27T18:00:00Z" w:id="5470"/>
              <w:rFonts w:asciiTheme="majorHAnsi" w:hAnsiTheme="majorHAnsi" w:eastAsiaTheme="majorEastAsia" w:cstheme="majorBidi"/>
            </w:rPr>
          </w:rPrChange>
        </w:rPr>
      </w:pPr>
    </w:p>
    <w:p w:rsidRPr="00E403D6" w:rsidR="00E403D6" w:rsidRDefault="00E403D6" w14:paraId="59171216" w14:textId="77777777">
      <w:pPr>
        <w:rPr>
          <w:del w:author="ANIL KISHIN MANSUKHANI" w:date="2024-08-27T18:00:00Z" w:id="5471"/>
          <w:rFonts w:ascii="Calibri" w:hAnsi="Calibri" w:cs="Calibri" w:eastAsiaTheme="majorEastAsia"/>
          <w:rPrChange w:author="Neeraj Durgapal" w:date="2024-08-28T03:49:00Z" w:id="5472">
            <w:rPr>
              <w:del w:author="ANIL KISHIN MANSUKHANI" w:date="2024-08-27T18:00:00Z" w:id="5473"/>
              <w:rFonts w:asciiTheme="majorHAnsi" w:hAnsiTheme="majorHAnsi" w:eastAsiaTheme="majorEastAsia" w:cstheme="majorBidi"/>
            </w:rPr>
          </w:rPrChange>
        </w:rPr>
      </w:pPr>
    </w:p>
    <w:p w:rsidRPr="00E403D6" w:rsidR="00E403D6" w:rsidRDefault="00E403D6" w14:paraId="33CD6BCC" w14:textId="77777777">
      <w:pPr>
        <w:rPr>
          <w:del w:author="ANIL KISHIN MANSUKHANI" w:date="2024-08-27T18:00:00Z" w:id="5474"/>
          <w:rFonts w:ascii="Calibri" w:hAnsi="Calibri" w:cs="Calibri" w:eastAsiaTheme="majorEastAsia"/>
          <w:rPrChange w:author="Neeraj Durgapal" w:date="2024-08-28T03:49:00Z" w:id="5475">
            <w:rPr>
              <w:del w:author="ANIL KISHIN MANSUKHANI" w:date="2024-08-27T18:00:00Z" w:id="5476"/>
              <w:rFonts w:asciiTheme="majorHAnsi" w:hAnsiTheme="majorHAnsi" w:eastAsiaTheme="majorEastAsia" w:cstheme="majorBidi"/>
            </w:rPr>
          </w:rPrChange>
        </w:rPr>
      </w:pPr>
    </w:p>
    <w:p w:rsidRPr="00E403D6" w:rsidR="00E403D6" w:rsidRDefault="00E403D6" w14:paraId="7AD482B5" w14:textId="77777777">
      <w:pPr>
        <w:rPr>
          <w:del w:author="ANIL KISHIN MANSUKHANI" w:date="2024-08-27T18:00:00Z" w:id="5477"/>
          <w:rFonts w:ascii="Calibri" w:hAnsi="Calibri" w:cs="Calibri" w:eastAsiaTheme="majorEastAsia"/>
          <w:rPrChange w:author="Neeraj Durgapal" w:date="2024-08-28T03:49:00Z" w:id="5478">
            <w:rPr>
              <w:del w:author="ANIL KISHIN MANSUKHANI" w:date="2024-08-27T18:00:00Z" w:id="5479"/>
              <w:rFonts w:asciiTheme="majorHAnsi" w:hAnsiTheme="majorHAnsi" w:eastAsiaTheme="majorEastAsia" w:cstheme="majorBidi"/>
            </w:rPr>
          </w:rPrChange>
        </w:rPr>
      </w:pPr>
    </w:p>
    <w:p w:rsidRPr="00E403D6" w:rsidR="00E403D6" w:rsidRDefault="00E403D6" w14:paraId="63AC22E9" w14:textId="77777777">
      <w:pPr>
        <w:rPr>
          <w:del w:author="ANIL KISHIN MANSUKHANI" w:date="2024-08-27T18:00:00Z" w:id="5480"/>
          <w:rFonts w:ascii="Calibri" w:hAnsi="Calibri" w:cs="Calibri" w:eastAsiaTheme="majorEastAsia"/>
          <w:rPrChange w:author="Neeraj Durgapal" w:date="2024-08-28T03:49:00Z" w:id="5481">
            <w:rPr>
              <w:del w:author="ANIL KISHIN MANSUKHANI" w:date="2024-08-27T18:00:00Z" w:id="5482"/>
              <w:rFonts w:asciiTheme="majorHAnsi" w:hAnsiTheme="majorHAnsi" w:eastAsiaTheme="majorEastAsia" w:cstheme="majorBidi"/>
            </w:rPr>
          </w:rPrChange>
        </w:rPr>
      </w:pPr>
    </w:p>
    <w:p w:rsidRPr="00E403D6" w:rsidR="00E403D6" w:rsidRDefault="00E403D6" w14:paraId="7DFFFA87" w14:textId="77777777">
      <w:pPr>
        <w:rPr>
          <w:del w:author="ANIL KISHIN MANSUKHANI" w:date="2024-08-27T18:00:00Z" w:id="5483"/>
          <w:rFonts w:ascii="Calibri" w:hAnsi="Calibri" w:cs="Calibri" w:eastAsiaTheme="majorEastAsia"/>
          <w:rPrChange w:author="Neeraj Durgapal" w:date="2024-08-28T03:49:00Z" w:id="5484">
            <w:rPr>
              <w:del w:author="ANIL KISHIN MANSUKHANI" w:date="2024-08-27T18:00:00Z" w:id="5485"/>
              <w:rFonts w:asciiTheme="majorHAnsi" w:hAnsiTheme="majorHAnsi" w:eastAsiaTheme="majorEastAsia" w:cstheme="majorBidi"/>
            </w:rPr>
          </w:rPrChange>
        </w:rPr>
      </w:pPr>
    </w:p>
    <w:p w:rsidRPr="00E403D6" w:rsidR="00E403D6" w:rsidRDefault="00E403D6" w14:paraId="1B763C9E" w14:textId="77777777">
      <w:pPr>
        <w:rPr>
          <w:del w:author="ANIL KISHIN MANSUKHANI" w:date="2024-08-27T18:00:00Z" w:id="5486"/>
          <w:rFonts w:ascii="Calibri" w:hAnsi="Calibri" w:cs="Calibri" w:eastAsiaTheme="majorEastAsia"/>
          <w:rPrChange w:author="Neeraj Durgapal" w:date="2024-08-28T03:49:00Z" w:id="5487">
            <w:rPr>
              <w:del w:author="ANIL KISHIN MANSUKHANI" w:date="2024-08-27T18:00:00Z" w:id="5488"/>
              <w:rFonts w:asciiTheme="majorHAnsi" w:hAnsiTheme="majorHAnsi" w:eastAsiaTheme="majorEastAsia" w:cstheme="majorBidi"/>
            </w:rPr>
          </w:rPrChange>
        </w:rPr>
      </w:pPr>
    </w:p>
    <w:p w:rsidRPr="00E403D6" w:rsidR="00E403D6" w:rsidRDefault="00E403D6" w14:paraId="625B09AD" w14:textId="77777777">
      <w:pPr>
        <w:rPr>
          <w:del w:author="ANIL KISHIN MANSUKHANI" w:date="2024-08-27T18:00:00Z" w:id="5489"/>
          <w:rFonts w:ascii="Calibri" w:hAnsi="Calibri" w:cs="Calibri" w:eastAsiaTheme="majorEastAsia"/>
          <w:rPrChange w:author="Neeraj Durgapal" w:date="2024-08-28T03:49:00Z" w:id="5490">
            <w:rPr>
              <w:del w:author="ANIL KISHIN MANSUKHANI" w:date="2024-08-27T18:00:00Z" w:id="5491"/>
              <w:rFonts w:asciiTheme="majorHAnsi" w:hAnsiTheme="majorHAnsi" w:eastAsiaTheme="majorEastAsia" w:cstheme="majorBidi"/>
            </w:rPr>
          </w:rPrChange>
        </w:rPr>
      </w:pPr>
    </w:p>
    <w:p w:rsidRPr="00E403D6" w:rsidR="00E403D6" w:rsidRDefault="00287800" w14:paraId="1EA9AEB4" w14:textId="77777777">
      <w:pPr>
        <w:pStyle w:val="Heading2"/>
        <w:numPr>
          <w:ilvl w:val="0"/>
          <w:numId w:val="29"/>
        </w:numPr>
        <w:rPr>
          <w:rFonts w:ascii="Calibri" w:hAnsi="Calibri" w:cs="Calibri"/>
          <w:sz w:val="24"/>
          <w:szCs w:val="24"/>
          <w:rPrChange w:author="Neeraj Durgapal" w:date="2024-08-28T03:49:00Z" w:id="5492">
            <w:rPr/>
          </w:rPrChange>
        </w:rPr>
      </w:pPr>
      <w:bookmarkStart w:name="_Toc175662443" w:id="5493"/>
      <w:r>
        <w:rPr>
          <w:rFonts w:ascii="Calibri" w:hAnsi="Calibri" w:cs="Calibri"/>
          <w:sz w:val="24"/>
          <w:szCs w:val="24"/>
          <w:rPrChange w:author="Neeraj Durgapal" w:date="2024-08-28T03:49:00Z" w:id="5494">
            <w:rPr/>
          </w:rPrChange>
        </w:rPr>
        <w:t>FS_MS_4 – Settlement</w:t>
      </w:r>
      <w:bookmarkEnd w:id="5493"/>
    </w:p>
    <w:p w:rsidRPr="00E403D6" w:rsidR="00E403D6" w:rsidRDefault="00287800" w14:paraId="2752C879" w14:textId="77777777">
      <w:pPr>
        <w:pStyle w:val="Heading3"/>
        <w:ind w:left="720"/>
        <w:rPr>
          <w:rFonts w:ascii="Calibri" w:hAnsi="Calibri" w:eastAsia="Aptos Display" w:cs="Calibri"/>
          <w:sz w:val="24"/>
          <w:szCs w:val="24"/>
          <w:rPrChange w:author="Neeraj Durgapal" w:date="2024-08-28T03:49:00Z" w:id="5495">
            <w:rPr>
              <w:rFonts w:ascii="Aptos Display" w:hAnsi="Aptos Display" w:eastAsia="Aptos Display" w:cs="Aptos Display"/>
            </w:rPr>
          </w:rPrChange>
        </w:rPr>
      </w:pPr>
      <w:bookmarkStart w:name="_Toc175662444" w:id="5496"/>
      <w:r>
        <w:rPr>
          <w:rFonts w:ascii="Calibri" w:hAnsi="Calibri" w:eastAsia="Aptos Display" w:cs="Calibri"/>
          <w:sz w:val="24"/>
          <w:szCs w:val="24"/>
          <w:rPrChange w:author="Neeraj Durgapal" w:date="2024-08-28T03:49:00Z" w:id="5497">
            <w:rPr>
              <w:rFonts w:ascii="Aptos Display" w:hAnsi="Aptos Display" w:eastAsia="Aptos Display" w:cs="Aptos Display"/>
            </w:rPr>
          </w:rPrChange>
        </w:rPr>
        <w:t>4.1 – Objective</w:t>
      </w:r>
      <w:bookmarkEnd w:id="5496"/>
    </w:p>
    <w:p w:rsidRPr="00E403D6" w:rsidR="00E403D6" w:rsidRDefault="00287800" w14:paraId="2E55AADE" w14:textId="77777777">
      <w:pPr>
        <w:spacing w:line="278" w:lineRule="auto"/>
        <w:ind w:left="1440"/>
        <w:rPr>
          <w:rFonts w:ascii="Calibri" w:hAnsi="Calibri" w:eastAsia="Aptos Display" w:cs="Calibri"/>
          <w:rPrChange w:author="Neeraj Durgapal" w:date="2024-08-28T03:49:00Z" w:id="5498">
            <w:rPr>
              <w:rFonts w:ascii="Aptos Display" w:hAnsi="Aptos Display" w:eastAsia="Aptos Display" w:cs="Aptos Display"/>
            </w:rPr>
          </w:rPrChange>
        </w:rPr>
      </w:pPr>
      <w:bookmarkStart w:name="_Int_iuauYtfX" w:id="5499"/>
      <w:r>
        <w:rPr>
          <w:rFonts w:ascii="Calibri" w:hAnsi="Calibri" w:eastAsia="Aptos Display" w:cs="Calibri"/>
          <w:rPrChange w:author="Neeraj Durgapal" w:date="2024-08-28T03:49:00Z" w:id="5500">
            <w:rPr>
              <w:rFonts w:ascii="Aptos Display" w:hAnsi="Aptos Display" w:eastAsia="Aptos Display" w:cs="Aptos Display"/>
            </w:rPr>
          </w:rPrChange>
        </w:rPr>
        <w:t>The Settlement module should provide merchants with a detailed overview and management capabilities for their settlement processes, including tracking settled amounts, pending settlements, and viewing settlement history.</w:t>
      </w:r>
      <w:bookmarkEnd w:id="5499"/>
    </w:p>
    <w:p w:rsidRPr="00E403D6" w:rsidR="00E403D6" w:rsidRDefault="00287800" w14:paraId="18ED8CC6" w14:textId="77777777">
      <w:pPr>
        <w:pStyle w:val="Heading4"/>
        <w:spacing w:line="278" w:lineRule="auto"/>
        <w:ind w:left="1440"/>
        <w:rPr>
          <w:rFonts w:ascii="Calibri" w:hAnsi="Calibri" w:eastAsia="Aptos Display" w:cs="Calibri"/>
          <w:rPrChange w:author="Neeraj Durgapal" w:date="2024-08-28T03:49:00Z" w:id="5501">
            <w:rPr>
              <w:rFonts w:ascii="Aptos Display" w:hAnsi="Aptos Display" w:eastAsia="Aptos Display" w:cs="Aptos Display"/>
            </w:rPr>
          </w:rPrChange>
        </w:rPr>
      </w:pPr>
      <w:bookmarkStart w:name="_Toc175662445" w:id="5502"/>
      <w:r>
        <w:rPr>
          <w:rFonts w:ascii="Calibri" w:hAnsi="Calibri" w:eastAsia="Aptos Display" w:cs="Calibri"/>
          <w:rPrChange w:author="Neeraj Durgapal" w:date="2024-08-28T03:49:00Z" w:id="5503">
            <w:rPr>
              <w:rFonts w:ascii="Aptos Display" w:hAnsi="Aptos Display" w:eastAsia="Aptos Display" w:cs="Aptos Display"/>
            </w:rPr>
          </w:rPrChange>
        </w:rPr>
        <w:t>4.1.1 – Settlement Tracking</w:t>
      </w:r>
      <w:bookmarkEnd w:id="5502"/>
    </w:p>
    <w:p w:rsidRPr="00E403D6" w:rsidR="00E403D6" w:rsidRDefault="00287800" w14:paraId="61522727" w14:textId="77777777">
      <w:pPr>
        <w:pStyle w:val="Heading4"/>
        <w:spacing w:line="278" w:lineRule="auto"/>
        <w:ind w:left="1440"/>
        <w:rPr>
          <w:rFonts w:ascii="Calibri" w:hAnsi="Calibri" w:eastAsia="Aptos Display" w:cs="Calibri"/>
          <w:rPrChange w:author="Neeraj Durgapal" w:date="2024-08-28T03:49:00Z" w:id="5504">
            <w:rPr>
              <w:rFonts w:ascii="Aptos Display" w:hAnsi="Aptos Display" w:eastAsia="Aptos Display" w:cs="Aptos Display"/>
            </w:rPr>
          </w:rPrChange>
        </w:rPr>
      </w:pPr>
      <w:bookmarkStart w:name="_Toc175662446" w:id="5505"/>
      <w:r>
        <w:rPr>
          <w:rFonts w:ascii="Calibri" w:hAnsi="Calibri" w:eastAsia="Aptos Display" w:cs="Calibri"/>
          <w:rPrChange w:author="Neeraj Durgapal" w:date="2024-08-28T03:49:00Z" w:id="5506">
            <w:rPr>
              <w:rFonts w:ascii="Aptos Display" w:hAnsi="Aptos Display" w:eastAsia="Aptos Display" w:cs="Aptos Display"/>
            </w:rPr>
          </w:rPrChange>
        </w:rPr>
        <w:t>4.1.2 – Settlement History</w:t>
      </w:r>
      <w:bookmarkEnd w:id="5505"/>
    </w:p>
    <w:p w:rsidRPr="00E403D6" w:rsidR="00E403D6" w:rsidRDefault="00287800" w14:paraId="43C5C14F" w14:textId="77777777">
      <w:pPr>
        <w:pStyle w:val="Heading4"/>
        <w:spacing w:line="278" w:lineRule="auto"/>
        <w:ind w:left="1440"/>
        <w:rPr>
          <w:rFonts w:ascii="Calibri" w:hAnsi="Calibri" w:eastAsia="Aptos Display" w:cs="Calibri"/>
          <w:rPrChange w:author="Neeraj Durgapal" w:date="2024-08-28T03:49:00Z" w:id="5507">
            <w:rPr>
              <w:rFonts w:ascii="Aptos Display" w:hAnsi="Aptos Display" w:eastAsia="Aptos Display" w:cs="Aptos Display"/>
            </w:rPr>
          </w:rPrChange>
        </w:rPr>
      </w:pPr>
      <w:bookmarkStart w:name="_Toc175662447" w:id="5508"/>
      <w:r>
        <w:rPr>
          <w:rFonts w:ascii="Calibri" w:hAnsi="Calibri" w:eastAsia="Aptos Display" w:cs="Calibri"/>
          <w:rPrChange w:author="Neeraj Durgapal" w:date="2024-08-28T03:49:00Z" w:id="5509">
            <w:rPr>
              <w:rFonts w:ascii="Aptos Display" w:hAnsi="Aptos Display" w:eastAsia="Aptos Display" w:cs="Aptos Display"/>
            </w:rPr>
          </w:rPrChange>
        </w:rPr>
        <w:t>4.1.3 –</w:t>
      </w:r>
      <w:ins w:author="Neeraj Durgapal" w:date="2024-08-28T04:28:00Z" w:id="5510">
        <w:r>
          <w:rPr>
            <w:rFonts w:ascii="Calibri" w:hAnsi="Calibri" w:eastAsia="Aptos Display" w:cs="Calibri"/>
          </w:rPr>
          <w:t xml:space="preserve"> </w:t>
        </w:r>
      </w:ins>
      <w:del w:author="Neeraj Durgapal" w:date="2024-08-28T04:28:00Z" w:id="5511">
        <w:r>
          <w:rPr>
            <w:rFonts w:ascii="Calibri" w:hAnsi="Calibri" w:eastAsia="Aptos Display" w:cs="Calibri"/>
            <w:rPrChange w:author="Neeraj Durgapal" w:date="2024-08-28T03:49:00Z" w:id="5512">
              <w:rPr>
                <w:rFonts w:ascii="Aptos Display" w:hAnsi="Aptos Display" w:eastAsia="Aptos Display" w:cs="Aptos Display"/>
              </w:rPr>
            </w:rPrChange>
          </w:rPr>
          <w:delText xml:space="preserve"> Pending </w:delText>
        </w:r>
      </w:del>
      <w:r>
        <w:rPr>
          <w:rFonts w:ascii="Calibri" w:hAnsi="Calibri" w:eastAsia="Aptos Display" w:cs="Calibri"/>
          <w:rPrChange w:author="Neeraj Durgapal" w:date="2024-08-28T03:49:00Z" w:id="5513">
            <w:rPr>
              <w:rFonts w:ascii="Aptos Display" w:hAnsi="Aptos Display" w:eastAsia="Aptos Display" w:cs="Aptos Display"/>
            </w:rPr>
          </w:rPrChange>
        </w:rPr>
        <w:t>Settlement</w:t>
      </w:r>
      <w:bookmarkEnd w:id="5508"/>
      <w:ins w:author="Neeraj Durgapal" w:date="2024-08-28T04:28:00Z" w:id="5514">
        <w:r>
          <w:rPr>
            <w:rFonts w:ascii="Calibri" w:hAnsi="Calibri" w:eastAsia="Aptos Display" w:cs="Calibri"/>
          </w:rPr>
          <w:t xml:space="preserve"> Alert</w:t>
        </w:r>
      </w:ins>
    </w:p>
    <w:p w:rsidRPr="00E403D6" w:rsidR="00E403D6" w:rsidRDefault="00E403D6" w14:paraId="6C0C476E" w14:textId="77777777">
      <w:pPr>
        <w:rPr>
          <w:rFonts w:ascii="Calibri" w:hAnsi="Calibri" w:cs="Calibri"/>
          <w:rPrChange w:author="Neeraj Durgapal" w:date="2024-08-28T03:49:00Z" w:id="5515">
            <w:rPr/>
          </w:rPrChange>
        </w:rPr>
      </w:pPr>
    </w:p>
    <w:p w:rsidRPr="00E403D6" w:rsidR="00E403D6" w:rsidRDefault="00287800" w14:paraId="3A0F5E58" w14:textId="77777777">
      <w:pPr>
        <w:pStyle w:val="Heading3"/>
        <w:spacing w:line="278" w:lineRule="auto"/>
        <w:ind w:left="720"/>
        <w:rPr>
          <w:rFonts w:ascii="Calibri" w:hAnsi="Calibri" w:eastAsia="Aptos Display" w:cs="Calibri"/>
          <w:sz w:val="24"/>
          <w:szCs w:val="24"/>
          <w:rPrChange w:author="Neeraj Durgapal" w:date="2024-08-28T03:49:00Z" w:id="5516">
            <w:rPr>
              <w:rFonts w:ascii="Aptos Display" w:hAnsi="Aptos Display" w:eastAsia="Aptos Display" w:cs="Aptos Display"/>
            </w:rPr>
          </w:rPrChange>
        </w:rPr>
      </w:pPr>
      <w:bookmarkStart w:name="_Toc175662448" w:id="5517"/>
      <w:r>
        <w:rPr>
          <w:rFonts w:ascii="Calibri" w:hAnsi="Calibri" w:eastAsia="Aptos Display" w:cs="Calibri"/>
          <w:sz w:val="24"/>
          <w:szCs w:val="24"/>
          <w:rPrChange w:author="Neeraj Durgapal" w:date="2024-08-28T03:49:00Z" w:id="5518">
            <w:rPr>
              <w:rFonts w:ascii="Aptos Display" w:hAnsi="Aptos Display" w:eastAsia="Aptos Display" w:cs="Aptos Display"/>
            </w:rPr>
          </w:rPrChange>
        </w:rPr>
        <w:t>4.2 - Functional Flow / MockUp</w:t>
      </w:r>
      <w:bookmarkEnd w:id="5517"/>
    </w:p>
    <w:p w:rsidRPr="00E403D6" w:rsidR="00E403D6" w:rsidRDefault="00287800" w14:paraId="2C1AEF30" w14:textId="77777777">
      <w:pPr>
        <w:spacing w:line="278" w:lineRule="auto"/>
        <w:ind w:left="1440"/>
        <w:rPr>
          <w:rFonts w:ascii="Calibri" w:hAnsi="Calibri" w:eastAsia="Aptos" w:cs="Calibri"/>
          <w:rPrChange w:author="Neeraj Durgapal" w:date="2024-08-28T03:49:00Z" w:id="5519">
            <w:rPr>
              <w:rFonts w:ascii="Aptos" w:hAnsi="Aptos" w:eastAsia="Aptos" w:cs="Aptos"/>
            </w:rPr>
          </w:rPrChange>
        </w:rPr>
      </w:pPr>
      <w:r>
        <w:rPr>
          <w:rFonts w:ascii="Calibri" w:hAnsi="Calibri" w:eastAsia="Aptos" w:cs="Calibri"/>
          <w:rPrChange w:author="Neeraj Durgapal" w:date="2024-08-28T03:49:00Z" w:id="5520">
            <w:rPr>
              <w:rFonts w:ascii="Aptos" w:hAnsi="Aptos" w:eastAsia="Aptos" w:cs="Aptos"/>
            </w:rPr>
          </w:rPrChange>
        </w:rPr>
        <w:t>NA</w:t>
      </w:r>
      <w:r>
        <w:rPr>
          <w:rFonts w:ascii="Calibri" w:hAnsi="Calibri" w:cs="Calibri"/>
          <w:rPrChange w:author="Neeraj Durgapal" w:date="2024-08-28T03:49:00Z" w:id="5521">
            <w:rPr/>
          </w:rPrChange>
        </w:rPr>
        <w:tab/>
      </w:r>
    </w:p>
    <w:p w:rsidRPr="00E403D6" w:rsidR="00E403D6" w:rsidRDefault="00287800" w14:paraId="38EF4F8F" w14:textId="77777777">
      <w:pPr>
        <w:pStyle w:val="Heading3"/>
        <w:spacing w:line="278" w:lineRule="auto"/>
        <w:ind w:firstLine="720"/>
        <w:rPr>
          <w:rFonts w:ascii="Calibri" w:hAnsi="Calibri" w:eastAsia="Aptos Display" w:cs="Calibri"/>
          <w:sz w:val="24"/>
          <w:szCs w:val="24"/>
          <w:rPrChange w:author="Neeraj Durgapal" w:date="2024-08-28T03:49:00Z" w:id="5522">
            <w:rPr>
              <w:rFonts w:ascii="Aptos Display" w:hAnsi="Aptos Display" w:eastAsia="Aptos Display" w:cs="Aptos Display"/>
            </w:rPr>
          </w:rPrChange>
        </w:rPr>
      </w:pPr>
      <w:bookmarkStart w:name="_Toc175662449" w:id="5523"/>
      <w:r>
        <w:rPr>
          <w:rFonts w:ascii="Calibri" w:hAnsi="Calibri" w:eastAsia="Aptos Display" w:cs="Calibri"/>
          <w:sz w:val="24"/>
          <w:szCs w:val="24"/>
          <w:rPrChange w:author="Neeraj Durgapal" w:date="2024-08-28T03:49:00Z" w:id="5524">
            <w:rPr>
              <w:rFonts w:ascii="Aptos Display" w:hAnsi="Aptos Display" w:eastAsia="Aptos Display" w:cs="Aptos Display"/>
            </w:rPr>
          </w:rPrChange>
        </w:rPr>
        <w:t>4.3 Functional Specification</w:t>
      </w:r>
      <w:bookmarkEnd w:id="5523"/>
    </w:p>
    <w:p w:rsidRPr="00E403D6" w:rsidR="00E403D6" w:rsidRDefault="00287800" w14:paraId="3C16FF17" w14:textId="77777777">
      <w:pPr>
        <w:spacing w:line="278" w:lineRule="auto"/>
        <w:rPr>
          <w:rFonts w:ascii="Calibri" w:hAnsi="Calibri" w:cs="Calibri"/>
          <w:rPrChange w:author="Neeraj Durgapal" w:date="2024-08-28T03:49:00Z" w:id="5525">
            <w:rPr/>
          </w:rPrChange>
        </w:rPr>
      </w:pPr>
      <w:r>
        <w:rPr>
          <w:rFonts w:ascii="Calibri" w:hAnsi="Calibri" w:eastAsia="Aptos" w:cs="Calibri"/>
          <w:rPrChange w:author="Neeraj Durgapal" w:date="2024-08-28T03:49:00Z" w:id="5526">
            <w:rPr>
              <w:rFonts w:ascii="Aptos" w:hAnsi="Aptos" w:eastAsia="Aptos" w:cs="Aptos"/>
            </w:rPr>
          </w:rPrChange>
        </w:rPr>
        <w:t xml:space="preserve"> </w:t>
      </w:r>
    </w:p>
    <w:p w:rsidRPr="00E403D6" w:rsidR="00E403D6" w:rsidRDefault="00287800" w14:paraId="65BB79D1" w14:textId="77777777">
      <w:pPr>
        <w:pStyle w:val="Heading4"/>
        <w:spacing w:line="278" w:lineRule="auto"/>
        <w:ind w:left="1440"/>
        <w:rPr>
          <w:rFonts w:ascii="Calibri" w:hAnsi="Calibri" w:eastAsia="Aptos Display" w:cs="Calibri"/>
          <w:rPrChange w:author="Neeraj Durgapal" w:date="2024-08-28T03:49:00Z" w:id="5527">
            <w:rPr>
              <w:rFonts w:ascii="Aptos Display" w:hAnsi="Aptos Display" w:eastAsia="Aptos Display" w:cs="Aptos Display"/>
            </w:rPr>
          </w:rPrChange>
        </w:rPr>
      </w:pPr>
      <w:bookmarkStart w:name="_Toc175662450" w:id="5528"/>
      <w:r>
        <w:rPr>
          <w:rFonts w:ascii="Calibri" w:hAnsi="Calibri" w:eastAsia="Aptos Display" w:cs="Calibri"/>
          <w:rPrChange w:author="Neeraj Durgapal" w:date="2024-08-28T03:49:00Z" w:id="5529">
            <w:rPr>
              <w:rFonts w:ascii="Aptos Display" w:hAnsi="Aptos Display" w:eastAsia="Aptos Display" w:cs="Aptos Display"/>
            </w:rPr>
          </w:rPrChange>
        </w:rPr>
        <w:t>4.3.1- Settlement Overview</w:t>
      </w:r>
      <w:bookmarkEnd w:id="5528"/>
    </w:p>
    <w:p w:rsidRPr="00E403D6" w:rsidR="00E403D6" w:rsidRDefault="00287800" w14:paraId="55DDB01D" w14:textId="77777777">
      <w:pPr>
        <w:pStyle w:val="Heading5"/>
        <w:spacing w:line="278" w:lineRule="auto"/>
        <w:ind w:left="2160"/>
        <w:rPr>
          <w:rFonts w:ascii="Calibri" w:hAnsi="Calibri" w:cs="Calibri"/>
          <w:rPrChange w:author="Neeraj Durgapal" w:date="2024-08-28T03:49:00Z" w:id="5530">
            <w:rPr/>
          </w:rPrChange>
        </w:rPr>
      </w:pPr>
      <w:bookmarkStart w:name="_Toc175662451" w:id="5531"/>
      <w:r>
        <w:rPr>
          <w:rFonts w:ascii="Calibri" w:hAnsi="Calibri" w:eastAsia="Aptos Display" w:cs="Calibri"/>
          <w:rPrChange w:author="Neeraj Durgapal" w:date="2024-08-28T03:49:00Z" w:id="5532">
            <w:rPr>
              <w:rFonts w:ascii="Aptos Display" w:hAnsi="Aptos Display" w:eastAsia="Aptos Display" w:cs="Aptos Display"/>
            </w:rPr>
          </w:rPrChange>
        </w:rPr>
        <w:t>4.3.1.1 – Real-Time Settlement Status</w:t>
      </w:r>
      <w:bookmarkEnd w:id="5531"/>
      <w:r>
        <w:rPr>
          <w:rFonts w:ascii="Calibri" w:hAnsi="Calibri" w:eastAsia="Aptos Display" w:cs="Calibri"/>
          <w:rPrChange w:author="Neeraj Durgapal" w:date="2024-08-28T03:49:00Z" w:id="5533">
            <w:rPr>
              <w:rFonts w:ascii="Aptos Display" w:hAnsi="Aptos Display" w:eastAsia="Aptos Display" w:cs="Aptos Display"/>
            </w:rPr>
          </w:rPrChange>
        </w:rPr>
        <w:t xml:space="preserve"> </w:t>
      </w:r>
    </w:p>
    <w:p w:rsidRPr="00E403D6" w:rsidR="00E403D6" w:rsidRDefault="00287800" w14:paraId="5DE60AC6" w14:textId="77777777">
      <w:pPr>
        <w:pStyle w:val="ListParagraph"/>
        <w:numPr>
          <w:ilvl w:val="3"/>
          <w:numId w:val="37"/>
        </w:numPr>
        <w:spacing w:after="0" w:line="278" w:lineRule="auto"/>
        <w:ind w:left="3240"/>
        <w:rPr>
          <w:rFonts w:ascii="Calibri" w:hAnsi="Calibri" w:eastAsia="Aptos" w:cs="Calibri"/>
          <w:rPrChange w:author="Neeraj Durgapal" w:date="2024-08-28T03:49:00Z" w:id="5534">
            <w:rPr>
              <w:rFonts w:ascii="Aptos" w:hAnsi="Aptos" w:eastAsia="Aptos" w:cs="Aptos"/>
            </w:rPr>
          </w:rPrChange>
        </w:rPr>
      </w:pPr>
      <w:r>
        <w:rPr>
          <w:rFonts w:ascii="Calibri" w:hAnsi="Calibri" w:eastAsia="Aptos" w:cs="Calibri"/>
          <w:rPrChange w:author="Neeraj Durgapal" w:date="2024-08-28T03:49:00Z" w:id="5535">
            <w:rPr>
              <w:rFonts w:ascii="Aptos" w:hAnsi="Aptos" w:eastAsia="Aptos" w:cs="Aptos"/>
            </w:rPr>
          </w:rPrChange>
        </w:rPr>
        <w:t>Display the current status of settlements, including settled amounts</w:t>
      </w:r>
      <w:ins w:author="Neeraj Durgapal" w:date="2024-08-28T04:25:00Z" w:id="5536">
        <w:r>
          <w:rPr>
            <w:rFonts w:ascii="Calibri" w:hAnsi="Calibri" w:eastAsia="Aptos" w:cs="Calibri"/>
          </w:rPr>
          <w:t>.</w:t>
        </w:r>
      </w:ins>
      <w:del w:author="Neeraj Durgapal" w:date="2024-08-28T04:25:00Z" w:id="5537">
        <w:r>
          <w:rPr>
            <w:rFonts w:ascii="Calibri" w:hAnsi="Calibri" w:eastAsia="Aptos" w:cs="Calibri"/>
            <w:rPrChange w:author="Neeraj Durgapal" w:date="2024-08-28T03:49:00Z" w:id="5538">
              <w:rPr>
                <w:rFonts w:ascii="Aptos" w:hAnsi="Aptos" w:eastAsia="Aptos" w:cs="Aptos"/>
              </w:rPr>
            </w:rPrChange>
          </w:rPr>
          <w:delText>, pending ones, and any issues or discrepancies.</w:delText>
        </w:r>
      </w:del>
    </w:p>
    <w:p w:rsidRPr="00E403D6" w:rsidR="00E403D6" w:rsidRDefault="00287800" w14:paraId="5CCD2159" w14:textId="77777777">
      <w:pPr>
        <w:pStyle w:val="Heading5"/>
        <w:spacing w:line="278" w:lineRule="auto"/>
        <w:ind w:left="2160"/>
        <w:rPr>
          <w:rFonts w:ascii="Calibri" w:hAnsi="Calibri" w:cs="Calibri"/>
          <w:rPrChange w:author="Neeraj Durgapal" w:date="2024-08-28T03:49:00Z" w:id="5539">
            <w:rPr/>
          </w:rPrChange>
        </w:rPr>
      </w:pPr>
      <w:bookmarkStart w:name="_Toc175662452" w:id="5540"/>
      <w:r>
        <w:rPr>
          <w:rFonts w:ascii="Calibri" w:hAnsi="Calibri" w:eastAsia="Aptos Display" w:cs="Calibri"/>
          <w:rPrChange w:author="Neeraj Durgapal" w:date="2024-08-28T03:49:00Z" w:id="5541">
            <w:rPr>
              <w:rFonts w:ascii="Aptos Display" w:hAnsi="Aptos Display" w:eastAsia="Aptos Display" w:cs="Aptos Display"/>
            </w:rPr>
          </w:rPrChange>
        </w:rPr>
        <w:t xml:space="preserve">4.3.1.2 – </w:t>
      </w:r>
      <w:r>
        <w:rPr>
          <w:rFonts w:ascii="Calibri" w:hAnsi="Calibri" w:eastAsia="Aptos" w:cs="Calibri"/>
          <w:rPrChange w:author="Neeraj Durgapal" w:date="2024-08-28T03:49:00Z" w:id="5542">
            <w:rPr>
              <w:rFonts w:ascii="Aptos" w:hAnsi="Aptos" w:eastAsia="Aptos" w:cs="Aptos"/>
            </w:rPr>
          </w:rPrChange>
        </w:rPr>
        <w:t>Summary Dashboard</w:t>
      </w:r>
      <w:bookmarkEnd w:id="5540"/>
      <w:r>
        <w:rPr>
          <w:rFonts w:ascii="Calibri" w:hAnsi="Calibri" w:eastAsia="Aptos Display" w:cs="Calibri"/>
          <w:rPrChange w:author="Neeraj Durgapal" w:date="2024-08-28T03:49:00Z" w:id="5543">
            <w:rPr>
              <w:rFonts w:ascii="Aptos Display" w:hAnsi="Aptos Display" w:eastAsia="Aptos Display" w:cs="Aptos Display"/>
            </w:rPr>
          </w:rPrChange>
        </w:rPr>
        <w:t xml:space="preserve"> </w:t>
      </w:r>
    </w:p>
    <w:p w:rsidRPr="00E403D6" w:rsidR="00E403D6" w:rsidRDefault="00287800" w14:paraId="354D494F" w14:textId="77777777">
      <w:pPr>
        <w:pStyle w:val="ListParagraph"/>
        <w:numPr>
          <w:ilvl w:val="3"/>
          <w:numId w:val="37"/>
        </w:numPr>
        <w:spacing w:after="0" w:line="278" w:lineRule="auto"/>
        <w:ind w:left="3240"/>
        <w:rPr>
          <w:rFonts w:ascii="Calibri" w:hAnsi="Calibri" w:eastAsia="Aptos" w:cs="Calibri"/>
          <w:rPrChange w:author="Neeraj Durgapal" w:date="2024-08-28T03:49:00Z" w:id="5544">
            <w:rPr>
              <w:rFonts w:ascii="Aptos" w:hAnsi="Aptos" w:eastAsia="Aptos" w:cs="Aptos"/>
            </w:rPr>
          </w:rPrChange>
        </w:rPr>
      </w:pPr>
      <w:r>
        <w:rPr>
          <w:rFonts w:ascii="Calibri" w:hAnsi="Calibri" w:eastAsia="Aptos" w:cs="Calibri"/>
          <w:rPrChange w:author="Neeraj Durgapal" w:date="2024-08-28T03:49:00Z" w:id="5545">
            <w:rPr>
              <w:rFonts w:ascii="Aptos" w:hAnsi="Aptos" w:eastAsia="Aptos" w:cs="Aptos"/>
            </w:rPr>
          </w:rPrChange>
        </w:rPr>
        <w:t>A high-level view that provides an at-a-glance summary of settlement status, with quick links to more detailed views, provide filter by frequency and volume.</w:t>
      </w:r>
    </w:p>
    <w:p w:rsidRPr="00E403D6" w:rsidR="00E403D6" w:rsidRDefault="00287800" w14:paraId="28683D59" w14:textId="77777777">
      <w:pPr>
        <w:pStyle w:val="Heading4"/>
        <w:spacing w:line="278" w:lineRule="auto"/>
        <w:ind w:left="1440"/>
        <w:rPr>
          <w:rFonts w:ascii="Calibri" w:hAnsi="Calibri" w:eastAsia="Aptos Display" w:cs="Calibri"/>
          <w:rPrChange w:author="Neeraj Durgapal" w:date="2024-08-28T03:49:00Z" w:id="5546">
            <w:rPr>
              <w:rFonts w:ascii="Aptos Display" w:hAnsi="Aptos Display" w:eastAsia="Aptos Display" w:cs="Aptos Display"/>
            </w:rPr>
          </w:rPrChange>
        </w:rPr>
      </w:pPr>
      <w:bookmarkStart w:name="_Toc175662453" w:id="5547"/>
      <w:r>
        <w:rPr>
          <w:rFonts w:ascii="Calibri" w:hAnsi="Calibri" w:eastAsia="Aptos Display" w:cs="Calibri"/>
          <w:rPrChange w:author="Neeraj Durgapal" w:date="2024-08-28T03:49:00Z" w:id="5548">
            <w:rPr>
              <w:rFonts w:ascii="Aptos Display" w:hAnsi="Aptos Display" w:eastAsia="Aptos Display" w:cs="Aptos Display"/>
            </w:rPr>
          </w:rPrChange>
        </w:rPr>
        <w:t>4.3.2- Settlement History</w:t>
      </w:r>
      <w:bookmarkEnd w:id="5547"/>
    </w:p>
    <w:p w:rsidRPr="00E403D6" w:rsidR="00E403D6" w:rsidRDefault="00287800" w14:paraId="26DE8332" w14:textId="77777777">
      <w:pPr>
        <w:pStyle w:val="Heading5"/>
        <w:spacing w:line="278" w:lineRule="auto"/>
        <w:ind w:left="2160"/>
        <w:rPr>
          <w:rFonts w:ascii="Calibri" w:hAnsi="Calibri" w:eastAsia="Aptos" w:cs="Calibri"/>
          <w:rPrChange w:author="Neeraj Durgapal" w:date="2024-08-28T03:49:00Z" w:id="5549">
            <w:rPr>
              <w:rFonts w:ascii="Aptos" w:hAnsi="Aptos" w:eastAsia="Aptos" w:cs="Aptos"/>
            </w:rPr>
          </w:rPrChange>
        </w:rPr>
      </w:pPr>
      <w:bookmarkStart w:name="_Toc175662454" w:id="5550"/>
      <w:r>
        <w:rPr>
          <w:rFonts w:ascii="Calibri" w:hAnsi="Calibri" w:eastAsia="Aptos Display" w:cs="Calibri"/>
          <w:rPrChange w:author="Neeraj Durgapal" w:date="2024-08-28T03:49:00Z" w:id="5551">
            <w:rPr>
              <w:rFonts w:ascii="Aptos Display" w:hAnsi="Aptos Display" w:eastAsia="Aptos Display" w:cs="Aptos Display"/>
            </w:rPr>
          </w:rPrChange>
        </w:rPr>
        <w:t xml:space="preserve">4.3.2.1 – </w:t>
      </w:r>
      <w:r>
        <w:rPr>
          <w:rFonts w:ascii="Calibri" w:hAnsi="Calibri" w:eastAsia="Aptos" w:cs="Calibri"/>
          <w:rPrChange w:author="Neeraj Durgapal" w:date="2024-08-28T03:49:00Z" w:id="5552">
            <w:rPr>
              <w:rFonts w:ascii="Aptos" w:hAnsi="Aptos" w:eastAsia="Aptos" w:cs="Aptos"/>
            </w:rPr>
          </w:rPrChange>
        </w:rPr>
        <w:t>Detailed Records</w:t>
      </w:r>
      <w:bookmarkEnd w:id="5550"/>
    </w:p>
    <w:p w:rsidRPr="00E403D6" w:rsidR="00E403D6" w:rsidRDefault="00287800" w14:paraId="500AAFC6" w14:textId="77777777">
      <w:pPr>
        <w:pStyle w:val="ListParagraph"/>
        <w:numPr>
          <w:ilvl w:val="3"/>
          <w:numId w:val="37"/>
        </w:numPr>
        <w:spacing w:after="0" w:line="278" w:lineRule="auto"/>
        <w:ind w:left="3240"/>
        <w:rPr>
          <w:rFonts w:ascii="Calibri" w:hAnsi="Calibri" w:eastAsia="Aptos" w:cs="Calibri"/>
          <w:rPrChange w:author="Neeraj Durgapal" w:date="2024-08-28T03:49:00Z" w:id="5553">
            <w:rPr>
              <w:rFonts w:ascii="Aptos" w:hAnsi="Aptos" w:eastAsia="Aptos" w:cs="Aptos"/>
            </w:rPr>
          </w:rPrChange>
        </w:rPr>
      </w:pPr>
      <w:r>
        <w:rPr>
          <w:rFonts w:ascii="Calibri" w:hAnsi="Calibri" w:eastAsia="Aptos" w:cs="Calibri"/>
          <w:rPrChange w:author="Neeraj Durgapal" w:date="2024-08-28T03:49:00Z" w:id="5554">
            <w:rPr>
              <w:rFonts w:ascii="Aptos" w:hAnsi="Aptos" w:eastAsia="Aptos" w:cs="Aptos"/>
            </w:rPr>
          </w:rPrChange>
        </w:rPr>
        <w:t>Maintain a comprehensive history of all settlements, including reference number/ATRN, settlement dates, amounts, and any associated notes or comments.</w:t>
      </w:r>
    </w:p>
    <w:p w:rsidRPr="00E403D6" w:rsidR="00E403D6" w:rsidRDefault="00287800" w14:paraId="785416AF" w14:textId="77777777">
      <w:pPr>
        <w:pStyle w:val="Heading5"/>
        <w:spacing w:line="278" w:lineRule="auto"/>
        <w:ind w:left="2160"/>
        <w:rPr>
          <w:rFonts w:ascii="Calibri" w:hAnsi="Calibri" w:eastAsia="Aptos" w:cs="Calibri"/>
          <w:rPrChange w:author="Neeraj Durgapal" w:date="2024-08-28T03:49:00Z" w:id="5555">
            <w:rPr>
              <w:rFonts w:ascii="Aptos" w:hAnsi="Aptos" w:eastAsia="Aptos" w:cs="Aptos"/>
            </w:rPr>
          </w:rPrChange>
        </w:rPr>
      </w:pPr>
      <w:bookmarkStart w:name="_Toc175662455" w:id="5556"/>
      <w:r>
        <w:rPr>
          <w:rFonts w:ascii="Calibri" w:hAnsi="Calibri" w:eastAsia="Aptos Display" w:cs="Calibri"/>
          <w:rPrChange w:author="Neeraj Durgapal" w:date="2024-08-28T03:49:00Z" w:id="5557">
            <w:rPr>
              <w:rFonts w:ascii="Aptos Display" w:hAnsi="Aptos Display" w:eastAsia="Aptos Display" w:cs="Aptos Display"/>
            </w:rPr>
          </w:rPrChange>
        </w:rPr>
        <w:t xml:space="preserve">4.3.2.2 – </w:t>
      </w:r>
      <w:r>
        <w:rPr>
          <w:rFonts w:ascii="Calibri" w:hAnsi="Calibri" w:eastAsia="Aptos" w:cs="Calibri"/>
          <w:rPrChange w:author="Neeraj Durgapal" w:date="2024-08-28T03:49:00Z" w:id="5558">
            <w:rPr>
              <w:rFonts w:ascii="Aptos" w:hAnsi="Aptos" w:eastAsia="Aptos" w:cs="Aptos"/>
            </w:rPr>
          </w:rPrChange>
        </w:rPr>
        <w:t>Filtering Options</w:t>
      </w:r>
      <w:bookmarkEnd w:id="5556"/>
    </w:p>
    <w:p w:rsidRPr="00E403D6" w:rsidR="00E403D6" w:rsidRDefault="00287800" w14:paraId="2B10E9EE" w14:textId="77777777">
      <w:pPr>
        <w:pStyle w:val="ListParagraph"/>
        <w:numPr>
          <w:ilvl w:val="3"/>
          <w:numId w:val="37"/>
        </w:numPr>
        <w:spacing w:after="0" w:line="278" w:lineRule="auto"/>
        <w:ind w:left="3240"/>
        <w:rPr>
          <w:rFonts w:ascii="Calibri" w:hAnsi="Calibri" w:eastAsia="Aptos" w:cs="Calibri"/>
          <w:rPrChange w:author="Neeraj Durgapal" w:date="2024-08-28T03:49:00Z" w:id="5559">
            <w:rPr>
              <w:rFonts w:ascii="Aptos" w:hAnsi="Aptos" w:eastAsia="Aptos" w:cs="Aptos"/>
            </w:rPr>
          </w:rPrChange>
        </w:rPr>
      </w:pPr>
      <w:r>
        <w:rPr>
          <w:rFonts w:ascii="Calibri" w:hAnsi="Calibri" w:eastAsia="Aptos" w:cs="Calibri"/>
          <w:rPrChange w:author="Neeraj Durgapal" w:date="2024-08-28T03:49:00Z" w:id="5560">
            <w:rPr>
              <w:rFonts w:ascii="Aptos" w:hAnsi="Aptos" w:eastAsia="Aptos" w:cs="Aptos"/>
            </w:rPr>
          </w:rPrChange>
        </w:rPr>
        <w:t xml:space="preserve">Allow merchants to filter historical settlement data by date range, </w:t>
      </w:r>
      <w:ins w:author="Neeraj Durgapal" w:date="2024-08-28T04:26:00Z" w:id="5561">
        <w:r>
          <w:rPr>
            <w:rFonts w:ascii="Calibri" w:hAnsi="Calibri" w:eastAsia="Aptos" w:cs="Calibri"/>
          </w:rPr>
          <w:t>settlement id</w:t>
        </w:r>
      </w:ins>
      <w:del w:author="Neeraj Durgapal" w:date="2024-08-28T04:26:00Z" w:id="5562">
        <w:r>
          <w:rPr>
            <w:rFonts w:ascii="Calibri" w:hAnsi="Calibri" w:eastAsia="Aptos" w:cs="Calibri"/>
            <w:rPrChange w:author="Neeraj Durgapal" w:date="2024-08-28T03:49:00Z" w:id="5563">
              <w:rPr>
                <w:rFonts w:ascii="Aptos" w:hAnsi="Aptos" w:eastAsia="Aptos" w:cs="Aptos"/>
              </w:rPr>
            </w:rPrChange>
          </w:rPr>
          <w:delText>transaction type</w:delText>
        </w:r>
      </w:del>
      <w:r>
        <w:rPr>
          <w:rFonts w:ascii="Calibri" w:hAnsi="Calibri" w:eastAsia="Aptos" w:cs="Calibri"/>
          <w:rPrChange w:author="Neeraj Durgapal" w:date="2024-08-28T03:49:00Z" w:id="5564">
            <w:rPr>
              <w:rFonts w:ascii="Aptos" w:hAnsi="Aptos" w:eastAsia="Aptos" w:cs="Aptos"/>
            </w:rPr>
          </w:rPrChange>
        </w:rPr>
        <w:t>, or status.</w:t>
      </w:r>
    </w:p>
    <w:p w:rsidRPr="00E403D6" w:rsidR="00E403D6" w:rsidRDefault="00287800" w14:paraId="520A5C28" w14:textId="77777777">
      <w:pPr>
        <w:pStyle w:val="Heading5"/>
        <w:spacing w:line="278" w:lineRule="auto"/>
        <w:ind w:left="2160"/>
        <w:rPr>
          <w:rFonts w:ascii="Calibri" w:hAnsi="Calibri" w:eastAsia="Aptos" w:cs="Calibri"/>
          <w:rPrChange w:author="Neeraj Durgapal" w:date="2024-08-28T03:49:00Z" w:id="5565">
            <w:rPr>
              <w:rFonts w:ascii="Aptos" w:hAnsi="Aptos" w:eastAsia="Aptos" w:cs="Aptos"/>
            </w:rPr>
          </w:rPrChange>
        </w:rPr>
      </w:pPr>
      <w:bookmarkStart w:name="_Toc175662456" w:id="5566"/>
      <w:r>
        <w:rPr>
          <w:rFonts w:ascii="Calibri" w:hAnsi="Calibri" w:eastAsia="Aptos Display" w:cs="Calibri"/>
          <w:rPrChange w:author="Neeraj Durgapal" w:date="2024-08-28T03:49:00Z" w:id="5567">
            <w:rPr>
              <w:rFonts w:ascii="Aptos Display" w:hAnsi="Aptos Display" w:eastAsia="Aptos Display" w:cs="Aptos Display"/>
            </w:rPr>
          </w:rPrChange>
        </w:rPr>
        <w:t xml:space="preserve">4.3.2.3 – </w:t>
      </w:r>
      <w:r>
        <w:rPr>
          <w:rFonts w:ascii="Calibri" w:hAnsi="Calibri" w:eastAsia="Aptos" w:cs="Calibri"/>
          <w:rPrChange w:author="Neeraj Durgapal" w:date="2024-08-28T03:49:00Z" w:id="5568">
            <w:rPr>
              <w:rFonts w:ascii="Aptos" w:hAnsi="Aptos" w:eastAsia="Aptos" w:cs="Aptos"/>
            </w:rPr>
          </w:rPrChange>
        </w:rPr>
        <w:t>Export Functionality</w:t>
      </w:r>
      <w:bookmarkEnd w:id="5566"/>
    </w:p>
    <w:p w:rsidRPr="00E403D6" w:rsidR="00E403D6" w:rsidRDefault="00287800" w14:paraId="6E024EE0" w14:textId="77777777">
      <w:pPr>
        <w:pStyle w:val="ListParagraph"/>
        <w:numPr>
          <w:ilvl w:val="3"/>
          <w:numId w:val="37"/>
        </w:numPr>
        <w:spacing w:after="0" w:line="278" w:lineRule="auto"/>
        <w:ind w:left="3240"/>
        <w:rPr>
          <w:rFonts w:ascii="Calibri" w:hAnsi="Calibri" w:eastAsia="Aptos" w:cs="Calibri"/>
          <w:rPrChange w:author="Neeraj Durgapal" w:date="2024-08-28T03:49:00Z" w:id="5569">
            <w:rPr>
              <w:rFonts w:ascii="Aptos" w:hAnsi="Aptos" w:eastAsia="Aptos" w:cs="Aptos"/>
            </w:rPr>
          </w:rPrChange>
        </w:rPr>
      </w:pPr>
      <w:r>
        <w:rPr>
          <w:rFonts w:ascii="Calibri" w:hAnsi="Calibri" w:eastAsia="Aptos" w:cs="Calibri"/>
          <w:rPrChange w:author="Neeraj Durgapal" w:date="2024-08-28T03:49:00Z" w:id="5570">
            <w:rPr>
              <w:rFonts w:ascii="Aptos" w:hAnsi="Aptos" w:eastAsia="Aptos" w:cs="Aptos"/>
            </w:rPr>
          </w:rPrChange>
        </w:rPr>
        <w:t xml:space="preserve">Enable merchants to export settlement history in various formats (e.g., CSV, </w:t>
      </w:r>
      <w:del w:author="Neeraj Durgapal" w:date="2024-08-28T04:34:00Z" w:id="5571">
        <w:r>
          <w:rPr>
            <w:rFonts w:ascii="Calibri" w:hAnsi="Calibri" w:eastAsia="Aptos" w:cs="Calibri"/>
            <w:rPrChange w:author="Neeraj Durgapal" w:date="2024-08-28T03:49:00Z" w:id="5572">
              <w:rPr>
                <w:rFonts w:ascii="Aptos" w:hAnsi="Aptos" w:eastAsia="Aptos" w:cs="Aptos"/>
              </w:rPr>
            </w:rPrChange>
          </w:rPr>
          <w:delText>PDF</w:delText>
        </w:r>
      </w:del>
      <w:ins w:author="Neeraj Durgapal" w:date="2024-08-28T04:34:00Z" w:id="5573">
        <w:r>
          <w:rPr>
            <w:rFonts w:ascii="Calibri" w:hAnsi="Calibri" w:eastAsia="Aptos" w:cs="Calibri"/>
          </w:rPr>
          <w:t>XLS</w:t>
        </w:r>
      </w:ins>
      <w:r>
        <w:rPr>
          <w:rFonts w:ascii="Calibri" w:hAnsi="Calibri" w:eastAsia="Aptos" w:cs="Calibri"/>
          <w:rPrChange w:author="Neeraj Durgapal" w:date="2024-08-28T03:49:00Z" w:id="5574">
            <w:rPr>
              <w:rFonts w:ascii="Aptos" w:hAnsi="Aptos" w:eastAsia="Aptos" w:cs="Aptos"/>
            </w:rPr>
          </w:rPrChange>
        </w:rPr>
        <w:t xml:space="preserve">) for </w:t>
      </w:r>
      <w:del w:author="Neeraj Durgapal" w:date="2024-08-28T04:27:00Z" w:id="5575">
        <w:r>
          <w:rPr>
            <w:rFonts w:ascii="Calibri" w:hAnsi="Calibri" w:eastAsia="Aptos" w:cs="Calibri"/>
            <w:rPrChange w:author="Neeraj Durgapal" w:date="2024-08-28T03:49:00Z" w:id="5576">
              <w:rPr>
                <w:rFonts w:ascii="Aptos" w:hAnsi="Aptos" w:eastAsia="Aptos" w:cs="Aptos"/>
              </w:rPr>
            </w:rPrChange>
          </w:rPr>
          <w:delText xml:space="preserve">offline analysis or </w:delText>
        </w:r>
      </w:del>
      <w:r>
        <w:rPr>
          <w:rFonts w:ascii="Calibri" w:hAnsi="Calibri" w:eastAsia="Aptos" w:cs="Calibri"/>
          <w:rPrChange w:author="Neeraj Durgapal" w:date="2024-08-28T03:49:00Z" w:id="5577">
            <w:rPr>
              <w:rFonts w:ascii="Aptos" w:hAnsi="Aptos" w:eastAsia="Aptos" w:cs="Aptos"/>
            </w:rPr>
          </w:rPrChange>
        </w:rPr>
        <w:t>reporting.</w:t>
      </w:r>
    </w:p>
    <w:p w:rsidRPr="00E403D6" w:rsidR="00E403D6" w:rsidRDefault="00287800" w14:paraId="58DF282B" w14:textId="77777777">
      <w:pPr>
        <w:spacing w:line="278" w:lineRule="auto"/>
        <w:rPr>
          <w:rFonts w:ascii="Calibri" w:hAnsi="Calibri" w:cs="Calibri"/>
          <w:rPrChange w:author="Neeraj Durgapal" w:date="2024-08-28T03:49:00Z" w:id="5578">
            <w:rPr/>
          </w:rPrChange>
        </w:rPr>
      </w:pPr>
      <w:r>
        <w:rPr>
          <w:rFonts w:ascii="Calibri" w:hAnsi="Calibri" w:eastAsia="Aptos Display" w:cs="Calibri"/>
          <w:rPrChange w:author="Neeraj Durgapal" w:date="2024-08-28T03:49:00Z" w:id="5579">
            <w:rPr>
              <w:rFonts w:ascii="Aptos Display" w:hAnsi="Aptos Display" w:eastAsia="Aptos Display" w:cs="Aptos Display"/>
            </w:rPr>
          </w:rPrChange>
        </w:rPr>
        <w:t xml:space="preserve"> </w:t>
      </w:r>
    </w:p>
    <w:p w:rsidRPr="00E403D6" w:rsidR="00E403D6" w:rsidRDefault="00287800" w14:paraId="34EA37BB" w14:textId="77777777">
      <w:pPr>
        <w:pStyle w:val="Heading4"/>
        <w:spacing w:line="278" w:lineRule="auto"/>
        <w:ind w:left="1440"/>
        <w:rPr>
          <w:del w:author="Neeraj Durgapal" w:date="2024-08-28T04:27:00Z" w:id="5580"/>
          <w:rFonts w:ascii="Calibri" w:hAnsi="Calibri" w:eastAsia="Aptos" w:cs="Calibri"/>
          <w:rPrChange w:author="Neeraj Durgapal" w:date="2024-08-28T03:49:00Z" w:id="5581">
            <w:rPr>
              <w:del w:author="Neeraj Durgapal" w:date="2024-08-28T04:27:00Z" w:id="5582"/>
              <w:rFonts w:ascii="Aptos" w:hAnsi="Aptos" w:eastAsia="Aptos" w:cs="Aptos"/>
            </w:rPr>
          </w:rPrChange>
        </w:rPr>
      </w:pPr>
      <w:bookmarkStart w:name="_Toc175662457" w:id="5583"/>
      <w:r>
        <w:rPr>
          <w:rFonts w:ascii="Calibri" w:hAnsi="Calibri" w:eastAsia="Aptos Display" w:cs="Calibri"/>
          <w:i w:val="0"/>
          <w:iCs w:val="0"/>
          <w:rPrChange w:author="Neeraj Durgapal" w:date="2024-08-28T03:49:00Z" w:id="5584">
            <w:rPr>
              <w:rFonts w:ascii="Aptos Display" w:hAnsi="Aptos Display" w:eastAsia="Aptos Display" w:cs="Aptos Display"/>
              <w:i w:val="0"/>
              <w:iCs w:val="0"/>
            </w:rPr>
          </w:rPrChange>
        </w:rPr>
        <w:t xml:space="preserve">4.3.4- </w:t>
      </w:r>
      <w:del w:author="Neeraj Durgapal" w:date="2024-08-28T04:27:00Z" w:id="5585">
        <w:r>
          <w:rPr>
            <w:rFonts w:ascii="Calibri" w:hAnsi="Calibri" w:eastAsia="Aptos" w:cs="Calibri"/>
            <w:i w:val="0"/>
            <w:iCs w:val="0"/>
            <w:rPrChange w:author="Neeraj Durgapal" w:date="2024-08-28T03:49:00Z" w:id="5586">
              <w:rPr>
                <w:rFonts w:ascii="Aptos" w:hAnsi="Aptos" w:eastAsia="Aptos" w:cs="Aptos"/>
                <w:i w:val="0"/>
                <w:iCs w:val="0"/>
              </w:rPr>
            </w:rPrChange>
          </w:rPr>
          <w:delText xml:space="preserve">Pending </w:delText>
        </w:r>
      </w:del>
      <w:ins w:author="Neeraj Durgapal" w:date="2024-08-28T04:27:00Z" w:id="5587">
        <w:r>
          <w:rPr>
            <w:rFonts w:ascii="Calibri" w:hAnsi="Calibri" w:eastAsia="Aptos" w:cs="Calibri"/>
          </w:rPr>
          <w:t>Settlement Alert</w:t>
        </w:r>
        <w:r>
          <w:rPr>
            <w:rFonts w:ascii="Calibri" w:hAnsi="Calibri" w:eastAsia="Aptos" w:cs="Calibri"/>
            <w:i w:val="0"/>
            <w:iCs w:val="0"/>
            <w:rPrChange w:author="Neeraj Durgapal" w:date="2024-08-28T03:49:00Z" w:id="5588">
              <w:rPr>
                <w:rFonts w:ascii="Aptos" w:hAnsi="Aptos" w:eastAsia="Aptos" w:cs="Aptos"/>
                <w:i w:val="0"/>
                <w:iCs w:val="0"/>
              </w:rPr>
            </w:rPrChange>
          </w:rPr>
          <w:t xml:space="preserve"> </w:t>
        </w:r>
      </w:ins>
      <w:del w:author="Neeraj Durgapal" w:date="2024-08-28T04:27:00Z" w:id="5589">
        <w:r>
          <w:rPr>
            <w:rFonts w:ascii="Calibri" w:hAnsi="Calibri" w:eastAsia="Aptos" w:cs="Calibri"/>
            <w:i w:val="0"/>
            <w:iCs w:val="0"/>
            <w:rPrChange w:author="Neeraj Durgapal" w:date="2024-08-28T03:49:00Z" w:id="5590">
              <w:rPr>
                <w:rFonts w:ascii="Aptos" w:hAnsi="Aptos" w:eastAsia="Aptos" w:cs="Aptos"/>
                <w:i w:val="0"/>
                <w:iCs w:val="0"/>
              </w:rPr>
            </w:rPrChange>
          </w:rPr>
          <w:delText>Settlements</w:delText>
        </w:r>
        <w:bookmarkEnd w:id="5583"/>
      </w:del>
    </w:p>
    <w:p w:rsidRPr="00E403D6" w:rsidR="00E403D6" w:rsidRDefault="00287800" w14:paraId="5187C689" w14:textId="77777777">
      <w:pPr>
        <w:pStyle w:val="Heading4"/>
        <w:spacing w:line="278" w:lineRule="auto"/>
        <w:ind w:left="1440"/>
        <w:rPr>
          <w:del w:author="Neeraj Durgapal" w:date="2024-08-28T04:27:00Z" w:id="5591"/>
          <w:rFonts w:ascii="Calibri" w:hAnsi="Calibri" w:eastAsia="Aptos" w:cs="Calibri"/>
          <w:rPrChange w:author="Neeraj Durgapal" w:date="2024-08-28T03:49:00Z" w:id="5592">
            <w:rPr>
              <w:del w:author="Neeraj Durgapal" w:date="2024-08-28T04:27:00Z" w:id="5593"/>
              <w:rFonts w:ascii="Aptos" w:hAnsi="Aptos" w:eastAsia="Aptos" w:cs="Aptos"/>
            </w:rPr>
          </w:rPrChange>
        </w:rPr>
        <w:pPrChange w:author="Neeraj Durgapal" w:date="2024-08-28T04:27:00Z" w:id="5594">
          <w:pPr>
            <w:pStyle w:val="Heading5"/>
            <w:spacing w:line="278" w:lineRule="auto"/>
            <w:ind w:left="2160"/>
          </w:pPr>
        </w:pPrChange>
      </w:pPr>
      <w:bookmarkStart w:name="_Toc175662458" w:id="5595"/>
      <w:del w:author="Neeraj Durgapal" w:date="2024-08-28T04:27:00Z" w:id="5596">
        <w:r>
          <w:rPr>
            <w:rFonts w:ascii="Calibri" w:hAnsi="Calibri" w:eastAsia="Aptos Display" w:cs="Calibri"/>
            <w:rPrChange w:author="Neeraj Durgapal" w:date="2024-08-28T03:49:00Z" w:id="5597">
              <w:rPr>
                <w:rFonts w:ascii="Aptos Display" w:hAnsi="Aptos Display" w:eastAsia="Aptos Display" w:cs="Aptos Display"/>
              </w:rPr>
            </w:rPrChange>
          </w:rPr>
          <w:delText xml:space="preserve">4.3.4.1 – </w:delText>
        </w:r>
        <w:r>
          <w:rPr>
            <w:rFonts w:ascii="Calibri" w:hAnsi="Calibri" w:eastAsia="Aptos" w:cs="Calibri"/>
            <w:rPrChange w:author="Neeraj Durgapal" w:date="2024-08-28T03:49:00Z" w:id="5598">
              <w:rPr>
                <w:rFonts w:ascii="Aptos" w:hAnsi="Aptos" w:eastAsia="Aptos" w:cs="Aptos"/>
              </w:rPr>
            </w:rPrChange>
          </w:rPr>
          <w:delText>Pending Settlement List</w:delText>
        </w:r>
        <w:bookmarkEnd w:id="5595"/>
      </w:del>
    </w:p>
    <w:p w:rsidRPr="00E403D6" w:rsidR="00E403D6" w:rsidRDefault="00287800" w14:paraId="72A8A2B7" w14:textId="77777777">
      <w:pPr>
        <w:pStyle w:val="Heading4"/>
        <w:spacing w:after="0" w:line="278" w:lineRule="auto"/>
        <w:ind w:left="1440"/>
        <w:rPr>
          <w:rFonts w:ascii="Calibri" w:hAnsi="Calibri" w:eastAsia="Aptos" w:cs="Calibri"/>
          <w:rPrChange w:author="Neeraj Durgapal" w:date="2024-08-28T03:49:00Z" w:id="5599">
            <w:rPr>
              <w:rFonts w:ascii="Aptos" w:hAnsi="Aptos" w:eastAsia="Aptos" w:cs="Aptos"/>
            </w:rPr>
          </w:rPrChange>
        </w:rPr>
        <w:pPrChange w:author="Neeraj Durgapal" w:date="2024-08-28T04:27:00Z" w:id="5600">
          <w:pPr>
            <w:pStyle w:val="ListParagraph"/>
            <w:numPr>
              <w:ilvl w:val="3"/>
              <w:numId w:val="37"/>
            </w:numPr>
            <w:spacing w:after="0" w:line="278" w:lineRule="auto"/>
            <w:ind w:left="3240" w:hanging="360"/>
          </w:pPr>
        </w:pPrChange>
      </w:pPr>
      <w:del w:author="Neeraj Durgapal" w:date="2024-08-28T04:27:00Z" w:id="5601">
        <w:r>
          <w:rPr>
            <w:rFonts w:ascii="Calibri" w:hAnsi="Calibri" w:eastAsia="Aptos" w:cs="Calibri"/>
            <w:rPrChange w:author="Neeraj Durgapal" w:date="2024-08-28T03:49:00Z" w:id="5602">
              <w:rPr>
                <w:rFonts w:ascii="Aptos" w:hAnsi="Aptos" w:eastAsia="Aptos" w:cs="Aptos"/>
                <w:i/>
                <w:iCs/>
              </w:rPr>
            </w:rPrChange>
          </w:rPr>
          <w:delText>Display a list of all pending settlements, including expected processing dates and amounts.</w:delText>
        </w:r>
      </w:del>
    </w:p>
    <w:p w:rsidRPr="00E403D6" w:rsidR="00E403D6" w:rsidRDefault="00287800" w14:paraId="42496609" w14:textId="77777777">
      <w:pPr>
        <w:pStyle w:val="Heading5"/>
        <w:spacing w:line="278" w:lineRule="auto"/>
        <w:ind w:left="2160"/>
        <w:rPr>
          <w:rFonts w:ascii="Calibri" w:hAnsi="Calibri" w:eastAsia="Aptos Display" w:cs="Calibri"/>
          <w:rPrChange w:author="Neeraj Durgapal" w:date="2024-08-28T03:49:00Z" w:id="5603">
            <w:rPr>
              <w:rFonts w:ascii="Aptos Display" w:hAnsi="Aptos Display" w:eastAsia="Aptos Display" w:cs="Aptos Display"/>
            </w:rPr>
          </w:rPrChange>
        </w:rPr>
      </w:pPr>
      <w:bookmarkStart w:name="_Toc175662459" w:id="5604"/>
      <w:r>
        <w:rPr>
          <w:rFonts w:ascii="Calibri" w:hAnsi="Calibri" w:eastAsia="Aptos Display" w:cs="Calibri"/>
          <w:rPrChange w:author="Neeraj Durgapal" w:date="2024-08-28T03:49:00Z" w:id="5605">
            <w:rPr>
              <w:rFonts w:ascii="Aptos Display" w:hAnsi="Aptos Display" w:eastAsia="Aptos Display" w:cs="Aptos Display"/>
            </w:rPr>
          </w:rPrChange>
        </w:rPr>
        <w:t xml:space="preserve">4.3.4.2 – </w:t>
      </w:r>
      <w:commentRangeStart w:id="5606"/>
      <w:commentRangeStart w:id="5607"/>
      <w:r>
        <w:rPr>
          <w:rFonts w:ascii="Calibri" w:hAnsi="Calibri" w:eastAsia="Aptos" w:cs="Calibri"/>
          <w:rPrChange w:author="Neeraj Durgapal" w:date="2024-08-28T03:49:00Z" w:id="5608">
            <w:rPr>
              <w:rFonts w:ascii="Aptos" w:hAnsi="Aptos" w:eastAsia="Aptos" w:cs="Aptos"/>
            </w:rPr>
          </w:rPrChange>
        </w:rPr>
        <w:t>Automated Alerts</w:t>
      </w:r>
      <w:r>
        <w:rPr>
          <w:rFonts w:ascii="Calibri" w:hAnsi="Calibri" w:eastAsia="Aptos Display" w:cs="Calibri"/>
          <w:rPrChange w:author="Neeraj Durgapal" w:date="2024-08-28T03:49:00Z" w:id="5609">
            <w:rPr>
              <w:rFonts w:ascii="Aptos Display" w:hAnsi="Aptos Display" w:eastAsia="Aptos Display" w:cs="Aptos Display"/>
            </w:rPr>
          </w:rPrChange>
        </w:rPr>
        <w:t xml:space="preserve"> </w:t>
      </w:r>
      <w:commentRangeEnd w:id="5606"/>
      <w:r>
        <w:rPr>
          <w:rStyle w:val="CommentReference"/>
          <w:rFonts w:ascii="Calibri" w:hAnsi="Calibri" w:cs="Calibri"/>
          <w:sz w:val="24"/>
          <w:szCs w:val="24"/>
          <w:rPrChange w:author="Neeraj Durgapal" w:date="2024-08-28T03:49:00Z" w:id="5610">
            <w:rPr>
              <w:rStyle w:val="CommentReference"/>
            </w:rPr>
          </w:rPrChange>
        </w:rPr>
        <w:commentReference w:id="5606"/>
      </w:r>
      <w:commentRangeEnd w:id="5607"/>
      <w:r>
        <w:rPr>
          <w:rStyle w:val="CommentReference"/>
          <w:rFonts w:ascii="Calibri" w:hAnsi="Calibri" w:cs="Calibri" w:eastAsiaTheme="minorEastAsia"/>
          <w:color w:val="auto"/>
          <w:sz w:val="24"/>
          <w:szCs w:val="24"/>
          <w:rPrChange w:author="Neeraj Durgapal" w:date="2024-08-28T03:49:00Z" w:id="5611">
            <w:rPr>
              <w:rStyle w:val="CommentReference"/>
              <w:rFonts w:eastAsiaTheme="minorEastAsia" w:cstheme="minorBidi"/>
              <w:color w:val="auto"/>
            </w:rPr>
          </w:rPrChange>
        </w:rPr>
        <w:commentReference w:id="5607"/>
      </w:r>
      <w:bookmarkEnd w:id="5604"/>
    </w:p>
    <w:p w:rsidRPr="00E403D6" w:rsidR="00E403D6" w:rsidRDefault="00287800" w14:paraId="178AA26F" w14:textId="77777777">
      <w:pPr>
        <w:pStyle w:val="ListParagraph"/>
        <w:numPr>
          <w:ilvl w:val="3"/>
          <w:numId w:val="37"/>
        </w:numPr>
        <w:spacing w:after="0" w:line="278" w:lineRule="auto"/>
        <w:ind w:left="3240"/>
        <w:rPr>
          <w:rFonts w:ascii="Calibri" w:hAnsi="Calibri" w:eastAsia="Aptos" w:cs="Calibri"/>
          <w:rPrChange w:author="Neeraj Durgapal" w:date="2024-08-28T03:49:00Z" w:id="5612">
            <w:rPr>
              <w:rFonts w:ascii="Aptos" w:hAnsi="Aptos" w:eastAsia="Aptos" w:cs="Aptos"/>
            </w:rPr>
          </w:rPrChange>
        </w:rPr>
      </w:pPr>
      <w:r>
        <w:rPr>
          <w:rFonts w:ascii="Calibri" w:hAnsi="Calibri" w:eastAsia="Aptos" w:cs="Calibri"/>
          <w:rPrChange w:author="Neeraj Durgapal" w:date="2024-08-28T03:49:00Z" w:id="5613">
            <w:rPr>
              <w:rFonts w:ascii="Aptos" w:hAnsi="Aptos" w:eastAsia="Aptos" w:cs="Aptos"/>
            </w:rPr>
          </w:rPrChange>
        </w:rPr>
        <w:t xml:space="preserve">Notify merchants </w:t>
      </w:r>
      <w:ins w:author="ANIL KISHIN MANSUKHANI" w:date="2024-08-27T10:54:00Z" w:id="5614">
        <w:r>
          <w:rPr>
            <w:rFonts w:ascii="Calibri" w:hAnsi="Calibri" w:eastAsia="Aptos" w:cs="Calibri"/>
          </w:rPr>
          <w:t xml:space="preserve">on merchant dashboard </w:t>
        </w:r>
      </w:ins>
      <w:r>
        <w:rPr>
          <w:rFonts w:ascii="Calibri" w:hAnsi="Calibri" w:eastAsia="Aptos" w:cs="Calibri"/>
          <w:rPrChange w:author="Neeraj Durgapal" w:date="2024-08-28T03:49:00Z" w:id="5615">
            <w:rPr>
              <w:rFonts w:ascii="Aptos" w:hAnsi="Aptos" w:eastAsia="Aptos" w:cs="Aptos"/>
            </w:rPr>
          </w:rPrChange>
        </w:rPr>
        <w:t xml:space="preserve">when a settlement </w:t>
      </w:r>
      <w:ins w:author="ANIL KISHIN MANSUKHANI" w:date="2024-08-27T10:55:00Z" w:id="5616">
        <w:r>
          <w:rPr>
            <w:rFonts w:ascii="Calibri" w:hAnsi="Calibri" w:eastAsia="Aptos" w:cs="Calibri"/>
          </w:rPr>
          <w:t>process is completed for the current working day.</w:t>
        </w:r>
      </w:ins>
      <w:del w:author="ANIL KISHIN MANSUKHANI" w:date="2024-08-27T10:55:00Z" w:id="5617">
        <w:r>
          <w:rPr>
            <w:rFonts w:ascii="Calibri" w:hAnsi="Calibri" w:eastAsia="Aptos" w:cs="Calibri"/>
            <w:rPrChange w:author="Neeraj Durgapal" w:date="2024-08-28T03:49:00Z" w:id="5618">
              <w:rPr>
                <w:rFonts w:ascii="Aptos" w:hAnsi="Aptos" w:eastAsia="Aptos" w:cs="Aptos"/>
              </w:rPr>
            </w:rPrChange>
          </w:rPr>
          <w:delText>has been processed</w:delText>
        </w:r>
      </w:del>
      <w:r>
        <w:rPr>
          <w:rFonts w:ascii="Calibri" w:hAnsi="Calibri" w:eastAsia="Aptos" w:cs="Calibri"/>
          <w:rPrChange w:author="Neeraj Durgapal" w:date="2024-08-28T03:49:00Z" w:id="5619">
            <w:rPr>
              <w:rFonts w:ascii="Aptos" w:hAnsi="Aptos" w:eastAsia="Aptos" w:cs="Aptos"/>
            </w:rPr>
          </w:rPrChange>
        </w:rPr>
        <w:t xml:space="preserve"> </w:t>
      </w:r>
      <w:del w:author="ANIL KISHIN MANSUKHANI" w:date="2024-08-27T10:54:00Z" w:id="5620">
        <w:r>
          <w:rPr>
            <w:rFonts w:ascii="Calibri" w:hAnsi="Calibri" w:eastAsia="Aptos" w:cs="Calibri"/>
            <w:rPrChange w:author="Neeraj Durgapal" w:date="2024-08-28T03:49:00Z" w:id="5621">
              <w:rPr>
                <w:rFonts w:ascii="Aptos" w:hAnsi="Aptos" w:eastAsia="Aptos" w:cs="Aptos"/>
              </w:rPr>
            </w:rPrChange>
          </w:rPr>
          <w:delText>or if there are delays in the expected settlement date.</w:delText>
        </w:r>
      </w:del>
    </w:p>
    <w:p w:rsidR="00E403D6" w:rsidRDefault="00E403D6" w14:paraId="6C2244DE" w14:textId="77777777">
      <w:pPr>
        <w:rPr>
          <w:ins w:author="ANIL KISHIN MANSUKHANI" w:date="2024-08-27T10:56:00Z" w:id="5622"/>
          <w:del w:author="Neeraj Durgapal" w:date="2024-08-28T04:28:00Z" w:id="5623"/>
          <w:rFonts w:ascii="Calibri" w:hAnsi="Calibri" w:eastAsia="Aptos Display" w:cs="Calibri"/>
        </w:rPr>
      </w:pPr>
    </w:p>
    <w:p w:rsidRPr="00E403D6" w:rsidR="00E403D6" w:rsidRDefault="00287800" w14:paraId="405F21BB" w14:textId="77777777">
      <w:pPr>
        <w:pStyle w:val="Heading5"/>
        <w:spacing w:line="278" w:lineRule="auto"/>
        <w:ind w:left="2160"/>
        <w:rPr>
          <w:del w:author="Neeraj Durgapal" w:date="2024-08-28T04:28:00Z" w:id="5624"/>
          <w:rFonts w:ascii="Calibri" w:hAnsi="Calibri" w:cs="Calibri"/>
          <w:rPrChange w:author="Neeraj Durgapal" w:date="2024-08-28T03:49:00Z" w:id="5625">
            <w:rPr>
              <w:del w:author="Neeraj Durgapal" w:date="2024-08-28T04:28:00Z" w:id="5626"/>
            </w:rPr>
          </w:rPrChange>
        </w:rPr>
      </w:pPr>
      <w:del w:author="Neeraj Durgapal" w:date="2024-08-28T04:28:00Z" w:id="5627">
        <w:r>
          <w:rPr>
            <w:rFonts w:ascii="Calibri" w:hAnsi="Calibri" w:eastAsia="Aptos Display" w:cs="Calibri"/>
            <w:rPrChange w:author="Neeraj Durgapal" w:date="2024-08-28T03:49:00Z" w:id="5628">
              <w:rPr>
                <w:rFonts w:ascii="Aptos Display" w:hAnsi="Aptos Display" w:eastAsia="Aptos Display" w:cs="Aptos Display"/>
              </w:rPr>
            </w:rPrChange>
          </w:rPr>
          <w:delText xml:space="preserve">4.3.4.3 – </w:delText>
        </w:r>
        <w:r>
          <w:rPr>
            <w:rFonts w:ascii="Calibri" w:hAnsi="Calibri" w:eastAsia="Aptos" w:cs="Calibri"/>
            <w:rPrChange w:author="Neeraj Durgapal" w:date="2024-08-28T03:49:00Z" w:id="5629">
              <w:rPr>
                <w:rFonts w:ascii="Aptos" w:hAnsi="Aptos" w:eastAsia="Aptos" w:cs="Aptos"/>
              </w:rPr>
            </w:rPrChange>
          </w:rPr>
          <w:delText>Escalation Process</w:delText>
        </w:r>
        <w:r>
          <w:rPr>
            <w:rFonts w:ascii="Calibri" w:hAnsi="Calibri" w:eastAsia="Aptos Display" w:cs="Calibri"/>
            <w:rPrChange w:author="Neeraj Durgapal" w:date="2024-08-28T03:49:00Z" w:id="5630">
              <w:rPr>
                <w:rFonts w:ascii="Aptos Display" w:hAnsi="Aptos Display" w:eastAsia="Aptos Display" w:cs="Aptos Display"/>
              </w:rPr>
            </w:rPrChange>
          </w:rPr>
          <w:delText xml:space="preserve"> </w:delText>
        </w:r>
      </w:del>
    </w:p>
    <w:p w:rsidRPr="00E403D6" w:rsidR="00E403D6" w:rsidRDefault="00287800" w14:paraId="2986AD55" w14:textId="77777777">
      <w:pPr>
        <w:pStyle w:val="ListParagraph"/>
        <w:numPr>
          <w:ilvl w:val="3"/>
          <w:numId w:val="37"/>
        </w:numPr>
        <w:spacing w:after="0" w:line="278" w:lineRule="auto"/>
        <w:ind w:left="3240"/>
        <w:rPr>
          <w:del w:author="ANIL KISHIN MANSUKHANI" w:date="2024-08-27T10:56:00Z" w:id="5631"/>
          <w:rFonts w:ascii="Calibri" w:hAnsi="Calibri" w:eastAsia="Aptos" w:cs="Calibri"/>
          <w:rPrChange w:author="Neeraj Durgapal" w:date="2024-08-28T03:49:00Z" w:id="5632">
            <w:rPr>
              <w:del w:author="ANIL KISHIN MANSUKHANI" w:date="2024-08-27T10:56:00Z" w:id="5633"/>
              <w:rFonts w:ascii="Aptos" w:hAnsi="Aptos" w:eastAsia="Aptos" w:cs="Aptos"/>
            </w:rPr>
          </w:rPrChange>
        </w:rPr>
      </w:pPr>
      <w:del w:author="Neeraj Durgapal" w:date="2024-08-28T04:28:00Z" w:id="5634">
        <w:r>
          <w:rPr>
            <w:rFonts w:ascii="Calibri" w:hAnsi="Calibri" w:eastAsia="Aptos" w:cs="Calibri"/>
            <w:rPrChange w:author="Neeraj Durgapal" w:date="2024-08-28T03:49:00Z" w:id="5635">
              <w:rPr>
                <w:rFonts w:ascii="Aptos" w:hAnsi="Aptos" w:eastAsia="Aptos" w:cs="Aptos"/>
              </w:rPr>
            </w:rPrChange>
          </w:rPr>
          <w:delText>Provide an option for merchants to escalate issues related to delayed settlemen</w:delText>
        </w:r>
      </w:del>
      <w:del w:author="ANIL KISHIN MANSUKHANI" w:date="2024-08-27T10:56:00Z" w:id="5636">
        <w:r>
          <w:rPr>
            <w:rFonts w:ascii="Calibri" w:hAnsi="Calibri" w:eastAsia="Aptos" w:cs="Calibri"/>
            <w:rPrChange w:author="Neeraj Durgapal" w:date="2024-08-28T03:49:00Z" w:id="5637">
              <w:rPr>
                <w:rFonts w:ascii="Aptos" w:hAnsi="Aptos" w:eastAsia="Aptos" w:cs="Aptos"/>
              </w:rPr>
            </w:rPrChange>
          </w:rPr>
          <w:delText>ts.</w:delText>
        </w:r>
      </w:del>
    </w:p>
    <w:p w:rsidRPr="00E403D6" w:rsidR="00E403D6" w:rsidRDefault="00E403D6" w14:paraId="7EC26864" w14:textId="77777777">
      <w:pPr>
        <w:rPr>
          <w:del w:author="Neeraj Durgapal" w:date="2024-08-28T04:28:00Z" w:id="5638"/>
          <w:rFonts w:ascii="Calibri" w:hAnsi="Calibri" w:cs="Calibri"/>
          <w:rPrChange w:author="Neeraj Durgapal" w:date="2024-08-28T03:49:00Z" w:id="5639">
            <w:rPr>
              <w:del w:author="Neeraj Durgapal" w:date="2024-08-28T04:28:00Z" w:id="5640"/>
            </w:rPr>
          </w:rPrChange>
        </w:rPr>
      </w:pPr>
    </w:p>
    <w:p w:rsidRPr="00E403D6" w:rsidR="00E403D6" w:rsidRDefault="00E403D6" w14:paraId="0EC19FB6" w14:textId="77777777">
      <w:pPr>
        <w:pStyle w:val="Heading3"/>
        <w:rPr>
          <w:rStyle w:val="Heading3Char"/>
          <w:rFonts w:ascii="Calibri" w:hAnsi="Calibri" w:cs="Calibri"/>
          <w:sz w:val="24"/>
          <w:szCs w:val="24"/>
          <w:rPrChange w:author="Neeraj Durgapal" w:date="2024-08-28T03:49:00Z" w:id="5641">
            <w:rPr>
              <w:rStyle w:val="Heading3Char"/>
              <w:rFonts w:asciiTheme="majorHAnsi" w:hAnsiTheme="majorHAnsi"/>
            </w:rPr>
          </w:rPrChange>
        </w:rPr>
        <w:pPrChange w:author="Neeraj Durgapal" w:date="2024-08-28T04:28:00Z" w:id="5642">
          <w:pPr>
            <w:pStyle w:val="Heading3"/>
            <w:ind w:left="720"/>
          </w:pPr>
        </w:pPrChange>
      </w:pPr>
    </w:p>
    <w:p w:rsidRPr="00E403D6" w:rsidR="00E403D6" w:rsidRDefault="00287800" w14:paraId="1E29F18A" w14:textId="77777777">
      <w:pPr>
        <w:pStyle w:val="Heading3"/>
        <w:ind w:left="720"/>
        <w:rPr>
          <w:rFonts w:ascii="Calibri" w:hAnsi="Calibri" w:cs="Calibri"/>
          <w:sz w:val="24"/>
          <w:szCs w:val="24"/>
          <w:rPrChange w:author="Neeraj Durgapal" w:date="2024-08-28T03:49:00Z" w:id="5643">
            <w:rPr>
              <w:rFonts w:asciiTheme="majorHAnsi" w:hAnsiTheme="majorHAnsi"/>
            </w:rPr>
          </w:rPrChange>
        </w:rPr>
      </w:pPr>
      <w:bookmarkStart w:name="_Toc175662460" w:id="5644"/>
      <w:r>
        <w:rPr>
          <w:rStyle w:val="Heading3Char"/>
          <w:rFonts w:ascii="Calibri" w:hAnsi="Calibri" w:cs="Calibri"/>
          <w:sz w:val="24"/>
          <w:szCs w:val="24"/>
          <w:rPrChange w:author="Neeraj Durgapal" w:date="2024-08-28T03:49:00Z" w:id="5645">
            <w:rPr>
              <w:rStyle w:val="Heading3Char"/>
              <w:rFonts w:asciiTheme="majorHAnsi" w:hAnsiTheme="majorHAnsi"/>
            </w:rPr>
          </w:rPrChange>
        </w:rPr>
        <w:t>4.4 - Non - Functional Specification</w:t>
      </w:r>
      <w:bookmarkEnd w:id="5644"/>
      <w:r>
        <w:rPr>
          <w:rStyle w:val="Heading3Char"/>
          <w:rFonts w:ascii="Calibri" w:hAnsi="Calibri" w:cs="Calibri"/>
          <w:sz w:val="24"/>
          <w:szCs w:val="24"/>
          <w:rPrChange w:author="Neeraj Durgapal" w:date="2024-08-28T03:49:00Z" w:id="5646">
            <w:rPr>
              <w:rStyle w:val="Heading3Char"/>
              <w:rFonts w:asciiTheme="majorHAnsi" w:hAnsiTheme="majorHAnsi"/>
            </w:rPr>
          </w:rPrChange>
        </w:rPr>
        <w:t xml:space="preserve"> </w:t>
      </w:r>
    </w:p>
    <w:p w:rsidRPr="00E403D6" w:rsidR="00E403D6" w:rsidRDefault="00287800" w14:paraId="18C79DDC" w14:textId="77777777">
      <w:pPr>
        <w:rPr>
          <w:rFonts w:ascii="Calibri" w:hAnsi="Calibri" w:cs="Calibri" w:eastAsiaTheme="majorEastAsia"/>
          <w:rPrChange w:author="Neeraj Durgapal" w:date="2024-08-28T03:49:00Z" w:id="5647">
            <w:rPr>
              <w:rFonts w:asciiTheme="majorHAnsi" w:hAnsiTheme="majorHAnsi" w:eastAsiaTheme="majorEastAsia" w:cstheme="majorBidi"/>
            </w:rPr>
          </w:rPrChange>
        </w:rPr>
      </w:pPr>
      <w:r>
        <w:rPr>
          <w:rFonts w:ascii="Calibri" w:hAnsi="Calibri" w:cs="Calibri" w:eastAsiaTheme="majorEastAsia"/>
          <w:rPrChange w:author="Neeraj Durgapal" w:date="2024-08-28T03:49:00Z" w:id="5648">
            <w:rPr>
              <w:rFonts w:asciiTheme="majorHAnsi" w:hAnsiTheme="majorHAnsi" w:eastAsiaTheme="majorEastAsia" w:cstheme="majorBidi"/>
            </w:rPr>
          </w:rPrChange>
        </w:rPr>
        <w:t xml:space="preserve">                            TBD</w:t>
      </w:r>
    </w:p>
    <w:p w:rsidRPr="00E403D6" w:rsidR="00E403D6" w:rsidRDefault="00E403D6" w14:paraId="55A9B6E7" w14:textId="77777777">
      <w:pPr>
        <w:rPr>
          <w:rFonts w:ascii="Calibri" w:hAnsi="Calibri" w:cs="Calibri" w:eastAsiaTheme="majorEastAsia"/>
          <w:rPrChange w:author="Neeraj Durgapal" w:date="2024-08-28T03:49:00Z" w:id="5649">
            <w:rPr>
              <w:rFonts w:asciiTheme="majorHAnsi" w:hAnsiTheme="majorHAnsi" w:eastAsiaTheme="majorEastAsia" w:cstheme="majorBidi"/>
            </w:rPr>
          </w:rPrChange>
        </w:rPr>
      </w:pPr>
    </w:p>
    <w:p w:rsidRPr="00E403D6" w:rsidR="00E403D6" w:rsidRDefault="00287800" w14:paraId="7FAC91F4" w14:textId="77777777">
      <w:pPr>
        <w:pStyle w:val="Heading2"/>
        <w:numPr>
          <w:ilvl w:val="0"/>
          <w:numId w:val="29"/>
        </w:numPr>
        <w:rPr>
          <w:rFonts w:ascii="Calibri" w:hAnsi="Calibri" w:cs="Calibri"/>
          <w:sz w:val="24"/>
          <w:szCs w:val="24"/>
          <w:rPrChange w:author="Neeraj Durgapal" w:date="2024-08-28T03:49:00Z" w:id="5650">
            <w:rPr/>
          </w:rPrChange>
        </w:rPr>
      </w:pPr>
      <w:bookmarkStart w:name="_Toc175662461" w:id="5651"/>
      <w:r>
        <w:rPr>
          <w:rFonts w:ascii="Calibri" w:hAnsi="Calibri" w:cs="Calibri"/>
          <w:sz w:val="24"/>
          <w:szCs w:val="24"/>
          <w:rPrChange w:author="Neeraj Durgapal" w:date="2024-08-28T03:49:00Z" w:id="5652">
            <w:rPr/>
          </w:rPrChange>
        </w:rPr>
        <w:t>FS_MS_5 – Invoices</w:t>
      </w:r>
      <w:bookmarkEnd w:id="5651"/>
    </w:p>
    <w:p w:rsidRPr="00E403D6" w:rsidR="00E403D6" w:rsidRDefault="00287800" w14:paraId="17B91B1A" w14:textId="77777777">
      <w:pPr>
        <w:pStyle w:val="Heading3"/>
        <w:ind w:left="720"/>
        <w:rPr>
          <w:rFonts w:ascii="Calibri" w:hAnsi="Calibri" w:cs="Calibri"/>
          <w:sz w:val="24"/>
          <w:szCs w:val="24"/>
          <w:rPrChange w:author="Neeraj Durgapal" w:date="2024-08-28T03:49:00Z" w:id="5653">
            <w:rPr>
              <w:rFonts w:asciiTheme="majorHAnsi" w:hAnsiTheme="majorHAnsi"/>
            </w:rPr>
          </w:rPrChange>
        </w:rPr>
      </w:pPr>
      <w:bookmarkStart w:name="_Toc175662462" w:id="5654"/>
      <w:r>
        <w:rPr>
          <w:rFonts w:ascii="Calibri" w:hAnsi="Calibri" w:cs="Calibri"/>
          <w:sz w:val="24"/>
          <w:szCs w:val="24"/>
          <w:rPrChange w:author="Neeraj Durgapal" w:date="2024-08-28T03:49:00Z" w:id="5655">
            <w:rPr>
              <w:rFonts w:asciiTheme="majorHAnsi" w:hAnsiTheme="majorHAnsi"/>
            </w:rPr>
          </w:rPrChange>
        </w:rPr>
        <w:t>5.1 - Objective</w:t>
      </w:r>
      <w:bookmarkEnd w:id="5654"/>
    </w:p>
    <w:p w:rsidRPr="00E403D6" w:rsidR="00E403D6" w:rsidRDefault="00287800" w14:paraId="12013CED" w14:textId="77777777">
      <w:pPr>
        <w:ind w:left="720"/>
        <w:rPr>
          <w:rFonts w:ascii="Calibri" w:hAnsi="Calibri" w:cs="Calibri" w:eastAsiaTheme="majorEastAsia"/>
          <w:rPrChange w:author="Neeraj Durgapal" w:date="2024-08-28T03:49:00Z" w:id="5656">
            <w:rPr>
              <w:rFonts w:asciiTheme="majorHAnsi" w:hAnsiTheme="majorHAnsi" w:eastAsiaTheme="majorEastAsia" w:cstheme="majorBidi"/>
            </w:rPr>
          </w:rPrChange>
        </w:rPr>
      </w:pPr>
      <w:r>
        <w:rPr>
          <w:rFonts w:ascii="Calibri" w:hAnsi="Calibri" w:cs="Calibri" w:eastAsiaTheme="majorEastAsia"/>
          <w:rPrChange w:author="Neeraj Durgapal" w:date="2024-08-28T03:49:00Z" w:id="5657">
            <w:rPr>
              <w:rFonts w:asciiTheme="majorHAnsi" w:hAnsiTheme="majorHAnsi" w:eastAsiaTheme="majorEastAsia" w:cstheme="majorBidi"/>
            </w:rPr>
          </w:rPrChange>
        </w:rPr>
        <w:t>View all invoices generated from the system to Merchant</w:t>
      </w:r>
    </w:p>
    <w:p w:rsidRPr="00E403D6" w:rsidR="00E403D6" w:rsidRDefault="00287800" w14:paraId="1E366E47" w14:textId="77777777">
      <w:pPr>
        <w:pStyle w:val="Heading4"/>
        <w:ind w:left="1440"/>
        <w:rPr>
          <w:rFonts w:ascii="Calibri" w:hAnsi="Calibri" w:cs="Calibri"/>
          <w:rPrChange w:author="Neeraj Durgapal" w:date="2024-08-28T03:49:00Z" w:id="5658">
            <w:rPr>
              <w:rFonts w:asciiTheme="majorHAnsi" w:hAnsiTheme="majorHAnsi"/>
            </w:rPr>
          </w:rPrChange>
        </w:rPr>
      </w:pPr>
      <w:bookmarkStart w:name="_Toc175662463" w:id="5659"/>
      <w:r>
        <w:rPr>
          <w:rFonts w:ascii="Calibri" w:hAnsi="Calibri" w:cs="Calibri"/>
          <w:rPrChange w:author="Neeraj Durgapal" w:date="2024-08-28T03:49:00Z" w:id="5660">
            <w:rPr>
              <w:rFonts w:asciiTheme="majorHAnsi" w:hAnsiTheme="majorHAnsi"/>
            </w:rPr>
          </w:rPrChange>
        </w:rPr>
        <w:t>5.1.1 - Listing Invoices</w:t>
      </w:r>
      <w:bookmarkEnd w:id="5659"/>
    </w:p>
    <w:p w:rsidRPr="00E403D6" w:rsidR="00E403D6" w:rsidRDefault="00287800" w14:paraId="3AA4A87E" w14:textId="77777777">
      <w:pPr>
        <w:pStyle w:val="ListParagraph"/>
        <w:numPr>
          <w:ilvl w:val="0"/>
          <w:numId w:val="38"/>
        </w:numPr>
        <w:rPr>
          <w:del w:author="Neeraj Durgapal" w:date="2024-08-28T05:17:00Z" w:id="5661"/>
          <w:rFonts w:ascii="Calibri" w:hAnsi="Calibri" w:cs="Calibri"/>
          <w:rPrChange w:author="Neeraj Durgapal" w:date="2024-08-28T03:49:00Z" w:id="5662">
            <w:rPr>
              <w:del w:author="Neeraj Durgapal" w:date="2024-08-28T05:17:00Z" w:id="5663"/>
            </w:rPr>
          </w:rPrChange>
        </w:rPr>
      </w:pPr>
      <w:r>
        <w:rPr>
          <w:rFonts w:ascii="Calibri" w:hAnsi="Calibri" w:cs="Calibri"/>
          <w:rPrChange w:author="Neeraj Durgapal" w:date="2024-08-28T03:49:00Z" w:id="5664">
            <w:rPr/>
          </w:rPrChange>
        </w:rPr>
        <w:t>View all the invoices generated by system</w:t>
      </w:r>
    </w:p>
    <w:p w:rsidRPr="00E403D6" w:rsidR="00E403D6" w:rsidRDefault="00287800" w14:paraId="214BDF6B" w14:textId="77777777">
      <w:pPr>
        <w:pStyle w:val="ListParagraph"/>
        <w:numPr>
          <w:ilvl w:val="0"/>
          <w:numId w:val="38"/>
        </w:numPr>
        <w:ind w:left="1440"/>
        <w:rPr>
          <w:rFonts w:ascii="Calibri" w:hAnsi="Calibri" w:cs="Calibri"/>
          <w:rPrChange w:author="Neeraj Durgapal" w:date="2024-08-28T05:17:00Z" w:id="5665">
            <w:rPr>
              <w:rFonts w:asciiTheme="majorHAnsi" w:hAnsiTheme="majorHAnsi"/>
            </w:rPr>
          </w:rPrChange>
        </w:rPr>
        <w:pPrChange w:author="Neeraj Durgapal" w:date="2024-08-28T05:17:00Z" w:id="5666">
          <w:pPr>
            <w:pStyle w:val="Heading4"/>
            <w:ind w:left="1440"/>
          </w:pPr>
        </w:pPrChange>
      </w:pPr>
      <w:bookmarkStart w:name="_Toc175662464" w:id="5667"/>
      <w:del w:author="Neeraj Durgapal" w:date="2024-08-28T05:17:00Z" w:id="5668">
        <w:r>
          <w:rPr>
            <w:rFonts w:ascii="Calibri" w:hAnsi="Calibri" w:cs="Calibri"/>
            <w:rPrChange w:author="Neeraj Durgapal" w:date="2024-08-28T05:17:00Z" w:id="5669">
              <w:rPr>
                <w:rFonts w:asciiTheme="majorHAnsi" w:hAnsiTheme="majorHAnsi"/>
              </w:rPr>
            </w:rPrChange>
          </w:rPr>
          <w:delText>5.1.1 - Listing Invoices</w:delText>
        </w:r>
      </w:del>
      <w:bookmarkEnd w:id="5667"/>
    </w:p>
    <w:p w:rsidRPr="00E403D6" w:rsidR="00E403D6" w:rsidRDefault="00E403D6" w14:paraId="07D6DC80" w14:textId="77777777">
      <w:pPr>
        <w:ind w:left="1440"/>
        <w:rPr>
          <w:rFonts w:ascii="Calibri" w:hAnsi="Calibri" w:cs="Calibri"/>
          <w:rPrChange w:author="Neeraj Durgapal" w:date="2024-08-28T03:49:00Z" w:id="5670">
            <w:rPr/>
          </w:rPrChange>
        </w:rPr>
      </w:pPr>
    </w:p>
    <w:p w:rsidRPr="00E403D6" w:rsidR="00E403D6" w:rsidRDefault="00287800" w14:paraId="5A373CF0" w14:textId="77777777">
      <w:pPr>
        <w:pStyle w:val="Heading4"/>
        <w:ind w:left="720" w:firstLine="720"/>
        <w:rPr>
          <w:rFonts w:ascii="Calibri" w:hAnsi="Calibri" w:cs="Calibri"/>
          <w:rPrChange w:author="Neeraj Durgapal" w:date="2024-08-28T03:49:00Z" w:id="5671">
            <w:rPr>
              <w:rFonts w:asciiTheme="majorHAnsi" w:hAnsiTheme="majorHAnsi"/>
            </w:rPr>
          </w:rPrChange>
        </w:rPr>
      </w:pPr>
      <w:r>
        <w:rPr>
          <w:rFonts w:ascii="Calibri" w:hAnsi="Calibri" w:cs="Calibri"/>
          <w:rPrChange w:author="Neeraj Durgapal" w:date="2024-08-28T03:49:00Z" w:id="5672">
            <w:rPr>
              <w:rFonts w:asciiTheme="majorHAnsi" w:hAnsiTheme="majorHAnsi"/>
            </w:rPr>
          </w:rPrChange>
        </w:rPr>
        <w:br w:type="page"/>
      </w:r>
    </w:p>
    <w:p w:rsidRPr="00E403D6" w:rsidR="00E403D6" w:rsidRDefault="00E403D6" w14:paraId="76F26BD3" w14:textId="77777777">
      <w:pPr>
        <w:pStyle w:val="ListParagraph"/>
        <w:ind w:left="1800" w:hanging="360"/>
        <w:rPr>
          <w:rFonts w:ascii="Calibri" w:hAnsi="Calibri" w:cs="Calibri" w:eastAsiaTheme="majorEastAsia"/>
          <w:rPrChange w:author="Neeraj Durgapal" w:date="2024-08-28T03:49:00Z" w:id="5673">
            <w:rPr>
              <w:rFonts w:asciiTheme="majorHAnsi" w:hAnsiTheme="majorHAnsi" w:eastAsiaTheme="majorEastAsia" w:cstheme="majorBidi"/>
            </w:rPr>
          </w:rPrChange>
        </w:rPr>
      </w:pPr>
    </w:p>
    <w:p w:rsidRPr="00E403D6" w:rsidR="00E403D6" w:rsidRDefault="00287800" w14:paraId="3C29F1BE" w14:textId="77777777">
      <w:pPr>
        <w:pStyle w:val="Heading3"/>
        <w:ind w:left="720"/>
        <w:rPr>
          <w:rFonts w:ascii="Calibri" w:hAnsi="Calibri" w:cs="Calibri"/>
          <w:sz w:val="24"/>
          <w:szCs w:val="24"/>
          <w:rPrChange w:author="Neeraj Durgapal" w:date="2024-08-28T03:49:00Z" w:id="5674">
            <w:rPr>
              <w:rFonts w:asciiTheme="majorHAnsi" w:hAnsiTheme="majorHAnsi"/>
            </w:rPr>
          </w:rPrChange>
        </w:rPr>
      </w:pPr>
      <w:bookmarkStart w:name="_Toc175662465" w:id="5675"/>
      <w:r>
        <w:rPr>
          <w:rFonts w:ascii="Calibri" w:hAnsi="Calibri" w:cs="Calibri"/>
          <w:sz w:val="24"/>
          <w:szCs w:val="24"/>
          <w:rPrChange w:author="Neeraj Durgapal" w:date="2024-08-28T03:49:00Z" w:id="5676">
            <w:rPr>
              <w:rFonts w:asciiTheme="majorHAnsi" w:hAnsiTheme="majorHAnsi"/>
            </w:rPr>
          </w:rPrChange>
        </w:rPr>
        <w:t>5.2 - Functional Flow / Mockup</w:t>
      </w:r>
      <w:bookmarkEnd w:id="5675"/>
    </w:p>
    <w:p w:rsidRPr="00E403D6" w:rsidR="00E403D6" w:rsidRDefault="00287800" w14:paraId="505032B4" w14:textId="77777777">
      <w:pPr>
        <w:rPr>
          <w:rFonts w:ascii="Calibri" w:hAnsi="Calibri" w:cs="Calibri"/>
          <w:rPrChange w:author="Neeraj Durgapal" w:date="2024-08-28T03:49:00Z" w:id="5677">
            <w:rPr/>
          </w:rPrChange>
        </w:rPr>
      </w:pPr>
      <w:r>
        <w:rPr>
          <w:rFonts w:ascii="Calibri" w:hAnsi="Calibri" w:cs="Calibri"/>
          <w:rPrChange w:author="Neeraj Durgapal" w:date="2024-08-28T03:49:00Z" w:id="5678">
            <w:rPr/>
          </w:rPrChange>
        </w:rPr>
        <w:t>NA</w:t>
      </w:r>
    </w:p>
    <w:p w:rsidR="00E403D6" w:rsidRDefault="00287800" w14:paraId="1E1C6393" w14:textId="77777777">
      <w:pPr>
        <w:pStyle w:val="Heading3"/>
        <w:ind w:firstLine="720"/>
        <w:rPr>
          <w:ins w:author="Neeraj Durgapal" w:date="2024-08-28T05:17:00Z" w:id="5679"/>
          <w:rStyle w:val="Heading3Char"/>
          <w:rFonts w:ascii="Calibri" w:hAnsi="Calibri" w:cs="Calibri"/>
          <w:sz w:val="24"/>
          <w:szCs w:val="24"/>
        </w:rPr>
      </w:pPr>
      <w:bookmarkStart w:name="_Toc175662466" w:id="5680"/>
      <w:r>
        <w:rPr>
          <w:rStyle w:val="Heading3Char"/>
          <w:rFonts w:ascii="Calibri" w:hAnsi="Calibri" w:cs="Calibri"/>
          <w:sz w:val="24"/>
          <w:szCs w:val="24"/>
          <w:rPrChange w:author="Neeraj Durgapal" w:date="2024-08-28T03:49:00Z" w:id="5681">
            <w:rPr>
              <w:rStyle w:val="Heading3Char"/>
              <w:rFonts w:asciiTheme="majorHAnsi" w:hAnsiTheme="majorHAnsi"/>
            </w:rPr>
          </w:rPrChange>
        </w:rPr>
        <w:t>5.3 Functional Specification</w:t>
      </w:r>
      <w:bookmarkEnd w:id="5680"/>
    </w:p>
    <w:p w:rsidR="00E403D6" w:rsidRDefault="00287800" w14:paraId="4A0A73EA" w14:textId="77777777">
      <w:pPr>
        <w:pStyle w:val="Heading5"/>
        <w:spacing w:line="278" w:lineRule="auto"/>
        <w:ind w:left="2160"/>
        <w:rPr>
          <w:ins w:author="Neeraj Durgapal" w:date="2024-08-28T05:17:00Z" w:id="5682"/>
          <w:rFonts w:ascii="Calibri" w:hAnsi="Calibri" w:eastAsia="Aptos" w:cs="Calibri"/>
        </w:rPr>
      </w:pPr>
      <w:ins w:author="Neeraj Durgapal" w:date="2024-08-28T05:17:00Z" w:id="5683">
        <w:r>
          <w:rPr>
            <w:rFonts w:ascii="Calibri" w:hAnsi="Calibri" w:eastAsia="Aptos Display" w:cs="Calibri"/>
          </w:rPr>
          <w:t xml:space="preserve">5.3.1 – </w:t>
        </w:r>
        <w:r>
          <w:rPr>
            <w:rFonts w:ascii="Calibri" w:hAnsi="Calibri" w:eastAsia="Aptos" w:cs="Calibri"/>
          </w:rPr>
          <w:t>Detailed Records</w:t>
        </w:r>
      </w:ins>
    </w:p>
    <w:p w:rsidR="00E403D6" w:rsidRDefault="00287800" w14:paraId="0E0DB23A" w14:textId="77777777">
      <w:pPr>
        <w:pStyle w:val="ListParagraph"/>
        <w:numPr>
          <w:ilvl w:val="3"/>
          <w:numId w:val="37"/>
        </w:numPr>
        <w:spacing w:after="0" w:line="278" w:lineRule="auto"/>
        <w:ind w:left="3240"/>
        <w:rPr>
          <w:ins w:author="Neeraj Durgapal" w:date="2024-08-28T05:17:00Z" w:id="5684"/>
          <w:rFonts w:ascii="Calibri" w:hAnsi="Calibri" w:eastAsia="Aptos" w:cs="Calibri"/>
        </w:rPr>
      </w:pPr>
      <w:ins w:author="Neeraj Durgapal" w:date="2024-08-28T05:17:00Z" w:id="5685">
        <w:r>
          <w:rPr>
            <w:rFonts w:ascii="Calibri" w:hAnsi="Calibri" w:eastAsia="Aptos" w:cs="Calibri"/>
          </w:rPr>
          <w:t xml:space="preserve">Maintain a comprehensive history of all invoice, including </w:t>
        </w:r>
      </w:ins>
      <w:ins w:author="Neeraj Durgapal" w:date="2024-08-28T05:18:00Z" w:id="5686">
        <w:r>
          <w:rPr>
            <w:rFonts w:ascii="Calibri" w:hAnsi="Calibri" w:eastAsia="Aptos" w:cs="Calibri"/>
          </w:rPr>
          <w:t>transaction details</w:t>
        </w:r>
      </w:ins>
      <w:ins w:author="Neeraj Durgapal" w:date="2024-08-28T05:17:00Z" w:id="5687">
        <w:r>
          <w:rPr>
            <w:rFonts w:ascii="Calibri" w:hAnsi="Calibri" w:eastAsia="Aptos" w:cs="Calibri"/>
          </w:rPr>
          <w:t xml:space="preserve">, amounts, and </w:t>
        </w:r>
      </w:ins>
      <w:ins w:author="Neeraj Durgapal" w:date="2024-08-28T05:18:00Z" w:id="5688">
        <w:r>
          <w:rPr>
            <w:rFonts w:ascii="Calibri" w:hAnsi="Calibri" w:eastAsia="Aptos" w:cs="Calibri"/>
          </w:rPr>
          <w:t>status</w:t>
        </w:r>
      </w:ins>
      <w:ins w:author="Neeraj Durgapal" w:date="2024-08-28T05:17:00Z" w:id="5689">
        <w:r>
          <w:rPr>
            <w:rFonts w:ascii="Calibri" w:hAnsi="Calibri" w:eastAsia="Aptos" w:cs="Calibri"/>
          </w:rPr>
          <w:t>.</w:t>
        </w:r>
      </w:ins>
    </w:p>
    <w:p w:rsidR="00E403D6" w:rsidRDefault="00287800" w14:paraId="3E7B02DC" w14:textId="77777777">
      <w:pPr>
        <w:pStyle w:val="Heading5"/>
        <w:spacing w:line="278" w:lineRule="auto"/>
        <w:ind w:left="2160"/>
        <w:rPr>
          <w:ins w:author="Neeraj Durgapal" w:date="2024-08-28T05:17:00Z" w:id="5690"/>
          <w:rFonts w:ascii="Calibri" w:hAnsi="Calibri" w:eastAsia="Aptos" w:cs="Calibri"/>
        </w:rPr>
      </w:pPr>
      <w:ins w:author="Neeraj Durgapal" w:date="2024-08-28T05:17:00Z" w:id="5691">
        <w:r>
          <w:rPr>
            <w:rFonts w:ascii="Calibri" w:hAnsi="Calibri" w:eastAsia="Aptos Display" w:cs="Calibri"/>
          </w:rPr>
          <w:t xml:space="preserve">5.3.2 – </w:t>
        </w:r>
        <w:r>
          <w:rPr>
            <w:rFonts w:ascii="Calibri" w:hAnsi="Calibri" w:eastAsia="Aptos" w:cs="Calibri"/>
          </w:rPr>
          <w:t>Filtering Options</w:t>
        </w:r>
      </w:ins>
    </w:p>
    <w:p w:rsidR="00E403D6" w:rsidRDefault="00287800" w14:paraId="102976B6" w14:textId="77777777">
      <w:pPr>
        <w:pStyle w:val="ListParagraph"/>
        <w:numPr>
          <w:ilvl w:val="3"/>
          <w:numId w:val="37"/>
        </w:numPr>
        <w:spacing w:after="0" w:line="278" w:lineRule="auto"/>
        <w:ind w:left="3240"/>
        <w:rPr>
          <w:ins w:author="Neeraj Durgapal" w:date="2024-08-28T05:17:00Z" w:id="5692"/>
          <w:rFonts w:ascii="Calibri" w:hAnsi="Calibri" w:eastAsia="Aptos" w:cs="Calibri"/>
        </w:rPr>
      </w:pPr>
      <w:ins w:author="Neeraj Durgapal" w:date="2024-08-28T05:17:00Z" w:id="5693">
        <w:r>
          <w:rPr>
            <w:rFonts w:ascii="Calibri" w:hAnsi="Calibri" w:eastAsia="Aptos" w:cs="Calibri"/>
          </w:rPr>
          <w:t>Allow merchants to filter historical settlement data by date range</w:t>
        </w:r>
      </w:ins>
      <w:ins w:author="Neeraj Durgapal" w:date="2024-08-28T05:18:00Z" w:id="5694">
        <w:r>
          <w:rPr>
            <w:rFonts w:ascii="Calibri" w:hAnsi="Calibri" w:eastAsia="Aptos" w:cs="Calibri"/>
          </w:rPr>
          <w:t xml:space="preserve"> and</w:t>
        </w:r>
      </w:ins>
      <w:ins w:author="Neeraj Durgapal" w:date="2024-08-28T05:17:00Z" w:id="5695">
        <w:r>
          <w:rPr>
            <w:rFonts w:ascii="Calibri" w:hAnsi="Calibri" w:eastAsia="Aptos" w:cs="Calibri"/>
          </w:rPr>
          <w:t xml:space="preserve"> </w:t>
        </w:r>
      </w:ins>
      <w:ins w:author="Neeraj Durgapal" w:date="2024-08-28T05:18:00Z" w:id="5696">
        <w:r>
          <w:rPr>
            <w:rFonts w:ascii="Calibri" w:hAnsi="Calibri" w:eastAsia="Aptos" w:cs="Calibri"/>
          </w:rPr>
          <w:t>invoice</w:t>
        </w:r>
      </w:ins>
      <w:ins w:author="Neeraj Durgapal" w:date="2024-08-28T05:17:00Z" w:id="5697">
        <w:r>
          <w:rPr>
            <w:rFonts w:ascii="Calibri" w:hAnsi="Calibri" w:eastAsia="Aptos" w:cs="Calibri"/>
          </w:rPr>
          <w:t xml:space="preserve"> id.</w:t>
        </w:r>
      </w:ins>
    </w:p>
    <w:p w:rsidRPr="00E403D6" w:rsidR="00E403D6" w:rsidRDefault="00E403D6" w14:paraId="4DBAA0C5" w14:textId="77777777">
      <w:pPr>
        <w:rPr>
          <w:rPrChange w:author="Neeraj Durgapal" w:date="2024-08-28T05:17:00Z" w:id="5698">
            <w:rPr>
              <w:rStyle w:val="Heading3Char"/>
              <w:rFonts w:asciiTheme="majorHAnsi" w:hAnsiTheme="majorHAnsi"/>
            </w:rPr>
          </w:rPrChange>
        </w:rPr>
        <w:pPrChange w:author="Neeraj Durgapal" w:date="2024-08-28T05:17:00Z" w:id="5699">
          <w:pPr>
            <w:pStyle w:val="Heading3"/>
            <w:ind w:firstLine="720"/>
          </w:pPr>
        </w:pPrChange>
      </w:pPr>
    </w:p>
    <w:p w:rsidRPr="00E403D6" w:rsidR="00E403D6" w:rsidRDefault="00287800" w14:paraId="16384EFE" w14:textId="77777777">
      <w:pPr>
        <w:pStyle w:val="Heading3"/>
        <w:ind w:left="720"/>
        <w:rPr>
          <w:rFonts w:ascii="Calibri" w:hAnsi="Calibri" w:cs="Calibri"/>
          <w:sz w:val="24"/>
          <w:szCs w:val="24"/>
          <w:rPrChange w:author="Neeraj Durgapal" w:date="2024-08-28T03:49:00Z" w:id="5700">
            <w:rPr>
              <w:rFonts w:asciiTheme="majorHAnsi" w:hAnsiTheme="majorHAnsi"/>
            </w:rPr>
          </w:rPrChange>
        </w:rPr>
      </w:pPr>
      <w:bookmarkStart w:name="_Toc175662467" w:id="5701"/>
      <w:r>
        <w:rPr>
          <w:rStyle w:val="Heading3Char"/>
          <w:rFonts w:ascii="Calibri" w:hAnsi="Calibri" w:cs="Calibri"/>
          <w:sz w:val="24"/>
          <w:szCs w:val="24"/>
          <w:rPrChange w:author="Neeraj Durgapal" w:date="2024-08-28T03:49:00Z" w:id="5702">
            <w:rPr>
              <w:rStyle w:val="Heading3Char"/>
              <w:rFonts w:asciiTheme="majorHAnsi" w:hAnsiTheme="majorHAnsi"/>
            </w:rPr>
          </w:rPrChange>
        </w:rPr>
        <w:t>5.4 - Non - Functional Specification</w:t>
      </w:r>
      <w:bookmarkEnd w:id="5701"/>
      <w:r>
        <w:rPr>
          <w:rStyle w:val="Heading3Char"/>
          <w:rFonts w:ascii="Calibri" w:hAnsi="Calibri" w:cs="Calibri"/>
          <w:sz w:val="24"/>
          <w:szCs w:val="24"/>
          <w:rPrChange w:author="Neeraj Durgapal" w:date="2024-08-28T03:49:00Z" w:id="5703">
            <w:rPr>
              <w:rStyle w:val="Heading3Char"/>
              <w:rFonts w:asciiTheme="majorHAnsi" w:hAnsiTheme="majorHAnsi"/>
            </w:rPr>
          </w:rPrChange>
        </w:rPr>
        <w:t xml:space="preserve"> </w:t>
      </w:r>
    </w:p>
    <w:p w:rsidR="00E403D6" w:rsidRDefault="00287800" w14:paraId="57B68A26" w14:textId="77777777">
      <w:pPr>
        <w:rPr>
          <w:ins w:author="Neeraj Durgapal" w:date="2024-08-28T05:17:00Z" w:id="5704"/>
          <w:rFonts w:ascii="Calibri" w:hAnsi="Calibri" w:cs="Calibri" w:eastAsiaTheme="majorEastAsia"/>
        </w:rPr>
      </w:pPr>
      <w:r>
        <w:rPr>
          <w:rFonts w:ascii="Calibri" w:hAnsi="Calibri" w:cs="Calibri" w:eastAsiaTheme="majorEastAsia"/>
          <w:rPrChange w:author="Neeraj Durgapal" w:date="2024-08-28T03:49:00Z" w:id="5705">
            <w:rPr>
              <w:rFonts w:asciiTheme="majorHAnsi" w:hAnsiTheme="majorHAnsi" w:eastAsiaTheme="majorEastAsia" w:cstheme="majorBidi"/>
            </w:rPr>
          </w:rPrChange>
        </w:rPr>
        <w:t xml:space="preserve">                            TBD</w:t>
      </w:r>
    </w:p>
    <w:p w:rsidRPr="00E403D6" w:rsidR="00E403D6" w:rsidRDefault="00E403D6" w14:paraId="642C84B0" w14:textId="77777777">
      <w:pPr>
        <w:rPr>
          <w:rFonts w:ascii="Calibri" w:hAnsi="Calibri" w:cs="Calibri" w:eastAsiaTheme="majorEastAsia"/>
          <w:rPrChange w:author="Neeraj Durgapal" w:date="2024-08-28T03:49:00Z" w:id="5706">
            <w:rPr>
              <w:rFonts w:asciiTheme="majorHAnsi" w:hAnsiTheme="majorHAnsi" w:eastAsiaTheme="majorEastAsia" w:cstheme="majorBidi"/>
            </w:rPr>
          </w:rPrChange>
        </w:rPr>
      </w:pPr>
    </w:p>
    <w:p w:rsidRPr="00E403D6" w:rsidR="00E403D6" w:rsidRDefault="00287800" w14:paraId="275EC733" w14:textId="77777777">
      <w:pPr>
        <w:pStyle w:val="Heading2"/>
        <w:numPr>
          <w:ilvl w:val="0"/>
          <w:numId w:val="29"/>
        </w:numPr>
        <w:rPr>
          <w:rFonts w:ascii="Calibri" w:hAnsi="Calibri" w:cs="Calibri"/>
          <w:sz w:val="24"/>
          <w:szCs w:val="24"/>
          <w:rPrChange w:author="Neeraj Durgapal" w:date="2024-08-28T03:49:00Z" w:id="5707">
            <w:rPr/>
          </w:rPrChange>
        </w:rPr>
      </w:pPr>
      <w:bookmarkStart w:name="_Toc175662468" w:id="5708"/>
      <w:r>
        <w:rPr>
          <w:rFonts w:ascii="Calibri" w:hAnsi="Calibri" w:cs="Calibri"/>
          <w:sz w:val="24"/>
          <w:szCs w:val="24"/>
          <w:rPrChange w:author="Neeraj Durgapal" w:date="2024-08-28T03:49:00Z" w:id="5709">
            <w:rPr/>
          </w:rPrChange>
        </w:rPr>
        <w:t>FS_MS_6 – Refunds</w:t>
      </w:r>
      <w:bookmarkEnd w:id="5708"/>
    </w:p>
    <w:p w:rsidRPr="00E403D6" w:rsidR="00E403D6" w:rsidRDefault="00287800" w14:paraId="5D472D8B" w14:textId="77777777">
      <w:pPr>
        <w:pStyle w:val="Heading3"/>
        <w:ind w:left="720"/>
        <w:rPr>
          <w:rFonts w:ascii="Calibri" w:hAnsi="Calibri" w:cs="Calibri"/>
          <w:sz w:val="24"/>
          <w:szCs w:val="24"/>
          <w:rPrChange w:author="Neeraj Durgapal" w:date="2024-08-28T03:49:00Z" w:id="5710">
            <w:rPr>
              <w:rFonts w:asciiTheme="majorHAnsi" w:hAnsiTheme="majorHAnsi"/>
            </w:rPr>
          </w:rPrChange>
        </w:rPr>
      </w:pPr>
      <w:bookmarkStart w:name="_Toc175662469" w:id="5711"/>
      <w:r>
        <w:rPr>
          <w:rFonts w:ascii="Calibri" w:hAnsi="Calibri" w:cs="Calibri"/>
          <w:sz w:val="24"/>
          <w:szCs w:val="24"/>
          <w:rPrChange w:author="Neeraj Durgapal" w:date="2024-08-28T03:49:00Z" w:id="5712">
            <w:rPr>
              <w:rFonts w:asciiTheme="majorHAnsi" w:hAnsiTheme="majorHAnsi"/>
            </w:rPr>
          </w:rPrChange>
        </w:rPr>
        <w:t>6.1 - Objective</w:t>
      </w:r>
      <w:bookmarkEnd w:id="5711"/>
    </w:p>
    <w:p w:rsidRPr="00E403D6" w:rsidR="00E403D6" w:rsidRDefault="00287800" w14:paraId="70D43673" w14:textId="77777777">
      <w:pPr>
        <w:ind w:left="720"/>
        <w:rPr>
          <w:rFonts w:ascii="Calibri" w:hAnsi="Calibri" w:cs="Calibri" w:eastAsiaTheme="majorEastAsia"/>
          <w:rPrChange w:author="Neeraj Durgapal" w:date="2024-08-28T03:49:00Z" w:id="5713">
            <w:rPr>
              <w:rFonts w:asciiTheme="majorHAnsi" w:hAnsiTheme="majorHAnsi" w:eastAsiaTheme="majorEastAsia" w:cstheme="majorBidi"/>
            </w:rPr>
          </w:rPrChange>
        </w:rPr>
      </w:pPr>
      <w:r>
        <w:rPr>
          <w:rFonts w:ascii="Calibri" w:hAnsi="Calibri" w:cs="Calibri" w:eastAsiaTheme="majorEastAsia"/>
          <w:rPrChange w:author="Neeraj Durgapal" w:date="2024-08-28T03:49:00Z" w:id="5714">
            <w:rPr>
              <w:rFonts w:asciiTheme="majorHAnsi" w:hAnsiTheme="majorHAnsi" w:eastAsiaTheme="majorEastAsia" w:cstheme="majorBidi"/>
            </w:rPr>
          </w:rPrChange>
        </w:rPr>
        <w:t>Manage refunds initiated by different users</w:t>
      </w:r>
    </w:p>
    <w:p w:rsidRPr="00E403D6" w:rsidR="00E403D6" w:rsidRDefault="00287800" w14:paraId="61297F2E" w14:textId="77777777">
      <w:pPr>
        <w:pStyle w:val="Heading4"/>
        <w:ind w:left="1440"/>
        <w:rPr>
          <w:rFonts w:ascii="Calibri" w:hAnsi="Calibri" w:cs="Calibri"/>
          <w:rPrChange w:author="Neeraj Durgapal" w:date="2024-08-28T03:49:00Z" w:id="5715">
            <w:rPr>
              <w:rFonts w:asciiTheme="majorHAnsi" w:hAnsiTheme="majorHAnsi"/>
            </w:rPr>
          </w:rPrChange>
        </w:rPr>
      </w:pPr>
      <w:bookmarkStart w:name="_Toc175662470" w:id="5716"/>
      <w:r>
        <w:rPr>
          <w:rFonts w:ascii="Calibri" w:hAnsi="Calibri" w:cs="Calibri"/>
          <w:rPrChange w:author="Neeraj Durgapal" w:date="2024-08-28T03:49:00Z" w:id="5717">
            <w:rPr>
              <w:rFonts w:asciiTheme="majorHAnsi" w:hAnsiTheme="majorHAnsi"/>
            </w:rPr>
          </w:rPrChange>
        </w:rPr>
        <w:t>6.1.1 - Refund Booking</w:t>
      </w:r>
      <w:bookmarkEnd w:id="5716"/>
    </w:p>
    <w:p w:rsidRPr="00E403D6" w:rsidR="00E403D6" w:rsidRDefault="00287800" w14:paraId="4C92A74D" w14:textId="77777777">
      <w:pPr>
        <w:pStyle w:val="Heading4"/>
        <w:ind w:left="1440"/>
        <w:rPr>
          <w:rFonts w:ascii="Calibri" w:hAnsi="Calibri" w:cs="Calibri"/>
          <w:rPrChange w:author="Neeraj Durgapal" w:date="2024-08-28T03:49:00Z" w:id="5718">
            <w:rPr>
              <w:rFonts w:asciiTheme="majorHAnsi" w:hAnsiTheme="majorHAnsi"/>
            </w:rPr>
          </w:rPrChange>
        </w:rPr>
      </w:pPr>
      <w:bookmarkStart w:name="_Toc175662471" w:id="5719"/>
      <w:r>
        <w:rPr>
          <w:rFonts w:ascii="Calibri" w:hAnsi="Calibri" w:cs="Calibri"/>
          <w:rPrChange w:author="Neeraj Durgapal" w:date="2024-08-28T03:49:00Z" w:id="5720">
            <w:rPr>
              <w:rFonts w:asciiTheme="majorHAnsi" w:hAnsiTheme="majorHAnsi"/>
            </w:rPr>
          </w:rPrChange>
        </w:rPr>
        <w:t>6.1.2 - View Refund Requests and its details</w:t>
      </w:r>
      <w:bookmarkEnd w:id="5719"/>
    </w:p>
    <w:p w:rsidRPr="00E403D6" w:rsidR="00E403D6" w:rsidRDefault="00E403D6" w14:paraId="26BD1934" w14:textId="77777777">
      <w:pPr>
        <w:rPr>
          <w:rFonts w:ascii="Calibri" w:hAnsi="Calibri" w:cs="Calibri"/>
          <w:rPrChange w:author="Neeraj Durgapal" w:date="2024-08-28T03:49:00Z" w:id="5721">
            <w:rPr/>
          </w:rPrChange>
        </w:rPr>
      </w:pPr>
    </w:p>
    <w:p w:rsidRPr="00E403D6" w:rsidR="00E403D6" w:rsidRDefault="00287800" w14:paraId="217A68B3" w14:textId="77777777">
      <w:pPr>
        <w:pStyle w:val="Heading4"/>
        <w:ind w:left="720" w:firstLine="720"/>
        <w:rPr>
          <w:rFonts w:ascii="Calibri" w:hAnsi="Calibri" w:cs="Calibri"/>
          <w:rPrChange w:author="Neeraj Durgapal" w:date="2024-08-28T03:49:00Z" w:id="5722">
            <w:rPr>
              <w:rFonts w:asciiTheme="majorHAnsi" w:hAnsiTheme="majorHAnsi"/>
            </w:rPr>
          </w:rPrChange>
        </w:rPr>
      </w:pPr>
      <w:r>
        <w:rPr>
          <w:rFonts w:ascii="Calibri" w:hAnsi="Calibri" w:cs="Calibri"/>
          <w:rPrChange w:author="Neeraj Durgapal" w:date="2024-08-28T03:49:00Z" w:id="5723">
            <w:rPr>
              <w:rFonts w:asciiTheme="majorHAnsi" w:hAnsiTheme="majorHAnsi"/>
            </w:rPr>
          </w:rPrChange>
        </w:rPr>
        <w:br w:type="page"/>
      </w:r>
    </w:p>
    <w:p w:rsidRPr="00E403D6" w:rsidR="00E403D6" w:rsidRDefault="00E403D6" w14:paraId="5338992F" w14:textId="77777777">
      <w:pPr>
        <w:pStyle w:val="ListParagraph"/>
        <w:ind w:left="1800" w:hanging="360"/>
        <w:rPr>
          <w:rFonts w:ascii="Calibri" w:hAnsi="Calibri" w:cs="Calibri" w:eastAsiaTheme="majorEastAsia"/>
          <w:rPrChange w:author="Neeraj Durgapal" w:date="2024-08-28T03:49:00Z" w:id="5724">
            <w:rPr>
              <w:rFonts w:asciiTheme="majorHAnsi" w:hAnsiTheme="majorHAnsi" w:eastAsiaTheme="majorEastAsia" w:cstheme="majorBidi"/>
            </w:rPr>
          </w:rPrChange>
        </w:rPr>
      </w:pPr>
    </w:p>
    <w:p w:rsidRPr="00E403D6" w:rsidR="00E403D6" w:rsidRDefault="00287800" w14:paraId="4C35FD51" w14:textId="77777777">
      <w:pPr>
        <w:pStyle w:val="Heading3"/>
        <w:ind w:left="720"/>
        <w:rPr>
          <w:rFonts w:ascii="Calibri" w:hAnsi="Calibri" w:cs="Calibri"/>
          <w:sz w:val="24"/>
          <w:szCs w:val="24"/>
          <w:rPrChange w:author="Neeraj Durgapal" w:date="2024-08-28T03:49:00Z" w:id="5725">
            <w:rPr>
              <w:rFonts w:asciiTheme="majorHAnsi" w:hAnsiTheme="majorHAnsi"/>
            </w:rPr>
          </w:rPrChange>
        </w:rPr>
      </w:pPr>
      <w:bookmarkStart w:name="_Toc175662472" w:id="5726"/>
      <w:r>
        <w:rPr>
          <w:rFonts w:ascii="Calibri" w:hAnsi="Calibri" w:cs="Calibri"/>
          <w:sz w:val="24"/>
          <w:szCs w:val="24"/>
          <w:rPrChange w:author="Neeraj Durgapal" w:date="2024-08-28T03:49:00Z" w:id="5727">
            <w:rPr>
              <w:rFonts w:asciiTheme="majorHAnsi" w:hAnsiTheme="majorHAnsi"/>
            </w:rPr>
          </w:rPrChange>
        </w:rPr>
        <w:t>6.2 - Functional Flow / Mockup</w:t>
      </w:r>
      <w:bookmarkEnd w:id="5726"/>
    </w:p>
    <w:p w:rsidRPr="00E403D6" w:rsidR="00E403D6" w:rsidRDefault="00287800" w14:paraId="3008DBA2" w14:textId="77777777">
      <w:pPr>
        <w:rPr>
          <w:rStyle w:val="Heading4Char"/>
          <w:rFonts w:ascii="Calibri" w:hAnsi="Calibri" w:cs="Calibri"/>
          <w:rPrChange w:author="Neeraj Durgapal" w:date="2024-08-28T03:49:00Z" w:id="5728">
            <w:rPr>
              <w:rStyle w:val="Heading4Char"/>
              <w:sz w:val="28"/>
              <w:szCs w:val="28"/>
            </w:rPr>
          </w:rPrChange>
        </w:rPr>
      </w:pPr>
      <w:bookmarkStart w:name="_Toc175662473" w:id="5729"/>
      <w:r>
        <w:rPr>
          <w:rStyle w:val="Heading4Char"/>
          <w:rFonts w:ascii="Calibri" w:hAnsi="Calibri" w:cs="Calibri"/>
          <w:rPrChange w:author="Neeraj Durgapal" w:date="2024-08-28T03:49:00Z" w:id="5730">
            <w:rPr>
              <w:rStyle w:val="Heading4Char"/>
            </w:rPr>
          </w:rPrChange>
        </w:rPr>
        <w:t xml:space="preserve">6.2.1 </w:t>
      </w:r>
      <w:commentRangeStart w:id="5731"/>
      <w:commentRangeStart w:id="5732"/>
      <w:r>
        <w:rPr>
          <w:rStyle w:val="Heading4Char"/>
          <w:rFonts w:ascii="Calibri" w:hAnsi="Calibri" w:cs="Calibri"/>
          <w:rPrChange w:author="Neeraj Durgapal" w:date="2024-08-28T03:49:00Z" w:id="5733">
            <w:rPr>
              <w:rStyle w:val="Heading4Char"/>
            </w:rPr>
          </w:rPrChange>
        </w:rPr>
        <w:t>Refund Booking</w:t>
      </w:r>
      <w:bookmarkEnd w:id="5729"/>
      <w:commentRangeEnd w:id="5731"/>
      <w:r>
        <w:rPr>
          <w:rStyle w:val="CommentReference"/>
        </w:rPr>
        <w:commentReference w:id="5731"/>
      </w:r>
      <w:commentRangeEnd w:id="5732"/>
      <w:r>
        <w:rPr>
          <w:rStyle w:val="CommentReference"/>
        </w:rPr>
        <w:commentReference w:id="5732"/>
      </w:r>
    </w:p>
    <w:p w:rsidR="00E403D6" w:rsidRDefault="00287800" w14:paraId="047FDD43" w14:textId="77777777">
      <w:r>
        <w:rPr>
          <w:noProof/>
          <w:lang w:val="en-IN" w:eastAsia="en-IN"/>
        </w:rPr>
        <w:drawing>
          <wp:inline distT="0" distB="0" distL="114300" distR="114300" wp14:anchorId="70A58163" wp14:editId="07777777">
            <wp:extent cx="5943600" cy="2847975"/>
            <wp:effectExtent l="0" t="0" r="0" b="0"/>
            <wp:docPr id="843570256" name="Picture 84357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70256" name="Picture 84357025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Pr="00E403D6" w:rsidR="00E403D6" w:rsidRDefault="00287800" w14:paraId="1A8373DC" w14:textId="77777777">
      <w:pPr>
        <w:pStyle w:val="Heading3"/>
        <w:ind w:firstLine="720"/>
        <w:rPr>
          <w:rStyle w:val="Heading3Char"/>
          <w:rFonts w:ascii="Calibri" w:hAnsi="Calibri" w:cs="Calibri"/>
          <w:sz w:val="24"/>
          <w:szCs w:val="24"/>
          <w:rPrChange w:author="Neeraj Durgapal" w:date="2024-08-28T03:49:00Z" w:id="5734">
            <w:rPr>
              <w:rStyle w:val="Heading3Char"/>
              <w:rFonts w:asciiTheme="majorHAnsi" w:hAnsiTheme="majorHAnsi"/>
            </w:rPr>
          </w:rPrChange>
        </w:rPr>
      </w:pPr>
      <w:bookmarkStart w:name="_Toc175662474" w:id="5735"/>
      <w:r>
        <w:rPr>
          <w:rStyle w:val="Heading3Char"/>
          <w:rFonts w:ascii="Calibri" w:hAnsi="Calibri" w:cs="Calibri"/>
          <w:sz w:val="24"/>
          <w:szCs w:val="24"/>
          <w:rPrChange w:author="Neeraj Durgapal" w:date="2024-08-28T03:49:00Z" w:id="5736">
            <w:rPr>
              <w:rStyle w:val="Heading3Char"/>
              <w:rFonts w:asciiTheme="majorHAnsi" w:hAnsiTheme="majorHAnsi"/>
            </w:rPr>
          </w:rPrChange>
        </w:rPr>
        <w:t>6.3 Functional Specification</w:t>
      </w:r>
      <w:bookmarkEnd w:id="5735"/>
    </w:p>
    <w:p w:rsidRPr="00E403D6" w:rsidR="00E403D6" w:rsidRDefault="00287800" w14:paraId="065695EC" w14:textId="77777777">
      <w:pPr>
        <w:pStyle w:val="Heading4"/>
        <w:ind w:left="1440"/>
        <w:rPr>
          <w:rFonts w:ascii="Calibri" w:hAnsi="Calibri" w:cs="Calibri"/>
          <w:rPrChange w:author="Neeraj Durgapal" w:date="2024-08-28T03:49:00Z" w:id="5737">
            <w:rPr>
              <w:rFonts w:asciiTheme="majorHAnsi" w:hAnsiTheme="majorHAnsi"/>
            </w:rPr>
          </w:rPrChange>
        </w:rPr>
      </w:pPr>
      <w:bookmarkStart w:name="_Toc175662475" w:id="5738"/>
      <w:r>
        <w:rPr>
          <w:rFonts w:ascii="Calibri" w:hAnsi="Calibri" w:cs="Calibri"/>
          <w:rPrChange w:author="Neeraj Durgapal" w:date="2024-08-28T03:49:00Z" w:id="5739">
            <w:rPr>
              <w:rFonts w:asciiTheme="majorHAnsi" w:hAnsiTheme="majorHAnsi"/>
            </w:rPr>
          </w:rPrChange>
        </w:rPr>
        <w:t xml:space="preserve">6.3.1 - </w:t>
      </w:r>
      <w:commentRangeStart w:id="5740"/>
      <w:commentRangeStart w:id="5741"/>
      <w:r>
        <w:rPr>
          <w:rFonts w:ascii="Calibri" w:hAnsi="Calibri" w:cs="Calibri"/>
          <w:rPrChange w:author="Neeraj Durgapal" w:date="2024-08-28T03:49:00Z" w:id="5742">
            <w:rPr>
              <w:rFonts w:asciiTheme="majorHAnsi" w:hAnsiTheme="majorHAnsi"/>
            </w:rPr>
          </w:rPrChange>
        </w:rPr>
        <w:t>Basic Validation Check</w:t>
      </w:r>
      <w:commentRangeEnd w:id="5740"/>
      <w:r>
        <w:rPr>
          <w:rStyle w:val="CommentReference"/>
        </w:rPr>
        <w:commentReference w:id="5740"/>
      </w:r>
      <w:commentRangeEnd w:id="5741"/>
      <w:r>
        <w:rPr>
          <w:rStyle w:val="CommentReference"/>
        </w:rPr>
        <w:commentReference w:id="5741"/>
      </w:r>
      <w:bookmarkEnd w:id="5738"/>
    </w:p>
    <w:p w:rsidRPr="00E403D6" w:rsidR="00E403D6" w:rsidRDefault="00287800" w14:paraId="018CF647" w14:textId="77777777">
      <w:pPr>
        <w:pStyle w:val="Heading5"/>
        <w:ind w:left="2160"/>
        <w:rPr>
          <w:rFonts w:ascii="Calibri" w:hAnsi="Calibri" w:eastAsia="Aptos" w:cs="Calibri"/>
          <w:rPrChange w:author="Neeraj Durgapal" w:date="2024-08-28T03:49:00Z" w:id="5743">
            <w:rPr>
              <w:rFonts w:ascii="Aptos" w:hAnsi="Aptos" w:eastAsia="Aptos" w:cs="Aptos"/>
            </w:rPr>
          </w:rPrChange>
        </w:rPr>
      </w:pPr>
      <w:bookmarkStart w:name="_Toc175662476" w:id="5744"/>
      <w:r>
        <w:rPr>
          <w:rFonts w:ascii="Calibri" w:hAnsi="Calibri" w:eastAsia="Aptos Display" w:cs="Calibri"/>
          <w:rPrChange w:author="Neeraj Durgapal" w:date="2024-08-28T03:49:00Z" w:id="5745">
            <w:rPr>
              <w:rFonts w:ascii="Aptos Display" w:hAnsi="Aptos Display" w:eastAsia="Aptos Display" w:cs="Aptos Display"/>
            </w:rPr>
          </w:rPrChange>
        </w:rPr>
        <w:t>6.3.1.1 - Refund Eligibility</w:t>
      </w:r>
      <w:bookmarkEnd w:id="5744"/>
    </w:p>
    <w:p w:rsidRPr="00E403D6" w:rsidR="00E403D6" w:rsidRDefault="00287800" w14:paraId="6AF75AAE" w14:textId="77777777">
      <w:pPr>
        <w:pStyle w:val="ListParagraph"/>
        <w:keepNext/>
        <w:keepLines/>
        <w:numPr>
          <w:ilvl w:val="3"/>
          <w:numId w:val="40"/>
        </w:numPr>
        <w:rPr>
          <w:del w:author="ANIL KISHIN MANSUKHANI" w:date="2024-08-27T11:21:00Z" w:id="5746"/>
          <w:rFonts w:ascii="Calibri" w:hAnsi="Calibri" w:cs="Calibri"/>
          <w:rPrChange w:author="Neeraj Durgapal" w:date="2024-08-28T03:49:00Z" w:id="5747">
            <w:rPr>
              <w:del w:author="ANIL KISHIN MANSUKHANI" w:date="2024-08-27T11:21:00Z" w:id="5748"/>
            </w:rPr>
          </w:rPrChange>
        </w:rPr>
        <w:pPrChange w:author="ANIL KISHIN MANSUKHANI" w:date="2024-08-27T11:21:00Z" w:id="5749">
          <w:pPr>
            <w:pStyle w:val="ListParagraph"/>
            <w:keepNext/>
            <w:keepLines/>
            <w:numPr>
              <w:numId w:val="39"/>
            </w:numPr>
            <w:ind w:left="3510" w:hanging="360"/>
          </w:pPr>
        </w:pPrChange>
      </w:pPr>
      <w:commentRangeStart w:id="5750"/>
      <w:commentRangeStart w:id="5751"/>
      <w:del w:author="ANIL KISHIN MANSUKHANI" w:date="2024-08-27T11:21:00Z" w:id="5752">
        <w:r>
          <w:rPr>
            <w:rFonts w:ascii="Calibri" w:hAnsi="Calibri" w:cs="Calibri"/>
            <w:rPrChange w:author="Neeraj Durgapal" w:date="2024-08-28T03:49:00Z" w:id="5753">
              <w:rPr/>
            </w:rPrChange>
          </w:rPr>
          <w:delText>Transaction initiation date should be within the range specified in merchant configuration. Default is 180 days (6 months) from the date of transaction</w:delText>
        </w:r>
      </w:del>
      <w:commentRangeEnd w:id="5750"/>
      <w:r>
        <w:rPr>
          <w:rStyle w:val="CommentReference"/>
        </w:rPr>
        <w:commentReference w:id="5750"/>
      </w:r>
      <w:commentRangeEnd w:id="5751"/>
      <w:r>
        <w:rPr>
          <w:rStyle w:val="CommentReference"/>
        </w:rPr>
        <w:commentReference w:id="5751"/>
      </w:r>
    </w:p>
    <w:p w:rsidRPr="00E403D6" w:rsidR="00E403D6" w:rsidRDefault="00287800" w14:paraId="74EDCE72" w14:textId="77777777">
      <w:pPr>
        <w:pStyle w:val="Heading5"/>
        <w:numPr>
          <w:ilvl w:val="3"/>
          <w:numId w:val="40"/>
        </w:numPr>
        <w:rPr>
          <w:del w:author="ANIL KISHIN MANSUKHANI" w:date="2024-08-27T11:21:00Z" w:id="5754"/>
          <w:rFonts w:ascii="Calibri" w:hAnsi="Calibri" w:eastAsia="Aptos Display" w:cs="Calibri"/>
          <w:rPrChange w:author="Neeraj Durgapal" w:date="2024-08-28T03:49:00Z" w:id="5755">
            <w:rPr>
              <w:del w:author="ANIL KISHIN MANSUKHANI" w:date="2024-08-27T11:21:00Z" w:id="5756"/>
              <w:rFonts w:ascii="Aptos Display" w:hAnsi="Aptos Display" w:eastAsia="Aptos Display" w:cs="Aptos Display"/>
            </w:rPr>
          </w:rPrChange>
        </w:rPr>
        <w:pPrChange w:author="ANIL KISHIN MANSUKHANI" w:date="2024-08-27T11:21:00Z" w:id="5757">
          <w:pPr>
            <w:pStyle w:val="Heading5"/>
            <w:ind w:left="2160" w:firstLine="720"/>
          </w:pPr>
        </w:pPrChange>
      </w:pPr>
      <w:del w:author="ANIL KISHIN MANSUKHANI" w:date="2024-08-27T11:21:00Z" w:id="5758">
        <w:r>
          <w:rPr>
            <w:rFonts w:ascii="Calibri" w:hAnsi="Calibri" w:eastAsia="Aptos Display" w:cs="Calibri"/>
            <w:rPrChange w:author="Neeraj Durgapal" w:date="2024-08-28T03:49:00Z" w:id="5759">
              <w:rPr>
                <w:rFonts w:ascii="Aptos Display" w:hAnsi="Aptos Display" w:eastAsia="Aptos Display" w:cs="Aptos Display"/>
              </w:rPr>
            </w:rPrChange>
          </w:rPr>
          <w:delText>6.3.1.2 - Partial Refund check</w:delText>
        </w:r>
      </w:del>
    </w:p>
    <w:p w:rsidRPr="00E403D6" w:rsidR="00E403D6" w:rsidRDefault="00287800" w14:paraId="31BE8E6E" w14:textId="77777777">
      <w:pPr>
        <w:pStyle w:val="ListParagraph"/>
        <w:numPr>
          <w:ilvl w:val="3"/>
          <w:numId w:val="40"/>
        </w:numPr>
        <w:spacing w:after="0"/>
        <w:rPr>
          <w:ins w:author="ANIL KISHIN MANSUKHANI" w:date="2024-08-27T11:20:00Z" w:id="5760"/>
          <w:rFonts w:ascii="Calibri" w:hAnsi="Calibri" w:cs="Calibri"/>
          <w:rPrChange w:author="Neeraj Durgapal" w:date="2024-08-28T03:49:00Z" w:id="5761">
            <w:rPr>
              <w:ins w:author="ANIL KISHIN MANSUKHANI" w:date="2024-08-27T11:20:00Z" w:id="5762"/>
            </w:rPr>
          </w:rPrChange>
        </w:rPr>
        <w:pPrChange w:author="ANIL KISHIN MANSUKHANI" w:date="2024-08-27T11:21:00Z" w:id="5763">
          <w:pPr>
            <w:pStyle w:val="ListParagraph"/>
            <w:numPr>
              <w:ilvl w:val="2"/>
              <w:numId w:val="40"/>
            </w:numPr>
            <w:spacing w:after="0"/>
            <w:ind w:left="2520" w:hanging="360"/>
          </w:pPr>
        </w:pPrChange>
      </w:pPr>
      <w:del w:author="ANIL KISHIN MANSUKHANI" w:date="2024-08-27T11:21:00Z" w:id="5764">
        <w:r>
          <w:rPr>
            <w:rFonts w:ascii="Calibri" w:hAnsi="Calibri" w:cs="Calibri"/>
            <w:rPrChange w:author="Neeraj Durgapal" w:date="2024-08-28T03:49:00Z" w:id="5765">
              <w:rPr/>
            </w:rPrChange>
          </w:rPr>
          <w:delText>If refund initiated is partial, then amount parameter is mandatory</w:delText>
        </w:r>
      </w:del>
      <w:ins w:author="ANIL KISHIN MANSUKHANI" w:date="2024-08-27T11:01:00Z" w:id="5766">
        <w:r>
          <w:rPr>
            <w:rFonts w:ascii="Calibri" w:hAnsi="Calibri" w:cs="Calibri"/>
            <w:rPrChange w:author="Neeraj Durgapal" w:date="2024-08-28T03:49:00Z" w:id="5767">
              <w:rPr/>
            </w:rPrChange>
          </w:rPr>
          <w:t xml:space="preserve">Merchant can </w:t>
        </w:r>
      </w:ins>
      <w:ins w:author="ANIL KISHIN MANSUKHANI" w:date="2024-08-27T11:21:00Z" w:id="5768">
        <w:r>
          <w:rPr>
            <w:rFonts w:ascii="Calibri" w:hAnsi="Calibri" w:cs="Calibri"/>
            <w:rPrChange w:author="Neeraj Durgapal" w:date="2024-08-28T03:49:00Z" w:id="5769">
              <w:rPr>
                <w:rFonts w:ascii="Calibri" w:hAnsi="Calibri" w:cs="Calibri"/>
                <w:sz w:val="22"/>
                <w:szCs w:val="22"/>
              </w:rPr>
            </w:rPrChange>
          </w:rPr>
          <w:t>initiate</w:t>
        </w:r>
      </w:ins>
      <w:ins w:author="ANIL KISHIN MANSUKHANI" w:date="2024-08-27T11:01:00Z" w:id="5770">
        <w:r>
          <w:rPr>
            <w:rFonts w:ascii="Calibri" w:hAnsi="Calibri" w:cs="Calibri"/>
            <w:rPrChange w:author="Neeraj Durgapal" w:date="2024-08-28T03:49:00Z" w:id="5771">
              <w:rPr/>
            </w:rPrChange>
          </w:rPr>
          <w:t xml:space="preserve"> a refund request through merchant panel.</w:t>
        </w:r>
      </w:ins>
    </w:p>
    <w:p w:rsidRPr="00E403D6" w:rsidR="00E403D6" w:rsidRDefault="5CB0C1DA" w14:paraId="74BEBD14" w14:textId="45987421">
      <w:pPr>
        <w:pStyle w:val="ListParagraph"/>
        <w:numPr>
          <w:ilvl w:val="3"/>
          <w:numId w:val="40"/>
        </w:numPr>
        <w:spacing w:after="0"/>
        <w:rPr>
          <w:rFonts w:ascii="Calibri" w:hAnsi="Calibri" w:cs="Calibri"/>
        </w:rPr>
        <w:pPrChange w:author="ANIL KISHIN MANSUKHANI" w:date="2024-08-27T11:21:00Z" w:id="5772">
          <w:pPr>
            <w:pStyle w:val="ListParagraph"/>
            <w:numPr>
              <w:ilvl w:val="2"/>
              <w:numId w:val="40"/>
            </w:numPr>
            <w:spacing w:after="0"/>
            <w:ind w:left="2520" w:hanging="360"/>
          </w:pPr>
        </w:pPrChange>
      </w:pPr>
      <w:ins w:author="ANIL KISHIN MANSUKHANI" w:date="2024-08-27T11:20:00Z" w:id="5773">
        <w:r w:rsidRPr="2872C525">
          <w:rPr>
            <w:rFonts w:ascii="Calibri" w:hAnsi="Calibri" w:cs="Calibri"/>
          </w:rPr>
          <w:t xml:space="preserve">Merchant can initiate refund </w:t>
        </w:r>
      </w:ins>
      <w:del w:author="Yogeshkumar Masam" w:date="2024-08-30T14:37:00Z" w:id="5774">
        <w:r w:rsidRPr="2872C525" w:rsidDel="5CB0C1DA" w:rsidR="00E403D6">
          <w:rPr>
            <w:rFonts w:ascii="Calibri" w:hAnsi="Calibri" w:cs="Calibri"/>
          </w:rPr>
          <w:delText>till</w:delText>
        </w:r>
      </w:del>
      <w:commentRangeStart w:id="5775"/>
      <w:commentRangeStart w:id="5776"/>
      <w:commentRangeStart w:id="5777"/>
      <w:commentRangeStart w:id="5778"/>
      <w:commentRangeStart w:id="5779"/>
      <w:ins w:author="ANIL KISHIN MANSUKHANI" w:date="2024-08-27T11:20:00Z" w:id="5780">
        <w:r w:rsidRPr="2872C525">
          <w:rPr>
            <w:rFonts w:ascii="Calibri" w:hAnsi="Calibri" w:cs="Calibri"/>
          </w:rPr>
          <w:t xml:space="preserve"> </w:t>
        </w:r>
      </w:ins>
      <w:ins w:author="Yogeshkumar Masam" w:date="2024-08-30T14:37:00Z" w:id="5781">
        <w:r w:rsidRPr="2872C525">
          <w:rPr>
            <w:rFonts w:ascii="Calibri" w:hAnsi="Calibri" w:cs="Calibri"/>
          </w:rPr>
          <w:t xml:space="preserve">as per </w:t>
        </w:r>
      </w:ins>
      <w:ins w:author="Yogeshkumar Masam" w:date="2024-08-30T14:38:00Z" w:id="5782">
        <w:r w:rsidRPr="2872C525">
          <w:rPr>
            <w:rFonts w:ascii="Calibri" w:hAnsi="Calibri" w:cs="Calibri"/>
          </w:rPr>
          <w:t xml:space="preserve">payment channel </w:t>
        </w:r>
      </w:ins>
      <w:ins w:author="Yogeshkumar Masam" w:date="2024-08-30T14:37:00Z" w:id="5783">
        <w:r w:rsidRPr="2872C525">
          <w:rPr>
            <w:rFonts w:ascii="Calibri" w:hAnsi="Calibri" w:cs="Calibri"/>
          </w:rPr>
          <w:t xml:space="preserve"> refund window allowed in sbiepay </w:t>
        </w:r>
      </w:ins>
      <w:del w:author="Yogeshkumar Masam" w:date="2024-08-30T14:37:00Z" w:id="5784">
        <w:r w:rsidRPr="2872C525" w:rsidDel="5CB0C1DA" w:rsidR="00E403D6">
          <w:rPr>
            <w:rFonts w:ascii="Calibri" w:hAnsi="Calibri" w:cs="Calibri"/>
          </w:rPr>
          <w:delText>180 days</w:delText>
        </w:r>
      </w:del>
      <w:commentRangeEnd w:id="5775"/>
      <w:r w:rsidR="00E403D6">
        <w:rPr>
          <w:rStyle w:val="CommentReference"/>
        </w:rPr>
        <w:commentReference w:id="5775"/>
      </w:r>
      <w:commentRangeEnd w:id="5776"/>
      <w:r w:rsidR="00E403D6">
        <w:rPr>
          <w:rStyle w:val="CommentReference"/>
        </w:rPr>
        <w:commentReference w:id="5776"/>
      </w:r>
      <w:commentRangeEnd w:id="5777"/>
      <w:r w:rsidR="00E403D6">
        <w:rPr>
          <w:rStyle w:val="CommentReference"/>
        </w:rPr>
        <w:commentReference w:id="5777"/>
      </w:r>
      <w:commentRangeEnd w:id="5778"/>
      <w:r w:rsidR="00E403D6">
        <w:rPr>
          <w:rStyle w:val="CommentReference"/>
        </w:rPr>
        <w:commentReference w:id="5778"/>
      </w:r>
      <w:commentRangeEnd w:id="5779"/>
      <w:r w:rsidR="00E403D6">
        <w:rPr>
          <w:rStyle w:val="CommentReference"/>
        </w:rPr>
        <w:commentReference w:id="5779"/>
      </w:r>
      <w:del w:author="Yogeshkumar Masam" w:date="2024-08-30T14:37:00Z" w:id="5785">
        <w:r w:rsidRPr="2872C525" w:rsidDel="5CB0C1DA" w:rsidR="00E403D6">
          <w:rPr>
            <w:rFonts w:ascii="Calibri" w:hAnsi="Calibri" w:cs="Calibri"/>
          </w:rPr>
          <w:delText xml:space="preserve"> (6 months) </w:delText>
        </w:r>
        <w:r w:rsidRPr="2872C525" w:rsidDel="5CB0C1DA" w:rsidR="00E403D6">
          <w:rPr>
            <w:rFonts w:ascii="Calibri" w:hAnsi="Calibri" w:cs="Calibri"/>
            <w:rPrChange w:author="Neeraj Durgapal" w:date="2024-08-28T03:49:00Z" w:id="5786">
              <w:rPr>
                <w:rFonts w:ascii="Calibri" w:hAnsi="Calibri" w:cs="Calibri"/>
                <w:sz w:val="22"/>
                <w:szCs w:val="22"/>
              </w:rPr>
            </w:rPrChange>
          </w:rPr>
          <w:delText xml:space="preserve">as per existing process </w:delText>
        </w:r>
      </w:del>
      <w:commentRangeStart w:id="5787"/>
      <w:commentRangeEnd w:id="5787"/>
      <w:r w:rsidR="00E403D6">
        <w:rPr>
          <w:rStyle w:val="CommentReference"/>
        </w:rPr>
        <w:commentReference w:id="5787"/>
      </w:r>
      <w:commentRangeStart w:id="5788"/>
      <w:commentRangeEnd w:id="5788"/>
      <w:r w:rsidR="00E403D6">
        <w:rPr>
          <w:rStyle w:val="CommentReference"/>
        </w:rPr>
        <w:commentReference w:id="5788"/>
      </w:r>
    </w:p>
    <w:p w:rsidR="2872C525" w:rsidRDefault="2872C525" w14:paraId="3108AF6B" w14:textId="2700E872"/>
    <w:p w:rsidR="2872C525" w:rsidRDefault="2872C525" w14:paraId="20C2EC71" w14:textId="0599C5A6"/>
    <w:p w:rsidR="00E403D6" w:rsidRDefault="00E403D6" w14:paraId="644D7C6B" w14:textId="77777777">
      <w:pPr>
        <w:spacing w:after="0"/>
        <w:ind w:left="2520"/>
        <w:rPr>
          <w:ins w:author="Yogeshkumar Masam" w:date="2024-08-29T11:35:00Z" w:id="5789"/>
          <w:rFonts w:ascii="Calibri" w:hAnsi="Calibri" w:cs="Calibri"/>
        </w:rPr>
        <w:pPrChange w:author="ANIL KISHIN MANSUKHANI" w:date="2024-08-27T11:22:00Z" w:id="5790">
          <w:pPr>
            <w:pStyle w:val="ListParagraph"/>
            <w:numPr>
              <w:ilvl w:val="2"/>
              <w:numId w:val="40"/>
            </w:numPr>
            <w:spacing w:after="0"/>
            <w:ind w:left="2520" w:hanging="360"/>
          </w:pPr>
        </w:pPrChange>
      </w:pPr>
    </w:p>
    <w:p w:rsidR="00E403D6" w:rsidRDefault="00287800" w14:paraId="16902DCE" w14:textId="77777777">
      <w:pPr>
        <w:pStyle w:val="Heading5"/>
        <w:ind w:left="2160"/>
        <w:rPr>
          <w:ins w:author="Yogeshkumar Masam" w:date="2024-08-29T11:36:00Z" w:id="5791"/>
          <w:rFonts w:ascii="Calibri" w:hAnsi="Calibri" w:cs="Calibri"/>
        </w:rPr>
      </w:pPr>
      <w:ins w:author="Yogeshkumar Masam" w:date="2024-08-29T11:35:00Z" w:id="5792">
        <w:r>
          <w:rPr>
            <w:rFonts w:ascii="Calibri" w:hAnsi="Calibri" w:eastAsia="Aptos Display" w:cs="Calibri"/>
          </w:rPr>
          <w:t>6.3.1.</w:t>
        </w:r>
      </w:ins>
      <w:ins w:author="Yogeshkumar Masam" w:date="2024-08-29T11:40:00Z" w:id="5793">
        <w:r>
          <w:rPr>
            <w:rFonts w:ascii="Calibri" w:hAnsi="Calibri" w:eastAsia="Aptos Display" w:cs="Calibri"/>
          </w:rPr>
          <w:t>2</w:t>
        </w:r>
      </w:ins>
      <w:ins w:author="Yogeshkumar Masam" w:date="2024-08-29T11:35:00Z" w:id="5794">
        <w:r>
          <w:rPr>
            <w:rFonts w:ascii="Calibri" w:hAnsi="Calibri" w:eastAsia="Aptos Display" w:cs="Calibri"/>
          </w:rPr>
          <w:t xml:space="preserve"> - Refund Business Validation:</w:t>
        </w:r>
      </w:ins>
    </w:p>
    <w:p w:rsidR="00E403D6" w:rsidRDefault="00287800" w14:paraId="18D638D7" w14:textId="77777777">
      <w:pPr>
        <w:pStyle w:val="Heading5"/>
        <w:ind w:left="2520"/>
        <w:rPr>
          <w:ins w:author="Yogeshkumar Masam" w:date="2024-08-29T11:36:00Z" w:id="5795"/>
          <w:rFonts w:ascii="Calibri" w:hAnsi="Calibri" w:eastAsia="Aptos Display" w:cs="Calibri"/>
        </w:rPr>
      </w:pPr>
      <w:ins w:author="Yogeshkumar Masam" w:date="2024-08-29T11:36:00Z" w:id="5796">
        <w:r>
          <w:rPr>
            <w:rFonts w:ascii="Calibri" w:hAnsi="Calibri" w:eastAsia="Aptos Display" w:cs="Calibri"/>
          </w:rPr>
          <w:t>6.3.1.</w:t>
        </w:r>
      </w:ins>
      <w:ins w:author="Yogeshkumar Masam" w:date="2024-08-29T11:40:00Z" w:id="5797">
        <w:r>
          <w:rPr>
            <w:rFonts w:ascii="Calibri" w:hAnsi="Calibri" w:eastAsia="Aptos Display" w:cs="Calibri"/>
          </w:rPr>
          <w:t>2</w:t>
        </w:r>
      </w:ins>
      <w:ins w:author="Yogeshkumar Masam" w:date="2024-08-29T11:36:00Z" w:id="5798">
        <w:r>
          <w:rPr>
            <w:rFonts w:ascii="Calibri" w:hAnsi="Calibri" w:eastAsia="Aptos Display" w:cs="Calibri"/>
          </w:rPr>
          <w:t>.1  Merchant Activation ;</w:t>
        </w:r>
      </w:ins>
    </w:p>
    <w:p w:rsidR="00E403D6" w:rsidRDefault="00287800" w14:paraId="68DD2C18" w14:textId="77777777">
      <w:pPr>
        <w:pStyle w:val="Heading5"/>
        <w:ind w:left="2520"/>
        <w:rPr>
          <w:ins w:author="Yogeshkumar Masam" w:date="2024-08-29T11:37:00Z" w:id="5799"/>
          <w:rFonts w:ascii="Calibri" w:hAnsi="Calibri" w:cs="Calibri"/>
        </w:rPr>
      </w:pPr>
      <w:ins w:author="Yogeshkumar Masam" w:date="2024-08-29T11:37:00Z" w:id="5800">
        <w:r>
          <w:rPr>
            <w:rFonts w:ascii="Calibri" w:hAnsi="Calibri" w:eastAsia="Aptos Display" w:cs="Calibri"/>
          </w:rPr>
          <w:t>This validation checks whether the merchant is active with SBI epay system.</w:t>
        </w:r>
      </w:ins>
    </w:p>
    <w:p w:rsidR="00E403D6" w:rsidRDefault="00287800" w14:paraId="02568648" w14:textId="77777777">
      <w:pPr>
        <w:pStyle w:val="Heading5"/>
        <w:ind w:left="2520"/>
        <w:rPr>
          <w:ins w:author="Yogeshkumar Masam" w:date="2024-08-29T11:37:00Z" w:id="5801"/>
          <w:rFonts w:ascii="Calibri" w:hAnsi="Calibri" w:eastAsia="Aptos Display" w:cs="Calibri"/>
        </w:rPr>
      </w:pPr>
      <w:ins w:author="Yogeshkumar Masam" w:date="2024-08-29T11:37:00Z" w:id="5802">
        <w:r>
          <w:rPr>
            <w:rFonts w:ascii="Calibri" w:hAnsi="Calibri" w:eastAsia="Aptos Display" w:cs="Calibri"/>
          </w:rPr>
          <w:t>6.3.1.</w:t>
        </w:r>
      </w:ins>
      <w:ins w:author="Yogeshkumar Masam" w:date="2024-08-29T11:41:00Z" w:id="5803">
        <w:r>
          <w:rPr>
            <w:rFonts w:ascii="Calibri" w:hAnsi="Calibri" w:eastAsia="Aptos Display" w:cs="Calibri"/>
          </w:rPr>
          <w:t>2</w:t>
        </w:r>
      </w:ins>
      <w:ins w:author="Yogeshkumar Masam" w:date="2024-08-29T11:37:00Z" w:id="5804">
        <w:r>
          <w:rPr>
            <w:rFonts w:ascii="Calibri" w:hAnsi="Calibri" w:eastAsia="Aptos Display" w:cs="Calibri"/>
          </w:rPr>
          <w:t>.2 Transcation status :</w:t>
        </w:r>
      </w:ins>
    </w:p>
    <w:p w:rsidR="00E403D6" w:rsidRDefault="00287800" w14:paraId="632E08CE" w14:textId="77777777">
      <w:pPr>
        <w:pStyle w:val="Heading5"/>
        <w:ind w:left="2520"/>
        <w:rPr>
          <w:ins w:author="Yogeshkumar Masam" w:date="2024-08-29T11:38:00Z" w:id="5805"/>
          <w:rFonts w:ascii="Calibri" w:hAnsi="Calibri" w:cs="Calibri"/>
        </w:rPr>
      </w:pPr>
      <w:ins w:author="Yogeshkumar Masam" w:date="2024-08-29T11:37:00Z" w:id="5806">
        <w:r>
          <w:rPr>
            <w:rFonts w:ascii="Calibri" w:hAnsi="Calibri" w:eastAsia="Aptos Display" w:cs="Calibri"/>
          </w:rPr>
          <w:t xml:space="preserve">This validation checks </w:t>
        </w:r>
      </w:ins>
      <w:ins w:author="Yogeshkumar Masam" w:date="2024-08-29T11:38:00Z" w:id="5807">
        <w:r>
          <w:rPr>
            <w:rFonts w:ascii="Calibri" w:hAnsi="Calibri" w:eastAsia="Aptos Display" w:cs="Calibri"/>
          </w:rPr>
          <w:t>what is the current transaction status.</w:t>
        </w:r>
      </w:ins>
    </w:p>
    <w:p w:rsidR="00E403D6" w:rsidRDefault="00287800" w14:paraId="75BCD511" w14:textId="77777777">
      <w:pPr>
        <w:pStyle w:val="Heading5"/>
        <w:ind w:left="2520"/>
        <w:rPr>
          <w:ins w:author="Yogeshkumar Masam" w:date="2024-08-29T11:39:00Z" w:id="5808"/>
          <w:rFonts w:ascii="Calibri" w:hAnsi="Calibri" w:eastAsia="Aptos Display" w:cs="Calibri"/>
        </w:rPr>
      </w:pPr>
      <w:ins w:author="Yogeshkumar Masam" w:date="2024-08-29T11:38:00Z" w:id="5809">
        <w:r>
          <w:rPr>
            <w:rFonts w:ascii="Calibri" w:hAnsi="Calibri" w:eastAsia="Aptos Display" w:cs="Calibri"/>
          </w:rPr>
          <w:t>6.3.1.</w:t>
        </w:r>
      </w:ins>
      <w:ins w:author="Yogeshkumar Masam" w:date="2024-08-29T11:41:00Z" w:id="5810">
        <w:r>
          <w:rPr>
            <w:rFonts w:ascii="Calibri" w:hAnsi="Calibri" w:eastAsia="Aptos Display" w:cs="Calibri"/>
          </w:rPr>
          <w:t>2</w:t>
        </w:r>
      </w:ins>
      <w:ins w:author="Yogeshkumar Masam" w:date="2024-08-29T11:38:00Z" w:id="5811">
        <w:r>
          <w:rPr>
            <w:rFonts w:ascii="Calibri" w:hAnsi="Calibri" w:eastAsia="Aptos Display" w:cs="Calibri"/>
          </w:rPr>
          <w:t>.3 Refunds eligibility window (in days)</w:t>
        </w:r>
      </w:ins>
      <w:ins w:author="Yogeshkumar Masam" w:date="2024-08-29T11:39:00Z" w:id="5812">
        <w:r>
          <w:rPr>
            <w:rFonts w:ascii="Calibri" w:hAnsi="Calibri" w:eastAsia="Aptos Display" w:cs="Calibri"/>
          </w:rPr>
          <w:t xml:space="preserve"> :</w:t>
        </w:r>
      </w:ins>
    </w:p>
    <w:p w:rsidR="00E403D6" w:rsidRDefault="00287800" w14:paraId="11E1D30E" w14:textId="77777777">
      <w:pPr>
        <w:pStyle w:val="Heading5"/>
        <w:ind w:left="2520"/>
        <w:rPr>
          <w:ins w:author="Yogeshkumar Masam" w:date="2024-08-29T11:41:00Z" w:id="5813"/>
          <w:rFonts w:ascii="Calibri" w:hAnsi="Calibri" w:eastAsia="Aptos Display" w:cs="Calibri"/>
        </w:rPr>
      </w:pPr>
      <w:ins w:author="Yogeshkumar Masam" w:date="2024-08-29T11:39:00Z" w:id="5814">
        <w:r>
          <w:rPr>
            <w:rFonts w:ascii="Calibri" w:hAnsi="Calibri" w:eastAsia="Aptos Display" w:cs="Calibri"/>
          </w:rPr>
          <w:t>This validation checks the refund eligibility window i.e. the days till which refund can be raised</w:t>
        </w:r>
      </w:ins>
      <w:ins w:author="Yogeshkumar Masam" w:date="2024-08-29T11:49:00Z" w:id="5815">
        <w:r>
          <w:rPr>
            <w:rFonts w:ascii="Calibri" w:hAnsi="Calibri" w:eastAsia="Aptos Display" w:cs="Calibri"/>
          </w:rPr>
          <w:t>.</w:t>
        </w:r>
      </w:ins>
    </w:p>
    <w:p w:rsidR="00E403D6" w:rsidRDefault="00287800" w14:paraId="6B13082C" w14:textId="77777777">
      <w:pPr>
        <w:pStyle w:val="Heading5"/>
        <w:ind w:left="2520"/>
        <w:rPr>
          <w:ins w:author="Yogeshkumar Masam" w:date="2024-08-29T11:41:00Z" w:id="5816"/>
          <w:rFonts w:ascii="Calibri" w:hAnsi="Calibri" w:eastAsia="Aptos Display" w:cs="Calibri"/>
        </w:rPr>
        <w:pPrChange w:author="Yogeshkumar Masam" w:date="2024-08-29T11:41:00Z" w:id="5817">
          <w:pPr>
            <w:pStyle w:val="Heading5"/>
          </w:pPr>
        </w:pPrChange>
      </w:pPr>
      <w:ins w:author="Yogeshkumar Masam" w:date="2024-08-29T11:41:00Z" w:id="5818">
        <w:r>
          <w:rPr>
            <w:rFonts w:ascii="Calibri" w:hAnsi="Calibri" w:eastAsia="Aptos Display" w:cs="Calibri"/>
          </w:rPr>
          <w:t>6.3.1.2.4 Chargeback ;</w:t>
        </w:r>
      </w:ins>
    </w:p>
    <w:p w:rsidR="00E403D6" w:rsidRDefault="00287800" w14:paraId="478997A2" w14:textId="77777777">
      <w:pPr>
        <w:pStyle w:val="Heading5"/>
        <w:ind w:left="2520"/>
        <w:rPr>
          <w:ins w:author="Yogeshkumar Masam" w:date="2024-08-29T11:46:00Z" w:id="5819"/>
        </w:rPr>
      </w:pPr>
      <w:ins w:author="Yogeshkumar Masam" w:date="2024-08-29T11:41:00Z" w:id="5820">
        <w:r>
          <w:rPr>
            <w:rFonts w:ascii="Calibri" w:hAnsi="Calibri" w:eastAsia="Aptos Display" w:cs="Calibri"/>
          </w:rPr>
          <w:t>T</w:t>
        </w:r>
      </w:ins>
      <w:ins w:author="Yogeshkumar Masam" w:date="2024-08-29T11:42:00Z" w:id="5821">
        <w:r>
          <w:rPr>
            <w:rFonts w:ascii="Calibri" w:hAnsi="Calibri" w:eastAsia="Aptos Display" w:cs="Calibri"/>
          </w:rPr>
          <w:t>o check whether any chargeback is already raised (full or partial)</w:t>
        </w:r>
      </w:ins>
    </w:p>
    <w:p w:rsidR="00E403D6" w:rsidRDefault="00287800" w14:paraId="193743C5" w14:textId="77777777">
      <w:pPr>
        <w:pStyle w:val="Heading5"/>
        <w:ind w:left="2520"/>
        <w:rPr>
          <w:ins w:author="Yogeshkumar Masam" w:date="2024-08-29T11:47:00Z" w:id="5822"/>
        </w:rPr>
      </w:pPr>
      <w:ins w:author="Yogeshkumar Masam" w:date="2024-08-29T11:46:00Z" w:id="5823">
        <w:r>
          <w:t xml:space="preserve">Refund will not be initiated if </w:t>
        </w:r>
      </w:ins>
      <w:ins w:author="Yogeshkumar Masam" w:date="2024-08-29T11:47:00Z" w:id="5824">
        <w:r>
          <w:t xml:space="preserve">full </w:t>
        </w:r>
      </w:ins>
      <w:ins w:author="Yogeshkumar Masam" w:date="2024-08-29T11:43:00Z" w:id="5825">
        <w:r>
          <w:t>chargeback is already raised for</w:t>
        </w:r>
      </w:ins>
      <w:ins w:author="Yogeshkumar Masam" w:date="2024-08-29T11:46:00Z" w:id="5826">
        <w:r>
          <w:t xml:space="preserve"> transaction</w:t>
        </w:r>
      </w:ins>
      <w:ins w:author="Yogeshkumar Masam" w:date="2024-08-29T11:43:00Z" w:id="5827">
        <w:r>
          <w:t xml:space="preserve"> order amount</w:t>
        </w:r>
      </w:ins>
      <w:ins w:author="Yogeshkumar Masam" w:date="2024-08-29T11:46:00Z" w:id="5828">
        <w:r>
          <w:t>.</w:t>
        </w:r>
      </w:ins>
    </w:p>
    <w:p w:rsidRPr="00E403D6" w:rsidR="00E403D6" w:rsidRDefault="00287800" w14:paraId="423797DC" w14:textId="77777777">
      <w:pPr>
        <w:pStyle w:val="Heading5"/>
        <w:ind w:left="2520"/>
        <w:rPr>
          <w:ins w:author="Yogeshkumar Masam" w:date="2024-08-29T11:35:00Z" w:id="5829"/>
          <w:rFonts w:ascii="Calibri" w:hAnsi="Calibri" w:eastAsia="Aptos Display" w:cs="Calibri"/>
          <w:rPrChange w:author="Yogeshkumar Masam" w:date="2024-08-29T11:49:00Z" w:id="5830">
            <w:rPr>
              <w:ins w:author="Yogeshkumar Masam" w:date="2024-08-29T11:35:00Z" w:id="5831"/>
            </w:rPr>
          </w:rPrChange>
        </w:rPr>
      </w:pPr>
      <w:ins w:author="Yogeshkumar Masam" w:date="2024-08-29T11:48:00Z" w:id="5832">
        <w:r>
          <w:t xml:space="preserve">Partial </w:t>
        </w:r>
      </w:ins>
      <w:ins w:author="Yogeshkumar Masam" w:date="2024-08-29T11:47:00Z" w:id="5833">
        <w:r>
          <w:t xml:space="preserve">Refund Will </w:t>
        </w:r>
      </w:ins>
      <w:ins w:author="Yogeshkumar Masam" w:date="2024-08-29T11:48:00Z" w:id="5834">
        <w:r>
          <w:t xml:space="preserve">be initiated for available refund amount if </w:t>
        </w:r>
        <w:r>
          <w:tab/>
        </w:r>
        <w:r>
          <w:t>partial chargeback is initiated.</w:t>
        </w:r>
      </w:ins>
    </w:p>
    <w:p w:rsidRPr="00E403D6" w:rsidR="00E403D6" w:rsidRDefault="00E403D6" w14:paraId="0E7C187F" w14:textId="77777777">
      <w:pPr>
        <w:spacing w:after="0"/>
        <w:rPr>
          <w:ins w:author="ANIL KISHIN MANSUKHANI" w:date="2024-08-27T11:00:00Z" w:id="5835"/>
          <w:rFonts w:ascii="Calibri" w:hAnsi="Calibri" w:cs="Calibri"/>
          <w:rPrChange w:author="Neeraj Durgapal" w:date="2024-08-28T03:49:00Z" w:id="5836">
            <w:rPr>
              <w:ins w:author="ANIL KISHIN MANSUKHANI" w:date="2024-08-27T11:00:00Z" w:id="5837"/>
            </w:rPr>
          </w:rPrChange>
        </w:rPr>
      </w:pPr>
    </w:p>
    <w:p w:rsidRPr="00E403D6" w:rsidR="00E403D6" w:rsidRDefault="00287800" w14:paraId="4DA6DB40" w14:textId="77777777">
      <w:pPr>
        <w:pStyle w:val="ListParagraph"/>
        <w:numPr>
          <w:ilvl w:val="1"/>
          <w:numId w:val="40"/>
        </w:numPr>
        <w:spacing w:before="240" w:after="240"/>
        <w:rPr>
          <w:ins w:author="ANIL KISHIN MANSUKHANI" w:date="2024-08-27T11:00:00Z" w:id="5838"/>
          <w:rFonts w:ascii="Calibri" w:hAnsi="Calibri" w:cs="Calibri"/>
          <w:b/>
          <w:bCs/>
          <w:rPrChange w:author="Neeraj Durgapal" w:date="2024-08-28T03:49:00Z" w:id="5839">
            <w:rPr>
              <w:ins w:author="ANIL KISHIN MANSUKHANI" w:date="2024-08-27T11:00:00Z" w:id="5840"/>
              <w:b/>
              <w:bCs/>
            </w:rPr>
          </w:rPrChange>
        </w:rPr>
      </w:pPr>
      <w:ins w:author="ANIL KISHIN MANSUKHANI" w:date="2024-08-27T11:00:00Z" w:id="5841">
        <w:r>
          <w:rPr>
            <w:rFonts w:ascii="Calibri" w:hAnsi="Calibri" w:cs="Calibri"/>
            <w:b/>
            <w:bCs/>
            <w:rPrChange w:author="Neeraj Durgapal" w:date="2024-08-28T03:49:00Z" w:id="5842">
              <w:rPr>
                <w:b/>
                <w:bCs/>
              </w:rPr>
            </w:rPrChange>
          </w:rPr>
          <w:t>Process:</w:t>
        </w:r>
      </w:ins>
    </w:p>
    <w:p w:rsidRPr="00E403D6" w:rsidR="00E403D6" w:rsidP="2872C525" w:rsidRDefault="5CB0C1DA" w14:paraId="7BA3C2E9" w14:textId="1CF7CAAF">
      <w:pPr>
        <w:pStyle w:val="ListParagraph"/>
        <w:numPr>
          <w:ilvl w:val="0"/>
          <w:numId w:val="40"/>
        </w:numPr>
        <w:spacing w:after="0"/>
        <w:rPr>
          <w:ins w:author="ANIL KISHIN MANSUKHANI" w:date="2024-08-27T11:00:00Z" w:id="5843"/>
          <w:rFonts w:ascii="Calibri" w:hAnsi="Calibri" w:cs="Calibri"/>
          <w:rPrChange w:author="Neeraj Durgapal" w:date="2024-08-28T03:49:00Z" w:id="5844">
            <w:rPr>
              <w:ins w:author="ANIL KISHIN MANSUKHANI" w:date="2024-08-27T11:00:00Z" w:id="5845"/>
            </w:rPr>
          </w:rPrChange>
        </w:rPr>
      </w:pPr>
      <w:ins w:author="ANIL KISHIN MANSUKHANI" w:date="2024-08-27T11:00:00Z" w:id="5846">
        <w:r w:rsidRPr="2872C525">
          <w:rPr>
            <w:rFonts w:ascii="Calibri" w:hAnsi="Calibri" w:cs="Calibri"/>
            <w:b/>
            <w:bCs/>
            <w:rPrChange w:author="Neeraj Durgapal" w:date="2024-08-28T03:49:00Z" w:id="5847">
              <w:rPr>
                <w:b/>
                <w:bCs/>
              </w:rPr>
            </w:rPrChange>
          </w:rPr>
          <w:t>Refund Initiation:</w:t>
        </w:r>
        <w:r w:rsidRPr="2872C525">
          <w:rPr>
            <w:rFonts w:ascii="Calibri" w:hAnsi="Calibri" w:cs="Calibri"/>
            <w:rPrChange w:author="Neeraj Durgapal" w:date="2024-08-28T03:49:00Z" w:id="5848">
              <w:rPr/>
            </w:rPrChange>
          </w:rPr>
          <w:t xml:space="preserve"> The merchant selects the transaction ATRN that is in the </w:t>
        </w:r>
      </w:ins>
      <w:ins w:author="ANIL KISHIN MANSUKHANI" w:date="2024-08-27T11:54:00Z" w:id="5849">
        <w:r w:rsidRPr="2872C525">
          <w:rPr>
            <w:rFonts w:ascii="Calibri" w:hAnsi="Calibri" w:cs="Calibri"/>
            <w:rPrChange w:author="Neeraj Durgapal" w:date="2024-08-28T03:49:00Z" w:id="5850">
              <w:rPr/>
            </w:rPrChange>
          </w:rPr>
          <w:t>Settled</w:t>
        </w:r>
      </w:ins>
      <w:ins w:author="ANIL KISHIN MANSUKHANI" w:date="2024-08-27T11:00:00Z" w:id="5851">
        <w:r w:rsidRPr="2872C525">
          <w:rPr>
            <w:rFonts w:ascii="Calibri" w:hAnsi="Calibri" w:cs="Calibri"/>
            <w:rPrChange w:author="Neeraj Durgapal" w:date="2024-08-28T03:49:00Z" w:id="5852">
              <w:rPr/>
            </w:rPrChange>
          </w:rPr>
          <w:t xml:space="preserve"> status and submits a refund request through API &amp; Merchant Panel</w:t>
        </w:r>
      </w:ins>
      <w:ins w:author="ANIL KISHIN MANSUKHANI" w:date="2024-08-27T12:02:00Z" w:id="5853">
        <w:r w:rsidRPr="2872C525">
          <w:rPr>
            <w:rFonts w:ascii="Calibri" w:hAnsi="Calibri" w:cs="Calibri"/>
            <w:rPrChange w:author="Neeraj Durgapal" w:date="2024-08-28T03:49:00Z" w:id="5854">
              <w:rPr>
                <w:highlight w:val="yellow"/>
              </w:rPr>
            </w:rPrChange>
          </w:rPr>
          <w:t xml:space="preserve">(in transaction section, once clicked on ATRN a drawer will be displayed from right side which will display transaction details, status and Cancel/Refund button for selected ATRN)  </w:t>
        </w:r>
      </w:ins>
      <w:ins w:author="ANIL KISHIN MANSUKHANI" w:date="2024-08-27T11:00:00Z" w:id="5855">
        <w:r w:rsidRPr="2872C525">
          <w:rPr>
            <w:rFonts w:ascii="Calibri" w:hAnsi="Calibri" w:cs="Calibri"/>
            <w:rPrChange w:author="Neeraj Durgapal" w:date="2024-08-28T03:49:00Z" w:id="5856">
              <w:rPr/>
            </w:rPrChange>
          </w:rPr>
          <w:t>.</w:t>
        </w:r>
      </w:ins>
    </w:p>
    <w:p w:rsidRPr="00E403D6" w:rsidR="00E403D6" w:rsidRDefault="00287800" w14:paraId="7D425183" w14:textId="77777777">
      <w:pPr>
        <w:pStyle w:val="ListParagraph"/>
        <w:numPr>
          <w:ilvl w:val="2"/>
          <w:numId w:val="40"/>
        </w:numPr>
        <w:spacing w:after="0"/>
        <w:rPr>
          <w:ins w:author="ANIL KISHIN MANSUKHANI" w:date="2024-08-27T11:00:00Z" w:id="5857"/>
          <w:rFonts w:ascii="Calibri" w:hAnsi="Calibri" w:cs="Calibri"/>
          <w:rPrChange w:author="Neeraj Durgapal" w:date="2024-08-28T03:49:00Z" w:id="5858">
            <w:rPr>
              <w:ins w:author="ANIL KISHIN MANSUKHANI" w:date="2024-08-27T11:00:00Z" w:id="5859"/>
            </w:rPr>
          </w:rPrChange>
        </w:rPr>
      </w:pPr>
      <w:ins w:author="ANIL KISHIN MANSUKHANI" w:date="2024-08-27T11:00:00Z" w:id="5860">
        <w:r>
          <w:rPr>
            <w:rFonts w:ascii="Calibri" w:hAnsi="Calibri" w:cs="Calibri"/>
            <w:b/>
            <w:bCs/>
            <w:rPrChange w:author="Neeraj Durgapal" w:date="2024-08-28T03:49:00Z" w:id="5861">
              <w:rPr>
                <w:b/>
                <w:bCs/>
              </w:rPr>
            </w:rPrChange>
          </w:rPr>
          <w:t>Validation:</w:t>
        </w:r>
        <w:r>
          <w:rPr>
            <w:rFonts w:ascii="Calibri" w:hAnsi="Calibri" w:cs="Calibri"/>
            <w:rPrChange w:author="Neeraj Durgapal" w:date="2024-08-28T03:49:00Z" w:id="5862">
              <w:rPr/>
            </w:rPrChange>
          </w:rPr>
          <w:t xml:space="preserve"> The system validates that the ATRN meets the refund eligibility criteria</w:t>
        </w:r>
      </w:ins>
      <w:ins w:author="ANIL KISHIN MANSUKHANI" w:date="2024-08-27T11:54:00Z" w:id="5863">
        <w:r>
          <w:rPr>
            <w:rFonts w:ascii="Calibri" w:hAnsi="Calibri" w:cs="Calibri"/>
            <w:rPrChange w:author="Neeraj Durgapal" w:date="2024-08-28T03:49:00Z" w:id="5864">
              <w:rPr/>
            </w:rPrChange>
          </w:rPr>
          <w:t xml:space="preserve"> as mentioned above</w:t>
        </w:r>
      </w:ins>
      <w:ins w:author="ANIL KISHIN MANSUKHANI" w:date="2024-08-27T11:00:00Z" w:id="5865">
        <w:r>
          <w:rPr>
            <w:rFonts w:ascii="Calibri" w:hAnsi="Calibri" w:cs="Calibri"/>
            <w:rPrChange w:author="Neeraj Durgapal" w:date="2024-08-28T03:49:00Z" w:id="5866">
              <w:rPr/>
            </w:rPrChange>
          </w:rPr>
          <w:t xml:space="preserve">. If it’s a partial refund, the system will </w:t>
        </w:r>
      </w:ins>
      <w:ins w:author="ANIL KISHIN MANSUKHANI" w:date="2024-08-27T11:55:00Z" w:id="5867">
        <w:r>
          <w:rPr>
            <w:rFonts w:ascii="Calibri" w:hAnsi="Calibri" w:cs="Calibri"/>
            <w:rPrChange w:author="Neeraj Durgapal" w:date="2024-08-28T03:49:00Z" w:id="5868">
              <w:rPr/>
            </w:rPrChange>
          </w:rPr>
          <w:t xml:space="preserve">additionally </w:t>
        </w:r>
      </w:ins>
      <w:ins w:author="ANIL KISHIN MANSUKHANI" w:date="2024-08-27T11:00:00Z" w:id="5869">
        <w:r>
          <w:rPr>
            <w:rFonts w:ascii="Calibri" w:hAnsi="Calibri" w:cs="Calibri"/>
            <w:rPrChange w:author="Neeraj Durgapal" w:date="2024-08-28T03:49:00Z" w:id="5870">
              <w:rPr/>
            </w:rPrChange>
          </w:rPr>
          <w:t>validate the amount available for the refund.</w:t>
        </w:r>
      </w:ins>
    </w:p>
    <w:p w:rsidRPr="00E403D6" w:rsidR="00E403D6" w:rsidRDefault="00287800" w14:paraId="743E1083" w14:textId="77777777">
      <w:pPr>
        <w:pStyle w:val="ListParagraph"/>
        <w:numPr>
          <w:ilvl w:val="2"/>
          <w:numId w:val="40"/>
        </w:numPr>
        <w:spacing w:after="0"/>
        <w:rPr>
          <w:ins w:author="ANIL KISHIN MANSUKHANI" w:date="2024-08-27T11:00:00Z" w:id="5871"/>
          <w:rFonts w:ascii="Calibri" w:hAnsi="Calibri" w:cs="Calibri"/>
          <w:rPrChange w:author="Neeraj Durgapal" w:date="2024-08-28T03:49:00Z" w:id="5872">
            <w:rPr>
              <w:ins w:author="ANIL KISHIN MANSUKHANI" w:date="2024-08-27T11:00:00Z" w:id="5873"/>
            </w:rPr>
          </w:rPrChange>
        </w:rPr>
      </w:pPr>
      <w:ins w:author="ANIL KISHIN MANSUKHANI" w:date="2024-08-27T11:00:00Z" w:id="5874">
        <w:r>
          <w:rPr>
            <w:rFonts w:ascii="Calibri" w:hAnsi="Calibri" w:cs="Calibri"/>
            <w:b/>
            <w:bCs/>
            <w:rPrChange w:author="Neeraj Durgapal" w:date="2024-08-28T03:49:00Z" w:id="5875">
              <w:rPr>
                <w:b/>
                <w:bCs/>
              </w:rPr>
            </w:rPrChange>
          </w:rPr>
          <w:t>Refund Processing:</w:t>
        </w:r>
        <w:r>
          <w:rPr>
            <w:rFonts w:ascii="Calibri" w:hAnsi="Calibri" w:cs="Calibri"/>
            <w:rPrChange w:author="Neeraj Durgapal" w:date="2024-08-28T03:49:00Z" w:id="5876">
              <w:rPr/>
            </w:rPrChange>
          </w:rPr>
          <w:t xml:space="preserve"> Once validated, the system processes the refund request according to the merchant’s configured refund policies and workflows.</w:t>
        </w:r>
      </w:ins>
    </w:p>
    <w:p w:rsidRPr="00E403D6" w:rsidR="00E403D6" w:rsidRDefault="00287800" w14:paraId="0C0C7099" w14:textId="77777777">
      <w:pPr>
        <w:pStyle w:val="ListParagraph"/>
        <w:numPr>
          <w:ilvl w:val="2"/>
          <w:numId w:val="40"/>
        </w:numPr>
        <w:spacing w:after="0"/>
        <w:rPr>
          <w:ins w:author="ANIL KISHIN MANSUKHANI" w:date="2024-08-27T11:00:00Z" w:id="5877"/>
          <w:rFonts w:ascii="Calibri" w:hAnsi="Calibri" w:cs="Calibri"/>
          <w:rPrChange w:author="Neeraj Durgapal" w:date="2024-08-28T03:49:00Z" w:id="5878">
            <w:rPr>
              <w:ins w:author="ANIL KISHIN MANSUKHANI" w:date="2024-08-27T11:00:00Z" w:id="5879"/>
            </w:rPr>
          </w:rPrChange>
        </w:rPr>
      </w:pPr>
      <w:ins w:author="ANIL KISHIN MANSUKHANI" w:date="2024-08-27T11:00:00Z" w:id="5880">
        <w:r>
          <w:rPr>
            <w:rFonts w:ascii="Calibri" w:hAnsi="Calibri" w:cs="Calibri"/>
            <w:b/>
            <w:bCs/>
            <w:rPrChange w:author="Neeraj Durgapal" w:date="2024-08-28T03:49:00Z" w:id="5881">
              <w:rPr>
                <w:b/>
                <w:bCs/>
              </w:rPr>
            </w:rPrChange>
          </w:rPr>
          <w:t>Status Update:</w:t>
        </w:r>
        <w:r>
          <w:rPr>
            <w:rFonts w:ascii="Calibri" w:hAnsi="Calibri" w:cs="Calibri"/>
            <w:rPrChange w:author="Neeraj Durgapal" w:date="2024-08-28T03:49:00Z" w:id="5882">
              <w:rPr/>
            </w:rPrChange>
          </w:rPr>
          <w:t xml:space="preserve"> The transaction status is updated to </w:t>
        </w:r>
        <w:r>
          <w:rPr>
            <w:rFonts w:ascii="Calibri" w:hAnsi="Calibri" w:cs="Calibri"/>
            <w:b/>
            <w:bCs/>
            <w:rPrChange w:author="Neeraj Durgapal" w:date="2024-08-28T03:49:00Z" w:id="5883">
              <w:rPr>
                <w:b/>
                <w:bCs/>
              </w:rPr>
            </w:rPrChange>
          </w:rPr>
          <w:t>Refund</w:t>
        </w:r>
        <w:r>
          <w:rPr>
            <w:rFonts w:ascii="Calibri" w:hAnsi="Calibri" w:cs="Calibri"/>
            <w:rPrChange w:author="Neeraj Durgapal" w:date="2024-08-28T03:49:00Z" w:id="5884">
              <w:rPr/>
            </w:rPrChange>
          </w:rPr>
          <w:t xml:space="preserve"> once the refund process is initiated.</w:t>
        </w:r>
      </w:ins>
    </w:p>
    <w:p w:rsidRPr="00E403D6" w:rsidR="00E403D6" w:rsidRDefault="00E403D6" w14:paraId="54484C90" w14:textId="77777777">
      <w:pPr>
        <w:pStyle w:val="ListParagraph"/>
        <w:spacing w:after="0"/>
        <w:ind w:left="2520"/>
        <w:rPr>
          <w:ins w:author="ANIL KISHIN MANSUKHANI" w:date="2024-08-27T11:00:00Z" w:id="5885"/>
          <w:rFonts w:ascii="Calibri" w:hAnsi="Calibri" w:cs="Calibri"/>
          <w:rPrChange w:author="Neeraj Durgapal" w:date="2024-08-28T03:49:00Z" w:id="5886">
            <w:rPr>
              <w:ins w:author="ANIL KISHIN MANSUKHANI" w:date="2024-08-27T11:00:00Z" w:id="5887"/>
            </w:rPr>
          </w:rPrChange>
        </w:rPr>
      </w:pPr>
    </w:p>
    <w:p w:rsidRPr="00E403D6" w:rsidR="00E403D6" w:rsidRDefault="00287800" w14:paraId="74AE05E1" w14:textId="77777777">
      <w:pPr>
        <w:pStyle w:val="ListParagraph"/>
        <w:numPr>
          <w:ilvl w:val="0"/>
          <w:numId w:val="40"/>
        </w:numPr>
        <w:rPr>
          <w:ins w:author="ANIL KISHIN MANSUKHANI" w:date="2024-08-27T11:00:00Z" w:id="5888"/>
          <w:rFonts w:ascii="Calibri" w:hAnsi="Calibri" w:cs="Calibri"/>
          <w:b/>
          <w:bCs/>
          <w:rPrChange w:author="Neeraj Durgapal" w:date="2024-08-28T03:49:00Z" w:id="5889">
            <w:rPr>
              <w:ins w:author="ANIL KISHIN MANSUKHANI" w:date="2024-08-27T11:00:00Z" w:id="5890"/>
              <w:b/>
              <w:bCs/>
            </w:rPr>
          </w:rPrChange>
        </w:rPr>
      </w:pPr>
      <w:ins w:author="ANIL KISHIN MANSUKHANI" w:date="2024-08-27T11:00:00Z" w:id="5891">
        <w:r>
          <w:rPr>
            <w:rFonts w:ascii="Calibri" w:hAnsi="Calibri" w:cs="Calibri"/>
            <w:b/>
            <w:bCs/>
            <w:rPrChange w:author="Neeraj Durgapal" w:date="2024-08-28T03:49:00Z" w:id="5892">
              <w:rPr>
                <w:b/>
                <w:bCs/>
              </w:rPr>
            </w:rPrChange>
          </w:rPr>
          <w:t>Cancellation Request</w:t>
        </w:r>
      </w:ins>
    </w:p>
    <w:p w:rsidRPr="00E403D6" w:rsidR="00E403D6" w:rsidRDefault="00287800" w14:paraId="53247336" w14:textId="77777777">
      <w:pPr>
        <w:pStyle w:val="ListParagraph"/>
        <w:numPr>
          <w:ilvl w:val="1"/>
          <w:numId w:val="40"/>
        </w:numPr>
        <w:rPr>
          <w:ins w:author="ANIL KISHIN MANSUKHANI" w:date="2024-08-27T11:00:00Z" w:id="5893"/>
          <w:rFonts w:ascii="Calibri" w:hAnsi="Calibri" w:cs="Calibri"/>
          <w:rPrChange w:author="Neeraj Durgapal" w:date="2024-08-28T03:49:00Z" w:id="5894">
            <w:rPr>
              <w:ins w:author="ANIL KISHIN MANSUKHANI" w:date="2024-08-27T11:00:00Z" w:id="5895"/>
            </w:rPr>
          </w:rPrChange>
        </w:rPr>
      </w:pPr>
      <w:ins w:author="ANIL KISHIN MANSUKHANI" w:date="2024-08-27T11:00:00Z" w:id="5896">
        <w:r>
          <w:rPr>
            <w:rFonts w:ascii="Calibri" w:hAnsi="Calibri" w:cs="Calibri"/>
            <w:rPrChange w:author="Neeraj Durgapal" w:date="2024-08-28T03:49:00Z" w:id="5897">
              <w:rPr/>
            </w:rPrChange>
          </w:rPr>
          <w:t xml:space="preserve">Cancellation Request can be raised from </w:t>
        </w:r>
      </w:ins>
      <w:ins w:author="ANIL KISHIN MANSUKHANI" w:date="2024-08-27T11:58:00Z" w:id="5898">
        <w:r>
          <w:rPr>
            <w:rFonts w:ascii="Calibri" w:hAnsi="Calibri" w:cs="Calibri"/>
            <w:rPrChange w:author="Neeraj Durgapal" w:date="2024-08-28T03:49:00Z" w:id="5899">
              <w:rPr>
                <w:highlight w:val="yellow"/>
              </w:rPr>
            </w:rPrChange>
          </w:rPr>
          <w:t>merchant</w:t>
        </w:r>
      </w:ins>
      <w:ins w:author="ANIL KISHIN MANSUKHANI" w:date="2024-08-27T11:00:00Z" w:id="5900">
        <w:r>
          <w:rPr>
            <w:rFonts w:ascii="Calibri" w:hAnsi="Calibri" w:cs="Calibri"/>
            <w:rPrChange w:author="Neeraj Durgapal" w:date="2024-08-28T03:49:00Z" w:id="5901">
              <w:rPr/>
            </w:rPrChange>
          </w:rPr>
          <w:t xml:space="preserve"> panel </w:t>
        </w:r>
      </w:ins>
      <w:ins w:author="ANIL KISHIN MANSUKHANI" w:date="2024-08-27T11:59:00Z" w:id="5902">
        <w:r>
          <w:rPr>
            <w:rFonts w:ascii="Calibri" w:hAnsi="Calibri" w:cs="Calibri"/>
            <w:rPrChange w:author="Neeraj Durgapal" w:date="2024-08-28T03:49:00Z" w:id="5903">
              <w:rPr>
                <w:highlight w:val="yellow"/>
              </w:rPr>
            </w:rPrChange>
          </w:rPr>
          <w:t xml:space="preserve">(in transaction section, once clicked on ATRN a drawer will be displayed from right side </w:t>
        </w:r>
        <w:r>
          <w:rPr>
            <w:rFonts w:ascii="Calibri" w:hAnsi="Calibri" w:cs="Calibri"/>
            <w:rPrChange w:author="Neeraj Durgapal" w:date="2024-08-28T03:49:00Z" w:id="5904">
              <w:rPr>
                <w:highlight w:val="yellow"/>
              </w:rPr>
            </w:rPrChange>
          </w:rPr>
          <w:t xml:space="preserve">which will display </w:t>
        </w:r>
      </w:ins>
      <w:ins w:author="ANIL KISHIN MANSUKHANI" w:date="2024-08-27T12:00:00Z" w:id="5905">
        <w:r>
          <w:rPr>
            <w:rFonts w:ascii="Calibri" w:hAnsi="Calibri" w:cs="Calibri"/>
            <w:rPrChange w:author="Neeraj Durgapal" w:date="2024-08-28T03:49:00Z" w:id="5906">
              <w:rPr>
                <w:highlight w:val="yellow"/>
              </w:rPr>
            </w:rPrChange>
          </w:rPr>
          <w:t>transaction</w:t>
        </w:r>
      </w:ins>
      <w:ins w:author="ANIL KISHIN MANSUKHANI" w:date="2024-08-27T11:59:00Z" w:id="5907">
        <w:r>
          <w:rPr>
            <w:rFonts w:ascii="Calibri" w:hAnsi="Calibri" w:cs="Calibri"/>
            <w:rPrChange w:author="Neeraj Durgapal" w:date="2024-08-28T03:49:00Z" w:id="5908">
              <w:rPr>
                <w:highlight w:val="yellow"/>
              </w:rPr>
            </w:rPrChange>
          </w:rPr>
          <w:t xml:space="preserve"> </w:t>
        </w:r>
      </w:ins>
      <w:ins w:author="ANIL KISHIN MANSUKHANI" w:date="2024-08-27T12:00:00Z" w:id="5909">
        <w:r>
          <w:rPr>
            <w:rFonts w:ascii="Calibri" w:hAnsi="Calibri" w:cs="Calibri"/>
            <w:rPrChange w:author="Neeraj Durgapal" w:date="2024-08-28T03:49:00Z" w:id="5910">
              <w:rPr>
                <w:highlight w:val="yellow"/>
              </w:rPr>
            </w:rPrChange>
          </w:rPr>
          <w:t xml:space="preserve">details, status and </w:t>
        </w:r>
      </w:ins>
      <w:ins w:author="ANIL KISHIN MANSUKHANI" w:date="2024-08-27T12:01:00Z" w:id="5911">
        <w:r>
          <w:rPr>
            <w:rFonts w:ascii="Calibri" w:hAnsi="Calibri" w:cs="Calibri"/>
            <w:rPrChange w:author="Neeraj Durgapal" w:date="2024-08-28T03:49:00Z" w:id="5912">
              <w:rPr>
                <w:highlight w:val="yellow"/>
              </w:rPr>
            </w:rPrChange>
          </w:rPr>
          <w:t>Cancel/Refund</w:t>
        </w:r>
      </w:ins>
      <w:ins w:author="ANIL KISHIN MANSUKHANI" w:date="2024-08-27T12:00:00Z" w:id="5913">
        <w:r>
          <w:rPr>
            <w:rFonts w:ascii="Calibri" w:hAnsi="Calibri" w:cs="Calibri"/>
            <w:rPrChange w:author="Neeraj Durgapal" w:date="2024-08-28T03:49:00Z" w:id="5914">
              <w:rPr>
                <w:highlight w:val="yellow"/>
              </w:rPr>
            </w:rPrChange>
          </w:rPr>
          <w:t xml:space="preserve"> button</w:t>
        </w:r>
      </w:ins>
      <w:ins w:author="ANIL KISHIN MANSUKHANI" w:date="2024-08-27T12:01:00Z" w:id="5915">
        <w:r>
          <w:rPr>
            <w:rFonts w:ascii="Calibri" w:hAnsi="Calibri" w:cs="Calibri"/>
            <w:rPrChange w:author="Neeraj Durgapal" w:date="2024-08-28T03:49:00Z" w:id="5916">
              <w:rPr>
                <w:highlight w:val="yellow"/>
              </w:rPr>
            </w:rPrChange>
          </w:rPr>
          <w:t xml:space="preserve"> for selected ATRN)</w:t>
        </w:r>
      </w:ins>
      <w:ins w:author="ANIL KISHIN MANSUKHANI" w:date="2024-08-27T12:00:00Z" w:id="5917">
        <w:del w:author="Neeraj Durgapal" w:date="2024-08-28T03:47:00Z" w:id="5918">
          <w:r>
            <w:rPr>
              <w:rFonts w:ascii="Calibri" w:hAnsi="Calibri" w:cs="Calibri"/>
              <w:rPrChange w:author="Neeraj Durgapal" w:date="2024-08-28T03:49:00Z" w:id="5919">
                <w:rPr>
                  <w:highlight w:val="yellow"/>
                </w:rPr>
              </w:rPrChange>
            </w:rPr>
            <w:delText xml:space="preserve">  </w:delText>
          </w:r>
        </w:del>
      </w:ins>
      <w:ins w:author="ANIL KISHIN MANSUKHANI" w:date="2024-08-27T11:00:00Z" w:id="5920">
        <w:del w:author="Neeraj Durgapal" w:date="2024-08-28T03:47:00Z" w:id="5921">
          <w:r>
            <w:rPr>
              <w:rFonts w:ascii="Calibri" w:hAnsi="Calibri" w:cs="Calibri"/>
              <w:rPrChange w:author="Neeraj Durgapal" w:date="2024-08-28T03:49:00Z" w:id="5922">
                <w:rPr/>
              </w:rPrChange>
            </w:rPr>
            <w:delText>or through API Call</w:delText>
          </w:r>
        </w:del>
      </w:ins>
      <w:ins w:author="ANIL KISHIN MANSUKHANI" w:date="2024-08-27T12:02:00Z" w:id="5923">
        <w:r>
          <w:rPr>
            <w:rFonts w:ascii="Calibri" w:hAnsi="Calibri" w:cs="Calibri"/>
            <w:rPrChange w:author="Neeraj Durgapal" w:date="2024-08-28T03:49:00Z" w:id="5924">
              <w:rPr>
                <w:highlight w:val="yellow"/>
              </w:rPr>
            </w:rPrChange>
          </w:rPr>
          <w:t>.</w:t>
        </w:r>
      </w:ins>
    </w:p>
    <w:p w:rsidRPr="00E403D6" w:rsidR="00E403D6" w:rsidRDefault="00287800" w14:paraId="3864BCCE" w14:textId="77777777">
      <w:pPr>
        <w:pStyle w:val="ListParagraph"/>
        <w:numPr>
          <w:ilvl w:val="1"/>
          <w:numId w:val="40"/>
        </w:numPr>
        <w:rPr>
          <w:ins w:author="ANIL KISHIN MANSUKHANI" w:date="2024-08-27T11:00:00Z" w:id="5925"/>
          <w:rFonts w:ascii="Calibri" w:hAnsi="Calibri" w:cs="Calibri"/>
          <w:b/>
          <w:bCs/>
          <w:rPrChange w:author="Neeraj Durgapal" w:date="2024-08-28T03:49:00Z" w:id="5926">
            <w:rPr>
              <w:ins w:author="ANIL KISHIN MANSUKHANI" w:date="2024-08-27T11:00:00Z" w:id="5927"/>
              <w:b/>
              <w:bCs/>
            </w:rPr>
          </w:rPrChange>
        </w:rPr>
      </w:pPr>
      <w:ins w:author="ANIL KISHIN MANSUKHANI" w:date="2024-08-27T11:00:00Z" w:id="5928">
        <w:r>
          <w:rPr>
            <w:rFonts w:ascii="Calibri" w:hAnsi="Calibri" w:cs="Calibri"/>
            <w:rPrChange w:author="Neeraj Durgapal" w:date="2024-08-28T03:49:00Z" w:id="5929">
              <w:rPr/>
            </w:rPrChange>
          </w:rPr>
          <w:t>Eligibility Criteria:</w:t>
        </w:r>
      </w:ins>
    </w:p>
    <w:p w:rsidRPr="00E403D6" w:rsidR="00E403D6" w:rsidRDefault="00287800" w14:paraId="0BABEAAE" w14:textId="77777777">
      <w:pPr>
        <w:pStyle w:val="ListParagraph"/>
        <w:numPr>
          <w:ilvl w:val="2"/>
          <w:numId w:val="41"/>
        </w:numPr>
        <w:spacing w:after="0"/>
        <w:rPr>
          <w:ins w:author="ANIL KISHIN MANSUKHANI" w:date="2024-08-27T11:00:00Z" w:id="5930"/>
          <w:rFonts w:ascii="Calibri" w:hAnsi="Calibri" w:cs="Calibri"/>
          <w:rPrChange w:author="Neeraj Durgapal" w:date="2024-08-28T03:49:00Z" w:id="5931">
            <w:rPr>
              <w:ins w:author="ANIL KISHIN MANSUKHANI" w:date="2024-08-27T11:00:00Z" w:id="5932"/>
            </w:rPr>
          </w:rPrChange>
        </w:rPr>
      </w:pPr>
      <w:ins w:author="ANIL KISHIN MANSUKHANI" w:date="2024-08-27T11:00:00Z" w:id="5933">
        <w:r>
          <w:rPr>
            <w:rFonts w:ascii="Calibri" w:hAnsi="Calibri" w:cs="Calibri"/>
            <w:rPrChange w:author="Neeraj Durgapal" w:date="2024-08-28T03:49:00Z" w:id="5934">
              <w:rPr/>
            </w:rPrChange>
          </w:rPr>
          <w:t xml:space="preserve">A merchant can initiate a cancellation request if the ATRN is in the </w:t>
        </w:r>
        <w:r>
          <w:rPr>
            <w:rFonts w:ascii="Calibri" w:hAnsi="Calibri" w:cs="Calibri"/>
            <w:b/>
            <w:bCs/>
            <w:rPrChange w:author="Neeraj Durgapal" w:date="2024-08-28T03:49:00Z" w:id="5935">
              <w:rPr>
                <w:b/>
                <w:bCs/>
              </w:rPr>
            </w:rPrChange>
          </w:rPr>
          <w:t>Paid</w:t>
        </w:r>
        <w:r>
          <w:rPr>
            <w:rFonts w:ascii="Calibri" w:hAnsi="Calibri" w:cs="Calibri"/>
            <w:rPrChange w:author="Neeraj Durgapal" w:date="2024-08-28T03:49:00Z" w:id="5936">
              <w:rPr/>
            </w:rPrChange>
          </w:rPr>
          <w:t xml:space="preserve"> status.</w:t>
        </w:r>
      </w:ins>
    </w:p>
    <w:p w:rsidRPr="00E403D6" w:rsidR="00E403D6" w:rsidRDefault="00287800" w14:paraId="5D56BF65" w14:textId="77777777">
      <w:pPr>
        <w:pStyle w:val="ListParagraph"/>
        <w:numPr>
          <w:ilvl w:val="2"/>
          <w:numId w:val="41"/>
        </w:numPr>
        <w:spacing w:after="0"/>
        <w:rPr>
          <w:ins w:author="ANIL KISHIN MANSUKHANI" w:date="2024-08-27T11:00:00Z" w:id="5937"/>
          <w:rFonts w:ascii="Calibri" w:hAnsi="Calibri" w:cs="Calibri"/>
          <w:rPrChange w:author="Neeraj Durgapal" w:date="2024-08-28T03:49:00Z" w:id="5938">
            <w:rPr>
              <w:ins w:author="ANIL KISHIN MANSUKHANI" w:date="2024-08-27T11:00:00Z" w:id="5939"/>
            </w:rPr>
          </w:rPrChange>
        </w:rPr>
      </w:pPr>
      <w:ins w:author="ANIL KISHIN MANSUKHANI" w:date="2024-08-27T11:00:00Z" w:id="5940">
        <w:r>
          <w:rPr>
            <w:rFonts w:ascii="Calibri" w:hAnsi="Calibri" w:cs="Calibri"/>
            <w:b/>
            <w:bCs/>
            <w:rPrChange w:author="Neeraj Durgapal" w:date="2024-08-28T03:49:00Z" w:id="5941">
              <w:rPr>
                <w:b/>
                <w:bCs/>
              </w:rPr>
            </w:rPrChange>
          </w:rPr>
          <w:t>Paid Status:</w:t>
        </w:r>
        <w:r>
          <w:rPr>
            <w:rFonts w:ascii="Calibri" w:hAnsi="Calibri" w:cs="Calibri"/>
            <w:rPrChange w:author="Neeraj Durgapal" w:date="2024-08-28T03:49:00Z" w:id="5942">
              <w:rPr/>
            </w:rPrChange>
          </w:rPr>
          <w:t xml:space="preserve"> This indicates that the transaction has been processed and the payment captured, but it hasn't moved to settlement.</w:t>
        </w:r>
      </w:ins>
    </w:p>
    <w:p w:rsidRPr="00E403D6" w:rsidR="00E403D6" w:rsidRDefault="00287800" w14:paraId="63F969A5" w14:textId="77777777">
      <w:pPr>
        <w:pStyle w:val="ListParagraph"/>
        <w:numPr>
          <w:ilvl w:val="1"/>
          <w:numId w:val="41"/>
        </w:numPr>
        <w:spacing w:before="240" w:after="240"/>
        <w:rPr>
          <w:ins w:author="ANIL KISHIN MANSUKHANI" w:date="2024-08-27T11:00:00Z" w:id="5943"/>
          <w:rFonts w:ascii="Calibri" w:hAnsi="Calibri" w:cs="Calibri"/>
          <w:b/>
          <w:bCs/>
          <w:rPrChange w:author="Neeraj Durgapal" w:date="2024-08-28T03:49:00Z" w:id="5944">
            <w:rPr>
              <w:ins w:author="ANIL KISHIN MANSUKHANI" w:date="2024-08-27T11:00:00Z" w:id="5945"/>
              <w:b/>
              <w:bCs/>
            </w:rPr>
          </w:rPrChange>
        </w:rPr>
      </w:pPr>
      <w:ins w:author="ANIL KISHIN MANSUKHANI" w:date="2024-08-27T11:00:00Z" w:id="5946">
        <w:r>
          <w:rPr>
            <w:rFonts w:ascii="Calibri" w:hAnsi="Calibri" w:cs="Calibri"/>
            <w:b/>
            <w:bCs/>
            <w:rPrChange w:author="Neeraj Durgapal" w:date="2024-08-28T03:49:00Z" w:id="5947">
              <w:rPr>
                <w:b/>
                <w:bCs/>
              </w:rPr>
            </w:rPrChange>
          </w:rPr>
          <w:t>Process:</w:t>
        </w:r>
      </w:ins>
    </w:p>
    <w:p w:rsidRPr="00E403D6" w:rsidR="00E403D6" w:rsidRDefault="00287800" w14:paraId="7256C49E" w14:textId="77777777">
      <w:pPr>
        <w:pStyle w:val="ListParagraph"/>
        <w:numPr>
          <w:ilvl w:val="2"/>
          <w:numId w:val="41"/>
        </w:numPr>
        <w:spacing w:after="0"/>
        <w:rPr>
          <w:ins w:author="ANIL KISHIN MANSUKHANI" w:date="2024-08-27T11:00:00Z" w:id="5948"/>
          <w:rFonts w:ascii="Calibri" w:hAnsi="Calibri" w:cs="Calibri"/>
          <w:rPrChange w:author="Neeraj Durgapal" w:date="2024-08-28T03:49:00Z" w:id="5949">
            <w:rPr>
              <w:ins w:author="ANIL KISHIN MANSUKHANI" w:date="2024-08-27T11:00:00Z" w:id="5950"/>
            </w:rPr>
          </w:rPrChange>
        </w:rPr>
      </w:pPr>
      <w:ins w:author="ANIL KISHIN MANSUKHANI" w:date="2024-08-27T11:00:00Z" w:id="5951">
        <w:r>
          <w:rPr>
            <w:rFonts w:ascii="Calibri" w:hAnsi="Calibri" w:cs="Calibri"/>
            <w:b/>
            <w:bCs/>
            <w:rPrChange w:author="Neeraj Durgapal" w:date="2024-08-28T03:49:00Z" w:id="5952">
              <w:rPr>
                <w:b/>
                <w:bCs/>
              </w:rPr>
            </w:rPrChange>
          </w:rPr>
          <w:t>Cancellation Initiation:</w:t>
        </w:r>
        <w:r>
          <w:rPr>
            <w:rFonts w:ascii="Calibri" w:hAnsi="Calibri" w:cs="Calibri"/>
            <w:rPrChange w:author="Neeraj Durgapal" w:date="2024-08-28T03:49:00Z" w:id="5953">
              <w:rPr/>
            </w:rPrChange>
          </w:rPr>
          <w:t xml:space="preserve"> The merchant selects the transaction ATRN that is in the Paid status and submits a cancellation request. </w:t>
        </w:r>
      </w:ins>
    </w:p>
    <w:p w:rsidRPr="00E403D6" w:rsidR="00E403D6" w:rsidRDefault="00287800" w14:paraId="05C1CDE6" w14:textId="77777777">
      <w:pPr>
        <w:pStyle w:val="ListParagraph"/>
        <w:numPr>
          <w:ilvl w:val="2"/>
          <w:numId w:val="41"/>
        </w:numPr>
        <w:spacing w:after="0"/>
        <w:rPr>
          <w:ins w:author="ANIL KISHIN MANSUKHANI" w:date="2024-08-27T11:00:00Z" w:id="5954"/>
          <w:rFonts w:ascii="Calibri" w:hAnsi="Calibri" w:cs="Calibri"/>
          <w:rPrChange w:author="Neeraj Durgapal" w:date="2024-08-28T03:49:00Z" w:id="5955">
            <w:rPr>
              <w:ins w:author="ANIL KISHIN MANSUKHANI" w:date="2024-08-27T11:00:00Z" w:id="5956"/>
            </w:rPr>
          </w:rPrChange>
        </w:rPr>
      </w:pPr>
      <w:ins w:author="ANIL KISHIN MANSUKHANI" w:date="2024-08-27T11:00:00Z" w:id="5957">
        <w:r>
          <w:rPr>
            <w:rFonts w:ascii="Calibri" w:hAnsi="Calibri" w:cs="Calibri"/>
            <w:b/>
            <w:bCs/>
            <w:rPrChange w:author="Neeraj Durgapal" w:date="2024-08-28T03:49:00Z" w:id="5958">
              <w:rPr>
                <w:b/>
                <w:bCs/>
              </w:rPr>
            </w:rPrChange>
          </w:rPr>
          <w:t>Validation:</w:t>
        </w:r>
        <w:r>
          <w:rPr>
            <w:rFonts w:ascii="Calibri" w:hAnsi="Calibri" w:cs="Calibri"/>
            <w:rPrChange w:author="Neeraj Durgapal" w:date="2024-08-28T03:49:00Z" w:id="5959">
              <w:rPr/>
            </w:rPrChange>
          </w:rPr>
          <w:t xml:space="preserve"> The system checks if the ATRN meets the criteria for cancellation.</w:t>
        </w:r>
      </w:ins>
    </w:p>
    <w:p w:rsidRPr="00E403D6" w:rsidR="00E403D6" w:rsidRDefault="00287800" w14:paraId="7704A4A0" w14:textId="77777777">
      <w:pPr>
        <w:pStyle w:val="ListParagraph"/>
        <w:numPr>
          <w:ilvl w:val="2"/>
          <w:numId w:val="41"/>
        </w:numPr>
        <w:spacing w:after="0"/>
        <w:rPr>
          <w:ins w:author="ANIL KISHIN MANSUKHANI" w:date="2024-08-27T11:00:00Z" w:id="5960"/>
          <w:rFonts w:ascii="Calibri" w:hAnsi="Calibri" w:cs="Calibri"/>
          <w:rPrChange w:author="Neeraj Durgapal" w:date="2024-08-28T03:49:00Z" w:id="5961">
            <w:rPr>
              <w:ins w:author="ANIL KISHIN MANSUKHANI" w:date="2024-08-27T11:00:00Z" w:id="5962"/>
            </w:rPr>
          </w:rPrChange>
        </w:rPr>
      </w:pPr>
      <w:ins w:author="ANIL KISHIN MANSUKHANI" w:date="2024-08-27T11:00:00Z" w:id="5963">
        <w:r>
          <w:rPr>
            <w:rFonts w:ascii="Calibri" w:hAnsi="Calibri" w:cs="Calibri"/>
            <w:b/>
            <w:bCs/>
            <w:rPrChange w:author="Neeraj Durgapal" w:date="2024-08-28T03:49:00Z" w:id="5964">
              <w:rPr>
                <w:b/>
                <w:bCs/>
              </w:rPr>
            </w:rPrChange>
          </w:rPr>
          <w:t>Cancellation Processing:</w:t>
        </w:r>
        <w:r>
          <w:rPr>
            <w:rFonts w:ascii="Calibri" w:hAnsi="Calibri" w:cs="Calibri"/>
            <w:rPrChange w:author="Neeraj Durgapal" w:date="2024-08-28T03:49:00Z" w:id="5965">
              <w:rPr/>
            </w:rPrChange>
          </w:rPr>
          <w:t xml:space="preserve"> Upon validation, the system processes the cancellation request.</w:t>
        </w:r>
      </w:ins>
    </w:p>
    <w:p w:rsidRPr="00E403D6" w:rsidR="00E403D6" w:rsidRDefault="00287800" w14:paraId="082C978C" w14:textId="77777777">
      <w:pPr>
        <w:pStyle w:val="ListParagraph"/>
        <w:numPr>
          <w:ilvl w:val="2"/>
          <w:numId w:val="41"/>
        </w:numPr>
        <w:spacing w:after="0"/>
        <w:rPr>
          <w:ins w:author="ANIL KISHIN MANSUKHANI" w:date="2024-08-27T11:00:00Z" w:id="5966"/>
          <w:rFonts w:ascii="Calibri" w:hAnsi="Calibri" w:cs="Calibri"/>
          <w:rPrChange w:author="Neeraj Durgapal" w:date="2024-08-28T03:49:00Z" w:id="5967">
            <w:rPr>
              <w:ins w:author="ANIL KISHIN MANSUKHANI" w:date="2024-08-27T11:00:00Z" w:id="5968"/>
            </w:rPr>
          </w:rPrChange>
        </w:rPr>
      </w:pPr>
      <w:ins w:author="ANIL KISHIN MANSUKHANI" w:date="2024-08-27T11:00:00Z" w:id="5969">
        <w:r>
          <w:rPr>
            <w:rFonts w:ascii="Calibri" w:hAnsi="Calibri" w:cs="Calibri"/>
            <w:b/>
            <w:bCs/>
            <w:rPrChange w:author="Neeraj Durgapal" w:date="2024-08-28T03:49:00Z" w:id="5970">
              <w:rPr>
                <w:b/>
                <w:bCs/>
              </w:rPr>
            </w:rPrChange>
          </w:rPr>
          <w:t>Status Update:</w:t>
        </w:r>
        <w:r>
          <w:rPr>
            <w:rFonts w:ascii="Calibri" w:hAnsi="Calibri" w:cs="Calibri"/>
            <w:rPrChange w:author="Neeraj Durgapal" w:date="2024-08-28T03:49:00Z" w:id="5971">
              <w:rPr/>
            </w:rPrChange>
          </w:rPr>
          <w:t xml:space="preserve"> The transaction status is updated to </w:t>
        </w:r>
        <w:r>
          <w:rPr>
            <w:rFonts w:ascii="Calibri" w:hAnsi="Calibri" w:cs="Calibri"/>
            <w:b/>
            <w:bCs/>
            <w:rPrChange w:author="Neeraj Durgapal" w:date="2024-08-28T03:49:00Z" w:id="5972">
              <w:rPr>
                <w:b/>
                <w:bCs/>
              </w:rPr>
            </w:rPrChange>
          </w:rPr>
          <w:t>Cancelled</w:t>
        </w:r>
        <w:r>
          <w:rPr>
            <w:rFonts w:ascii="Calibri" w:hAnsi="Calibri" w:cs="Calibri"/>
            <w:rPrChange w:author="Neeraj Durgapal" w:date="2024-08-28T03:49:00Z" w:id="5973">
              <w:rPr/>
            </w:rPrChange>
          </w:rPr>
          <w:t xml:space="preserve"> upon successful processing of the request.</w:t>
        </w:r>
      </w:ins>
    </w:p>
    <w:p w:rsidRPr="00E403D6" w:rsidR="00E403D6" w:rsidRDefault="00E403D6" w14:paraId="66632BB6" w14:textId="77777777">
      <w:pPr>
        <w:keepNext/>
        <w:keepLines/>
        <w:ind w:left="3600"/>
        <w:rPr>
          <w:rFonts w:ascii="Calibri" w:hAnsi="Calibri" w:cs="Calibri"/>
          <w:rPrChange w:author="Neeraj Durgapal" w:date="2024-08-28T03:49:00Z" w:id="5974">
            <w:rPr/>
          </w:rPrChange>
        </w:rPr>
        <w:pPrChange w:author="ANIL KISHIN MANSUKHANI" w:date="2024-08-27T11:00:00Z" w:id="5975">
          <w:pPr>
            <w:pStyle w:val="ListParagraph"/>
            <w:keepNext/>
            <w:keepLines/>
            <w:numPr>
              <w:numId w:val="42"/>
            </w:numPr>
            <w:ind w:left="3600" w:hanging="360"/>
          </w:pPr>
        </w:pPrChange>
      </w:pPr>
    </w:p>
    <w:p w:rsidRPr="00E403D6" w:rsidR="00E403D6" w:rsidRDefault="00E403D6" w14:paraId="623922E7" w14:textId="77777777">
      <w:pPr>
        <w:keepNext/>
        <w:keepLines/>
        <w:rPr>
          <w:rFonts w:ascii="Calibri" w:hAnsi="Calibri" w:cs="Calibri"/>
          <w:rPrChange w:author="Neeraj Durgapal" w:date="2024-08-28T03:49:00Z" w:id="5976">
            <w:rPr/>
          </w:rPrChange>
        </w:rPr>
      </w:pPr>
    </w:p>
    <w:p w:rsidRPr="00E403D6" w:rsidR="00E403D6" w:rsidRDefault="00287800" w14:paraId="5C7F9C2C" w14:textId="77777777">
      <w:pPr>
        <w:pStyle w:val="Heading3"/>
        <w:ind w:left="720"/>
        <w:rPr>
          <w:rFonts w:ascii="Calibri" w:hAnsi="Calibri" w:cs="Calibri"/>
          <w:sz w:val="24"/>
          <w:szCs w:val="24"/>
          <w:rPrChange w:author="Neeraj Durgapal" w:date="2024-08-28T03:49:00Z" w:id="5977">
            <w:rPr>
              <w:rFonts w:asciiTheme="majorHAnsi" w:hAnsiTheme="majorHAnsi"/>
            </w:rPr>
          </w:rPrChange>
        </w:rPr>
      </w:pPr>
      <w:bookmarkStart w:name="_Toc175662477" w:id="5978"/>
      <w:r>
        <w:rPr>
          <w:rStyle w:val="Heading3Char"/>
          <w:rFonts w:ascii="Calibri" w:hAnsi="Calibri" w:cs="Calibri"/>
          <w:sz w:val="24"/>
          <w:szCs w:val="24"/>
          <w:rPrChange w:author="Neeraj Durgapal" w:date="2024-08-28T03:49:00Z" w:id="5979">
            <w:rPr>
              <w:rStyle w:val="Heading3Char"/>
              <w:rFonts w:asciiTheme="majorHAnsi" w:hAnsiTheme="majorHAnsi"/>
            </w:rPr>
          </w:rPrChange>
        </w:rPr>
        <w:t>6.4 - Non - Functional Specification</w:t>
      </w:r>
      <w:bookmarkEnd w:id="5978"/>
      <w:r>
        <w:rPr>
          <w:rStyle w:val="Heading3Char"/>
          <w:rFonts w:ascii="Calibri" w:hAnsi="Calibri" w:cs="Calibri"/>
          <w:sz w:val="24"/>
          <w:szCs w:val="24"/>
          <w:rPrChange w:author="Neeraj Durgapal" w:date="2024-08-28T03:49:00Z" w:id="5980">
            <w:rPr>
              <w:rStyle w:val="Heading3Char"/>
              <w:rFonts w:asciiTheme="majorHAnsi" w:hAnsiTheme="majorHAnsi"/>
            </w:rPr>
          </w:rPrChange>
        </w:rPr>
        <w:t xml:space="preserve"> </w:t>
      </w:r>
    </w:p>
    <w:p w:rsidRPr="00E403D6" w:rsidR="00E403D6" w:rsidRDefault="00287800" w14:paraId="4831DA1A" w14:textId="77777777">
      <w:pPr>
        <w:rPr>
          <w:rFonts w:ascii="Calibri" w:hAnsi="Calibri" w:cs="Calibri" w:eastAsiaTheme="majorEastAsia"/>
          <w:rPrChange w:author="Neeraj Durgapal" w:date="2024-08-28T03:49:00Z" w:id="5981">
            <w:rPr>
              <w:rFonts w:asciiTheme="majorHAnsi" w:hAnsiTheme="majorHAnsi" w:eastAsiaTheme="majorEastAsia" w:cstheme="majorBidi"/>
            </w:rPr>
          </w:rPrChange>
        </w:rPr>
      </w:pPr>
      <w:r>
        <w:rPr>
          <w:rFonts w:ascii="Calibri" w:hAnsi="Calibri" w:cs="Calibri" w:eastAsiaTheme="majorEastAsia"/>
          <w:rPrChange w:author="Neeraj Durgapal" w:date="2024-08-28T03:49:00Z" w:id="5982">
            <w:rPr>
              <w:rFonts w:asciiTheme="majorHAnsi" w:hAnsiTheme="majorHAnsi" w:eastAsiaTheme="majorEastAsia" w:cstheme="majorBidi"/>
            </w:rPr>
          </w:rPrChange>
        </w:rPr>
        <w:t xml:space="preserve">                            TBD</w:t>
      </w:r>
      <w:r>
        <w:rPr>
          <w:rFonts w:ascii="Calibri" w:hAnsi="Calibri" w:cs="Calibri"/>
          <w:rPrChange w:author="Neeraj Durgapal" w:date="2024-08-28T03:49:00Z" w:id="5983">
            <w:rPr/>
          </w:rPrChange>
        </w:rPr>
        <w:br/>
      </w:r>
    </w:p>
    <w:p w:rsidRPr="00E403D6" w:rsidR="00E403D6" w:rsidRDefault="5CB0C1DA" w14:paraId="16342AD4" w14:textId="77777777">
      <w:pPr>
        <w:pStyle w:val="Heading2"/>
        <w:numPr>
          <w:ilvl w:val="0"/>
          <w:numId w:val="29"/>
        </w:numPr>
      </w:pPr>
      <w:bookmarkStart w:name="_Toc175662478" w:id="5984"/>
      <w:r>
        <w:t>FS_MS_7 – Merchant Key Management</w:t>
      </w:r>
      <w:bookmarkEnd w:id="5984"/>
    </w:p>
    <w:p w:rsidRPr="00E403D6" w:rsidR="00E403D6" w:rsidP="2872C525" w:rsidRDefault="5CB0C1DA" w14:paraId="6F9C6EBF" w14:textId="77777777">
      <w:pPr>
        <w:pStyle w:val="Heading3"/>
        <w:ind w:left="720"/>
        <w:rPr>
          <w:rFonts w:asciiTheme="majorHAnsi" w:hAnsiTheme="majorHAnsi"/>
        </w:rPr>
      </w:pPr>
      <w:bookmarkStart w:name="_Toc175662479" w:id="5985"/>
      <w:r w:rsidRPr="2872C525">
        <w:rPr>
          <w:rFonts w:asciiTheme="majorHAnsi" w:hAnsiTheme="majorHAnsi"/>
        </w:rPr>
        <w:t>7.1 - Objective</w:t>
      </w:r>
      <w:bookmarkEnd w:id="5985"/>
    </w:p>
    <w:p w:rsidRPr="00E403D6" w:rsidR="00E403D6" w:rsidRDefault="5CB0C1DA" w14:paraId="4167D877" w14:textId="77777777">
      <w:pPr>
        <w:ind w:left="720"/>
        <w:rPr>
          <w:rFonts w:ascii="Calibri" w:hAnsi="Calibri" w:cs="Calibri"/>
          <w:rPrChange w:author="Neeraj Durgapal" w:date="2024-08-28T03:49:00Z" w:id="5986">
            <w:rPr/>
          </w:rPrChange>
        </w:rPr>
      </w:pPr>
      <w:r w:rsidRPr="2872C525">
        <w:rPr>
          <w:rFonts w:ascii="Calibri" w:hAnsi="Calibri" w:eastAsia="Aptos Display" w:cs="Calibri"/>
          <w:rPrChange w:author="Neeraj Durgapal" w:date="2024-08-28T03:49:00Z" w:id="5987">
            <w:rPr>
              <w:rFonts w:ascii="Aptos Display" w:hAnsi="Aptos Display" w:eastAsia="Aptos Display" w:cs="Aptos Display"/>
            </w:rPr>
          </w:rPrChange>
        </w:rPr>
        <w:t>The Merchant Key Management module should provide merchants with a secure and efficient way to manage their API and Secret keys and other sensitive credentials required for their operations. This includes generating, revoking, and request new keys, ensuring that all key management activities are secure and logged</w:t>
      </w:r>
      <w:r w:rsidRPr="2872C525">
        <w:rPr>
          <w:rFonts w:ascii="Calibri" w:hAnsi="Calibri" w:eastAsia="Aptos Display" w:cs="Calibri"/>
        </w:rPr>
        <w:t>.</w:t>
      </w:r>
    </w:p>
    <w:p w:rsidRPr="00E403D6" w:rsidR="00E403D6" w:rsidRDefault="5CB0C1DA" w14:paraId="59C30510" w14:textId="77777777">
      <w:pPr>
        <w:pStyle w:val="Heading4"/>
        <w:spacing w:line="278" w:lineRule="auto"/>
        <w:ind w:left="1440"/>
        <w:rPr>
          <w:rFonts w:ascii="Calibri" w:hAnsi="Calibri" w:eastAsia="Aptos" w:cs="Calibri"/>
          <w:rPrChange w:author="Neeraj Durgapal" w:date="2024-08-28T03:49:00Z" w:id="5988">
            <w:rPr>
              <w:rFonts w:ascii="Aptos" w:hAnsi="Aptos" w:eastAsia="Aptos" w:cs="Aptos"/>
            </w:rPr>
          </w:rPrChange>
        </w:rPr>
      </w:pPr>
      <w:bookmarkStart w:name="_Toc175662480" w:id="5989"/>
      <w:commentRangeStart w:id="5990"/>
      <w:commentRangeStart w:id="5991"/>
      <w:r w:rsidRPr="2872C525">
        <w:rPr>
          <w:rFonts w:ascii="Calibri" w:hAnsi="Calibri" w:eastAsia="Aptos" w:cs="Calibri"/>
          <w:rPrChange w:author="Neeraj Durgapal" w:date="2024-08-28T03:49:00Z" w:id="5992">
            <w:rPr>
              <w:rFonts w:ascii="Aptos" w:hAnsi="Aptos" w:eastAsia="Aptos" w:cs="Aptos"/>
            </w:rPr>
          </w:rPrChange>
        </w:rPr>
        <w:t>7.1.1 – Key Generation</w:t>
      </w:r>
      <w:bookmarkEnd w:id="5989"/>
    </w:p>
    <w:p w:rsidRPr="00E403D6" w:rsidR="00E403D6" w:rsidRDefault="5CB0C1DA" w14:paraId="5A22CD3D" w14:textId="77777777">
      <w:pPr>
        <w:pStyle w:val="Heading4"/>
        <w:spacing w:line="278" w:lineRule="auto"/>
        <w:ind w:left="1440"/>
        <w:rPr>
          <w:rFonts w:ascii="Calibri" w:hAnsi="Calibri" w:cs="Calibri"/>
          <w:rPrChange w:author="Neeraj Durgapal" w:date="2024-08-28T03:49:00Z" w:id="5993">
            <w:rPr/>
          </w:rPrChange>
        </w:rPr>
      </w:pPr>
      <w:bookmarkStart w:name="_Toc175662481" w:id="5994"/>
      <w:r w:rsidRPr="2872C525">
        <w:rPr>
          <w:rFonts w:ascii="Calibri" w:hAnsi="Calibri" w:eastAsia="Aptos" w:cs="Calibri"/>
          <w:rPrChange w:author="Neeraj Durgapal" w:date="2024-08-28T03:49:00Z" w:id="5995">
            <w:rPr>
              <w:rFonts w:ascii="Aptos" w:hAnsi="Aptos" w:eastAsia="Aptos" w:cs="Aptos"/>
            </w:rPr>
          </w:rPrChange>
        </w:rPr>
        <w:t xml:space="preserve">7.1.2 – Key </w:t>
      </w:r>
      <w:r w:rsidRPr="2872C525">
        <w:rPr>
          <w:rFonts w:ascii="Calibri" w:hAnsi="Calibri" w:eastAsia="Aptos" w:cs="Calibri"/>
          <w:i w:val="0"/>
          <w:iCs w:val="0"/>
        </w:rPr>
        <w:t xml:space="preserve">Regeneration and </w:t>
      </w:r>
      <w:r w:rsidRPr="2872C525">
        <w:rPr>
          <w:rFonts w:ascii="Calibri" w:hAnsi="Calibri" w:eastAsia="Aptos" w:cs="Calibri"/>
          <w:rPrChange w:author="Neeraj Durgapal" w:date="2024-08-28T03:49:00Z" w:id="5996">
            <w:rPr>
              <w:rFonts w:ascii="Aptos" w:hAnsi="Aptos" w:eastAsia="Aptos" w:cs="Aptos"/>
            </w:rPr>
          </w:rPrChange>
        </w:rPr>
        <w:t>Revocation</w:t>
      </w:r>
      <w:bookmarkEnd w:id="5994"/>
      <w:r w:rsidRPr="2872C525">
        <w:rPr>
          <w:rFonts w:ascii="Calibri" w:hAnsi="Calibri" w:eastAsia="Aptos" w:cs="Calibri"/>
          <w:i w:val="0"/>
          <w:iCs w:val="0"/>
        </w:rPr>
        <w:t xml:space="preserve"> </w:t>
      </w:r>
    </w:p>
    <w:p w:rsidRPr="00E403D6" w:rsidR="00E403D6" w:rsidP="2872C525" w:rsidRDefault="5CB0C1DA" w14:paraId="7485D04E" w14:textId="77777777">
      <w:pPr>
        <w:pStyle w:val="Heading4"/>
        <w:spacing w:line="278" w:lineRule="auto"/>
        <w:ind w:left="1440"/>
        <w:rPr>
          <w:rFonts w:ascii="Aptos" w:hAnsi="Aptos" w:eastAsia="Aptos" w:cs="Aptos"/>
        </w:rPr>
      </w:pPr>
      <w:bookmarkStart w:name="_Toc175662482" w:id="5997"/>
      <w:r w:rsidRPr="2872C525">
        <w:rPr>
          <w:rFonts w:ascii="Calibri" w:hAnsi="Calibri" w:eastAsia="Aptos" w:cs="Calibri"/>
          <w:rPrChange w:author="Neeraj Durgapal" w:date="2024-08-28T03:49:00Z" w:id="5998">
            <w:rPr>
              <w:rFonts w:ascii="Aptos" w:hAnsi="Aptos" w:eastAsia="Aptos" w:cs="Aptos"/>
            </w:rPr>
          </w:rPrChange>
        </w:rPr>
        <w:t>7.1.3 – Key Download</w:t>
      </w:r>
      <w:commentRangeEnd w:id="5990"/>
      <w:r w:rsidR="00287800">
        <w:rPr>
          <w:rStyle w:val="CommentReference"/>
        </w:rPr>
        <w:commentReference w:id="5990"/>
      </w:r>
      <w:commentRangeEnd w:id="5991"/>
      <w:r w:rsidR="00287800">
        <w:rPr>
          <w:rStyle w:val="CommentReference"/>
        </w:rPr>
        <w:commentReference w:id="5991"/>
      </w:r>
      <w:bookmarkEnd w:id="5997"/>
    </w:p>
    <w:p w:rsidRPr="00E403D6" w:rsidR="00E403D6" w:rsidRDefault="5CB0C1DA" w14:paraId="02ED48AC" w14:textId="77777777">
      <w:pPr>
        <w:pStyle w:val="Heading4"/>
        <w:spacing w:line="278" w:lineRule="auto"/>
        <w:ind w:left="1440"/>
      </w:pPr>
      <w:bookmarkStart w:name="_Toc175662483" w:id="5999"/>
      <w:r w:rsidRPr="2872C525">
        <w:rPr>
          <w:rFonts w:ascii="Aptos" w:hAnsi="Aptos" w:eastAsia="Aptos" w:cs="Aptos"/>
        </w:rPr>
        <w:t>7.1.4 – Audit trial</w:t>
      </w:r>
      <w:bookmarkEnd w:id="5999"/>
    </w:p>
    <w:p w:rsidRPr="00E403D6" w:rsidR="00E403D6" w:rsidRDefault="5CB0C1DA" w14:paraId="7B1A388A" w14:textId="77777777">
      <w:pPr>
        <w:pStyle w:val="Heading3"/>
        <w:ind w:left="720"/>
        <w:rPr>
          <w:ins w:author="ANIL KISHIN MANSUKHANI" w:date="2024-08-27T12:18:00Z" w:id="6000"/>
          <w:rFonts w:ascii="Calibri" w:hAnsi="Calibri" w:cs="Calibri"/>
          <w:rPrChange w:author="Neeraj Durgapal" w:date="2024-08-28T03:49:00Z" w:id="6001">
            <w:rPr>
              <w:ins w:author="ANIL KISHIN MANSUKHANI" w:date="2024-08-27T12:18:00Z" w:id="6002"/>
            </w:rPr>
          </w:rPrChange>
        </w:rPr>
        <w:pPrChange w:author="ANIL KISHIN MANSUKHANI" w:date="2024-08-27T12:21:00Z" w:id="6003">
          <w:pPr>
            <w:pStyle w:val="ListParagraph"/>
            <w:ind w:left="1440"/>
          </w:pPr>
        </w:pPrChange>
      </w:pPr>
      <w:bookmarkStart w:name="_Toc175662484" w:id="6004"/>
      <w:r w:rsidRPr="2872C525">
        <w:rPr>
          <w:rFonts w:ascii="Calibri" w:hAnsi="Calibri" w:cs="Calibri"/>
          <w:rPrChange w:author="Neeraj Durgapal" w:date="2024-08-28T03:49:00Z" w:id="6005">
            <w:rPr>
              <w:rFonts w:ascii="Calibri" w:hAnsi="Calibri" w:cs="Calibri"/>
            </w:rPr>
          </w:rPrChange>
        </w:rPr>
        <w:t xml:space="preserve">7.1 - </w:t>
      </w:r>
      <w:r w:rsidRPr="2872C525">
        <w:rPr>
          <w:rFonts w:ascii="Calibri" w:hAnsi="Calibri" w:eastAsia="Aptos Display" w:cs="Calibri"/>
          <w:i/>
          <w:iCs/>
          <w:rPrChange w:author="Neeraj Durgapal" w:date="2024-08-28T03:49:00Z" w:id="6006">
            <w:rPr/>
          </w:rPrChange>
        </w:rPr>
        <w:t>Process</w:t>
      </w:r>
      <w:bookmarkEnd w:id="6004"/>
    </w:p>
    <w:p w:rsidRPr="00E403D6" w:rsidR="00E403D6" w:rsidRDefault="00E403D6" w14:paraId="37F7FFAB" w14:textId="77777777">
      <w:pPr>
        <w:ind w:left="2880"/>
        <w:rPr>
          <w:ins w:author="ANIL KISHIN MANSUKHANI" w:date="2024-08-27T12:18:00Z" w:id="6007"/>
          <w:rFonts w:ascii="Calibri" w:hAnsi="Calibri" w:eastAsia="Aptos Display" w:cs="Calibri"/>
          <w:color w:val="000000" w:themeColor="text1"/>
          <w:rPrChange w:author="Neeraj Durgapal" w:date="2024-08-28T03:49:00Z" w:id="6008">
            <w:rPr>
              <w:ins w:author="ANIL KISHIN MANSUKHANI" w:date="2024-08-27T12:18:00Z" w:id="6009"/>
            </w:rPr>
          </w:rPrChange>
        </w:rPr>
        <w:pPrChange w:author="ANIL KISHIN MANSUKHANI" w:date="2024-08-27T12:24:00Z" w:id="6010">
          <w:pPr>
            <w:pStyle w:val="ListParagraph"/>
            <w:numPr>
              <w:ilvl w:val="3"/>
              <w:numId w:val="36"/>
            </w:numPr>
            <w:ind w:left="2880" w:hanging="360"/>
          </w:pPr>
        </w:pPrChange>
      </w:pPr>
    </w:p>
    <w:p w:rsidR="00E403D6" w:rsidRDefault="5CB0C1DA" w14:paraId="40180E93" w14:textId="77777777">
      <w:pPr>
        <w:pStyle w:val="ListParagraph"/>
        <w:numPr>
          <w:ilvl w:val="3"/>
          <w:numId w:val="36"/>
        </w:numPr>
        <w:rPr>
          <w:ins w:author="ANIL KISHIN MANSUKHANI" w:date="2024-08-27T12:18:00Z" w:id="6011"/>
          <w:rFonts w:ascii="Calibri" w:hAnsi="Calibri" w:eastAsia="Aptos Display" w:cs="Calibri"/>
          <w:color w:val="000000" w:themeColor="text1"/>
        </w:rPr>
        <w:pPrChange w:author="ANIL KISHIN MANSUKHANI" w:date="2024-08-27T12:23:00Z" w:id="6012">
          <w:pPr>
            <w:pStyle w:val="ListParagraph"/>
            <w:numPr>
              <w:ilvl w:val="4"/>
              <w:numId w:val="36"/>
            </w:numPr>
            <w:ind w:left="3600" w:hanging="360"/>
          </w:pPr>
        </w:pPrChange>
      </w:pPr>
      <w:r w:rsidRPr="2872C525">
        <w:rPr>
          <w:rFonts w:ascii="Calibri" w:hAnsi="Calibri" w:eastAsia="Aptos Display" w:cs="Calibri"/>
          <w:color w:val="000000" w:themeColor="text1"/>
        </w:rPr>
        <w:t>Merchant Group user ID and super user ID can initiate a request for key generation and regeneration (API access and encryption) via merchant dashboard.</w:t>
      </w:r>
    </w:p>
    <w:p w:rsidR="00E403D6" w:rsidRDefault="5CB0C1DA" w14:paraId="75F3F3DE" w14:textId="77777777">
      <w:pPr>
        <w:pStyle w:val="ListParagraph"/>
        <w:numPr>
          <w:ilvl w:val="3"/>
          <w:numId w:val="36"/>
        </w:numPr>
        <w:rPr>
          <w:ins w:author="ANIL KISHIN MANSUKHANI" w:date="2024-08-27T12:18:00Z" w:id="6013"/>
          <w:rFonts w:ascii="Calibri" w:hAnsi="Calibri" w:eastAsia="Aptos Display" w:cs="Calibri"/>
          <w:color w:val="000000" w:themeColor="text1"/>
        </w:rPr>
        <w:pPrChange w:author="ANIL KISHIN MANSUKHANI" w:date="2024-08-27T12:23:00Z" w:id="6014">
          <w:pPr>
            <w:pStyle w:val="ListParagraph"/>
            <w:numPr>
              <w:ilvl w:val="4"/>
              <w:numId w:val="36"/>
            </w:numPr>
            <w:ind w:left="3600" w:hanging="360"/>
          </w:pPr>
        </w:pPrChange>
      </w:pPr>
      <w:r w:rsidRPr="2872C525">
        <w:rPr>
          <w:rFonts w:ascii="Calibri" w:hAnsi="Calibri" w:eastAsia="Aptos Display" w:cs="Calibri"/>
          <w:color w:val="000000" w:themeColor="text1"/>
        </w:rPr>
        <w:t>This merchant encryption key will be available in PDF file.</w:t>
      </w:r>
    </w:p>
    <w:p w:rsidR="00E403D6" w:rsidRDefault="5CB0C1DA" w14:paraId="2ADF7D04" w14:textId="77777777">
      <w:pPr>
        <w:pStyle w:val="ListParagraph"/>
        <w:numPr>
          <w:ilvl w:val="3"/>
          <w:numId w:val="36"/>
        </w:numPr>
        <w:rPr>
          <w:ins w:author="ANIL KISHIN MANSUKHANI" w:date="2024-08-27T12:18:00Z" w:id="6015"/>
          <w:rFonts w:ascii="Calibri" w:hAnsi="Calibri" w:eastAsia="Aptos Display" w:cs="Calibri"/>
          <w:color w:val="000000" w:themeColor="text1"/>
        </w:rPr>
        <w:pPrChange w:author="ANIL KISHIN MANSUKHANI" w:date="2024-08-27T12:23:00Z" w:id="6016">
          <w:pPr>
            <w:pStyle w:val="ListParagraph"/>
            <w:numPr>
              <w:ilvl w:val="4"/>
              <w:numId w:val="36"/>
            </w:numPr>
            <w:ind w:left="3600" w:hanging="360"/>
          </w:pPr>
        </w:pPrChange>
      </w:pPr>
      <w:r w:rsidRPr="2872C525">
        <w:rPr>
          <w:rFonts w:ascii="Calibri" w:hAnsi="Calibri" w:eastAsia="Aptos Display" w:cs="Calibri"/>
          <w:color w:val="000000" w:themeColor="text1"/>
        </w:rPr>
        <w:t>Merchant key would be in encrypted format and KEK will be provided in plain text to merchant.</w:t>
      </w:r>
    </w:p>
    <w:p w:rsidR="00E403D6" w:rsidRDefault="5CB0C1DA" w14:paraId="5ACBD58C" w14:textId="77777777">
      <w:pPr>
        <w:pStyle w:val="ListParagraph"/>
        <w:numPr>
          <w:ilvl w:val="3"/>
          <w:numId w:val="36"/>
        </w:numPr>
        <w:rPr>
          <w:ins w:author="ANIL KISHIN MANSUKHANI" w:date="2024-08-27T12:18:00Z" w:id="6017"/>
          <w:rFonts w:ascii="Calibri" w:hAnsi="Calibri" w:eastAsia="Aptos Display" w:cs="Calibri"/>
          <w:color w:val="000000" w:themeColor="text1"/>
        </w:rPr>
        <w:pPrChange w:author="ANIL KISHIN MANSUKHANI" w:date="2024-08-27T12:23:00Z" w:id="6018">
          <w:pPr>
            <w:pStyle w:val="ListParagraph"/>
            <w:numPr>
              <w:ilvl w:val="4"/>
              <w:numId w:val="36"/>
            </w:numPr>
            <w:ind w:left="3600" w:hanging="360"/>
          </w:pPr>
        </w:pPrChange>
      </w:pPr>
      <w:r w:rsidRPr="2872C525">
        <w:rPr>
          <w:rFonts w:ascii="Calibri" w:hAnsi="Calibri" w:eastAsia="Aptos Display" w:cs="Calibri"/>
          <w:color w:val="000000" w:themeColor="text1"/>
        </w:rPr>
        <w:t>API Access Key and Secret Key will be in plain text and download in pdf file.</w:t>
      </w:r>
    </w:p>
    <w:p w:rsidR="00E403D6" w:rsidRDefault="5CB0C1DA" w14:paraId="58CC468E" w14:textId="77777777">
      <w:pPr>
        <w:pStyle w:val="ListParagraph"/>
        <w:numPr>
          <w:ilvl w:val="4"/>
          <w:numId w:val="36"/>
        </w:numPr>
        <w:rPr>
          <w:ins w:author="ANIL KISHIN MANSUKHANI" w:date="2024-08-27T12:18:00Z" w:id="6019"/>
          <w:rFonts w:ascii="Calibri" w:hAnsi="Calibri" w:eastAsia="Aptos Display" w:cs="Calibri"/>
          <w:color w:val="000000" w:themeColor="text1"/>
        </w:rPr>
      </w:pPr>
      <w:r w:rsidRPr="2872C525">
        <w:rPr>
          <w:rFonts w:ascii="Calibri" w:hAnsi="Calibri" w:eastAsia="Aptos Display" w:cs="Calibri"/>
          <w:color w:val="000000" w:themeColor="text1"/>
        </w:rPr>
        <w:t>Merchant can regenerate the API access and encryption key.</w:t>
      </w:r>
    </w:p>
    <w:p w:rsidR="00E403D6" w:rsidRDefault="5CB0C1DA" w14:paraId="2FBBA89A" w14:textId="77777777">
      <w:pPr>
        <w:pStyle w:val="ListParagraph"/>
        <w:numPr>
          <w:ilvl w:val="4"/>
          <w:numId w:val="36"/>
        </w:numPr>
        <w:rPr>
          <w:ins w:author="ANIL KISHIN MANSUKHANI" w:date="2024-08-27T12:18:00Z" w:id="6020"/>
          <w:rFonts w:ascii="Calibri" w:hAnsi="Calibri" w:eastAsia="Aptos Display" w:cs="Calibri"/>
          <w:color w:val="000000" w:themeColor="text1"/>
        </w:rPr>
      </w:pPr>
      <w:r w:rsidRPr="2872C525">
        <w:rPr>
          <w:rFonts w:ascii="Calibri" w:hAnsi="Calibri" w:eastAsia="Aptos Display" w:cs="Calibri"/>
          <w:color w:val="000000" w:themeColor="text1"/>
        </w:rPr>
        <w:t>While regenerating the API access key and encryption key merchant would have an option to expire the old key instant or within 24-48 hours.</w:t>
      </w:r>
    </w:p>
    <w:p w:rsidR="00E403D6" w:rsidRDefault="5CB0C1DA" w14:paraId="4D3FEED1" w14:textId="77777777">
      <w:pPr>
        <w:pStyle w:val="ListParagraph"/>
        <w:numPr>
          <w:ilvl w:val="4"/>
          <w:numId w:val="36"/>
        </w:numPr>
        <w:rPr>
          <w:ins w:author="ANIL KISHIN MANSUKHANI" w:date="2024-08-27T12:18:00Z" w:id="6021"/>
          <w:rFonts w:ascii="Calibri" w:hAnsi="Calibri" w:eastAsia="Aptos Display" w:cs="Calibri"/>
          <w:color w:val="000000" w:themeColor="text1"/>
        </w:rPr>
      </w:pPr>
      <w:r w:rsidRPr="2872C525">
        <w:rPr>
          <w:rFonts w:ascii="Calibri" w:hAnsi="Calibri" w:eastAsia="Aptos Display" w:cs="Calibri"/>
          <w:color w:val="000000" w:themeColor="text1"/>
        </w:rPr>
        <w:t>If merchant opt the instant key expiry. Merchant need to change the key instantly at their end for transaction processing.</w:t>
      </w:r>
    </w:p>
    <w:p w:rsidR="00E403D6" w:rsidRDefault="5CB0C1DA" w14:paraId="28B99DB8" w14:textId="77777777">
      <w:pPr>
        <w:pStyle w:val="ListParagraph"/>
        <w:numPr>
          <w:ilvl w:val="4"/>
          <w:numId w:val="36"/>
        </w:numPr>
        <w:rPr>
          <w:ins w:author="ANIL KISHIN MANSUKHANI" w:date="2024-08-27T12:18:00Z" w:id="6022"/>
          <w:rFonts w:ascii="Calibri" w:hAnsi="Calibri" w:eastAsia="Aptos Display" w:cs="Calibri"/>
          <w:color w:val="000000" w:themeColor="text1"/>
        </w:rPr>
      </w:pPr>
      <w:r w:rsidRPr="2872C525">
        <w:rPr>
          <w:rFonts w:ascii="Calibri" w:hAnsi="Calibri" w:eastAsia="Aptos Display" w:cs="Calibri"/>
          <w:color w:val="000000" w:themeColor="text1"/>
        </w:rPr>
        <w:t xml:space="preserve">If merchant opt to expire the key post 24-48 hour. Merchant need to change the key within this time period. </w:t>
      </w:r>
    </w:p>
    <w:p w:rsidRPr="00E403D6" w:rsidR="00E403D6" w:rsidRDefault="00E403D6" w14:paraId="7E38404D" w14:textId="77777777">
      <w:pPr>
        <w:pStyle w:val="ListParagraph"/>
        <w:rPr>
          <w:rFonts w:ascii="Calibri" w:hAnsi="Calibri" w:cs="Calibri"/>
          <w:rPrChange w:author="Neeraj Durgapal" w:date="2024-08-28T03:49:00Z" w:id="6023">
            <w:rPr/>
          </w:rPrChange>
        </w:rPr>
      </w:pPr>
    </w:p>
    <w:p w:rsidRPr="00E403D6" w:rsidR="00E403D6" w:rsidP="2872C525" w:rsidRDefault="5CB0C1DA" w14:paraId="0140A9A4" w14:textId="77777777">
      <w:pPr>
        <w:pStyle w:val="Heading3"/>
        <w:ind w:left="720"/>
        <w:rPr>
          <w:rFonts w:asciiTheme="majorHAnsi" w:hAnsiTheme="majorHAnsi"/>
        </w:rPr>
      </w:pPr>
      <w:bookmarkStart w:name="_Toc175662485" w:id="6024"/>
      <w:r w:rsidRPr="2872C525">
        <w:rPr>
          <w:rFonts w:asciiTheme="majorHAnsi" w:hAnsiTheme="majorHAnsi"/>
        </w:rPr>
        <w:t>7.2 - Functional Flow / Mock Up</w:t>
      </w:r>
      <w:bookmarkEnd w:id="6024"/>
    </w:p>
    <w:p w:rsidRPr="00E403D6" w:rsidR="00E403D6" w:rsidRDefault="5CB0C1DA" w14:paraId="5DE8DCE0" w14:textId="77777777">
      <w:pPr>
        <w:rPr>
          <w:rFonts w:ascii="Calibri" w:hAnsi="Calibri" w:cs="Calibri"/>
          <w:rPrChange w:author="Neeraj Durgapal" w:date="2024-08-28T03:49:00Z" w:id="6025">
            <w:rPr/>
          </w:rPrChange>
        </w:rPr>
      </w:pPr>
      <w:r w:rsidRPr="2872C525">
        <w:rPr>
          <w:rFonts w:ascii="Calibri" w:hAnsi="Calibri" w:cs="Calibri"/>
          <w:rPrChange w:author="Neeraj Durgapal" w:date="2024-08-28T03:49:00Z" w:id="6026">
            <w:rPr/>
          </w:rPrChange>
        </w:rPr>
        <w:t>NA</w:t>
      </w:r>
    </w:p>
    <w:p w:rsidRPr="00E403D6" w:rsidR="00E403D6" w:rsidP="2872C525" w:rsidRDefault="5CB0C1DA" w14:paraId="2A59C464" w14:textId="77777777">
      <w:pPr>
        <w:pStyle w:val="Heading3"/>
        <w:ind w:firstLine="720"/>
        <w:rPr>
          <w:rStyle w:val="Heading3Char"/>
          <w:rFonts w:ascii="Calibri" w:hAnsi="Calibri" w:cs="Calibri"/>
          <w:sz w:val="24"/>
          <w:szCs w:val="24"/>
          <w:rPrChange w:author="Neeraj Durgapal" w:date="2024-08-28T03:49:00Z" w:id="6027">
            <w:rPr>
              <w:rStyle w:val="Heading3Char"/>
              <w:rFonts w:asciiTheme="majorHAnsi" w:hAnsiTheme="majorHAnsi"/>
            </w:rPr>
          </w:rPrChange>
        </w:rPr>
      </w:pPr>
      <w:bookmarkStart w:name="_Toc175662486" w:id="6028"/>
      <w:r w:rsidRPr="2872C525">
        <w:rPr>
          <w:rStyle w:val="Heading3Char"/>
          <w:rFonts w:ascii="Calibri" w:hAnsi="Calibri" w:cs="Calibri"/>
          <w:sz w:val="24"/>
          <w:szCs w:val="24"/>
          <w:rPrChange w:author="Neeraj Durgapal" w:date="2024-08-28T03:49:00Z" w:id="6029">
            <w:rPr>
              <w:rStyle w:val="Heading3Char"/>
              <w:rFonts w:asciiTheme="majorHAnsi" w:hAnsiTheme="majorHAnsi"/>
            </w:rPr>
          </w:rPrChange>
        </w:rPr>
        <w:t>7.3 Functional Specification</w:t>
      </w:r>
      <w:bookmarkEnd w:id="6028"/>
    </w:p>
    <w:p w:rsidRPr="00E403D6" w:rsidR="00E403D6" w:rsidRDefault="00E403D6" w14:paraId="7D4EF4E3" w14:textId="77777777">
      <w:pPr>
        <w:rPr>
          <w:rFonts w:ascii="Calibri" w:hAnsi="Calibri" w:cs="Calibri"/>
          <w:rPrChange w:author="Neeraj Durgapal" w:date="2024-08-28T03:49:00Z" w:id="6030">
            <w:rPr/>
          </w:rPrChange>
        </w:rPr>
      </w:pPr>
    </w:p>
    <w:p w:rsidRPr="00E403D6" w:rsidR="00E403D6" w:rsidP="2872C525" w:rsidRDefault="5CB0C1DA" w14:paraId="4881864B" w14:textId="77777777">
      <w:pPr>
        <w:pStyle w:val="Heading3"/>
        <w:ind w:left="720"/>
        <w:rPr>
          <w:rFonts w:ascii="Calibri" w:hAnsi="Calibri" w:cs="Calibri"/>
          <w:sz w:val="24"/>
          <w:szCs w:val="24"/>
          <w:rPrChange w:author="Neeraj Durgapal" w:date="2024-08-28T03:49:00Z" w:id="6031">
            <w:rPr>
              <w:rFonts w:asciiTheme="majorHAnsi" w:hAnsiTheme="majorHAnsi"/>
            </w:rPr>
          </w:rPrChange>
        </w:rPr>
      </w:pPr>
      <w:bookmarkStart w:name="_Toc175662487" w:id="6032"/>
      <w:r w:rsidRPr="2872C525">
        <w:rPr>
          <w:rStyle w:val="Heading3Char"/>
          <w:rFonts w:ascii="Calibri" w:hAnsi="Calibri" w:cs="Calibri"/>
          <w:sz w:val="24"/>
          <w:szCs w:val="24"/>
          <w:rPrChange w:author="Neeraj Durgapal" w:date="2024-08-28T03:49:00Z" w:id="6033">
            <w:rPr>
              <w:rStyle w:val="Heading3Char"/>
              <w:rFonts w:asciiTheme="majorHAnsi" w:hAnsiTheme="majorHAnsi"/>
            </w:rPr>
          </w:rPrChange>
        </w:rPr>
        <w:t>7.4 - Non - Functional Specification</w:t>
      </w:r>
      <w:bookmarkEnd w:id="6032"/>
      <w:r w:rsidRPr="2872C525">
        <w:rPr>
          <w:rStyle w:val="Heading3Char"/>
          <w:rFonts w:ascii="Calibri" w:hAnsi="Calibri" w:cs="Calibri"/>
          <w:sz w:val="24"/>
          <w:szCs w:val="24"/>
          <w:rPrChange w:author="Neeraj Durgapal" w:date="2024-08-28T03:49:00Z" w:id="6034">
            <w:rPr>
              <w:rStyle w:val="Heading3Char"/>
              <w:rFonts w:asciiTheme="majorHAnsi" w:hAnsiTheme="majorHAnsi"/>
            </w:rPr>
          </w:rPrChange>
        </w:rPr>
        <w:t xml:space="preserve"> </w:t>
      </w:r>
    </w:p>
    <w:p w:rsidRPr="00E403D6" w:rsidR="00E403D6" w:rsidP="2872C525" w:rsidRDefault="5CB0C1DA" w14:paraId="32CCFB94" w14:textId="77777777">
      <w:pPr>
        <w:rPr>
          <w:rFonts w:ascii="Calibri" w:hAnsi="Calibri" w:cs="Calibri" w:eastAsiaTheme="majorEastAsia"/>
          <w:rPrChange w:author="Neeraj Durgapal" w:date="2024-08-28T03:49:00Z" w:id="6035">
            <w:rPr>
              <w:rFonts w:asciiTheme="majorHAnsi" w:hAnsiTheme="majorHAnsi" w:eastAsiaTheme="majorEastAsia" w:cstheme="majorBidi"/>
            </w:rPr>
          </w:rPrChange>
        </w:rPr>
      </w:pPr>
      <w:r w:rsidRPr="2872C525">
        <w:rPr>
          <w:rFonts w:ascii="Calibri" w:hAnsi="Calibri" w:cs="Calibri" w:eastAsiaTheme="majorEastAsia"/>
          <w:rPrChange w:author="Neeraj Durgapal" w:date="2024-08-28T03:49:00Z" w:id="6036">
            <w:rPr>
              <w:rFonts w:asciiTheme="majorHAnsi" w:hAnsiTheme="majorHAnsi" w:eastAsiaTheme="majorEastAsia" w:cstheme="majorBidi"/>
            </w:rPr>
          </w:rPrChange>
        </w:rPr>
        <w:t xml:space="preserve">                            TBD</w:t>
      </w:r>
    </w:p>
    <w:p w:rsidRPr="00E403D6" w:rsidR="00E403D6" w:rsidRDefault="00E403D6" w14:paraId="7F2C8446" w14:textId="77777777">
      <w:pPr>
        <w:rPr>
          <w:rFonts w:ascii="Calibri" w:hAnsi="Calibri" w:cs="Calibri" w:eastAsiaTheme="majorEastAsia"/>
          <w:rPrChange w:author="Neeraj Durgapal" w:date="2024-08-28T03:49:00Z" w:id="6037">
            <w:rPr>
              <w:rFonts w:asciiTheme="majorHAnsi" w:hAnsiTheme="majorHAnsi" w:eastAsiaTheme="majorEastAsia" w:cstheme="majorBidi"/>
            </w:rPr>
          </w:rPrChange>
        </w:rPr>
      </w:pPr>
    </w:p>
    <w:p w:rsidRPr="00E403D6" w:rsidR="00E403D6" w:rsidRDefault="00287800" w14:paraId="7203E803" w14:textId="3403B9B0">
      <w:pPr>
        <w:pStyle w:val="Heading2"/>
        <w:numPr>
          <w:ilvl w:val="0"/>
          <w:numId w:val="29"/>
        </w:numPr>
        <w:rPr>
          <w:rFonts w:ascii="Calibri" w:hAnsi="Calibri" w:cs="Calibri"/>
          <w:sz w:val="24"/>
          <w:szCs w:val="24"/>
          <w:rPrChange w:author="Neeraj Durgapal" w:date="2024-08-28T03:49:00Z" w:id="6038">
            <w:rPr/>
          </w:rPrChange>
        </w:rPr>
      </w:pPr>
      <w:bookmarkStart w:name="_Toc175662488" w:id="6039"/>
      <w:r>
        <w:rPr>
          <w:rFonts w:ascii="Calibri" w:hAnsi="Calibri" w:cs="Calibri"/>
          <w:sz w:val="24"/>
          <w:szCs w:val="24"/>
          <w:rPrChange w:author="Neeraj Durgapal" w:date="2024-08-28T03:49:00Z" w:id="6040">
            <w:rPr/>
          </w:rPrChange>
        </w:rPr>
        <w:t>FS_MS_</w:t>
      </w:r>
      <w:r w:rsidR="00EE6F18">
        <w:rPr>
          <w:rFonts w:ascii="Calibri" w:hAnsi="Calibri" w:cs="Calibri"/>
          <w:sz w:val="24"/>
          <w:szCs w:val="24"/>
        </w:rPr>
        <w:t>8</w:t>
      </w:r>
      <w:del w:author="Neeraj Durgapal" w:date="2024-08-28T03:51:00Z" w:id="6041">
        <w:r>
          <w:rPr>
            <w:rFonts w:ascii="Calibri" w:hAnsi="Calibri" w:cs="Calibri"/>
            <w:sz w:val="24"/>
            <w:szCs w:val="24"/>
            <w:rPrChange w:author="Neeraj Durgapal" w:date="2024-08-28T03:49:00Z" w:id="6042">
              <w:rPr/>
            </w:rPrChange>
          </w:rPr>
          <w:delText>8</w:delText>
        </w:r>
      </w:del>
      <w:r>
        <w:rPr>
          <w:rFonts w:ascii="Calibri" w:hAnsi="Calibri" w:cs="Calibri"/>
          <w:sz w:val="24"/>
          <w:szCs w:val="24"/>
          <w:rPrChange w:author="Neeraj Durgapal" w:date="2024-08-28T03:49:00Z" w:id="6043">
            <w:rPr/>
          </w:rPrChange>
        </w:rPr>
        <w:t xml:space="preserve"> – Reports</w:t>
      </w:r>
      <w:bookmarkEnd w:id="6039"/>
    </w:p>
    <w:p w:rsidRPr="00E403D6" w:rsidR="00E403D6" w:rsidRDefault="00EE6F18" w14:paraId="63283AA1" w14:textId="4A64F903">
      <w:pPr>
        <w:pStyle w:val="Heading3"/>
        <w:spacing w:line="278" w:lineRule="auto"/>
        <w:ind w:left="720"/>
        <w:rPr>
          <w:rFonts w:ascii="Calibri" w:hAnsi="Calibri" w:cs="Calibri"/>
          <w:sz w:val="24"/>
          <w:szCs w:val="24"/>
          <w:rPrChange w:author="Neeraj Durgapal" w:date="2024-08-28T03:49:00Z" w:id="6044">
            <w:rPr/>
          </w:rPrChange>
        </w:rPr>
      </w:pPr>
      <w:bookmarkStart w:name="_Toc175662489" w:id="6045"/>
      <w:r>
        <w:rPr>
          <w:rFonts w:ascii="Calibri" w:hAnsi="Calibri" w:eastAsia="Aptos Display" w:cs="Calibri"/>
          <w:sz w:val="24"/>
          <w:szCs w:val="24"/>
        </w:rPr>
        <w:t>8</w:t>
      </w:r>
      <w:del w:author="Neeraj Durgapal" w:date="2024-08-28T03:51:00Z" w:id="6046">
        <w:r w:rsidR="00287800">
          <w:rPr>
            <w:rFonts w:ascii="Calibri" w:hAnsi="Calibri" w:eastAsia="Aptos Display" w:cs="Calibri"/>
            <w:sz w:val="24"/>
            <w:szCs w:val="24"/>
            <w:rPrChange w:author="Neeraj Durgapal" w:date="2024-08-28T03:49:00Z" w:id="6047">
              <w:rPr>
                <w:rFonts w:ascii="Aptos Display" w:hAnsi="Aptos Display" w:eastAsia="Aptos Display" w:cs="Aptos Display"/>
              </w:rPr>
            </w:rPrChange>
          </w:rPr>
          <w:delText>8</w:delText>
        </w:r>
      </w:del>
      <w:r w:rsidR="00287800">
        <w:rPr>
          <w:rFonts w:ascii="Calibri" w:hAnsi="Calibri" w:eastAsia="Aptos Display" w:cs="Calibri"/>
          <w:sz w:val="24"/>
          <w:szCs w:val="24"/>
          <w:rPrChange w:author="Neeraj Durgapal" w:date="2024-08-28T03:49:00Z" w:id="6048">
            <w:rPr>
              <w:rFonts w:ascii="Aptos Display" w:hAnsi="Aptos Display" w:eastAsia="Aptos Display" w:cs="Aptos Display"/>
            </w:rPr>
          </w:rPrChange>
        </w:rPr>
        <w:t>.1 - Objective</w:t>
      </w:r>
      <w:bookmarkEnd w:id="6045"/>
    </w:p>
    <w:p w:rsidRPr="00E403D6" w:rsidR="00E403D6" w:rsidRDefault="00287800" w14:paraId="1F35693F" w14:textId="77777777">
      <w:pPr>
        <w:spacing w:line="278" w:lineRule="auto"/>
        <w:ind w:left="1440"/>
        <w:rPr>
          <w:rFonts w:ascii="Calibri" w:hAnsi="Calibri" w:cs="Calibri"/>
          <w:rPrChange w:author="Neeraj Durgapal" w:date="2024-08-28T03:49:00Z" w:id="6049">
            <w:rPr/>
          </w:rPrChange>
        </w:rPr>
      </w:pPr>
      <w:r>
        <w:rPr>
          <w:rFonts w:ascii="Calibri" w:hAnsi="Calibri" w:eastAsia="Aptos" w:cs="Calibri"/>
          <w:rPrChange w:author="Neeraj Durgapal" w:date="2024-08-28T03:49:00Z" w:id="6050">
            <w:rPr>
              <w:rFonts w:ascii="Aptos" w:hAnsi="Aptos" w:eastAsia="Aptos" w:cs="Aptos"/>
            </w:rPr>
          </w:rPrChange>
        </w:rPr>
        <w:t>The Reports module should provide merchants with comprehensive and customizable reports on various aspects of their business, including Orders, Settlements, Transactions, Refunds, Bulk Refunds, Payments, and Chargebacks.</w:t>
      </w:r>
    </w:p>
    <w:p w:rsidR="00E403D6" w:rsidRDefault="00287800" w14:paraId="46EA7ED4" w14:textId="77777777">
      <w:pPr>
        <w:spacing w:line="278" w:lineRule="auto"/>
        <w:ind w:left="1440"/>
        <w:rPr>
          <w:ins w:author="Neeraj Durgapal" w:date="2024-08-28T04:08:00Z" w:id="6051"/>
          <w:rFonts w:ascii="Calibri" w:hAnsi="Calibri" w:eastAsia="Aptos" w:cs="Calibri"/>
        </w:rPr>
      </w:pPr>
      <w:r>
        <w:rPr>
          <w:rFonts w:ascii="Calibri" w:hAnsi="Calibri" w:eastAsia="Aptos" w:cs="Calibri"/>
          <w:rPrChange w:author="Neeraj Durgapal" w:date="2024-08-28T03:49:00Z" w:id="6052">
            <w:rPr>
              <w:rFonts w:ascii="Aptos" w:hAnsi="Aptos" w:eastAsia="Aptos" w:cs="Aptos"/>
            </w:rPr>
          </w:rPrChange>
        </w:rPr>
        <w:t xml:space="preserve">Specification for Merchant roles (e.g., Group </w:t>
      </w:r>
      <w:del w:author="Shubhankar Ghosh" w:date="2024-08-27T13:05:00Z" w:id="6053">
        <w:r>
          <w:rPr>
            <w:rFonts w:ascii="Calibri" w:hAnsi="Calibri" w:eastAsia="Aptos" w:cs="Calibri"/>
            <w:rPrChange w:author="Neeraj Durgapal" w:date="2024-08-28T03:49:00Z" w:id="6054">
              <w:rPr>
                <w:rFonts w:ascii="Aptos" w:hAnsi="Aptos" w:eastAsia="Aptos" w:cs="Aptos"/>
              </w:rPr>
            </w:rPrChange>
          </w:rPr>
          <w:delText>admin</w:delText>
        </w:r>
      </w:del>
      <w:ins w:author="Shubhankar Ghosh" w:date="2024-08-27T13:05:00Z" w:id="6055">
        <w:r>
          <w:rPr>
            <w:rFonts w:ascii="Calibri" w:hAnsi="Calibri" w:eastAsia="Aptos" w:cs="Calibri"/>
          </w:rPr>
          <w:t>user ID</w:t>
        </w:r>
      </w:ins>
      <w:r>
        <w:rPr>
          <w:rFonts w:ascii="Calibri" w:hAnsi="Calibri" w:eastAsia="Aptos" w:cs="Calibri"/>
          <w:rPrChange w:author="Neeraj Durgapal" w:date="2024-08-28T03:49:00Z" w:id="6056">
            <w:rPr>
              <w:rFonts w:ascii="Aptos" w:hAnsi="Aptos" w:eastAsia="Aptos" w:cs="Aptos"/>
            </w:rPr>
          </w:rPrChange>
        </w:rPr>
        <w:t>, Merchant</w:t>
      </w:r>
      <w:del w:author="Neeraj Durgapal" w:date="2024-08-28T04:09:00Z" w:id="6057">
        <w:r>
          <w:rPr>
            <w:rFonts w:ascii="Calibri" w:hAnsi="Calibri" w:eastAsia="Aptos" w:cs="Calibri"/>
            <w:rPrChange w:author="Neeraj Durgapal" w:date="2024-08-28T03:49:00Z" w:id="6058">
              <w:rPr>
                <w:rFonts w:ascii="Aptos" w:hAnsi="Aptos" w:eastAsia="Aptos" w:cs="Aptos"/>
              </w:rPr>
            </w:rPrChange>
          </w:rPr>
          <w:delText>,</w:delText>
        </w:r>
      </w:del>
      <w:r>
        <w:rPr>
          <w:rFonts w:ascii="Calibri" w:hAnsi="Calibri" w:eastAsia="Aptos" w:cs="Calibri"/>
          <w:rPrChange w:author="Neeraj Durgapal" w:date="2024-08-28T03:49:00Z" w:id="6059">
            <w:rPr>
              <w:rFonts w:ascii="Aptos" w:hAnsi="Aptos" w:eastAsia="Aptos" w:cs="Aptos"/>
            </w:rPr>
          </w:rPrChange>
        </w:rPr>
        <w:t xml:space="preserve"> User) have access to generate</w:t>
      </w:r>
      <w:del w:author="Neeraj Durgapal" w:date="2024-08-28T04:09:00Z" w:id="6060">
        <w:r>
          <w:rPr>
            <w:rFonts w:ascii="Calibri" w:hAnsi="Calibri" w:eastAsia="Aptos" w:cs="Calibri"/>
            <w:rPrChange w:author="Neeraj Durgapal" w:date="2024-08-28T03:49:00Z" w:id="6061">
              <w:rPr>
                <w:rFonts w:ascii="Aptos" w:hAnsi="Aptos" w:eastAsia="Aptos" w:cs="Aptos"/>
              </w:rPr>
            </w:rPrChange>
          </w:rPr>
          <w:delText xml:space="preserve"> and view reports</w:delText>
        </w:r>
      </w:del>
      <w:r>
        <w:rPr>
          <w:rFonts w:ascii="Calibri" w:hAnsi="Calibri" w:eastAsia="Aptos" w:cs="Calibri"/>
          <w:rPrChange w:author="Neeraj Durgapal" w:date="2024-08-28T03:49:00Z" w:id="6062">
            <w:rPr>
              <w:rFonts w:ascii="Aptos" w:hAnsi="Aptos" w:eastAsia="Aptos" w:cs="Aptos"/>
            </w:rPr>
          </w:rPrChange>
        </w:rPr>
        <w:t>.</w:t>
      </w:r>
    </w:p>
    <w:p w:rsidR="00E403D6" w:rsidRDefault="00287800" w14:paraId="588F5847" w14:textId="77777777">
      <w:pPr>
        <w:spacing w:line="278" w:lineRule="auto"/>
        <w:ind w:left="1440"/>
        <w:rPr>
          <w:ins w:author="Neeraj Durgapal" w:date="2024-08-28T04:09:00Z" w:id="6063"/>
          <w:rFonts w:ascii="Calibri" w:hAnsi="Calibri" w:cs="Calibri"/>
        </w:rPr>
      </w:pPr>
      <w:ins w:author="Neeraj Durgapal" w:date="2024-08-28T04:08:00Z" w:id="6064">
        <w:r>
          <w:rPr>
            <w:rFonts w:ascii="Calibri" w:hAnsi="Calibri" w:cs="Calibri"/>
          </w:rPr>
          <w:t>Group User ID can download the report based on merchant id or for all MID’s associated with them.</w:t>
        </w:r>
      </w:ins>
    </w:p>
    <w:p w:rsidRPr="00E403D6" w:rsidR="00E403D6" w:rsidRDefault="00287800" w14:paraId="268F3243" w14:textId="77777777">
      <w:pPr>
        <w:spacing w:line="278" w:lineRule="auto"/>
        <w:ind w:left="1440"/>
        <w:rPr>
          <w:rFonts w:ascii="Calibri" w:hAnsi="Calibri" w:cs="Calibri"/>
          <w:rPrChange w:author="Neeraj Durgapal" w:date="2024-08-28T03:49:00Z" w:id="6065">
            <w:rPr/>
          </w:rPrChange>
        </w:rPr>
      </w:pPr>
      <w:ins w:author="Neeraj Durgapal" w:date="2024-08-28T04:09:00Z" w:id="6066">
        <w:r>
          <w:rPr>
            <w:rFonts w:ascii="Calibri" w:hAnsi="Calibri" w:cs="Calibri"/>
          </w:rPr>
          <w:t>Super ID and user id can generate the report for t</w:t>
        </w:r>
      </w:ins>
      <w:ins w:author="Neeraj Durgapal" w:date="2024-08-28T04:10:00Z" w:id="6067">
        <w:r>
          <w:rPr>
            <w:rFonts w:ascii="Calibri" w:hAnsi="Calibri" w:cs="Calibri"/>
          </w:rPr>
          <w:t>heir</w:t>
        </w:r>
      </w:ins>
      <w:ins w:author="Neeraj Durgapal" w:date="2024-08-28T04:09:00Z" w:id="6068">
        <w:r>
          <w:rPr>
            <w:rFonts w:ascii="Calibri" w:hAnsi="Calibri" w:cs="Calibri"/>
          </w:rPr>
          <w:t xml:space="preserve"> MI</w:t>
        </w:r>
      </w:ins>
      <w:ins w:author="Neeraj Durgapal" w:date="2024-08-28T04:10:00Z" w:id="6069">
        <w:r>
          <w:rPr>
            <w:rFonts w:ascii="Calibri" w:hAnsi="Calibri" w:cs="Calibri"/>
          </w:rPr>
          <w:t>D</w:t>
        </w:r>
      </w:ins>
      <w:ins w:author="Neeraj Durgapal" w:date="2024-08-28T04:09:00Z" w:id="6070">
        <w:r>
          <w:rPr>
            <w:rFonts w:ascii="Calibri" w:hAnsi="Calibri" w:cs="Calibri"/>
          </w:rPr>
          <w:t xml:space="preserve"> only.</w:t>
        </w:r>
      </w:ins>
      <w:ins w:author="Neeraj Durgapal" w:date="2024-08-28T04:10:00Z" w:id="6071">
        <w:r>
          <w:rPr>
            <w:rFonts w:ascii="Calibri" w:hAnsi="Calibri" w:cs="Calibri"/>
          </w:rPr>
          <w:t xml:space="preserve"> They have no option for filtering the MID</w:t>
        </w:r>
      </w:ins>
    </w:p>
    <w:p w:rsidRPr="00E403D6" w:rsidR="00E403D6" w:rsidRDefault="00287800" w14:paraId="49FD648A" w14:textId="33C43AF7">
      <w:pPr>
        <w:pStyle w:val="Heading4"/>
        <w:spacing w:line="278" w:lineRule="auto"/>
        <w:ind w:left="1440"/>
        <w:rPr>
          <w:rFonts w:ascii="Calibri" w:hAnsi="Calibri" w:eastAsia="Aptos Display" w:cs="Calibri"/>
          <w:rPrChange w:author="Neeraj Durgapal" w:date="2024-08-28T03:49:00Z" w:id="6072">
            <w:rPr>
              <w:rFonts w:ascii="Aptos Display" w:hAnsi="Aptos Display" w:eastAsia="Aptos Display" w:cs="Aptos Display"/>
            </w:rPr>
          </w:rPrChange>
        </w:rPr>
      </w:pPr>
      <w:bookmarkStart w:name="_Toc175662490" w:id="6073"/>
      <w:del w:author="Neeraj Durgapal" w:date="2024-08-28T03:51:00Z" w:id="6074">
        <w:r>
          <w:rPr>
            <w:rFonts w:ascii="Calibri" w:hAnsi="Calibri" w:eastAsia="Aptos Display" w:cs="Calibri"/>
            <w:rPrChange w:author="Neeraj Durgapal" w:date="2024-08-28T03:49:00Z" w:id="6075">
              <w:rPr>
                <w:rFonts w:ascii="Aptos Display" w:hAnsi="Aptos Display" w:eastAsia="Aptos Display" w:cs="Aptos Display"/>
              </w:rPr>
            </w:rPrChange>
          </w:rPr>
          <w:delText>8</w:delText>
        </w:r>
      </w:del>
      <w:r w:rsidR="00EE6F18">
        <w:rPr>
          <w:rFonts w:ascii="Calibri" w:hAnsi="Calibri" w:eastAsia="Aptos Display" w:cs="Calibri"/>
        </w:rPr>
        <w:t>8</w:t>
      </w:r>
      <w:r>
        <w:rPr>
          <w:rFonts w:ascii="Calibri" w:hAnsi="Calibri" w:eastAsia="Aptos Display" w:cs="Calibri"/>
          <w:rPrChange w:author="Neeraj Durgapal" w:date="2024-08-28T03:49:00Z" w:id="6076">
            <w:rPr>
              <w:rFonts w:ascii="Aptos Display" w:hAnsi="Aptos Display" w:eastAsia="Aptos Display" w:cs="Aptos Display"/>
            </w:rPr>
          </w:rPrChange>
        </w:rPr>
        <w:t>.1.1 – Order reports</w:t>
      </w:r>
      <w:bookmarkEnd w:id="6073"/>
    </w:p>
    <w:p w:rsidRPr="00E403D6" w:rsidR="00E403D6" w:rsidRDefault="00EE6F18" w14:paraId="617F2C5C" w14:textId="57C12BA0">
      <w:pPr>
        <w:pStyle w:val="Heading4"/>
        <w:spacing w:line="278" w:lineRule="auto"/>
        <w:ind w:left="1440"/>
        <w:rPr>
          <w:rFonts w:ascii="Calibri" w:hAnsi="Calibri" w:eastAsia="Aptos Display" w:cs="Calibri"/>
          <w:rPrChange w:author="Neeraj Durgapal" w:date="2024-08-28T03:49:00Z" w:id="6077">
            <w:rPr>
              <w:rFonts w:ascii="Aptos Display" w:hAnsi="Aptos Display" w:eastAsia="Aptos Display" w:cs="Aptos Display"/>
            </w:rPr>
          </w:rPrChange>
        </w:rPr>
      </w:pPr>
      <w:bookmarkStart w:name="_Toc175662491" w:id="6078"/>
      <w:r>
        <w:rPr>
          <w:rFonts w:ascii="Calibri" w:hAnsi="Calibri" w:eastAsia="Aptos Display" w:cs="Calibri"/>
        </w:rPr>
        <w:t>8</w:t>
      </w:r>
      <w:del w:author="Neeraj Durgapal" w:date="2024-08-28T03:51:00Z" w:id="6079">
        <w:r w:rsidR="00287800">
          <w:rPr>
            <w:rFonts w:ascii="Calibri" w:hAnsi="Calibri" w:eastAsia="Aptos Display" w:cs="Calibri"/>
            <w:rPrChange w:author="Neeraj Durgapal" w:date="2024-08-28T03:49:00Z" w:id="6080">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081">
            <w:rPr>
              <w:rFonts w:ascii="Aptos Display" w:hAnsi="Aptos Display" w:eastAsia="Aptos Display" w:cs="Aptos Display"/>
            </w:rPr>
          </w:rPrChange>
        </w:rPr>
        <w:t>.1.2 – Settlements reports</w:t>
      </w:r>
      <w:bookmarkEnd w:id="6078"/>
    </w:p>
    <w:p w:rsidRPr="00E403D6" w:rsidR="00E403D6" w:rsidRDefault="00EE6F18" w14:paraId="3C47143A" w14:textId="2F81DA2B">
      <w:pPr>
        <w:pStyle w:val="Heading4"/>
        <w:spacing w:line="278" w:lineRule="auto"/>
        <w:ind w:left="1440"/>
        <w:rPr>
          <w:rFonts w:ascii="Calibri" w:hAnsi="Calibri" w:eastAsia="Aptos Display" w:cs="Calibri"/>
          <w:rPrChange w:author="Neeraj Durgapal" w:date="2024-08-28T03:49:00Z" w:id="6082">
            <w:rPr>
              <w:rFonts w:ascii="Aptos Display" w:hAnsi="Aptos Display" w:eastAsia="Aptos Display" w:cs="Aptos Display"/>
            </w:rPr>
          </w:rPrChange>
        </w:rPr>
      </w:pPr>
      <w:bookmarkStart w:name="_Toc175662492" w:id="6083"/>
      <w:r>
        <w:rPr>
          <w:rFonts w:ascii="Calibri" w:hAnsi="Calibri" w:eastAsia="Aptos Display" w:cs="Calibri"/>
        </w:rPr>
        <w:t>8</w:t>
      </w:r>
      <w:del w:author="Neeraj Durgapal" w:date="2024-08-28T03:51:00Z" w:id="6084">
        <w:r w:rsidR="00287800">
          <w:rPr>
            <w:rFonts w:ascii="Calibri" w:hAnsi="Calibri" w:eastAsia="Aptos Display" w:cs="Calibri"/>
            <w:rPrChange w:author="Neeraj Durgapal" w:date="2024-08-28T03:49:00Z" w:id="6085">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086">
            <w:rPr>
              <w:rFonts w:ascii="Aptos Display" w:hAnsi="Aptos Display" w:eastAsia="Aptos Display" w:cs="Aptos Display"/>
            </w:rPr>
          </w:rPrChange>
        </w:rPr>
        <w:t>.1.3 – Transaction reports</w:t>
      </w:r>
      <w:bookmarkEnd w:id="6083"/>
    </w:p>
    <w:p w:rsidRPr="00E403D6" w:rsidR="00E403D6" w:rsidRDefault="00EE6F18" w14:paraId="69C8FEB0" w14:textId="13A33999">
      <w:pPr>
        <w:pStyle w:val="Heading4"/>
        <w:spacing w:line="278" w:lineRule="auto"/>
        <w:ind w:left="1440"/>
        <w:rPr>
          <w:del w:author="Neeraj Durgapal" w:date="2024-08-28T03:28:00Z" w:id="6087"/>
          <w:rFonts w:ascii="Calibri" w:hAnsi="Calibri" w:eastAsia="Aptos Display" w:cs="Calibri"/>
          <w:rPrChange w:author="Neeraj Durgapal" w:date="2024-08-28T03:49:00Z" w:id="6088">
            <w:rPr>
              <w:del w:author="Neeraj Durgapal" w:date="2024-08-28T03:28:00Z" w:id="6089"/>
              <w:rFonts w:ascii="Aptos Display" w:hAnsi="Aptos Display" w:eastAsia="Aptos Display" w:cs="Aptos Display"/>
            </w:rPr>
          </w:rPrChange>
        </w:rPr>
      </w:pPr>
      <w:bookmarkStart w:name="_Toc175662493" w:id="6090"/>
      <w:r>
        <w:rPr>
          <w:rFonts w:ascii="Calibri" w:hAnsi="Calibri" w:eastAsia="Aptos Display" w:cs="Calibri"/>
          <w:i w:val="0"/>
          <w:iCs w:val="0"/>
        </w:rPr>
        <w:t>8</w:t>
      </w:r>
      <w:del w:author="Neeraj Durgapal" w:date="2024-08-28T03:51:00Z" w:id="6091">
        <w:r w:rsidR="00287800">
          <w:rPr>
            <w:rFonts w:ascii="Calibri" w:hAnsi="Calibri" w:eastAsia="Aptos Display" w:cs="Calibri"/>
            <w:i w:val="0"/>
            <w:iCs w:val="0"/>
            <w:rPrChange w:author="Neeraj Durgapal" w:date="2024-08-28T03:49:00Z" w:id="6092">
              <w:rPr>
                <w:rFonts w:ascii="Aptos Display" w:hAnsi="Aptos Display" w:eastAsia="Aptos Display" w:cs="Aptos Display"/>
                <w:i w:val="0"/>
                <w:iCs w:val="0"/>
              </w:rPr>
            </w:rPrChange>
          </w:rPr>
          <w:delText>8</w:delText>
        </w:r>
      </w:del>
      <w:r w:rsidR="00287800">
        <w:rPr>
          <w:rFonts w:ascii="Calibri" w:hAnsi="Calibri" w:eastAsia="Aptos Display" w:cs="Calibri"/>
          <w:i w:val="0"/>
          <w:iCs w:val="0"/>
          <w:rPrChange w:author="Neeraj Durgapal" w:date="2024-08-28T03:49:00Z" w:id="6093">
            <w:rPr>
              <w:rFonts w:ascii="Aptos Display" w:hAnsi="Aptos Display" w:eastAsia="Aptos Display" w:cs="Aptos Display"/>
              <w:i w:val="0"/>
              <w:iCs w:val="0"/>
            </w:rPr>
          </w:rPrChange>
        </w:rPr>
        <w:t>.1.4 – Refund reports</w:t>
      </w:r>
      <w:bookmarkEnd w:id="6090"/>
    </w:p>
    <w:p w:rsidRPr="00E403D6" w:rsidR="00E403D6" w:rsidRDefault="00287800" w14:paraId="36331F86" w14:textId="77777777">
      <w:pPr>
        <w:pStyle w:val="Heading4"/>
        <w:spacing w:line="278" w:lineRule="auto"/>
        <w:ind w:left="1440"/>
        <w:rPr>
          <w:rFonts w:ascii="Calibri" w:hAnsi="Calibri" w:eastAsia="Aptos Display" w:cs="Calibri"/>
          <w:rPrChange w:author="Neeraj Durgapal" w:date="2024-08-28T03:49:00Z" w:id="6094">
            <w:rPr>
              <w:rFonts w:ascii="Aptos Display" w:hAnsi="Aptos Display" w:eastAsia="Aptos Display" w:cs="Aptos Display"/>
            </w:rPr>
          </w:rPrChange>
        </w:rPr>
      </w:pPr>
      <w:bookmarkStart w:name="_Toc175662494" w:id="6095"/>
      <w:del w:author="Neeraj Durgapal" w:date="2024-08-28T03:28:00Z" w:id="6096">
        <w:r>
          <w:rPr>
            <w:rFonts w:ascii="Calibri" w:hAnsi="Calibri" w:eastAsia="Aptos Display" w:cs="Calibri"/>
            <w:rPrChange w:author="Neeraj Durgapal" w:date="2024-08-28T03:49:00Z" w:id="6097">
              <w:rPr>
                <w:rFonts w:ascii="Aptos Display" w:hAnsi="Aptos Display" w:eastAsia="Aptos Display" w:cs="Aptos Display"/>
              </w:rPr>
            </w:rPrChange>
          </w:rPr>
          <w:delText>8.1.5 – Bulk refund reports</w:delText>
        </w:r>
      </w:del>
      <w:bookmarkEnd w:id="6095"/>
    </w:p>
    <w:p w:rsidRPr="00E403D6" w:rsidR="00E403D6" w:rsidRDefault="00287800" w14:paraId="31A0B334" w14:textId="77777777">
      <w:pPr>
        <w:pStyle w:val="Heading4"/>
        <w:spacing w:line="278" w:lineRule="auto"/>
        <w:ind w:left="1440"/>
        <w:rPr>
          <w:del w:author="ANIL KISHIN MANSUKHANI" w:date="2024-08-27T18:12:00Z" w:id="6098"/>
          <w:rFonts w:ascii="Calibri" w:hAnsi="Calibri" w:eastAsia="Aptos Display" w:cs="Calibri"/>
          <w:rPrChange w:author="Neeraj Durgapal" w:date="2024-08-28T03:49:00Z" w:id="6099">
            <w:rPr>
              <w:del w:author="ANIL KISHIN MANSUKHANI" w:date="2024-08-27T18:12:00Z" w:id="6100"/>
              <w:rFonts w:ascii="Aptos Display" w:hAnsi="Aptos Display" w:eastAsia="Aptos Display" w:cs="Aptos Display"/>
            </w:rPr>
          </w:rPrChange>
        </w:rPr>
      </w:pPr>
      <w:bookmarkStart w:name="_Toc175662495" w:id="6101"/>
      <w:del w:author="ANIL KISHIN MANSUKHANI" w:date="2024-08-27T18:12:00Z" w:id="6102">
        <w:r>
          <w:rPr>
            <w:rFonts w:ascii="Calibri" w:hAnsi="Calibri" w:eastAsia="Aptos Display" w:cs="Calibri"/>
            <w:rPrChange w:author="Neeraj Durgapal" w:date="2024-08-28T03:49:00Z" w:id="6103">
              <w:rPr>
                <w:rFonts w:ascii="Aptos Display" w:hAnsi="Aptos Display" w:eastAsia="Aptos Display" w:cs="Aptos Display"/>
              </w:rPr>
            </w:rPrChange>
          </w:rPr>
          <w:delText>8.1.6 – Payments reports</w:delText>
        </w:r>
        <w:bookmarkEnd w:id="6101"/>
      </w:del>
    </w:p>
    <w:p w:rsidRPr="00E403D6" w:rsidR="00E403D6" w:rsidRDefault="00EE6F18" w14:paraId="56764CC0" w14:textId="6F2A57F9">
      <w:pPr>
        <w:pStyle w:val="Heading4"/>
        <w:spacing w:line="278" w:lineRule="auto"/>
        <w:ind w:left="1440"/>
        <w:rPr>
          <w:rFonts w:ascii="Calibri" w:hAnsi="Calibri" w:eastAsia="Aptos Display" w:cs="Calibri"/>
          <w:rPrChange w:author="Neeraj Durgapal" w:date="2024-08-28T03:49:00Z" w:id="6104">
            <w:rPr>
              <w:rFonts w:ascii="Aptos Display" w:hAnsi="Aptos Display" w:eastAsia="Aptos Display" w:cs="Aptos Display"/>
            </w:rPr>
          </w:rPrChange>
        </w:rPr>
      </w:pPr>
      <w:bookmarkStart w:name="_Toc175662496" w:id="6105"/>
      <w:r>
        <w:rPr>
          <w:rFonts w:ascii="Calibri" w:hAnsi="Calibri" w:eastAsia="Aptos Display" w:cs="Calibri"/>
        </w:rPr>
        <w:t>8</w:t>
      </w:r>
      <w:del w:author="Neeraj Durgapal" w:date="2024-08-28T03:51:00Z" w:id="6106">
        <w:r w:rsidR="00287800">
          <w:rPr>
            <w:rFonts w:ascii="Calibri" w:hAnsi="Calibri" w:eastAsia="Aptos Display" w:cs="Calibri"/>
            <w:rPrChange w:author="Neeraj Durgapal" w:date="2024-08-28T03:49:00Z" w:id="6107">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108">
            <w:rPr>
              <w:rFonts w:ascii="Aptos Display" w:hAnsi="Aptos Display" w:eastAsia="Aptos Display" w:cs="Aptos Display"/>
            </w:rPr>
          </w:rPrChange>
        </w:rPr>
        <w:t>.1.7 – Chargeback reports</w:t>
      </w:r>
      <w:bookmarkEnd w:id="6105"/>
    </w:p>
    <w:p w:rsidRPr="00E403D6" w:rsidR="00E403D6" w:rsidRDefault="00EE6F18" w14:paraId="3FCCFCB5" w14:textId="0CCFEE31">
      <w:pPr>
        <w:pStyle w:val="Heading3"/>
        <w:spacing w:line="278" w:lineRule="auto"/>
        <w:ind w:left="720"/>
        <w:rPr>
          <w:rFonts w:ascii="Calibri" w:hAnsi="Calibri" w:eastAsia="Aptos Display" w:cs="Calibri"/>
          <w:sz w:val="24"/>
          <w:szCs w:val="24"/>
          <w:rPrChange w:author="Neeraj Durgapal" w:date="2024-08-28T03:49:00Z" w:id="6109">
            <w:rPr>
              <w:rFonts w:ascii="Aptos Display" w:hAnsi="Aptos Display" w:eastAsia="Aptos Display" w:cs="Aptos Display"/>
            </w:rPr>
          </w:rPrChange>
        </w:rPr>
      </w:pPr>
      <w:bookmarkStart w:name="_Toc175662497" w:id="6110"/>
      <w:r>
        <w:rPr>
          <w:rFonts w:ascii="Calibri" w:hAnsi="Calibri" w:eastAsia="Aptos Display" w:cs="Calibri"/>
          <w:sz w:val="24"/>
          <w:szCs w:val="24"/>
        </w:rPr>
        <w:t>8</w:t>
      </w:r>
      <w:del w:author="Neeraj Durgapal" w:date="2024-08-28T03:51:00Z" w:id="6111">
        <w:r w:rsidR="00287800">
          <w:rPr>
            <w:rFonts w:ascii="Calibri" w:hAnsi="Calibri" w:eastAsia="Aptos Display" w:cs="Calibri"/>
            <w:sz w:val="24"/>
            <w:szCs w:val="24"/>
            <w:rPrChange w:author="Neeraj Durgapal" w:date="2024-08-28T03:49:00Z" w:id="6112">
              <w:rPr>
                <w:rFonts w:ascii="Aptos Display" w:hAnsi="Aptos Display" w:eastAsia="Aptos Display" w:cs="Aptos Display"/>
              </w:rPr>
            </w:rPrChange>
          </w:rPr>
          <w:delText>8</w:delText>
        </w:r>
      </w:del>
      <w:r w:rsidR="00287800">
        <w:rPr>
          <w:rFonts w:ascii="Calibri" w:hAnsi="Calibri" w:eastAsia="Aptos Display" w:cs="Calibri"/>
          <w:sz w:val="24"/>
          <w:szCs w:val="24"/>
          <w:rPrChange w:author="Neeraj Durgapal" w:date="2024-08-28T03:49:00Z" w:id="6113">
            <w:rPr>
              <w:rFonts w:ascii="Aptos Display" w:hAnsi="Aptos Display" w:eastAsia="Aptos Display" w:cs="Aptos Display"/>
            </w:rPr>
          </w:rPrChange>
        </w:rPr>
        <w:t xml:space="preserve">.2 - </w:t>
      </w:r>
      <w:commentRangeStart w:id="6114"/>
      <w:commentRangeStart w:id="6115"/>
      <w:r w:rsidR="00287800">
        <w:rPr>
          <w:rFonts w:ascii="Calibri" w:hAnsi="Calibri" w:eastAsia="Aptos Display" w:cs="Calibri"/>
          <w:sz w:val="24"/>
          <w:szCs w:val="24"/>
          <w:rPrChange w:author="Neeraj Durgapal" w:date="2024-08-28T03:49:00Z" w:id="6116">
            <w:rPr>
              <w:rFonts w:ascii="Aptos Display" w:hAnsi="Aptos Display" w:eastAsia="Aptos Display" w:cs="Aptos Display"/>
            </w:rPr>
          </w:rPrChange>
        </w:rPr>
        <w:t>Functional Flow / Mock Up</w:t>
      </w:r>
      <w:commentRangeEnd w:id="6114"/>
      <w:r w:rsidR="00287800">
        <w:rPr>
          <w:rStyle w:val="CommentReference"/>
        </w:rPr>
        <w:commentReference w:id="6114"/>
      </w:r>
      <w:commentRangeEnd w:id="6115"/>
      <w:r w:rsidR="00287800">
        <w:rPr>
          <w:rStyle w:val="CommentReference"/>
        </w:rPr>
        <w:commentReference w:id="6115"/>
      </w:r>
      <w:bookmarkEnd w:id="6110"/>
    </w:p>
    <w:p w:rsidRPr="00E403D6" w:rsidR="00E403D6" w:rsidRDefault="00287800" w14:paraId="37218F88" w14:textId="77777777">
      <w:pPr>
        <w:spacing w:line="278" w:lineRule="auto"/>
        <w:ind w:left="720"/>
        <w:jc w:val="center"/>
        <w:rPr>
          <w:rFonts w:ascii="Calibri" w:hAnsi="Calibri" w:eastAsia="Aptos" w:cs="Calibri"/>
          <w:rPrChange w:author="Neeraj Durgapal" w:date="2024-08-28T03:49:00Z" w:id="6117">
            <w:rPr>
              <w:rFonts w:ascii="Aptos" w:hAnsi="Aptos" w:eastAsia="Aptos" w:cs="Aptos"/>
            </w:rPr>
          </w:rPrChange>
        </w:rPr>
      </w:pPr>
      <w:ins w:author="Neeraj Durgapal" w:date="2024-08-28T04:03:00Z" w:id="6118">
        <w:r>
          <w:rPr>
            <w:noProof/>
            <w:lang w:val="en-IN" w:eastAsia="en-IN"/>
          </w:rPr>
          <w:drawing>
            <wp:inline distT="0" distB="0" distL="114300" distR="114300" wp14:anchorId="6EE2B53E" wp14:editId="07777777">
              <wp:extent cx="4032250" cy="3709670"/>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32250" cy="3709881"/>
                      </a:xfrm>
                      <a:prstGeom prst="rect">
                        <a:avLst/>
                      </a:prstGeom>
                    </pic:spPr>
                  </pic:pic>
                </a:graphicData>
              </a:graphic>
            </wp:inline>
          </w:drawing>
        </w:r>
      </w:ins>
    </w:p>
    <w:p w:rsidR="00E403D6" w:rsidRDefault="00EE6F18" w14:paraId="361FAA56" w14:textId="465F7E0B">
      <w:pPr>
        <w:pStyle w:val="Heading3"/>
        <w:spacing w:line="278" w:lineRule="auto"/>
        <w:ind w:firstLine="720"/>
        <w:rPr>
          <w:ins w:author="ANIL KISHIN MANSUKHANI" w:date="2024-08-27T18:19:00Z" w:id="6119"/>
          <w:rFonts w:ascii="Calibri" w:hAnsi="Calibri" w:eastAsia="Aptos Display" w:cs="Calibri"/>
          <w:sz w:val="24"/>
          <w:szCs w:val="24"/>
        </w:rPr>
      </w:pPr>
      <w:bookmarkStart w:name="_Toc175662498" w:id="6120"/>
      <w:r>
        <w:rPr>
          <w:rFonts w:ascii="Calibri" w:hAnsi="Calibri" w:eastAsia="Aptos Display" w:cs="Calibri"/>
          <w:sz w:val="24"/>
          <w:szCs w:val="24"/>
        </w:rPr>
        <w:t>8</w:t>
      </w:r>
      <w:del w:author="Neeraj Durgapal" w:date="2024-08-28T03:51:00Z" w:id="6121">
        <w:r w:rsidR="00287800">
          <w:rPr>
            <w:rFonts w:ascii="Calibri" w:hAnsi="Calibri" w:eastAsia="Aptos Display" w:cs="Calibri"/>
            <w:sz w:val="24"/>
            <w:szCs w:val="24"/>
            <w:rPrChange w:author="Neeraj Durgapal" w:date="2024-08-28T03:49:00Z" w:id="6122">
              <w:rPr>
                <w:rFonts w:ascii="Aptos Display" w:hAnsi="Aptos Display" w:eastAsia="Aptos Display" w:cs="Aptos Display"/>
              </w:rPr>
            </w:rPrChange>
          </w:rPr>
          <w:delText>8</w:delText>
        </w:r>
      </w:del>
      <w:r w:rsidR="00287800">
        <w:rPr>
          <w:rFonts w:ascii="Calibri" w:hAnsi="Calibri" w:eastAsia="Aptos Display" w:cs="Calibri"/>
          <w:sz w:val="24"/>
          <w:szCs w:val="24"/>
          <w:rPrChange w:author="Neeraj Durgapal" w:date="2024-08-28T03:49:00Z" w:id="6123">
            <w:rPr>
              <w:rFonts w:ascii="Aptos Display" w:hAnsi="Aptos Display" w:eastAsia="Aptos Display" w:cs="Aptos Display"/>
            </w:rPr>
          </w:rPrChange>
        </w:rPr>
        <w:t>.3 Functional Specification</w:t>
      </w:r>
      <w:bookmarkEnd w:id="6120"/>
    </w:p>
    <w:p w:rsidRPr="00E403D6" w:rsidR="00E403D6" w:rsidRDefault="00287800" w14:paraId="34F1FEE5" w14:textId="77777777">
      <w:pPr>
        <w:pStyle w:val="ListParagraph"/>
        <w:numPr>
          <w:ilvl w:val="0"/>
          <w:numId w:val="43"/>
        </w:numPr>
        <w:spacing w:line="278" w:lineRule="auto"/>
        <w:rPr>
          <w:rFonts w:ascii="Calibri" w:hAnsi="Calibri" w:eastAsia="Aptos Display" w:cs="Calibri"/>
          <w:rPrChange w:author="Neeraj Durgapal" w:date="2024-08-28T03:49:00Z" w:id="6124">
            <w:rPr>
              <w:rFonts w:ascii="Aptos Display" w:hAnsi="Aptos Display" w:eastAsia="Aptos Display" w:cs="Aptos Display"/>
            </w:rPr>
          </w:rPrChange>
        </w:rPr>
        <w:pPrChange w:author="ANIL KISHIN MANSUKHANI" w:date="2024-08-27T18:20:00Z" w:id="6125">
          <w:pPr>
            <w:pStyle w:val="Heading3"/>
            <w:spacing w:line="278" w:lineRule="auto"/>
            <w:ind w:firstLine="720"/>
          </w:pPr>
        </w:pPrChange>
      </w:pPr>
      <w:ins w:author="ANIL KISHIN MANSUKHANI" w:date="2024-08-27T18:19:00Z" w:id="6126">
        <w:r>
          <w:rPr>
            <w:rFonts w:ascii="Calibri" w:hAnsi="Calibri" w:eastAsia="Aptos Display" w:cs="Calibri"/>
            <w:color w:val="156082" w:themeColor="accent1"/>
            <w:rPrChange w:author="Neeraj Durgapal" w:date="2024-08-28T03:49:00Z" w:id="6127">
              <w:rPr/>
            </w:rPrChange>
          </w:rPr>
          <w:t>All reports mentioned below will be in CSV/excel</w:t>
        </w:r>
      </w:ins>
      <w:ins w:author="Yogeshkumar Masam" w:date="2024-08-29T11:21:00Z" w:id="6128">
        <w:r>
          <w:rPr>
            <w:rFonts w:ascii="Calibri" w:hAnsi="Calibri" w:eastAsia="Aptos Display" w:cs="Calibri"/>
            <w:color w:val="156082" w:themeColor="accent1"/>
          </w:rPr>
          <w:t>/Txt</w:t>
        </w:r>
      </w:ins>
      <w:ins w:author="ANIL KISHIN MANSUKHANI" w:date="2024-08-27T18:19:00Z" w:id="6129">
        <w:r>
          <w:rPr>
            <w:rFonts w:ascii="Calibri" w:hAnsi="Calibri" w:eastAsia="Aptos Display" w:cs="Calibri"/>
            <w:color w:val="156082" w:themeColor="accent1"/>
            <w:rPrChange w:author="Neeraj Durgapal" w:date="2024-08-28T03:49:00Z" w:id="6130">
              <w:rPr/>
            </w:rPrChange>
          </w:rPr>
          <w:t xml:space="preserve"> format</w:t>
        </w:r>
      </w:ins>
    </w:p>
    <w:p w:rsidRPr="00E403D6" w:rsidR="00E403D6" w:rsidRDefault="00EE6F18" w14:paraId="369A0435" w14:textId="06EFB6FB">
      <w:pPr>
        <w:pStyle w:val="Heading4"/>
        <w:spacing w:line="276" w:lineRule="auto"/>
        <w:ind w:left="1440"/>
        <w:rPr>
          <w:rFonts w:ascii="Calibri" w:hAnsi="Calibri" w:cs="Calibri"/>
          <w:rPrChange w:author="Neeraj Durgapal" w:date="2024-08-28T03:49:00Z" w:id="6131">
            <w:rPr/>
          </w:rPrChange>
        </w:rPr>
      </w:pPr>
      <w:bookmarkStart w:name="_Toc175662499" w:id="6132"/>
      <w:r>
        <w:rPr>
          <w:rFonts w:ascii="Calibri" w:hAnsi="Calibri" w:eastAsia="Aptos Display" w:cs="Calibri"/>
        </w:rPr>
        <w:t>8</w:t>
      </w:r>
      <w:del w:author="Neeraj Durgapal" w:date="2024-08-28T03:52:00Z" w:id="6133">
        <w:r w:rsidR="00287800">
          <w:rPr>
            <w:rFonts w:ascii="Calibri" w:hAnsi="Calibri" w:eastAsia="Aptos Display" w:cs="Calibri"/>
            <w:rPrChange w:author="Neeraj Durgapal" w:date="2024-08-28T03:49:00Z" w:id="6134">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135">
            <w:rPr>
              <w:rFonts w:ascii="Aptos Display" w:hAnsi="Aptos Display" w:eastAsia="Aptos Display" w:cs="Aptos Display"/>
            </w:rPr>
          </w:rPrChange>
        </w:rPr>
        <w:t>.3.1- Order Reports</w:t>
      </w:r>
      <w:bookmarkEnd w:id="6132"/>
      <w:r w:rsidR="00287800">
        <w:rPr>
          <w:rFonts w:ascii="Calibri" w:hAnsi="Calibri" w:eastAsia="Aptos Display" w:cs="Calibri"/>
          <w:rPrChange w:author="Neeraj Durgapal" w:date="2024-08-28T03:49:00Z" w:id="6136">
            <w:rPr>
              <w:rFonts w:ascii="Aptos Display" w:hAnsi="Aptos Display" w:eastAsia="Aptos Display" w:cs="Aptos Display"/>
            </w:rPr>
          </w:rPrChange>
        </w:rPr>
        <w:t xml:space="preserve"> </w:t>
      </w:r>
    </w:p>
    <w:p w:rsidRPr="00E403D6" w:rsidR="00E403D6" w:rsidRDefault="00EE6F18" w14:paraId="134AE11E" w14:textId="0AF32731">
      <w:pPr>
        <w:pStyle w:val="Heading5"/>
        <w:spacing w:line="276" w:lineRule="auto"/>
        <w:ind w:left="2160"/>
        <w:rPr>
          <w:rFonts w:ascii="Calibri" w:hAnsi="Calibri" w:cs="Calibri"/>
          <w:rPrChange w:author="Neeraj Durgapal" w:date="2024-08-28T03:49:00Z" w:id="6137">
            <w:rPr/>
          </w:rPrChange>
        </w:rPr>
      </w:pPr>
      <w:bookmarkStart w:name="_Toc175662500" w:id="6138"/>
      <w:r>
        <w:rPr>
          <w:rFonts w:ascii="Calibri" w:hAnsi="Calibri" w:eastAsia="Aptos Display" w:cs="Calibri"/>
        </w:rPr>
        <w:t>8</w:t>
      </w:r>
      <w:del w:author="Neeraj Durgapal" w:date="2024-08-28T03:52:00Z" w:id="6139">
        <w:r w:rsidR="00287800">
          <w:rPr>
            <w:rFonts w:ascii="Calibri" w:hAnsi="Calibri" w:eastAsia="Aptos Display" w:cs="Calibri"/>
            <w:rPrChange w:author="Neeraj Durgapal" w:date="2024-08-28T03:49:00Z" w:id="6140">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141">
            <w:rPr>
              <w:rFonts w:ascii="Aptos Display" w:hAnsi="Aptos Display" w:eastAsia="Aptos Display" w:cs="Aptos Display"/>
            </w:rPr>
          </w:rPrChange>
        </w:rPr>
        <w:t xml:space="preserve">.3.1.1 – </w:t>
      </w:r>
      <w:r w:rsidR="00287800">
        <w:rPr>
          <w:rFonts w:ascii="Calibri" w:hAnsi="Calibri" w:eastAsia="Aptos" w:cs="Calibri"/>
          <w:rPrChange w:author="Neeraj Durgapal" w:date="2024-08-28T03:49:00Z" w:id="6142">
            <w:rPr>
              <w:rFonts w:ascii="Aptos" w:hAnsi="Aptos" w:eastAsia="Aptos" w:cs="Aptos"/>
            </w:rPr>
          </w:rPrChange>
        </w:rPr>
        <w:t>Detailed Breakdown</w:t>
      </w:r>
      <w:bookmarkEnd w:id="6138"/>
      <w:r w:rsidR="00287800">
        <w:rPr>
          <w:rFonts w:ascii="Calibri" w:hAnsi="Calibri" w:eastAsia="Aptos Display" w:cs="Calibri"/>
          <w:rPrChange w:author="Neeraj Durgapal" w:date="2024-08-28T03:49:00Z" w:id="6143">
            <w:rPr>
              <w:rFonts w:ascii="Aptos Display" w:hAnsi="Aptos Display" w:eastAsia="Aptos Display" w:cs="Aptos Display"/>
            </w:rPr>
          </w:rPrChange>
        </w:rPr>
        <w:t xml:space="preserve"> </w:t>
      </w:r>
    </w:p>
    <w:p w:rsidRPr="00E403D6" w:rsidR="00E403D6" w:rsidRDefault="00287800" w14:paraId="4513A84F" w14:textId="77777777">
      <w:pPr>
        <w:pStyle w:val="ListParagraph"/>
        <w:numPr>
          <w:ilvl w:val="3"/>
          <w:numId w:val="34"/>
        </w:numPr>
        <w:spacing w:after="0" w:line="276" w:lineRule="auto"/>
        <w:ind w:left="3240"/>
        <w:rPr>
          <w:rFonts w:ascii="Calibri" w:hAnsi="Calibri" w:eastAsia="Aptos" w:cs="Calibri"/>
          <w:rPrChange w:author="Neeraj Durgapal" w:date="2024-08-28T03:49:00Z" w:id="6144">
            <w:rPr>
              <w:rFonts w:ascii="Aptos" w:hAnsi="Aptos" w:eastAsia="Aptos" w:cs="Aptos"/>
            </w:rPr>
          </w:rPrChange>
        </w:rPr>
      </w:pPr>
      <w:r>
        <w:rPr>
          <w:rFonts w:ascii="Calibri" w:hAnsi="Calibri" w:eastAsia="Aptos" w:cs="Calibri"/>
          <w:rPrChange w:author="Neeraj Durgapal" w:date="2024-08-28T03:49:00Z" w:id="6145">
            <w:rPr>
              <w:rFonts w:ascii="Aptos" w:hAnsi="Aptos" w:eastAsia="Aptos" w:cs="Aptos"/>
            </w:rPr>
          </w:rPrChange>
        </w:rPr>
        <w:t xml:space="preserve">Include information such as order ID, date, amount, customer </w:t>
      </w:r>
      <w:del w:author="Neeraj Durgapal" w:date="2024-08-27T22:54:00Z" w:id="6146">
        <w:r>
          <w:rPr>
            <w:rFonts w:ascii="Calibri" w:hAnsi="Calibri" w:eastAsia="Aptos" w:cs="Calibri"/>
            <w:rPrChange w:author="Neeraj Durgapal" w:date="2024-08-28T03:49:00Z" w:id="6147">
              <w:rPr>
                <w:rFonts w:ascii="Aptos" w:hAnsi="Aptos" w:eastAsia="Aptos" w:cs="Aptos"/>
              </w:rPr>
            </w:rPrChange>
          </w:rPr>
          <w:delText>details</w:delText>
        </w:r>
      </w:del>
      <w:ins w:author="Neeraj Durgapal" w:date="2024-08-27T22:54:00Z" w:id="6148">
        <w:r>
          <w:rPr>
            <w:rFonts w:ascii="Calibri" w:hAnsi="Calibri" w:eastAsia="Aptos" w:cs="Calibri"/>
          </w:rPr>
          <w:t>id</w:t>
        </w:r>
      </w:ins>
      <w:r>
        <w:rPr>
          <w:rFonts w:ascii="Calibri" w:hAnsi="Calibri" w:eastAsia="Aptos" w:cs="Calibri"/>
          <w:rPrChange w:author="Neeraj Durgapal" w:date="2024-08-28T03:49:00Z" w:id="6149">
            <w:rPr>
              <w:rFonts w:ascii="Aptos" w:hAnsi="Aptos" w:eastAsia="Aptos" w:cs="Aptos"/>
            </w:rPr>
          </w:rPrChange>
        </w:rPr>
        <w:t xml:space="preserve">, order status, and </w:t>
      </w:r>
      <w:del w:author="Neeraj Durgapal" w:date="2024-08-27T22:54:00Z" w:id="6150">
        <w:r>
          <w:rPr>
            <w:rFonts w:ascii="Calibri" w:hAnsi="Calibri" w:eastAsia="Aptos" w:cs="Calibri"/>
            <w:rPrChange w:author="Neeraj Durgapal" w:date="2024-08-28T03:49:00Z" w:id="6151">
              <w:rPr>
                <w:rFonts w:ascii="Aptos" w:hAnsi="Aptos" w:eastAsia="Aptos" w:cs="Aptos"/>
              </w:rPr>
            </w:rPrChange>
          </w:rPr>
          <w:delText>payment method</w:delText>
        </w:r>
      </w:del>
      <w:ins w:author="Neeraj Durgapal" w:date="2024-08-27T22:54:00Z" w:id="6152">
        <w:r>
          <w:rPr>
            <w:rFonts w:ascii="Calibri" w:hAnsi="Calibri" w:eastAsia="Aptos" w:cs="Calibri"/>
          </w:rPr>
          <w:t>attempts</w:t>
        </w:r>
      </w:ins>
      <w:r>
        <w:rPr>
          <w:rFonts w:ascii="Calibri" w:hAnsi="Calibri" w:eastAsia="Aptos" w:cs="Calibri"/>
          <w:rPrChange w:author="Neeraj Durgapal" w:date="2024-08-28T03:49:00Z" w:id="6153">
            <w:rPr>
              <w:rFonts w:ascii="Aptos" w:hAnsi="Aptos" w:eastAsia="Aptos" w:cs="Aptos"/>
            </w:rPr>
          </w:rPrChange>
        </w:rPr>
        <w:t>.</w:t>
      </w:r>
    </w:p>
    <w:p w:rsidRPr="00E403D6" w:rsidR="00E403D6" w:rsidRDefault="00EE6F18" w14:paraId="6DF85A9E" w14:textId="5C62C492">
      <w:pPr>
        <w:pStyle w:val="Heading5"/>
        <w:spacing w:line="276" w:lineRule="auto"/>
        <w:ind w:left="2160"/>
        <w:rPr>
          <w:rFonts w:ascii="Calibri" w:hAnsi="Calibri" w:eastAsia="Aptos" w:cs="Calibri"/>
          <w:rPrChange w:author="Neeraj Durgapal" w:date="2024-08-28T03:49:00Z" w:id="6154">
            <w:rPr>
              <w:rFonts w:ascii="Aptos" w:hAnsi="Aptos" w:eastAsia="Aptos" w:cs="Aptos"/>
            </w:rPr>
          </w:rPrChange>
        </w:rPr>
      </w:pPr>
      <w:bookmarkStart w:name="_Toc175662501" w:id="6155"/>
      <w:r>
        <w:rPr>
          <w:rFonts w:ascii="Calibri" w:hAnsi="Calibri" w:eastAsia="Aptos Display" w:cs="Calibri"/>
        </w:rPr>
        <w:t>8</w:t>
      </w:r>
      <w:del w:author="Neeraj Durgapal" w:date="2024-08-28T03:52:00Z" w:id="6156">
        <w:r w:rsidR="00287800">
          <w:rPr>
            <w:rFonts w:ascii="Calibri" w:hAnsi="Calibri" w:eastAsia="Aptos Display" w:cs="Calibri"/>
            <w:rPrChange w:author="Neeraj Durgapal" w:date="2024-08-28T03:49:00Z" w:id="6157">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158">
            <w:rPr>
              <w:rFonts w:ascii="Aptos Display" w:hAnsi="Aptos Display" w:eastAsia="Aptos Display" w:cs="Aptos Display"/>
            </w:rPr>
          </w:rPrChange>
        </w:rPr>
        <w:t xml:space="preserve">.3.1.2 – </w:t>
      </w:r>
      <w:r w:rsidR="00287800">
        <w:rPr>
          <w:rFonts w:ascii="Calibri" w:hAnsi="Calibri" w:eastAsia="Aptos" w:cs="Calibri"/>
          <w:rPrChange w:author="Neeraj Durgapal" w:date="2024-08-28T03:49:00Z" w:id="6159">
            <w:rPr>
              <w:rFonts w:ascii="Aptos" w:hAnsi="Aptos" w:eastAsia="Aptos" w:cs="Aptos"/>
            </w:rPr>
          </w:rPrChange>
        </w:rPr>
        <w:t>Filtering Options</w:t>
      </w:r>
      <w:bookmarkEnd w:id="6155"/>
      <w:ins w:author="ANIL KISHIN MANSUKHANI" w:date="2024-08-27T18:14:00Z" w:id="6160">
        <w:r w:rsidR="00287800">
          <w:rPr>
            <w:rFonts w:ascii="Calibri" w:hAnsi="Calibri" w:eastAsia="Aptos" w:cs="Calibri"/>
          </w:rPr>
          <w:tab/>
        </w:r>
      </w:ins>
    </w:p>
    <w:p w:rsidR="00E403D6" w:rsidRDefault="00287800" w14:paraId="5E0ACA05" w14:textId="77777777">
      <w:pPr>
        <w:pStyle w:val="ListParagraph"/>
        <w:numPr>
          <w:ilvl w:val="3"/>
          <w:numId w:val="34"/>
        </w:numPr>
        <w:spacing w:after="0" w:line="276" w:lineRule="auto"/>
        <w:ind w:left="3240"/>
        <w:rPr>
          <w:ins w:author="Neeraj Durgapal" w:date="2024-08-28T03:35:00Z" w:id="6161"/>
          <w:rFonts w:ascii="Calibri" w:hAnsi="Calibri" w:eastAsia="Aptos" w:cs="Calibri"/>
        </w:rPr>
      </w:pPr>
      <w:r>
        <w:rPr>
          <w:rFonts w:ascii="Calibri" w:hAnsi="Calibri" w:eastAsia="Aptos" w:cs="Calibri"/>
          <w:rPrChange w:author="Neeraj Durgapal" w:date="2024-08-28T03:49:00Z" w:id="6162">
            <w:rPr>
              <w:rFonts w:ascii="Aptos" w:hAnsi="Aptos" w:eastAsia="Aptos" w:cs="Aptos"/>
            </w:rPr>
          </w:rPrChange>
        </w:rPr>
        <w:t>Allow merchants to filter orders by date range</w:t>
      </w:r>
      <w:del w:author="Neeraj Durgapal" w:date="2024-08-28T03:34:00Z" w:id="6163">
        <w:r>
          <w:rPr>
            <w:rFonts w:ascii="Calibri" w:hAnsi="Calibri" w:eastAsia="Aptos" w:cs="Calibri"/>
            <w:rPrChange w:author="Neeraj Durgapal" w:date="2024-08-28T03:49:00Z" w:id="6164">
              <w:rPr>
                <w:rFonts w:ascii="Aptos" w:hAnsi="Aptos" w:eastAsia="Aptos" w:cs="Aptos"/>
              </w:rPr>
            </w:rPrChange>
          </w:rPr>
          <w:delText>, order status, payment method, and customer</w:delText>
        </w:r>
      </w:del>
      <w:r>
        <w:rPr>
          <w:rFonts w:ascii="Calibri" w:hAnsi="Calibri" w:eastAsia="Aptos" w:cs="Calibri"/>
          <w:rPrChange w:author="Neeraj Durgapal" w:date="2024-08-28T03:49:00Z" w:id="6165">
            <w:rPr>
              <w:rFonts w:ascii="Aptos" w:hAnsi="Aptos" w:eastAsia="Aptos" w:cs="Aptos"/>
            </w:rPr>
          </w:rPrChange>
        </w:rPr>
        <w:t>.</w:t>
      </w:r>
    </w:p>
    <w:p w:rsidRPr="00E403D6" w:rsidR="00E403D6" w:rsidRDefault="00287800" w14:paraId="703E6FB1" w14:textId="77777777">
      <w:pPr>
        <w:pStyle w:val="ListParagraph"/>
        <w:numPr>
          <w:ilvl w:val="3"/>
          <w:numId w:val="34"/>
        </w:numPr>
        <w:spacing w:after="0" w:line="276" w:lineRule="auto"/>
        <w:ind w:left="3240"/>
        <w:rPr>
          <w:ins w:author="ANIL KISHIN MANSUKHANI" w:date="2024-08-27T18:14:00Z" w:id="6166"/>
          <w:rFonts w:ascii="Calibri" w:hAnsi="Calibri" w:eastAsia="Aptos" w:cs="Calibri"/>
          <w:rPrChange w:author="Neeraj Durgapal" w:date="2024-08-28T03:49:00Z" w:id="6167">
            <w:rPr>
              <w:ins w:author="ANIL KISHIN MANSUKHANI" w:date="2024-08-27T18:14:00Z" w:id="6168"/>
            </w:rPr>
          </w:rPrChange>
        </w:rPr>
      </w:pPr>
      <w:ins w:author="Neeraj Durgapal" w:date="2024-08-28T03:35:00Z" w:id="6169">
        <w:r>
          <w:rPr>
            <w:rFonts w:ascii="Calibri" w:hAnsi="Calibri" w:eastAsia="Aptos" w:cs="Calibri"/>
          </w:rPr>
          <w:t xml:space="preserve">Merchant can select max date range till </w:t>
        </w:r>
      </w:ins>
      <w:ins w:author="Neeraj Durgapal" w:date="2024-08-28T03:38:00Z" w:id="6170">
        <w:r>
          <w:rPr>
            <w:rFonts w:ascii="Calibri" w:hAnsi="Calibri" w:eastAsia="Aptos" w:cs="Calibri"/>
          </w:rPr>
          <w:t>3</w:t>
        </w:r>
      </w:ins>
      <w:ins w:author="Neeraj Durgapal" w:date="2024-08-28T03:35:00Z" w:id="6171">
        <w:r>
          <w:rPr>
            <w:rFonts w:ascii="Calibri" w:hAnsi="Calibri" w:eastAsia="Aptos" w:cs="Calibri"/>
          </w:rPr>
          <w:t>0 days from the selecting day. If max day is minimum from current day it will allow to choose till current day only.</w:t>
        </w:r>
      </w:ins>
    </w:p>
    <w:p w:rsidR="00E403D6" w:rsidRDefault="00EE6F18" w14:paraId="0E6C6D94" w14:textId="5F5E33B1">
      <w:pPr>
        <w:pStyle w:val="Heading5"/>
        <w:spacing w:line="276" w:lineRule="auto"/>
        <w:ind w:left="2160"/>
        <w:rPr>
          <w:ins w:author="ANIL KISHIN MANSUKHANI" w:date="2024-08-27T18:14:00Z" w:id="6172"/>
          <w:rFonts w:ascii="Calibri" w:hAnsi="Calibri" w:eastAsia="Aptos" w:cs="Calibri"/>
        </w:rPr>
      </w:pPr>
      <w:r>
        <w:rPr>
          <w:rFonts w:ascii="Calibri" w:hAnsi="Calibri" w:eastAsia="Aptos Display" w:cs="Calibri"/>
        </w:rPr>
        <w:t>8</w:t>
      </w:r>
      <w:del w:author="Neeraj Durgapal" w:date="2024-08-28T03:52:00Z" w:id="6173">
        <w:r w:rsidR="00287800">
          <w:rPr>
            <w:rFonts w:ascii="Calibri" w:hAnsi="Calibri" w:eastAsia="Aptos Display" w:cs="Calibri"/>
          </w:rPr>
          <w:delText>8</w:delText>
        </w:r>
      </w:del>
      <w:ins w:author="ANIL KISHIN MANSUKHANI" w:date="2024-08-27T18:14:00Z" w:id="6174">
        <w:r w:rsidR="00287800">
          <w:rPr>
            <w:rFonts w:ascii="Calibri" w:hAnsi="Calibri" w:eastAsia="Aptos Display" w:cs="Calibri"/>
          </w:rPr>
          <w:t xml:space="preserve">.3.1.3 – </w:t>
        </w:r>
        <w:r w:rsidR="00287800">
          <w:rPr>
            <w:rFonts w:ascii="Calibri" w:hAnsi="Calibri" w:eastAsia="Aptos" w:cs="Calibri"/>
          </w:rPr>
          <w:t>Sample report</w:t>
        </w:r>
      </w:ins>
      <w:ins w:author="Neeraj Durgapal" w:date="2024-08-28T03:35:00Z" w:id="6175">
        <w:r w:rsidR="00287800">
          <w:rPr>
            <w:rFonts w:ascii="Calibri" w:hAnsi="Calibri" w:eastAsia="Aptos" w:cs="Calibri"/>
          </w:rPr>
          <w:t xml:space="preserve"> – </w:t>
        </w:r>
        <w:r w:rsidR="00287800">
          <w:rPr>
            <w:rFonts w:ascii="Calibri" w:hAnsi="Calibri" w:eastAsia="Aptos" w:cs="Calibri"/>
            <w:color w:val="auto"/>
            <w:rPrChange w:author="Neeraj Durgapal" w:date="2024-08-28T03:49:00Z" w:id="6176">
              <w:rPr>
                <w:rFonts w:ascii="Calibri" w:hAnsi="Calibri" w:eastAsia="Aptos" w:cs="Calibri"/>
              </w:rPr>
            </w:rPrChange>
          </w:rPr>
          <w:t xml:space="preserve">Report will be available in csv </w:t>
        </w:r>
      </w:ins>
      <w:ins w:author="Yogeshkumar Masam" w:date="2024-08-29T11:22:00Z" w:id="6177">
        <w:r w:rsidR="00287800">
          <w:rPr>
            <w:rFonts w:ascii="Calibri" w:hAnsi="Calibri" w:eastAsia="Aptos" w:cs="Calibri"/>
            <w:color w:val="auto"/>
          </w:rPr>
          <w:t>, txt</w:t>
        </w:r>
      </w:ins>
      <w:r w:rsidR="00287800">
        <w:rPr>
          <w:rFonts w:ascii="Calibri" w:hAnsi="Calibri" w:eastAsia="Aptos" w:cs="Calibri"/>
          <w:color w:val="auto"/>
        </w:rPr>
        <w:t xml:space="preserve"> </w:t>
      </w:r>
      <w:ins w:author="Neeraj Durgapal" w:date="2024-08-28T03:35:00Z" w:id="6178">
        <w:r w:rsidR="00287800">
          <w:rPr>
            <w:rFonts w:ascii="Calibri" w:hAnsi="Calibri" w:eastAsia="Aptos" w:cs="Calibri"/>
            <w:color w:val="auto"/>
            <w:rPrChange w:author="Neeraj Durgapal" w:date="2024-08-28T03:49:00Z" w:id="6179">
              <w:rPr>
                <w:rFonts w:ascii="Calibri" w:hAnsi="Calibri" w:eastAsia="Aptos" w:cs="Calibri"/>
              </w:rPr>
            </w:rPrChange>
          </w:rPr>
          <w:t>and .x</w:t>
        </w:r>
      </w:ins>
      <w:ins w:author="Neeraj Durgapal" w:date="2024-08-28T03:36:00Z" w:id="6180">
        <w:r w:rsidR="00287800">
          <w:rPr>
            <w:rFonts w:ascii="Calibri" w:hAnsi="Calibri" w:eastAsia="Aptos" w:cs="Calibri"/>
            <w:color w:val="auto"/>
            <w:rPrChange w:author="Neeraj Durgapal" w:date="2024-08-28T03:49:00Z" w:id="6181">
              <w:rPr>
                <w:rFonts w:ascii="Calibri" w:hAnsi="Calibri" w:eastAsia="Aptos" w:cs="Calibri"/>
              </w:rPr>
            </w:rPrChange>
          </w:rPr>
          <w:t>ls format.</w:t>
        </w:r>
      </w:ins>
    </w:p>
    <w:p w:rsidRPr="00E403D6" w:rsidR="00E403D6" w:rsidRDefault="00287800" w14:paraId="3E856DB7" w14:textId="77777777">
      <w:pPr>
        <w:spacing w:line="276" w:lineRule="auto"/>
        <w:ind w:left="2160" w:right="510"/>
        <w:jc w:val="center"/>
        <w:rPr>
          <w:ins w:author="ANIL KISHIN MANSUKHANI" w:date="2024-08-27T18:14:00Z" w:id="6182"/>
          <w:rFonts w:ascii="Calibri" w:hAnsi="Calibri" w:eastAsia="Aptos" w:cs="Calibri"/>
          <w:rPrChange w:author="Neeraj Durgapal" w:date="2024-08-28T03:49:00Z" w:id="6183">
            <w:rPr>
              <w:ins w:author="ANIL KISHIN MANSUKHANI" w:date="2024-08-27T18:14:00Z" w:id="6184"/>
              <w:rFonts w:ascii="Calibri" w:hAnsi="Calibri" w:eastAsia="Aptos" w:cs="Calibri"/>
            </w:rPr>
          </w:rPrChange>
        </w:rPr>
        <w:pPrChange w:author="ANIL KISHIN MANSUKHANI" w:date="2024-08-27T18:16:00Z" w:id="6185">
          <w:pPr>
            <w:pStyle w:val="Heading5"/>
            <w:spacing w:line="276" w:lineRule="auto"/>
            <w:ind w:left="2160"/>
          </w:pPr>
        </w:pPrChange>
      </w:pPr>
      <w:ins w:author="ANIL KISHIN MANSUKHANI" w:date="2024-08-27T18:16:00Z" w:id="6186">
        <w:r>
          <w:rPr>
            <w:rFonts w:ascii="Calibri" w:hAnsi="Calibri" w:cs="Calibri"/>
            <w:noProof/>
            <w:lang w:val="en-IN" w:eastAsia="en-IN"/>
            <w:rPrChange w:author="Neeraj Durgapal" w:date="2024-08-28T03:49:00Z" w:id="6187">
              <w:rPr>
                <w:noProof/>
                <w:lang w:val="en-IN" w:eastAsia="en-IN"/>
              </w:rPr>
            </w:rPrChange>
          </w:rPr>
          <w:drawing>
            <wp:inline distT="0" distB="0" distL="0" distR="0" wp14:anchorId="402A0DC3" wp14:editId="07777777">
              <wp:extent cx="5943600" cy="657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943600" cy="657860"/>
                      </a:xfrm>
                      <a:prstGeom prst="rect">
                        <a:avLst/>
                      </a:prstGeom>
                    </pic:spPr>
                  </pic:pic>
                </a:graphicData>
              </a:graphic>
            </wp:inline>
          </w:drawing>
        </w:r>
      </w:ins>
    </w:p>
    <w:p w:rsidRPr="00E403D6" w:rsidR="00E403D6" w:rsidRDefault="00E403D6" w14:paraId="2A3908D7" w14:textId="77777777">
      <w:pPr>
        <w:pStyle w:val="ListParagraph"/>
        <w:spacing w:after="0" w:line="276" w:lineRule="auto"/>
        <w:ind w:left="2160"/>
        <w:rPr>
          <w:del w:author="ANIL KISHIN MANSUKHANI" w:date="2024-08-27T18:14:00Z" w:id="6188"/>
          <w:rFonts w:ascii="Calibri" w:hAnsi="Calibri" w:eastAsia="Aptos" w:cs="Calibri"/>
          <w:rPrChange w:author="Neeraj Durgapal" w:date="2024-08-28T03:49:00Z" w:id="6189">
            <w:rPr>
              <w:del w:author="ANIL KISHIN MANSUKHANI" w:date="2024-08-27T18:14:00Z" w:id="6190"/>
              <w:rFonts w:ascii="Aptos" w:hAnsi="Aptos" w:eastAsia="Aptos" w:cs="Aptos"/>
            </w:rPr>
          </w:rPrChange>
        </w:rPr>
        <w:pPrChange w:author="ANIL KISHIN MANSUKHANI" w:date="2024-08-27T18:14:00Z" w:id="6191">
          <w:pPr>
            <w:pStyle w:val="ListParagraph"/>
            <w:numPr>
              <w:ilvl w:val="3"/>
              <w:numId w:val="34"/>
            </w:numPr>
            <w:spacing w:after="0" w:line="276" w:lineRule="auto"/>
            <w:ind w:left="3240" w:hanging="360"/>
          </w:pPr>
        </w:pPrChange>
      </w:pPr>
    </w:p>
    <w:p w:rsidRPr="00E403D6" w:rsidR="00E403D6" w:rsidRDefault="00287800" w14:paraId="0D24A2D3" w14:textId="77777777">
      <w:pPr>
        <w:pStyle w:val="Heading5"/>
        <w:spacing w:line="276" w:lineRule="auto"/>
        <w:ind w:left="720"/>
        <w:rPr>
          <w:rFonts w:ascii="Calibri" w:hAnsi="Calibri" w:cs="Calibri"/>
          <w:rPrChange w:author="Neeraj Durgapal" w:date="2024-08-28T03:49:00Z" w:id="6192">
            <w:rPr/>
          </w:rPrChange>
        </w:rPr>
      </w:pPr>
      <w:r>
        <w:rPr>
          <w:rFonts w:ascii="Calibri" w:hAnsi="Calibri" w:eastAsia="Aptos" w:cs="Calibri"/>
          <w:rPrChange w:author="Neeraj Durgapal" w:date="2024-08-28T03:49:00Z" w:id="6193">
            <w:rPr>
              <w:rFonts w:ascii="Aptos" w:hAnsi="Aptos" w:eastAsia="Aptos" w:cs="Aptos"/>
            </w:rPr>
          </w:rPrChange>
        </w:rPr>
        <w:t xml:space="preserve"> </w:t>
      </w:r>
    </w:p>
    <w:p w:rsidRPr="00E403D6" w:rsidR="00E403D6" w:rsidRDefault="00EE6F18" w14:paraId="4B3A5A71" w14:textId="6093B1F5">
      <w:pPr>
        <w:pStyle w:val="Heading4"/>
        <w:spacing w:line="276" w:lineRule="auto"/>
        <w:ind w:left="1440"/>
        <w:rPr>
          <w:rFonts w:ascii="Calibri" w:hAnsi="Calibri" w:cs="Calibri"/>
          <w:rPrChange w:author="Neeraj Durgapal" w:date="2024-08-28T03:49:00Z" w:id="6194">
            <w:rPr/>
          </w:rPrChange>
        </w:rPr>
      </w:pPr>
      <w:bookmarkStart w:name="_Toc175662502" w:id="6195"/>
      <w:r>
        <w:rPr>
          <w:rFonts w:ascii="Calibri" w:hAnsi="Calibri" w:eastAsia="Aptos Display" w:cs="Calibri"/>
        </w:rPr>
        <w:t>8</w:t>
      </w:r>
      <w:del w:author="Neeraj Durgapal" w:date="2024-08-28T03:52:00Z" w:id="6196">
        <w:r w:rsidR="00287800">
          <w:rPr>
            <w:rFonts w:ascii="Calibri" w:hAnsi="Calibri" w:eastAsia="Aptos Display" w:cs="Calibri"/>
            <w:rPrChange w:author="Neeraj Durgapal" w:date="2024-08-28T03:49:00Z" w:id="6197">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198">
            <w:rPr>
              <w:rFonts w:ascii="Aptos Display" w:hAnsi="Aptos Display" w:eastAsia="Aptos Display" w:cs="Aptos Display"/>
            </w:rPr>
          </w:rPrChange>
        </w:rPr>
        <w:t>.3.2- Settlements Reports</w:t>
      </w:r>
      <w:bookmarkEnd w:id="6195"/>
      <w:r w:rsidR="00287800">
        <w:rPr>
          <w:rFonts w:ascii="Calibri" w:hAnsi="Calibri" w:eastAsia="Aptos Display" w:cs="Calibri"/>
          <w:rPrChange w:author="Neeraj Durgapal" w:date="2024-08-28T03:49:00Z" w:id="6199">
            <w:rPr>
              <w:rFonts w:ascii="Aptos Display" w:hAnsi="Aptos Display" w:eastAsia="Aptos Display" w:cs="Aptos Display"/>
            </w:rPr>
          </w:rPrChange>
        </w:rPr>
        <w:t xml:space="preserve"> </w:t>
      </w:r>
    </w:p>
    <w:p w:rsidRPr="00E403D6" w:rsidR="00E403D6" w:rsidRDefault="00287800" w14:paraId="4E59B9E0" w14:textId="643437C3">
      <w:pPr>
        <w:pStyle w:val="Heading5"/>
        <w:spacing w:line="276" w:lineRule="auto"/>
        <w:ind w:left="2160"/>
        <w:rPr>
          <w:rFonts w:ascii="Calibri" w:hAnsi="Calibri" w:cs="Calibri"/>
          <w:rPrChange w:author="Neeraj Durgapal" w:date="2024-08-28T03:49:00Z" w:id="6200">
            <w:rPr/>
          </w:rPrChange>
        </w:rPr>
      </w:pPr>
      <w:bookmarkStart w:name="_Toc175662503" w:id="6201"/>
      <w:del w:author="Neeraj Durgapal" w:date="2024-08-28T03:52:00Z" w:id="6202">
        <w:r>
          <w:rPr>
            <w:rFonts w:ascii="Calibri" w:hAnsi="Calibri" w:eastAsia="Aptos Display" w:cs="Calibri"/>
            <w:rPrChange w:author="Neeraj Durgapal" w:date="2024-08-28T03:49:00Z" w:id="6203">
              <w:rPr>
                <w:rFonts w:ascii="Aptos Display" w:hAnsi="Aptos Display" w:eastAsia="Aptos Display" w:cs="Aptos Display"/>
              </w:rPr>
            </w:rPrChange>
          </w:rPr>
          <w:delText>8</w:delText>
        </w:r>
      </w:del>
      <w:r w:rsidR="00EE6F18">
        <w:rPr>
          <w:rFonts w:ascii="Calibri" w:hAnsi="Calibri" w:eastAsia="Aptos Display" w:cs="Calibri"/>
        </w:rPr>
        <w:t>8</w:t>
      </w:r>
      <w:r>
        <w:rPr>
          <w:rFonts w:ascii="Calibri" w:hAnsi="Calibri" w:eastAsia="Aptos Display" w:cs="Calibri"/>
          <w:rPrChange w:author="Neeraj Durgapal" w:date="2024-08-28T03:49:00Z" w:id="6204">
            <w:rPr>
              <w:rFonts w:ascii="Aptos Display" w:hAnsi="Aptos Display" w:eastAsia="Aptos Display" w:cs="Aptos Display"/>
            </w:rPr>
          </w:rPrChange>
        </w:rPr>
        <w:t xml:space="preserve">.3.2.1 – </w:t>
      </w:r>
      <w:r>
        <w:rPr>
          <w:rFonts w:ascii="Calibri" w:hAnsi="Calibri" w:eastAsia="Aptos" w:cs="Calibri"/>
          <w:rPrChange w:author="Neeraj Durgapal" w:date="2024-08-28T03:49:00Z" w:id="6205">
            <w:rPr>
              <w:rFonts w:ascii="Aptos" w:hAnsi="Aptos" w:eastAsia="Aptos" w:cs="Aptos"/>
            </w:rPr>
          </w:rPrChange>
        </w:rPr>
        <w:t>Settlement Summary</w:t>
      </w:r>
      <w:bookmarkEnd w:id="6201"/>
      <w:r>
        <w:rPr>
          <w:rFonts w:ascii="Calibri" w:hAnsi="Calibri" w:eastAsia="Aptos Display" w:cs="Calibri"/>
          <w:rPrChange w:author="Neeraj Durgapal" w:date="2024-08-28T03:49:00Z" w:id="6206">
            <w:rPr>
              <w:rFonts w:ascii="Aptos Display" w:hAnsi="Aptos Display" w:eastAsia="Aptos Display" w:cs="Aptos Display"/>
            </w:rPr>
          </w:rPrChange>
        </w:rPr>
        <w:t xml:space="preserve"> </w:t>
      </w:r>
    </w:p>
    <w:p w:rsidRPr="00E403D6" w:rsidR="00E403D6" w:rsidRDefault="00287800" w14:paraId="41E86F11" w14:textId="77777777">
      <w:pPr>
        <w:pStyle w:val="ListParagraph"/>
        <w:numPr>
          <w:ilvl w:val="3"/>
          <w:numId w:val="34"/>
        </w:numPr>
        <w:spacing w:after="0" w:line="276" w:lineRule="auto"/>
        <w:ind w:left="3240"/>
        <w:rPr>
          <w:rFonts w:ascii="Calibri" w:hAnsi="Calibri" w:eastAsia="Aptos" w:cs="Calibri"/>
          <w:rPrChange w:author="Neeraj Durgapal" w:date="2024-08-28T03:49:00Z" w:id="6207">
            <w:rPr>
              <w:rFonts w:ascii="Aptos" w:hAnsi="Aptos" w:eastAsia="Aptos" w:cs="Aptos"/>
            </w:rPr>
          </w:rPrChange>
        </w:rPr>
      </w:pPr>
      <w:r>
        <w:rPr>
          <w:rFonts w:ascii="Calibri" w:hAnsi="Calibri" w:eastAsia="Aptos" w:cs="Calibri"/>
          <w:rPrChange w:author="Neeraj Durgapal" w:date="2024-08-28T03:49:00Z" w:id="6208">
            <w:rPr>
              <w:rFonts w:ascii="Aptos" w:hAnsi="Aptos" w:eastAsia="Aptos" w:cs="Aptos"/>
            </w:rPr>
          </w:rPrChange>
        </w:rPr>
        <w:t>Display detailed</w:t>
      </w:r>
      <w:ins w:author="Neeraj Durgapal" w:date="2024-08-28T03:24:00Z" w:id="6209">
        <w:r>
          <w:rPr>
            <w:rFonts w:ascii="Calibri" w:hAnsi="Calibri" w:eastAsia="Aptos" w:cs="Calibri"/>
          </w:rPr>
          <w:t xml:space="preserve"> list of</w:t>
        </w:r>
      </w:ins>
      <w:r>
        <w:rPr>
          <w:rFonts w:ascii="Calibri" w:hAnsi="Calibri" w:eastAsia="Aptos" w:cs="Calibri"/>
          <w:rPrChange w:author="Neeraj Durgapal" w:date="2024-08-28T03:49:00Z" w:id="6210">
            <w:rPr>
              <w:rFonts w:ascii="Aptos" w:hAnsi="Aptos" w:eastAsia="Aptos" w:cs="Aptos"/>
            </w:rPr>
          </w:rPrChange>
        </w:rPr>
        <w:t xml:space="preserve"> settle</w:t>
      </w:r>
      <w:ins w:author="Neeraj Durgapal" w:date="2024-08-28T03:24:00Z" w:id="6211">
        <w:r>
          <w:rPr>
            <w:rFonts w:ascii="Calibri" w:hAnsi="Calibri" w:eastAsia="Aptos" w:cs="Calibri"/>
          </w:rPr>
          <w:t>d transactions</w:t>
        </w:r>
      </w:ins>
      <w:del w:author="Neeraj Durgapal" w:date="2024-08-28T03:24:00Z" w:id="6212">
        <w:r>
          <w:rPr>
            <w:rFonts w:ascii="Calibri" w:hAnsi="Calibri" w:eastAsia="Aptos" w:cs="Calibri"/>
            <w:rPrChange w:author="Neeraj Durgapal" w:date="2024-08-28T03:49:00Z" w:id="6213">
              <w:rPr>
                <w:rFonts w:ascii="Aptos" w:hAnsi="Aptos" w:eastAsia="Aptos" w:cs="Aptos"/>
              </w:rPr>
            </w:rPrChange>
          </w:rPr>
          <w:delText>ment data</w:delText>
        </w:r>
      </w:del>
      <w:r>
        <w:rPr>
          <w:rFonts w:ascii="Calibri" w:hAnsi="Calibri" w:eastAsia="Aptos" w:cs="Calibri"/>
          <w:rPrChange w:author="Neeraj Durgapal" w:date="2024-08-28T03:49:00Z" w:id="6214">
            <w:rPr>
              <w:rFonts w:ascii="Aptos" w:hAnsi="Aptos" w:eastAsia="Aptos" w:cs="Aptos"/>
            </w:rPr>
          </w:rPrChange>
        </w:rPr>
        <w:t xml:space="preserve">, </w:t>
      </w:r>
      <w:del w:author="Neeraj Durgapal" w:date="2024-08-28T03:24:00Z" w:id="6215">
        <w:r>
          <w:rPr>
            <w:rFonts w:ascii="Calibri" w:hAnsi="Calibri" w:eastAsia="Aptos" w:cs="Calibri"/>
            <w:rPrChange w:author="Neeraj Durgapal" w:date="2024-08-28T03:49:00Z" w:id="6216">
              <w:rPr>
                <w:rFonts w:ascii="Aptos" w:hAnsi="Aptos" w:eastAsia="Aptos" w:cs="Aptos"/>
              </w:rPr>
            </w:rPrChange>
          </w:rPr>
          <w:delText xml:space="preserve">including settled </w:delText>
        </w:r>
      </w:del>
      <w:r>
        <w:rPr>
          <w:rFonts w:ascii="Calibri" w:hAnsi="Calibri" w:eastAsia="Aptos" w:cs="Calibri"/>
          <w:rPrChange w:author="Neeraj Durgapal" w:date="2024-08-28T03:49:00Z" w:id="6217">
            <w:rPr>
              <w:rFonts w:ascii="Aptos" w:hAnsi="Aptos" w:eastAsia="Aptos" w:cs="Aptos"/>
            </w:rPr>
          </w:rPrChange>
        </w:rPr>
        <w:t xml:space="preserve">amounts, </w:t>
      </w:r>
      <w:del w:author="Neeraj Durgapal" w:date="2024-08-28T03:22:00Z" w:id="6218">
        <w:r>
          <w:rPr>
            <w:rFonts w:ascii="Calibri" w:hAnsi="Calibri" w:eastAsia="Aptos" w:cs="Calibri"/>
            <w:rPrChange w:author="Neeraj Durgapal" w:date="2024-08-28T03:49:00Z" w:id="6219">
              <w:rPr>
                <w:rFonts w:ascii="Aptos" w:hAnsi="Aptos" w:eastAsia="Aptos" w:cs="Aptos"/>
              </w:rPr>
            </w:rPrChange>
          </w:rPr>
          <w:delText xml:space="preserve">pending </w:delText>
        </w:r>
      </w:del>
      <w:del w:author="Neeraj Durgapal" w:date="2024-08-28T03:24:00Z" w:id="6220">
        <w:r>
          <w:rPr>
            <w:rFonts w:ascii="Calibri" w:hAnsi="Calibri" w:eastAsia="Aptos" w:cs="Calibri"/>
            <w:rPrChange w:author="Neeraj Durgapal" w:date="2024-08-28T03:49:00Z" w:id="6221">
              <w:rPr>
                <w:rFonts w:ascii="Aptos" w:hAnsi="Aptos" w:eastAsia="Aptos" w:cs="Aptos"/>
              </w:rPr>
            </w:rPrChange>
          </w:rPr>
          <w:delText>settlement</w:delText>
        </w:r>
      </w:del>
      <w:ins w:author="Neeraj Durgapal" w:date="2024-08-28T03:23:00Z" w:id="6222">
        <w:r>
          <w:rPr>
            <w:rFonts w:ascii="Calibri" w:hAnsi="Calibri" w:eastAsia="Aptos" w:cs="Calibri"/>
          </w:rPr>
          <w:t>id</w:t>
        </w:r>
      </w:ins>
      <w:del w:author="Neeraj Durgapal" w:date="2024-08-28T03:23:00Z" w:id="6223">
        <w:r>
          <w:rPr>
            <w:rFonts w:ascii="Calibri" w:hAnsi="Calibri" w:eastAsia="Aptos" w:cs="Calibri"/>
            <w:rPrChange w:author="Neeraj Durgapal" w:date="2024-08-28T03:49:00Z" w:id="6224">
              <w:rPr>
                <w:rFonts w:ascii="Aptos" w:hAnsi="Aptos" w:eastAsia="Aptos" w:cs="Aptos"/>
              </w:rPr>
            </w:rPrChange>
          </w:rPr>
          <w:delText>s</w:delText>
        </w:r>
      </w:del>
      <w:r>
        <w:rPr>
          <w:rFonts w:ascii="Calibri" w:hAnsi="Calibri" w:eastAsia="Aptos" w:cs="Calibri"/>
          <w:rPrChange w:author="Neeraj Durgapal" w:date="2024-08-28T03:49:00Z" w:id="6225">
            <w:rPr>
              <w:rFonts w:ascii="Aptos" w:hAnsi="Aptos" w:eastAsia="Aptos" w:cs="Aptos"/>
            </w:rPr>
          </w:rPrChange>
        </w:rPr>
        <w:t>, and settlement dates</w:t>
      </w:r>
      <w:ins w:author="Neeraj Durgapal" w:date="2024-08-28T03:29:00Z" w:id="6226">
        <w:r>
          <w:rPr>
            <w:rFonts w:ascii="Calibri" w:hAnsi="Calibri" w:eastAsia="Aptos" w:cs="Calibri"/>
          </w:rPr>
          <w:t xml:space="preserve"> with transaction detail</w:t>
        </w:r>
      </w:ins>
      <w:ins w:author="Neeraj Durgapal" w:date="2024-08-28T03:30:00Z" w:id="6227">
        <w:r>
          <w:rPr>
            <w:rFonts w:ascii="Calibri" w:hAnsi="Calibri" w:eastAsia="Aptos" w:cs="Calibri"/>
          </w:rPr>
          <w:t>s</w:t>
        </w:r>
      </w:ins>
      <w:r>
        <w:rPr>
          <w:rFonts w:ascii="Calibri" w:hAnsi="Calibri" w:eastAsia="Aptos" w:cs="Calibri"/>
          <w:rPrChange w:author="Neeraj Durgapal" w:date="2024-08-28T03:49:00Z" w:id="6228">
            <w:rPr>
              <w:rFonts w:ascii="Aptos" w:hAnsi="Aptos" w:eastAsia="Aptos" w:cs="Aptos"/>
            </w:rPr>
          </w:rPrChange>
        </w:rPr>
        <w:t>.</w:t>
      </w:r>
    </w:p>
    <w:p w:rsidRPr="00E403D6" w:rsidR="00E403D6" w:rsidRDefault="00287800" w14:paraId="2458DEE8" w14:textId="77777777">
      <w:pPr>
        <w:pStyle w:val="Heading5"/>
        <w:spacing w:line="276" w:lineRule="auto"/>
        <w:ind w:left="2160"/>
        <w:rPr>
          <w:del w:author="ANIL KISHIN MANSUKHANI" w:date="2024-08-27T18:27:00Z" w:id="6229"/>
          <w:rFonts w:ascii="Calibri" w:hAnsi="Calibri" w:eastAsia="Aptos" w:cs="Calibri"/>
          <w:rPrChange w:author="Neeraj Durgapal" w:date="2024-08-28T03:49:00Z" w:id="6230">
            <w:rPr>
              <w:del w:author="ANIL KISHIN MANSUKHANI" w:date="2024-08-27T18:27:00Z" w:id="6231"/>
              <w:rFonts w:ascii="Aptos" w:hAnsi="Aptos" w:eastAsia="Aptos" w:cs="Aptos"/>
            </w:rPr>
          </w:rPrChange>
        </w:rPr>
      </w:pPr>
      <w:bookmarkStart w:name="_Toc175662504" w:id="6232"/>
      <w:del w:author="ANIL KISHIN MANSUKHANI" w:date="2024-08-27T18:27:00Z" w:id="6233">
        <w:r>
          <w:rPr>
            <w:rFonts w:ascii="Calibri" w:hAnsi="Calibri" w:eastAsia="Aptos Display" w:cs="Calibri"/>
            <w:rPrChange w:author="Neeraj Durgapal" w:date="2024-08-28T03:49:00Z" w:id="6234">
              <w:rPr>
                <w:rFonts w:ascii="Aptos Display" w:hAnsi="Aptos Display" w:eastAsia="Aptos Display" w:cs="Aptos Display"/>
              </w:rPr>
            </w:rPrChange>
          </w:rPr>
          <w:delText xml:space="preserve">8.3.2.2 – </w:delText>
        </w:r>
        <w:r>
          <w:rPr>
            <w:rFonts w:ascii="Calibri" w:hAnsi="Calibri" w:eastAsia="Aptos" w:cs="Calibri"/>
            <w:rPrChange w:author="Neeraj Durgapal" w:date="2024-08-28T03:49:00Z" w:id="6235">
              <w:rPr>
                <w:rFonts w:ascii="Aptos" w:hAnsi="Aptos" w:eastAsia="Aptos" w:cs="Aptos"/>
              </w:rPr>
            </w:rPrChange>
          </w:rPr>
          <w:delText>Discrepancy Tracking</w:delText>
        </w:r>
        <w:bookmarkEnd w:id="6232"/>
      </w:del>
    </w:p>
    <w:p w:rsidRPr="00E403D6" w:rsidR="00E403D6" w:rsidRDefault="00287800" w14:paraId="08583354" w14:textId="77777777">
      <w:pPr>
        <w:pStyle w:val="Heading5"/>
        <w:spacing w:after="0" w:line="276" w:lineRule="auto"/>
        <w:ind w:left="2160"/>
        <w:rPr>
          <w:del w:author="ANIL KISHIN MANSUKHANI" w:date="2024-08-27T18:27:00Z" w:id="6236"/>
          <w:rFonts w:ascii="Calibri" w:hAnsi="Calibri" w:eastAsia="Aptos" w:cs="Calibri"/>
          <w:rPrChange w:author="Neeraj Durgapal" w:date="2024-08-28T03:49:00Z" w:id="6237">
            <w:rPr>
              <w:del w:author="ANIL KISHIN MANSUKHANI" w:date="2024-08-27T18:27:00Z" w:id="6238"/>
              <w:rFonts w:ascii="Aptos" w:hAnsi="Aptos" w:eastAsia="Aptos" w:cs="Aptos"/>
            </w:rPr>
          </w:rPrChange>
        </w:rPr>
        <w:pPrChange w:author="ANIL KISHIN MANSUKHANI" w:date="2024-08-27T18:27:00Z" w:id="6239">
          <w:pPr>
            <w:pStyle w:val="ListParagraph"/>
            <w:numPr>
              <w:ilvl w:val="3"/>
              <w:numId w:val="34"/>
            </w:numPr>
            <w:spacing w:after="0" w:line="276" w:lineRule="auto"/>
            <w:ind w:left="3240" w:hanging="360"/>
          </w:pPr>
        </w:pPrChange>
      </w:pPr>
      <w:del w:author="ANIL KISHIN MANSUKHANI" w:date="2024-08-27T18:27:00Z" w:id="6240">
        <w:r>
          <w:rPr>
            <w:rFonts w:ascii="Calibri" w:hAnsi="Calibri" w:eastAsia="Aptos" w:cs="Calibri"/>
            <w:rPrChange w:author="Neeraj Durgapal" w:date="2024-08-28T03:49:00Z" w:id="6241">
              <w:rPr>
                <w:rFonts w:ascii="Aptos" w:hAnsi="Aptos" w:eastAsia="Aptos" w:cs="Aptos"/>
              </w:rPr>
            </w:rPrChange>
          </w:rPr>
          <w:delText xml:space="preserve">Highlight any discrepancies between expected and actual settlement amounts, with </w:delText>
        </w:r>
        <w:commentRangeStart w:id="6242"/>
        <w:commentRangeStart w:id="6243"/>
        <w:r>
          <w:rPr>
            <w:rFonts w:ascii="Calibri" w:hAnsi="Calibri" w:eastAsia="Aptos" w:cs="Calibri"/>
            <w:rPrChange w:author="Neeraj Durgapal" w:date="2024-08-28T03:49:00Z" w:id="6244">
              <w:rPr>
                <w:rFonts w:ascii="Aptos" w:hAnsi="Aptos" w:eastAsia="Aptos" w:cs="Aptos"/>
              </w:rPr>
            </w:rPrChange>
          </w:rPr>
          <w:delText>tools</w:delText>
        </w:r>
      </w:del>
      <w:commentRangeEnd w:id="6242"/>
      <w:r>
        <w:rPr>
          <w:rStyle w:val="CommentReference"/>
        </w:rPr>
        <w:commentReference w:id="6242"/>
      </w:r>
      <w:commentRangeEnd w:id="6243"/>
      <w:r>
        <w:rPr>
          <w:rStyle w:val="CommentReference"/>
        </w:rPr>
        <w:commentReference w:id="6243"/>
      </w:r>
      <w:del w:author="ANIL KISHIN MANSUKHANI" w:date="2024-08-27T18:27:00Z" w:id="6245">
        <w:r>
          <w:rPr>
            <w:rFonts w:ascii="Calibri" w:hAnsi="Calibri" w:eastAsia="Aptos" w:cs="Calibri"/>
            <w:rPrChange w:author="Neeraj Durgapal" w:date="2024-08-28T03:49:00Z" w:id="6246">
              <w:rPr>
                <w:rFonts w:ascii="Aptos" w:hAnsi="Aptos" w:eastAsia="Aptos" w:cs="Aptos"/>
              </w:rPr>
            </w:rPrChange>
          </w:rPr>
          <w:delText xml:space="preserve"> to investigate further.</w:delText>
        </w:r>
      </w:del>
    </w:p>
    <w:p w:rsidRPr="00E403D6" w:rsidR="00E403D6" w:rsidRDefault="00EE6F18" w14:paraId="2DAFA47B" w14:textId="3F0F5B19">
      <w:pPr>
        <w:pStyle w:val="Heading5"/>
        <w:spacing w:line="276" w:lineRule="auto"/>
        <w:ind w:left="2160"/>
        <w:rPr>
          <w:rFonts w:ascii="Calibri" w:hAnsi="Calibri" w:eastAsia="Aptos" w:cs="Calibri"/>
          <w:rPrChange w:author="Neeraj Durgapal" w:date="2024-08-28T03:49:00Z" w:id="6247">
            <w:rPr>
              <w:rFonts w:ascii="Aptos" w:hAnsi="Aptos" w:eastAsia="Aptos" w:cs="Aptos"/>
            </w:rPr>
          </w:rPrChange>
        </w:rPr>
      </w:pPr>
      <w:bookmarkStart w:name="_Toc175662505" w:id="6248"/>
      <w:r>
        <w:rPr>
          <w:rFonts w:ascii="Calibri" w:hAnsi="Calibri" w:eastAsia="Aptos Display" w:cs="Calibri"/>
        </w:rPr>
        <w:t>8</w:t>
      </w:r>
      <w:del w:author="Neeraj Durgapal" w:date="2024-08-28T03:52:00Z" w:id="6249">
        <w:r w:rsidR="00287800">
          <w:rPr>
            <w:rFonts w:ascii="Calibri" w:hAnsi="Calibri" w:eastAsia="Aptos Display" w:cs="Calibri"/>
            <w:rPrChange w:author="Neeraj Durgapal" w:date="2024-08-28T03:49:00Z" w:id="6250">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251">
            <w:rPr>
              <w:rFonts w:ascii="Aptos Display" w:hAnsi="Aptos Display" w:eastAsia="Aptos Display" w:cs="Aptos Display"/>
            </w:rPr>
          </w:rPrChange>
        </w:rPr>
        <w:t xml:space="preserve">.3.2.3 – </w:t>
      </w:r>
      <w:r w:rsidR="00287800">
        <w:rPr>
          <w:rFonts w:ascii="Calibri" w:hAnsi="Calibri" w:eastAsia="Aptos" w:cs="Calibri"/>
          <w:rPrChange w:author="Neeraj Durgapal" w:date="2024-08-28T03:49:00Z" w:id="6252">
            <w:rPr>
              <w:rFonts w:ascii="Aptos" w:hAnsi="Aptos" w:eastAsia="Aptos" w:cs="Aptos"/>
            </w:rPr>
          </w:rPrChange>
        </w:rPr>
        <w:t>Historical Data</w:t>
      </w:r>
      <w:bookmarkEnd w:id="6248"/>
    </w:p>
    <w:p w:rsidR="00E403D6" w:rsidRDefault="00287800" w14:paraId="5B5C8E9B" w14:textId="77777777">
      <w:pPr>
        <w:pStyle w:val="ListParagraph"/>
        <w:numPr>
          <w:ilvl w:val="3"/>
          <w:numId w:val="34"/>
        </w:numPr>
        <w:spacing w:after="0" w:line="276" w:lineRule="auto"/>
        <w:ind w:left="3240"/>
        <w:rPr>
          <w:ins w:author="Neeraj Durgapal" w:date="2024-08-28T03:32:00Z" w:id="6253"/>
          <w:rFonts w:ascii="Calibri" w:hAnsi="Calibri" w:eastAsia="Aptos" w:cs="Calibri"/>
        </w:rPr>
      </w:pPr>
      <w:r>
        <w:rPr>
          <w:rFonts w:ascii="Calibri" w:hAnsi="Calibri" w:eastAsia="Aptos" w:cs="Calibri"/>
          <w:rPrChange w:author="Neeraj Durgapal" w:date="2024-08-28T03:49:00Z" w:id="6254">
            <w:rPr>
              <w:rFonts w:ascii="Aptos" w:hAnsi="Aptos" w:eastAsia="Aptos" w:cs="Aptos"/>
            </w:rPr>
          </w:rPrChange>
        </w:rPr>
        <w:t>Allow access to historical settlement data with filtering options by date range</w:t>
      </w:r>
      <w:del w:author="Neeraj Durgapal" w:date="2024-08-28T03:32:00Z" w:id="6255">
        <w:r>
          <w:rPr>
            <w:rFonts w:ascii="Calibri" w:hAnsi="Calibri" w:eastAsia="Aptos" w:cs="Calibri"/>
            <w:rPrChange w:author="Neeraj Durgapal" w:date="2024-08-28T03:49:00Z" w:id="6256">
              <w:rPr>
                <w:rFonts w:ascii="Aptos" w:hAnsi="Aptos" w:eastAsia="Aptos" w:cs="Aptos"/>
              </w:rPr>
            </w:rPrChange>
          </w:rPr>
          <w:delText xml:space="preserve"> and settlement status</w:delText>
        </w:r>
      </w:del>
      <w:r>
        <w:rPr>
          <w:rFonts w:ascii="Calibri" w:hAnsi="Calibri" w:eastAsia="Aptos" w:cs="Calibri"/>
          <w:rPrChange w:author="Neeraj Durgapal" w:date="2024-08-28T03:49:00Z" w:id="6257">
            <w:rPr>
              <w:rFonts w:ascii="Aptos" w:hAnsi="Aptos" w:eastAsia="Aptos" w:cs="Aptos"/>
            </w:rPr>
          </w:rPrChange>
        </w:rPr>
        <w:t>.</w:t>
      </w:r>
    </w:p>
    <w:p w:rsidR="00E403D6" w:rsidRDefault="00287800" w14:paraId="6A11E01E" w14:textId="77777777">
      <w:pPr>
        <w:pStyle w:val="ListParagraph"/>
        <w:numPr>
          <w:ilvl w:val="3"/>
          <w:numId w:val="34"/>
        </w:numPr>
        <w:spacing w:after="0" w:line="276" w:lineRule="auto"/>
        <w:ind w:left="3240"/>
        <w:rPr>
          <w:ins w:author="ANIL KISHIN MANSUKHANI" w:date="2024-08-27T18:43:00Z" w:id="6258"/>
          <w:rFonts w:ascii="Calibri" w:hAnsi="Calibri" w:eastAsia="Aptos" w:cs="Calibri"/>
        </w:rPr>
      </w:pPr>
      <w:ins w:author="Neeraj Durgapal" w:date="2024-08-28T03:32:00Z" w:id="6259">
        <w:r>
          <w:rPr>
            <w:rFonts w:ascii="Calibri" w:hAnsi="Calibri" w:eastAsia="Aptos" w:cs="Calibri"/>
          </w:rPr>
          <w:t xml:space="preserve">Merchant can </w:t>
        </w:r>
      </w:ins>
      <w:ins w:author="Neeraj Durgapal" w:date="2024-08-28T03:33:00Z" w:id="6260">
        <w:r>
          <w:rPr>
            <w:rFonts w:ascii="Calibri" w:hAnsi="Calibri" w:eastAsia="Aptos" w:cs="Calibri"/>
          </w:rPr>
          <w:t xml:space="preserve">select max date range till </w:t>
        </w:r>
      </w:ins>
      <w:ins w:author="Neeraj Durgapal" w:date="2024-08-28T03:38:00Z" w:id="6261">
        <w:r>
          <w:rPr>
            <w:rFonts w:ascii="Calibri" w:hAnsi="Calibri" w:eastAsia="Aptos" w:cs="Calibri"/>
          </w:rPr>
          <w:t>3</w:t>
        </w:r>
      </w:ins>
      <w:ins w:author="Neeraj Durgapal" w:date="2024-08-28T03:33:00Z" w:id="6262">
        <w:r>
          <w:rPr>
            <w:rFonts w:ascii="Calibri" w:hAnsi="Calibri" w:eastAsia="Aptos" w:cs="Calibri"/>
          </w:rPr>
          <w:t>0 days</w:t>
        </w:r>
      </w:ins>
      <w:ins w:author="Neeraj Durgapal" w:date="2024-08-28T03:34:00Z" w:id="6263">
        <w:r>
          <w:rPr>
            <w:rFonts w:ascii="Calibri" w:hAnsi="Calibri" w:eastAsia="Aptos" w:cs="Calibri"/>
          </w:rPr>
          <w:t xml:space="preserve"> from the selecting day</w:t>
        </w:r>
      </w:ins>
      <w:ins w:author="Neeraj Durgapal" w:date="2024-08-28T03:33:00Z" w:id="6264">
        <w:r>
          <w:rPr>
            <w:rFonts w:ascii="Calibri" w:hAnsi="Calibri" w:eastAsia="Aptos" w:cs="Calibri"/>
          </w:rPr>
          <w:t>.</w:t>
        </w:r>
      </w:ins>
      <w:ins w:author="Neeraj Durgapal" w:date="2024-08-28T03:34:00Z" w:id="6265">
        <w:r>
          <w:rPr>
            <w:rFonts w:ascii="Calibri" w:hAnsi="Calibri" w:eastAsia="Aptos" w:cs="Calibri"/>
          </w:rPr>
          <w:t xml:space="preserve"> If </w:t>
        </w:r>
      </w:ins>
      <w:ins w:author="Neeraj Durgapal" w:date="2024-08-28T03:35:00Z" w:id="6266">
        <w:r>
          <w:rPr>
            <w:rFonts w:ascii="Calibri" w:hAnsi="Calibri" w:eastAsia="Aptos" w:cs="Calibri"/>
          </w:rPr>
          <w:t xml:space="preserve">max </w:t>
        </w:r>
      </w:ins>
      <w:ins w:author="Neeraj Durgapal" w:date="2024-08-28T03:34:00Z" w:id="6267">
        <w:r>
          <w:rPr>
            <w:rFonts w:ascii="Calibri" w:hAnsi="Calibri" w:eastAsia="Aptos" w:cs="Calibri"/>
          </w:rPr>
          <w:t>day is minimum from current day it will allow to choos</w:t>
        </w:r>
      </w:ins>
      <w:ins w:author="Neeraj Durgapal" w:date="2024-08-28T03:35:00Z" w:id="6268">
        <w:r>
          <w:rPr>
            <w:rFonts w:ascii="Calibri" w:hAnsi="Calibri" w:eastAsia="Aptos" w:cs="Calibri"/>
          </w:rPr>
          <w:t>e</w:t>
        </w:r>
      </w:ins>
      <w:ins w:author="Neeraj Durgapal" w:date="2024-08-28T03:34:00Z" w:id="6269">
        <w:r>
          <w:rPr>
            <w:rFonts w:ascii="Calibri" w:hAnsi="Calibri" w:eastAsia="Aptos" w:cs="Calibri"/>
          </w:rPr>
          <w:t xml:space="preserve"> till current day on</w:t>
        </w:r>
      </w:ins>
      <w:ins w:author="Neeraj Durgapal" w:date="2024-08-28T03:35:00Z" w:id="6270">
        <w:r>
          <w:rPr>
            <w:rFonts w:ascii="Calibri" w:hAnsi="Calibri" w:eastAsia="Aptos" w:cs="Calibri"/>
          </w:rPr>
          <w:t>ly.</w:t>
        </w:r>
      </w:ins>
    </w:p>
    <w:p w:rsidR="00E403D6" w:rsidRDefault="00EE6F18" w14:paraId="477897E6" w14:textId="7AAEC398">
      <w:pPr>
        <w:pStyle w:val="Heading5"/>
        <w:spacing w:line="276" w:lineRule="auto"/>
        <w:ind w:left="2160"/>
        <w:rPr>
          <w:ins w:author="ANIL KISHIN MANSUKHANI" w:date="2024-08-27T18:43:00Z" w:id="6271"/>
          <w:rFonts w:ascii="Calibri" w:hAnsi="Calibri" w:eastAsia="Aptos" w:cs="Calibri"/>
        </w:rPr>
      </w:pPr>
      <w:r>
        <w:rPr>
          <w:rFonts w:ascii="Calibri" w:hAnsi="Calibri" w:eastAsia="Aptos Display" w:cs="Calibri"/>
        </w:rPr>
        <w:t>8</w:t>
      </w:r>
      <w:del w:author="Neeraj Durgapal" w:date="2024-08-28T03:52:00Z" w:id="6272">
        <w:r w:rsidR="00287800">
          <w:rPr>
            <w:rFonts w:ascii="Calibri" w:hAnsi="Calibri" w:eastAsia="Aptos Display" w:cs="Calibri"/>
          </w:rPr>
          <w:delText>8</w:delText>
        </w:r>
      </w:del>
      <w:ins w:author="ANIL KISHIN MANSUKHANI" w:date="2024-08-27T18:43:00Z" w:id="6273">
        <w:r w:rsidR="00287800">
          <w:rPr>
            <w:rFonts w:ascii="Calibri" w:hAnsi="Calibri" w:eastAsia="Aptos Display" w:cs="Calibri"/>
          </w:rPr>
          <w:t xml:space="preserve">.3.2.3 – </w:t>
        </w:r>
        <w:r w:rsidR="00287800">
          <w:rPr>
            <w:rFonts w:ascii="Calibri" w:hAnsi="Calibri" w:eastAsia="Aptos" w:cs="Calibri"/>
          </w:rPr>
          <w:t>Sample Report</w:t>
        </w:r>
      </w:ins>
      <w:ins w:author="Neeraj Durgapal" w:date="2024-08-28T03:36:00Z" w:id="6274">
        <w:r w:rsidR="00287800">
          <w:rPr>
            <w:rFonts w:ascii="Calibri" w:hAnsi="Calibri" w:eastAsia="Aptos" w:cs="Calibri"/>
          </w:rPr>
          <w:t xml:space="preserve"> - </w:t>
        </w:r>
        <w:r w:rsidR="00287800">
          <w:rPr>
            <w:rFonts w:ascii="Calibri" w:hAnsi="Calibri" w:eastAsia="Aptos" w:cs="Calibri"/>
            <w:color w:val="auto"/>
          </w:rPr>
          <w:t>Report will be available in csv</w:t>
        </w:r>
      </w:ins>
      <w:ins w:author="Yogeshkumar Masam" w:date="2024-08-29T11:22:00Z" w:id="6275">
        <w:r w:rsidR="00287800">
          <w:rPr>
            <w:rFonts w:ascii="Calibri" w:hAnsi="Calibri" w:eastAsia="Aptos" w:cs="Calibri"/>
            <w:color w:val="auto"/>
          </w:rPr>
          <w:t>,txt</w:t>
        </w:r>
      </w:ins>
      <w:ins w:author="Neeraj Durgapal" w:date="2024-08-28T03:36:00Z" w:id="6276">
        <w:r w:rsidR="00287800">
          <w:rPr>
            <w:rFonts w:ascii="Calibri" w:hAnsi="Calibri" w:eastAsia="Aptos" w:cs="Calibri"/>
            <w:color w:val="auto"/>
          </w:rPr>
          <w:t xml:space="preserve"> and .xls format.</w:t>
        </w:r>
      </w:ins>
    </w:p>
    <w:p w:rsidR="00E403D6" w:rsidRDefault="00E403D6" w14:paraId="283B2060" w14:textId="77777777">
      <w:pPr>
        <w:spacing w:after="0" w:line="276" w:lineRule="auto"/>
        <w:ind w:left="3240"/>
        <w:rPr>
          <w:ins w:author="ANIL KISHIN MANSUKHANI" w:date="2024-08-27T18:43:00Z" w:id="6277"/>
          <w:rFonts w:ascii="Calibri" w:hAnsi="Calibri" w:eastAsia="Aptos" w:cs="Calibri"/>
        </w:rPr>
        <w:pPrChange w:author="ANIL KISHIN MANSUKHANI" w:date="2024-08-27T18:43:00Z" w:id="6278">
          <w:pPr>
            <w:pStyle w:val="ListParagraph"/>
            <w:numPr>
              <w:ilvl w:val="3"/>
              <w:numId w:val="34"/>
            </w:numPr>
            <w:spacing w:after="0" w:line="276" w:lineRule="auto"/>
            <w:ind w:left="3240" w:hanging="360"/>
          </w:pPr>
        </w:pPrChange>
      </w:pPr>
    </w:p>
    <w:p w:rsidRPr="00E403D6" w:rsidR="00E403D6" w:rsidRDefault="00287800" w14:paraId="7F55BCB7" w14:textId="77777777">
      <w:pPr>
        <w:spacing w:after="0" w:line="276" w:lineRule="auto"/>
        <w:ind w:left="3240"/>
        <w:rPr>
          <w:rFonts w:ascii="Calibri" w:hAnsi="Calibri" w:eastAsia="Aptos" w:cs="Calibri"/>
          <w:rPrChange w:author="Neeraj Durgapal" w:date="2024-08-28T03:49:00Z" w:id="6279">
            <w:rPr>
              <w:rFonts w:ascii="Aptos" w:hAnsi="Aptos" w:eastAsia="Aptos" w:cs="Aptos"/>
            </w:rPr>
          </w:rPrChange>
        </w:rPr>
        <w:pPrChange w:author="ANIL KISHIN MANSUKHANI" w:date="2024-08-27T18:43:00Z" w:id="6280">
          <w:pPr>
            <w:pStyle w:val="ListParagraph"/>
            <w:numPr>
              <w:ilvl w:val="3"/>
              <w:numId w:val="34"/>
            </w:numPr>
            <w:spacing w:after="0" w:line="276" w:lineRule="auto"/>
            <w:ind w:left="3240" w:hanging="360"/>
          </w:pPr>
        </w:pPrChange>
      </w:pPr>
      <w:ins w:author="ANIL KISHIN MANSUKHANI" w:date="2024-08-27T18:43:00Z" w:id="6281">
        <w:r>
          <w:rPr>
            <w:rFonts w:ascii="Calibri" w:hAnsi="Calibri" w:cs="Calibri"/>
            <w:noProof/>
            <w:lang w:val="en-IN" w:eastAsia="en-IN"/>
            <w:rPrChange w:author="Neeraj Durgapal" w:date="2024-08-28T03:49:00Z" w:id="6282">
              <w:rPr>
                <w:noProof/>
                <w:lang w:val="en-IN" w:eastAsia="en-IN"/>
              </w:rPr>
            </w:rPrChange>
          </w:rPr>
          <w:drawing>
            <wp:inline distT="0" distB="0" distL="0" distR="0" wp14:anchorId="515DA181" wp14:editId="07777777">
              <wp:extent cx="5943600" cy="580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943600" cy="580390"/>
                      </a:xfrm>
                      <a:prstGeom prst="rect">
                        <a:avLst/>
                      </a:prstGeom>
                    </pic:spPr>
                  </pic:pic>
                </a:graphicData>
              </a:graphic>
            </wp:inline>
          </w:drawing>
        </w:r>
      </w:ins>
    </w:p>
    <w:p w:rsidRPr="00E403D6" w:rsidR="00E403D6" w:rsidRDefault="5CB0C1DA" w14:paraId="26190F1E" w14:textId="77777777">
      <w:pPr>
        <w:spacing w:after="0" w:line="276" w:lineRule="auto"/>
      </w:pPr>
      <w:r w:rsidRPr="2872C525">
        <w:rPr>
          <w:rFonts w:ascii="Calibri" w:hAnsi="Calibri" w:eastAsia="Aptos" w:cs="Calibri"/>
          <w:rPrChange w:author="Neeraj Durgapal" w:date="2024-08-28T03:49:00Z" w:id="6283">
            <w:rPr>
              <w:rFonts w:ascii="Aptos" w:hAnsi="Aptos" w:eastAsia="Aptos" w:cs="Aptos"/>
            </w:rPr>
          </w:rPrChange>
        </w:rPr>
        <w:t xml:space="preserve"> </w:t>
      </w:r>
    </w:p>
    <w:p w:rsidRPr="00E403D6" w:rsidR="00E403D6" w:rsidRDefault="00EE6F18" w14:paraId="18E05BD6" w14:textId="3ABE6449">
      <w:pPr>
        <w:pStyle w:val="Heading4"/>
        <w:spacing w:line="276" w:lineRule="auto"/>
        <w:ind w:left="1440"/>
        <w:rPr>
          <w:rFonts w:ascii="Calibri" w:hAnsi="Calibri" w:cs="Calibri"/>
          <w:rPrChange w:author="Neeraj Durgapal" w:date="2024-08-28T03:49:00Z" w:id="6284">
            <w:rPr/>
          </w:rPrChange>
        </w:rPr>
      </w:pPr>
      <w:bookmarkStart w:name="_Toc175662506" w:id="6285"/>
      <w:r>
        <w:rPr>
          <w:rFonts w:ascii="Calibri" w:hAnsi="Calibri" w:eastAsia="Aptos Display" w:cs="Calibri"/>
        </w:rPr>
        <w:t>8</w:t>
      </w:r>
      <w:del w:author="Neeraj Durgapal" w:date="2024-08-28T03:52:00Z" w:id="6286">
        <w:r w:rsidR="00287800">
          <w:rPr>
            <w:rFonts w:ascii="Calibri" w:hAnsi="Calibri" w:eastAsia="Aptos Display" w:cs="Calibri"/>
            <w:rPrChange w:author="Neeraj Durgapal" w:date="2024-08-28T03:49:00Z" w:id="6287">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288">
            <w:rPr>
              <w:rFonts w:ascii="Aptos Display" w:hAnsi="Aptos Display" w:eastAsia="Aptos Display" w:cs="Aptos Display"/>
            </w:rPr>
          </w:rPrChange>
        </w:rPr>
        <w:t xml:space="preserve">.3.3- </w:t>
      </w:r>
      <w:r w:rsidR="00287800">
        <w:rPr>
          <w:rFonts w:ascii="Calibri" w:hAnsi="Calibri" w:eastAsia="Aptos" w:cs="Calibri"/>
          <w:rPrChange w:author="Neeraj Durgapal" w:date="2024-08-28T03:49:00Z" w:id="6289">
            <w:rPr>
              <w:rFonts w:ascii="Aptos" w:hAnsi="Aptos" w:eastAsia="Aptos" w:cs="Aptos"/>
            </w:rPr>
          </w:rPrChange>
        </w:rPr>
        <w:t>Transactions Report</w:t>
      </w:r>
      <w:bookmarkEnd w:id="6285"/>
      <w:r w:rsidR="00287800">
        <w:rPr>
          <w:rFonts w:ascii="Calibri" w:hAnsi="Calibri" w:eastAsia="Aptos Display" w:cs="Calibri"/>
          <w:rPrChange w:author="Neeraj Durgapal" w:date="2024-08-28T03:49:00Z" w:id="6290">
            <w:rPr>
              <w:rFonts w:ascii="Aptos Display" w:hAnsi="Aptos Display" w:eastAsia="Aptos Display" w:cs="Aptos Display"/>
            </w:rPr>
          </w:rPrChange>
        </w:rPr>
        <w:t xml:space="preserve"> </w:t>
      </w:r>
    </w:p>
    <w:p w:rsidRPr="00E403D6" w:rsidR="00E403D6" w:rsidRDefault="00287800" w14:paraId="505EC409" w14:textId="7CC39877">
      <w:pPr>
        <w:pStyle w:val="Heading5"/>
        <w:spacing w:line="276" w:lineRule="auto"/>
        <w:ind w:left="2160"/>
        <w:rPr>
          <w:rFonts w:ascii="Calibri" w:hAnsi="Calibri" w:cs="Calibri"/>
          <w:rPrChange w:author="Neeraj Durgapal" w:date="2024-08-28T03:49:00Z" w:id="6291">
            <w:rPr/>
          </w:rPrChange>
        </w:rPr>
      </w:pPr>
      <w:bookmarkStart w:name="_Toc175662507" w:id="6292"/>
      <w:del w:author="Neeraj Durgapal" w:date="2024-08-28T03:52:00Z" w:id="6293">
        <w:r>
          <w:rPr>
            <w:rFonts w:ascii="Calibri" w:hAnsi="Calibri" w:eastAsia="Aptos Display" w:cs="Calibri"/>
            <w:rPrChange w:author="Neeraj Durgapal" w:date="2024-08-28T03:49:00Z" w:id="6294">
              <w:rPr>
                <w:rFonts w:ascii="Aptos Display" w:hAnsi="Aptos Display" w:eastAsia="Aptos Display" w:cs="Aptos Display"/>
              </w:rPr>
            </w:rPrChange>
          </w:rPr>
          <w:delText>8</w:delText>
        </w:r>
      </w:del>
      <w:r w:rsidR="00EE6F18">
        <w:rPr>
          <w:rFonts w:ascii="Calibri" w:hAnsi="Calibri" w:eastAsia="Aptos Display" w:cs="Calibri"/>
        </w:rPr>
        <w:t>8</w:t>
      </w:r>
      <w:r>
        <w:rPr>
          <w:rFonts w:ascii="Calibri" w:hAnsi="Calibri" w:eastAsia="Aptos Display" w:cs="Calibri"/>
          <w:rPrChange w:author="Neeraj Durgapal" w:date="2024-08-28T03:49:00Z" w:id="6295">
            <w:rPr>
              <w:rFonts w:ascii="Aptos Display" w:hAnsi="Aptos Display" w:eastAsia="Aptos Display" w:cs="Aptos Display"/>
            </w:rPr>
          </w:rPrChange>
        </w:rPr>
        <w:t xml:space="preserve">.3.3.1 – </w:t>
      </w:r>
      <w:r>
        <w:rPr>
          <w:rFonts w:ascii="Calibri" w:hAnsi="Calibri" w:eastAsia="Aptos" w:cs="Calibri"/>
          <w:rPrChange w:author="Neeraj Durgapal" w:date="2024-08-28T03:49:00Z" w:id="6296">
            <w:rPr>
              <w:rFonts w:ascii="Aptos" w:hAnsi="Aptos" w:eastAsia="Aptos" w:cs="Aptos"/>
            </w:rPr>
          </w:rPrChange>
        </w:rPr>
        <w:t>Transaction Overview</w:t>
      </w:r>
      <w:bookmarkEnd w:id="6292"/>
      <w:r>
        <w:rPr>
          <w:rFonts w:ascii="Calibri" w:hAnsi="Calibri" w:eastAsia="Aptos Display" w:cs="Calibri"/>
          <w:rPrChange w:author="Neeraj Durgapal" w:date="2024-08-28T03:49:00Z" w:id="6297">
            <w:rPr>
              <w:rFonts w:ascii="Aptos Display" w:hAnsi="Aptos Display" w:eastAsia="Aptos Display" w:cs="Aptos Display"/>
            </w:rPr>
          </w:rPrChange>
        </w:rPr>
        <w:t xml:space="preserve"> </w:t>
      </w:r>
    </w:p>
    <w:p w:rsidRPr="00E403D6" w:rsidR="00E403D6" w:rsidRDefault="00287800" w14:paraId="06A6C867" w14:textId="77777777">
      <w:pPr>
        <w:pStyle w:val="ListParagraph"/>
        <w:numPr>
          <w:ilvl w:val="3"/>
          <w:numId w:val="34"/>
        </w:numPr>
        <w:spacing w:after="0" w:line="276" w:lineRule="auto"/>
        <w:ind w:left="3240"/>
        <w:rPr>
          <w:rFonts w:ascii="Calibri" w:hAnsi="Calibri" w:eastAsia="Aptos" w:cs="Calibri"/>
          <w:rPrChange w:author="Neeraj Durgapal" w:date="2024-08-28T03:49:00Z" w:id="6298">
            <w:rPr>
              <w:rFonts w:ascii="Aptos" w:hAnsi="Aptos" w:eastAsia="Aptos" w:cs="Aptos"/>
            </w:rPr>
          </w:rPrChange>
        </w:rPr>
      </w:pPr>
      <w:r>
        <w:rPr>
          <w:rFonts w:ascii="Calibri" w:hAnsi="Calibri" w:eastAsia="Aptos" w:cs="Calibri"/>
          <w:rPrChange w:author="Neeraj Durgapal" w:date="2024-08-28T03:49:00Z" w:id="6299">
            <w:rPr>
              <w:rFonts w:ascii="Aptos" w:hAnsi="Aptos" w:eastAsia="Aptos" w:cs="Aptos"/>
            </w:rPr>
          </w:rPrChange>
        </w:rPr>
        <w:t>Provide a comprehensive list of all transactions, including transaction ID, date, amount, and status (successful, pending, and failed).</w:t>
      </w:r>
    </w:p>
    <w:p w:rsidRPr="00E403D6" w:rsidR="00E403D6" w:rsidRDefault="00EE6F18" w14:paraId="5BC15C3A" w14:textId="21A88736">
      <w:pPr>
        <w:pStyle w:val="Heading5"/>
        <w:spacing w:line="276" w:lineRule="auto"/>
        <w:ind w:left="2160"/>
        <w:rPr>
          <w:rFonts w:ascii="Calibri" w:hAnsi="Calibri" w:eastAsia="Aptos" w:cs="Calibri"/>
          <w:rPrChange w:author="Neeraj Durgapal" w:date="2024-08-28T03:49:00Z" w:id="6300">
            <w:rPr>
              <w:rFonts w:ascii="Aptos" w:hAnsi="Aptos" w:eastAsia="Aptos" w:cs="Aptos"/>
            </w:rPr>
          </w:rPrChange>
        </w:rPr>
      </w:pPr>
      <w:bookmarkStart w:name="_Toc175662508" w:id="6301"/>
      <w:r>
        <w:rPr>
          <w:rFonts w:ascii="Calibri" w:hAnsi="Calibri" w:eastAsia="Aptos Display" w:cs="Calibri"/>
        </w:rPr>
        <w:t>8</w:t>
      </w:r>
      <w:del w:author="Neeraj Durgapal" w:date="2024-08-28T03:52:00Z" w:id="6302">
        <w:r w:rsidR="00287800">
          <w:rPr>
            <w:rFonts w:ascii="Calibri" w:hAnsi="Calibri" w:eastAsia="Aptos Display" w:cs="Calibri"/>
            <w:rPrChange w:author="Neeraj Durgapal" w:date="2024-08-28T03:49:00Z" w:id="6303">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304">
            <w:rPr>
              <w:rFonts w:ascii="Aptos Display" w:hAnsi="Aptos Display" w:eastAsia="Aptos Display" w:cs="Aptos Display"/>
            </w:rPr>
          </w:rPrChange>
        </w:rPr>
        <w:t xml:space="preserve">.3.3.2 – </w:t>
      </w:r>
      <w:r w:rsidR="00287800">
        <w:rPr>
          <w:rFonts w:ascii="Calibri" w:hAnsi="Calibri" w:eastAsia="Aptos" w:cs="Calibri"/>
          <w:rPrChange w:author="Neeraj Durgapal" w:date="2024-08-28T03:49:00Z" w:id="6305">
            <w:rPr>
              <w:rFonts w:ascii="Aptos" w:hAnsi="Aptos" w:eastAsia="Aptos" w:cs="Aptos"/>
            </w:rPr>
          </w:rPrChange>
        </w:rPr>
        <w:t>Detailed Insights</w:t>
      </w:r>
      <w:bookmarkEnd w:id="6301"/>
    </w:p>
    <w:p w:rsidRPr="00E403D6" w:rsidR="00E403D6" w:rsidRDefault="00287800" w14:paraId="1A90068C" w14:textId="77777777">
      <w:pPr>
        <w:pStyle w:val="ListParagraph"/>
        <w:numPr>
          <w:ilvl w:val="3"/>
          <w:numId w:val="34"/>
        </w:numPr>
        <w:spacing w:after="0" w:line="276" w:lineRule="auto"/>
        <w:ind w:left="3240"/>
        <w:rPr>
          <w:rFonts w:ascii="Calibri" w:hAnsi="Calibri" w:eastAsia="Aptos" w:cs="Calibri"/>
          <w:rPrChange w:author="Neeraj Durgapal" w:date="2024-08-28T03:49:00Z" w:id="6306">
            <w:rPr>
              <w:rFonts w:ascii="Aptos" w:hAnsi="Aptos" w:eastAsia="Aptos" w:cs="Aptos"/>
            </w:rPr>
          </w:rPrChange>
        </w:rPr>
      </w:pPr>
      <w:r>
        <w:rPr>
          <w:rFonts w:ascii="Calibri" w:hAnsi="Calibri" w:eastAsia="Aptos" w:cs="Calibri"/>
          <w:rPrChange w:author="Neeraj Durgapal" w:date="2024-08-28T03:49:00Z" w:id="6307">
            <w:rPr>
              <w:rFonts w:ascii="Aptos" w:hAnsi="Aptos" w:eastAsia="Aptos" w:cs="Aptos"/>
            </w:rPr>
          </w:rPrChange>
        </w:rPr>
        <w:t>Drill down into specific transactions for more detailed information, including payment method and customer details.</w:t>
      </w:r>
    </w:p>
    <w:p w:rsidRPr="00E403D6" w:rsidR="00E403D6" w:rsidRDefault="00EE6F18" w14:paraId="0F25259A" w14:textId="6DCEE0BD">
      <w:pPr>
        <w:pStyle w:val="Heading5"/>
        <w:spacing w:line="276" w:lineRule="auto"/>
        <w:ind w:left="2160"/>
        <w:rPr>
          <w:rFonts w:ascii="Calibri" w:hAnsi="Calibri" w:eastAsia="Aptos" w:cs="Calibri"/>
          <w:rPrChange w:author="Neeraj Durgapal" w:date="2024-08-28T03:49:00Z" w:id="6308">
            <w:rPr>
              <w:rFonts w:ascii="Aptos" w:hAnsi="Aptos" w:eastAsia="Aptos" w:cs="Aptos"/>
            </w:rPr>
          </w:rPrChange>
        </w:rPr>
      </w:pPr>
      <w:bookmarkStart w:name="_Toc175662509" w:id="6309"/>
      <w:r>
        <w:rPr>
          <w:rFonts w:ascii="Calibri" w:hAnsi="Calibri" w:eastAsia="Aptos Display" w:cs="Calibri"/>
        </w:rPr>
        <w:t>8</w:t>
      </w:r>
      <w:del w:author="Neeraj Durgapal" w:date="2024-08-28T03:52:00Z" w:id="6310">
        <w:r w:rsidR="00287800">
          <w:rPr>
            <w:rFonts w:ascii="Calibri" w:hAnsi="Calibri" w:eastAsia="Aptos Display" w:cs="Calibri"/>
            <w:rPrChange w:author="Neeraj Durgapal" w:date="2024-08-28T03:49:00Z" w:id="6311">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312">
            <w:rPr>
              <w:rFonts w:ascii="Aptos Display" w:hAnsi="Aptos Display" w:eastAsia="Aptos Display" w:cs="Aptos Display"/>
            </w:rPr>
          </w:rPrChange>
        </w:rPr>
        <w:t xml:space="preserve">.3.3.3 – </w:t>
      </w:r>
      <w:r w:rsidR="00287800">
        <w:rPr>
          <w:rFonts w:ascii="Calibri" w:hAnsi="Calibri" w:eastAsia="Aptos" w:cs="Calibri"/>
          <w:rPrChange w:author="Neeraj Durgapal" w:date="2024-08-28T03:49:00Z" w:id="6313">
            <w:rPr>
              <w:rFonts w:ascii="Aptos" w:hAnsi="Aptos" w:eastAsia="Aptos" w:cs="Aptos"/>
            </w:rPr>
          </w:rPrChange>
        </w:rPr>
        <w:t>Real-Time Data</w:t>
      </w:r>
      <w:bookmarkEnd w:id="6309"/>
    </w:p>
    <w:p w:rsidR="00E403D6" w:rsidRDefault="00287800" w14:paraId="69016B80" w14:textId="77777777">
      <w:pPr>
        <w:pStyle w:val="ListParagraph"/>
        <w:numPr>
          <w:ilvl w:val="3"/>
          <w:numId w:val="34"/>
        </w:numPr>
        <w:spacing w:after="0" w:line="276" w:lineRule="auto"/>
        <w:ind w:left="3240"/>
        <w:rPr>
          <w:ins w:author="Neeraj Durgapal" w:date="2024-08-28T03:37:00Z" w:id="6314"/>
          <w:rFonts w:ascii="Calibri" w:hAnsi="Calibri" w:eastAsia="Aptos" w:cs="Calibri"/>
        </w:rPr>
      </w:pPr>
      <w:r>
        <w:rPr>
          <w:rFonts w:ascii="Calibri" w:hAnsi="Calibri" w:eastAsia="Aptos" w:cs="Calibri"/>
          <w:rPrChange w:author="Neeraj Durgapal" w:date="2024-08-28T03:49:00Z" w:id="6315">
            <w:rPr>
              <w:rFonts w:ascii="Aptos" w:hAnsi="Aptos" w:eastAsia="Aptos" w:cs="Aptos"/>
            </w:rPr>
          </w:rPrChange>
        </w:rPr>
        <w:t xml:space="preserve">Allow access to </w:t>
      </w:r>
      <w:del w:author="Neeraj Durgapal" w:date="2024-08-28T03:40:00Z" w:id="6316">
        <w:r>
          <w:rPr>
            <w:rFonts w:ascii="Calibri" w:hAnsi="Calibri" w:eastAsia="Aptos" w:cs="Calibri"/>
            <w:rPrChange w:author="Neeraj Durgapal" w:date="2024-08-28T03:49:00Z" w:id="6317">
              <w:rPr>
                <w:rFonts w:ascii="Aptos" w:hAnsi="Aptos" w:eastAsia="Aptos" w:cs="Aptos"/>
              </w:rPr>
            </w:rPrChange>
          </w:rPr>
          <w:delText xml:space="preserve">historical </w:delText>
        </w:r>
      </w:del>
      <w:del w:author="Neeraj Durgapal" w:date="2024-08-28T03:37:00Z" w:id="6318">
        <w:r>
          <w:rPr>
            <w:rFonts w:ascii="Calibri" w:hAnsi="Calibri" w:eastAsia="Aptos" w:cs="Calibri"/>
            <w:rPrChange w:author="Neeraj Durgapal" w:date="2024-08-28T03:49:00Z" w:id="6319">
              <w:rPr>
                <w:rFonts w:ascii="Aptos" w:hAnsi="Aptos" w:eastAsia="Aptos" w:cs="Aptos"/>
              </w:rPr>
            </w:rPrChange>
          </w:rPr>
          <w:delText xml:space="preserve">settlement </w:delText>
        </w:r>
      </w:del>
      <w:ins w:author="Neeraj Durgapal" w:date="2024-08-28T03:37:00Z" w:id="6320">
        <w:r>
          <w:rPr>
            <w:rFonts w:ascii="Calibri" w:hAnsi="Calibri" w:eastAsia="Aptos" w:cs="Calibri"/>
          </w:rPr>
          <w:t>transaction</w:t>
        </w:r>
        <w:r>
          <w:rPr>
            <w:rFonts w:ascii="Calibri" w:hAnsi="Calibri" w:eastAsia="Aptos" w:cs="Calibri"/>
            <w:rPrChange w:author="Neeraj Durgapal" w:date="2024-08-28T03:49:00Z" w:id="6321">
              <w:rPr>
                <w:rFonts w:ascii="Aptos" w:hAnsi="Aptos" w:eastAsia="Aptos" w:cs="Aptos"/>
              </w:rPr>
            </w:rPrChange>
          </w:rPr>
          <w:t xml:space="preserve"> </w:t>
        </w:r>
      </w:ins>
      <w:r>
        <w:rPr>
          <w:rFonts w:ascii="Calibri" w:hAnsi="Calibri" w:eastAsia="Aptos" w:cs="Calibri"/>
          <w:rPrChange w:author="Neeraj Durgapal" w:date="2024-08-28T03:49:00Z" w:id="6322">
            <w:rPr>
              <w:rFonts w:ascii="Aptos" w:hAnsi="Aptos" w:eastAsia="Aptos" w:cs="Aptos"/>
            </w:rPr>
          </w:rPrChange>
        </w:rPr>
        <w:t>data with filtering options by date range</w:t>
      </w:r>
      <w:del w:author="Neeraj Durgapal" w:date="2024-08-28T03:37:00Z" w:id="6323">
        <w:r>
          <w:rPr>
            <w:rFonts w:ascii="Calibri" w:hAnsi="Calibri" w:eastAsia="Aptos" w:cs="Calibri"/>
            <w:rPrChange w:author="Neeraj Durgapal" w:date="2024-08-28T03:49:00Z" w:id="6324">
              <w:rPr>
                <w:rFonts w:ascii="Aptos" w:hAnsi="Aptos" w:eastAsia="Aptos" w:cs="Aptos"/>
              </w:rPr>
            </w:rPrChange>
          </w:rPr>
          <w:delText xml:space="preserve"> and settlement status</w:delText>
        </w:r>
      </w:del>
      <w:r>
        <w:rPr>
          <w:rFonts w:ascii="Calibri" w:hAnsi="Calibri" w:eastAsia="Aptos" w:cs="Calibri"/>
          <w:rPrChange w:author="Neeraj Durgapal" w:date="2024-08-28T03:49:00Z" w:id="6325">
            <w:rPr>
              <w:rFonts w:ascii="Aptos" w:hAnsi="Aptos" w:eastAsia="Aptos" w:cs="Aptos"/>
            </w:rPr>
          </w:rPrChange>
        </w:rPr>
        <w:t>.</w:t>
      </w:r>
    </w:p>
    <w:p w:rsidRPr="00E403D6" w:rsidR="00E403D6" w:rsidRDefault="00287800" w14:paraId="1AD7A6E6" w14:textId="77777777">
      <w:pPr>
        <w:pStyle w:val="ListParagraph"/>
        <w:numPr>
          <w:ilvl w:val="3"/>
          <w:numId w:val="34"/>
        </w:numPr>
        <w:spacing w:after="0" w:line="276" w:lineRule="auto"/>
        <w:ind w:left="3240"/>
        <w:rPr>
          <w:rFonts w:ascii="Calibri" w:hAnsi="Calibri" w:eastAsia="Aptos" w:cs="Calibri"/>
          <w:rPrChange w:author="Neeraj Durgapal" w:date="2024-08-28T03:49:00Z" w:id="6326">
            <w:rPr>
              <w:rFonts w:ascii="Aptos" w:hAnsi="Aptos" w:eastAsia="Aptos" w:cs="Aptos"/>
            </w:rPr>
          </w:rPrChange>
        </w:rPr>
      </w:pPr>
      <w:ins w:author="Neeraj Durgapal" w:date="2024-08-28T03:37:00Z" w:id="6327">
        <w:r>
          <w:rPr>
            <w:rFonts w:ascii="Calibri" w:hAnsi="Calibri" w:eastAsia="Aptos" w:cs="Calibri"/>
          </w:rPr>
          <w:t>Merchant can select max date range till 30 days from the selecting day. If max day is minimum from current day it will allow to choose till current day only.</w:t>
        </w:r>
      </w:ins>
    </w:p>
    <w:p w:rsidR="00E403D6" w:rsidRDefault="00EE6F18" w14:paraId="6CA1DE69" w14:textId="231753EC">
      <w:pPr>
        <w:pStyle w:val="Heading5"/>
        <w:spacing w:line="276" w:lineRule="auto"/>
        <w:ind w:left="2160"/>
        <w:rPr>
          <w:ins w:author="ANIL KISHIN MANSUKHANI" w:date="2024-08-27T18:16:00Z" w:id="6328"/>
          <w:rFonts w:ascii="Calibri" w:hAnsi="Calibri" w:eastAsia="Aptos" w:cs="Calibri"/>
        </w:rPr>
      </w:pPr>
      <w:r>
        <w:rPr>
          <w:rFonts w:ascii="Calibri" w:hAnsi="Calibri" w:eastAsia="Aptos Display" w:cs="Calibri"/>
        </w:rPr>
        <w:t>8</w:t>
      </w:r>
      <w:del w:author="Neeraj Durgapal" w:date="2024-08-28T03:52:00Z" w:id="6329">
        <w:r w:rsidR="00287800">
          <w:rPr>
            <w:rFonts w:ascii="Calibri" w:hAnsi="Calibri" w:eastAsia="Aptos Display" w:cs="Calibri"/>
          </w:rPr>
          <w:delText>8</w:delText>
        </w:r>
      </w:del>
      <w:ins w:author="ANIL KISHIN MANSUKHANI" w:date="2024-08-27T18:16:00Z" w:id="6330">
        <w:r w:rsidR="00287800">
          <w:rPr>
            <w:rFonts w:ascii="Calibri" w:hAnsi="Calibri" w:eastAsia="Aptos Display" w:cs="Calibri"/>
          </w:rPr>
          <w:t xml:space="preserve">.3.3.4 – </w:t>
        </w:r>
        <w:r w:rsidR="00287800">
          <w:rPr>
            <w:rFonts w:ascii="Calibri" w:hAnsi="Calibri" w:eastAsia="Aptos" w:cs="Calibri"/>
          </w:rPr>
          <w:t>Transaction Report</w:t>
        </w:r>
      </w:ins>
      <w:ins w:author="Neeraj Durgapal" w:date="2024-08-28T03:43:00Z" w:id="6331">
        <w:r w:rsidR="00287800">
          <w:rPr>
            <w:rFonts w:ascii="Calibri" w:hAnsi="Calibri" w:eastAsia="Aptos" w:cs="Calibri"/>
          </w:rPr>
          <w:t xml:space="preserve"> </w:t>
        </w:r>
      </w:ins>
      <w:ins w:author="Neeraj Durgapal" w:date="2024-08-28T03:44:00Z" w:id="6332">
        <w:r w:rsidR="00287800">
          <w:rPr>
            <w:rFonts w:ascii="Calibri" w:hAnsi="Calibri" w:eastAsia="Aptos" w:cs="Calibri"/>
          </w:rPr>
          <w:t xml:space="preserve">- </w:t>
        </w:r>
      </w:ins>
      <w:ins w:author="Neeraj Durgapal" w:date="2024-08-28T03:43:00Z" w:id="6333">
        <w:r w:rsidR="00287800">
          <w:rPr>
            <w:rFonts w:ascii="Calibri" w:hAnsi="Calibri" w:eastAsia="Aptos" w:cs="Calibri"/>
            <w:color w:val="auto"/>
          </w:rPr>
          <w:t>Report will be available in csv</w:t>
        </w:r>
      </w:ins>
      <w:ins w:author="Yogeshkumar Masam" w:date="2024-08-29T11:22:00Z" w:id="6334">
        <w:r w:rsidR="00287800">
          <w:rPr>
            <w:rFonts w:ascii="Calibri" w:hAnsi="Calibri" w:eastAsia="Aptos" w:cs="Calibri"/>
            <w:color w:val="auto"/>
          </w:rPr>
          <w:t>, txt</w:t>
        </w:r>
      </w:ins>
      <w:ins w:author="Neeraj Durgapal" w:date="2024-08-28T03:43:00Z" w:id="6335">
        <w:r w:rsidR="00287800">
          <w:rPr>
            <w:rFonts w:ascii="Calibri" w:hAnsi="Calibri" w:eastAsia="Aptos" w:cs="Calibri"/>
            <w:color w:val="auto"/>
          </w:rPr>
          <w:t xml:space="preserve"> and .xls format.</w:t>
        </w:r>
      </w:ins>
    </w:p>
    <w:p w:rsidR="00E403D6" w:rsidRDefault="00287800" w14:paraId="35A34E0C" w14:textId="77777777">
      <w:pPr>
        <w:spacing w:after="0" w:line="276" w:lineRule="auto"/>
        <w:rPr>
          <w:ins w:author="ANIL KISHIN MANSUKHANI" w:date="2024-08-27T18:16:00Z" w:id="6336"/>
          <w:rFonts w:ascii="Calibri" w:hAnsi="Calibri" w:eastAsia="Aptos" w:cs="Calibri"/>
        </w:rPr>
      </w:pPr>
      <w:r>
        <w:rPr>
          <w:rFonts w:ascii="Calibri" w:hAnsi="Calibri" w:eastAsia="Aptos" w:cs="Calibri"/>
          <w:rPrChange w:author="Neeraj Durgapal" w:date="2024-08-28T03:49:00Z" w:id="6337">
            <w:rPr>
              <w:rFonts w:ascii="Aptos" w:hAnsi="Aptos" w:eastAsia="Aptos" w:cs="Aptos"/>
            </w:rPr>
          </w:rPrChange>
        </w:rPr>
        <w:t xml:space="preserve"> </w:t>
      </w:r>
    </w:p>
    <w:p w:rsidR="00E403D6" w:rsidRDefault="00287800" w14:paraId="303B1A51" w14:textId="77777777">
      <w:pPr>
        <w:spacing w:after="0" w:line="276" w:lineRule="auto"/>
        <w:rPr>
          <w:ins w:author="ANIL KISHIN MANSUKHANI" w:date="2024-08-27T18:16:00Z" w:id="6338"/>
          <w:rFonts w:ascii="Calibri" w:hAnsi="Calibri" w:eastAsia="Aptos" w:cs="Calibri"/>
        </w:rPr>
      </w:pPr>
      <w:ins w:author="ANIL KISHIN MANSUKHANI" w:date="2024-08-27T18:17:00Z" w:id="6339">
        <w:r>
          <w:rPr>
            <w:rFonts w:ascii="Calibri" w:hAnsi="Calibri" w:cs="Calibri"/>
            <w:noProof/>
            <w:lang w:val="en-IN" w:eastAsia="en-IN"/>
            <w:rPrChange w:author="Neeraj Durgapal" w:date="2024-08-28T03:49:00Z" w:id="6340">
              <w:rPr>
                <w:noProof/>
                <w:lang w:val="en-IN" w:eastAsia="en-IN"/>
              </w:rPr>
            </w:rPrChange>
          </w:rPr>
          <w:drawing>
            <wp:inline distT="0" distB="0" distL="0" distR="0" wp14:anchorId="2D9CDB1F" wp14:editId="07777777">
              <wp:extent cx="5943600" cy="782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5943600" cy="782955"/>
                      </a:xfrm>
                      <a:prstGeom prst="rect">
                        <a:avLst/>
                      </a:prstGeom>
                    </pic:spPr>
                  </pic:pic>
                </a:graphicData>
              </a:graphic>
            </wp:inline>
          </w:drawing>
        </w:r>
      </w:ins>
    </w:p>
    <w:p w:rsidRPr="00E403D6" w:rsidR="00E403D6" w:rsidRDefault="00E403D6" w14:paraId="533D2ADA" w14:textId="77777777">
      <w:pPr>
        <w:spacing w:after="0" w:line="276" w:lineRule="auto"/>
        <w:rPr>
          <w:rFonts w:ascii="Calibri" w:hAnsi="Calibri" w:cs="Calibri"/>
          <w:rPrChange w:author="Neeraj Durgapal" w:date="2024-08-28T03:49:00Z" w:id="6341">
            <w:rPr/>
          </w:rPrChange>
        </w:rPr>
      </w:pPr>
    </w:p>
    <w:p w:rsidRPr="00E403D6" w:rsidR="00E403D6" w:rsidRDefault="00EE6F18" w14:paraId="706C4150" w14:textId="5D5521D1">
      <w:pPr>
        <w:pStyle w:val="Heading4"/>
        <w:spacing w:line="276" w:lineRule="auto"/>
        <w:ind w:left="1440"/>
        <w:rPr>
          <w:rFonts w:ascii="Calibri" w:hAnsi="Calibri" w:cs="Calibri"/>
          <w:rPrChange w:author="Neeraj Durgapal" w:date="2024-08-28T03:49:00Z" w:id="6342">
            <w:rPr/>
          </w:rPrChange>
        </w:rPr>
      </w:pPr>
      <w:bookmarkStart w:name="_Toc175662510" w:id="6343"/>
      <w:r>
        <w:rPr>
          <w:rFonts w:ascii="Calibri" w:hAnsi="Calibri" w:eastAsia="Aptos Display" w:cs="Calibri"/>
        </w:rPr>
        <w:t>8</w:t>
      </w:r>
      <w:del w:author="Neeraj Durgapal" w:date="2024-08-28T03:52:00Z" w:id="6344">
        <w:r w:rsidR="00287800">
          <w:rPr>
            <w:rFonts w:ascii="Calibri" w:hAnsi="Calibri" w:eastAsia="Aptos Display" w:cs="Calibri"/>
            <w:rPrChange w:author="Neeraj Durgapal" w:date="2024-08-28T03:49:00Z" w:id="6345">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346">
            <w:rPr>
              <w:rFonts w:ascii="Aptos Display" w:hAnsi="Aptos Display" w:eastAsia="Aptos Display" w:cs="Aptos Display"/>
            </w:rPr>
          </w:rPrChange>
        </w:rPr>
        <w:t xml:space="preserve">.3.4- </w:t>
      </w:r>
      <w:r w:rsidR="00287800">
        <w:rPr>
          <w:rFonts w:ascii="Calibri" w:hAnsi="Calibri" w:eastAsia="Aptos" w:cs="Calibri"/>
          <w:rPrChange w:author="Neeraj Durgapal" w:date="2024-08-28T03:49:00Z" w:id="6347">
            <w:rPr>
              <w:rFonts w:ascii="Aptos" w:hAnsi="Aptos" w:eastAsia="Aptos" w:cs="Aptos"/>
            </w:rPr>
          </w:rPrChange>
        </w:rPr>
        <w:t>Refunds Report</w:t>
      </w:r>
      <w:bookmarkEnd w:id="6343"/>
      <w:r w:rsidR="00287800">
        <w:rPr>
          <w:rFonts w:ascii="Calibri" w:hAnsi="Calibri" w:eastAsia="Aptos Display" w:cs="Calibri"/>
          <w:rPrChange w:author="Neeraj Durgapal" w:date="2024-08-28T03:49:00Z" w:id="6348">
            <w:rPr>
              <w:rFonts w:ascii="Aptos Display" w:hAnsi="Aptos Display" w:eastAsia="Aptos Display" w:cs="Aptos Display"/>
            </w:rPr>
          </w:rPrChange>
        </w:rPr>
        <w:t xml:space="preserve"> </w:t>
      </w:r>
    </w:p>
    <w:p w:rsidRPr="00E403D6" w:rsidR="00E403D6" w:rsidRDefault="00287800" w14:paraId="713F7198" w14:textId="1EFBB498">
      <w:pPr>
        <w:pStyle w:val="Heading5"/>
        <w:spacing w:line="276" w:lineRule="auto"/>
        <w:ind w:left="2160"/>
        <w:rPr>
          <w:rFonts w:ascii="Calibri" w:hAnsi="Calibri" w:cs="Calibri"/>
          <w:rPrChange w:author="Neeraj Durgapal" w:date="2024-08-28T03:49:00Z" w:id="6349">
            <w:rPr/>
          </w:rPrChange>
        </w:rPr>
      </w:pPr>
      <w:bookmarkStart w:name="_Toc175662511" w:id="6350"/>
      <w:del w:author="Neeraj Durgapal" w:date="2024-08-28T03:52:00Z" w:id="6351">
        <w:r>
          <w:rPr>
            <w:rFonts w:ascii="Calibri" w:hAnsi="Calibri" w:eastAsia="Aptos Display" w:cs="Calibri"/>
            <w:rPrChange w:author="Neeraj Durgapal" w:date="2024-08-28T03:49:00Z" w:id="6352">
              <w:rPr>
                <w:rFonts w:ascii="Aptos Display" w:hAnsi="Aptos Display" w:eastAsia="Aptos Display" w:cs="Aptos Display"/>
              </w:rPr>
            </w:rPrChange>
          </w:rPr>
          <w:delText>8</w:delText>
        </w:r>
      </w:del>
      <w:r w:rsidR="00EE6F18">
        <w:rPr>
          <w:rFonts w:ascii="Calibri" w:hAnsi="Calibri" w:eastAsia="Aptos Display" w:cs="Calibri"/>
        </w:rPr>
        <w:t>8</w:t>
      </w:r>
      <w:r>
        <w:rPr>
          <w:rFonts w:ascii="Calibri" w:hAnsi="Calibri" w:eastAsia="Aptos Display" w:cs="Calibri"/>
          <w:rPrChange w:author="Neeraj Durgapal" w:date="2024-08-28T03:49:00Z" w:id="6353">
            <w:rPr>
              <w:rFonts w:ascii="Aptos Display" w:hAnsi="Aptos Display" w:eastAsia="Aptos Display" w:cs="Aptos Display"/>
            </w:rPr>
          </w:rPrChange>
        </w:rPr>
        <w:t xml:space="preserve">.3.4.1 – </w:t>
      </w:r>
      <w:r>
        <w:rPr>
          <w:rFonts w:ascii="Calibri" w:hAnsi="Calibri" w:eastAsia="Aptos" w:cs="Calibri"/>
          <w:rPrChange w:author="Neeraj Durgapal" w:date="2024-08-28T03:49:00Z" w:id="6354">
            <w:rPr>
              <w:rFonts w:ascii="Aptos" w:hAnsi="Aptos" w:eastAsia="Aptos" w:cs="Aptos"/>
            </w:rPr>
          </w:rPrChange>
        </w:rPr>
        <w:t>Refund Status</w:t>
      </w:r>
      <w:bookmarkEnd w:id="6350"/>
      <w:r>
        <w:rPr>
          <w:rFonts w:ascii="Calibri" w:hAnsi="Calibri" w:eastAsia="Aptos Display" w:cs="Calibri"/>
          <w:rPrChange w:author="Neeraj Durgapal" w:date="2024-08-28T03:49:00Z" w:id="6355">
            <w:rPr>
              <w:rFonts w:ascii="Aptos Display" w:hAnsi="Aptos Display" w:eastAsia="Aptos Display" w:cs="Aptos Display"/>
            </w:rPr>
          </w:rPrChange>
        </w:rPr>
        <w:t xml:space="preserve"> </w:t>
      </w:r>
    </w:p>
    <w:p w:rsidRPr="00E403D6" w:rsidR="00E403D6" w:rsidRDefault="00287800" w14:paraId="3B44BFE3" w14:textId="77777777">
      <w:pPr>
        <w:pStyle w:val="ListParagraph"/>
        <w:numPr>
          <w:ilvl w:val="3"/>
          <w:numId w:val="34"/>
        </w:numPr>
        <w:spacing w:after="0" w:line="276" w:lineRule="auto"/>
        <w:ind w:left="3240"/>
        <w:rPr>
          <w:rFonts w:ascii="Calibri" w:hAnsi="Calibri" w:eastAsia="Aptos" w:cs="Calibri"/>
          <w:rPrChange w:author="Neeraj Durgapal" w:date="2024-08-28T03:49:00Z" w:id="6356">
            <w:rPr>
              <w:rFonts w:ascii="Aptos" w:hAnsi="Aptos" w:eastAsia="Aptos" w:cs="Aptos"/>
            </w:rPr>
          </w:rPrChange>
        </w:rPr>
      </w:pPr>
      <w:r>
        <w:rPr>
          <w:rFonts w:ascii="Calibri" w:hAnsi="Calibri" w:eastAsia="Aptos" w:cs="Calibri"/>
          <w:rPrChange w:author="Neeraj Durgapal" w:date="2024-08-28T03:49:00Z" w:id="6357">
            <w:rPr>
              <w:rFonts w:ascii="Aptos" w:hAnsi="Aptos" w:eastAsia="Aptos" w:cs="Aptos"/>
            </w:rPr>
          </w:rPrChange>
        </w:rPr>
        <w:t>Show the status of all refunds, including processed, pending, and disputed refunds.</w:t>
      </w:r>
    </w:p>
    <w:p w:rsidRPr="00E403D6" w:rsidR="00E403D6" w:rsidRDefault="00EE6F18" w14:paraId="61D00149" w14:textId="49997FCE">
      <w:pPr>
        <w:pStyle w:val="Heading5"/>
        <w:spacing w:line="276" w:lineRule="auto"/>
        <w:ind w:left="2160"/>
        <w:rPr>
          <w:rFonts w:ascii="Calibri" w:hAnsi="Calibri" w:eastAsia="Aptos" w:cs="Calibri"/>
          <w:rPrChange w:author="Neeraj Durgapal" w:date="2024-08-28T03:49:00Z" w:id="6358">
            <w:rPr>
              <w:rFonts w:ascii="Aptos" w:hAnsi="Aptos" w:eastAsia="Aptos" w:cs="Aptos"/>
            </w:rPr>
          </w:rPrChange>
        </w:rPr>
      </w:pPr>
      <w:bookmarkStart w:name="_Toc175662512" w:id="6359"/>
      <w:r>
        <w:rPr>
          <w:rFonts w:ascii="Calibri" w:hAnsi="Calibri" w:eastAsia="Aptos Display" w:cs="Calibri"/>
        </w:rPr>
        <w:t>8</w:t>
      </w:r>
      <w:del w:author="Neeraj Durgapal" w:date="2024-08-28T03:52:00Z" w:id="6360">
        <w:r w:rsidR="00287800">
          <w:rPr>
            <w:rFonts w:ascii="Calibri" w:hAnsi="Calibri" w:eastAsia="Aptos Display" w:cs="Calibri"/>
            <w:rPrChange w:author="Neeraj Durgapal" w:date="2024-08-28T03:49:00Z" w:id="6361">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362">
            <w:rPr>
              <w:rFonts w:ascii="Aptos Display" w:hAnsi="Aptos Display" w:eastAsia="Aptos Display" w:cs="Aptos Display"/>
            </w:rPr>
          </w:rPrChange>
        </w:rPr>
        <w:t xml:space="preserve">.3.4.2 – </w:t>
      </w:r>
      <w:r w:rsidR="00287800">
        <w:rPr>
          <w:rFonts w:ascii="Calibri" w:hAnsi="Calibri" w:eastAsia="Aptos" w:cs="Calibri"/>
          <w:rPrChange w:author="Neeraj Durgapal" w:date="2024-08-28T03:49:00Z" w:id="6363">
            <w:rPr>
              <w:rFonts w:ascii="Aptos" w:hAnsi="Aptos" w:eastAsia="Aptos" w:cs="Aptos"/>
            </w:rPr>
          </w:rPrChange>
        </w:rPr>
        <w:t>Refund Details</w:t>
      </w:r>
      <w:bookmarkEnd w:id="6359"/>
    </w:p>
    <w:p w:rsidRPr="00E403D6" w:rsidR="00E403D6" w:rsidRDefault="00287800" w14:paraId="28A07575" w14:textId="77777777">
      <w:pPr>
        <w:pStyle w:val="ListParagraph"/>
        <w:numPr>
          <w:ilvl w:val="3"/>
          <w:numId w:val="34"/>
        </w:numPr>
        <w:spacing w:after="0" w:line="276" w:lineRule="auto"/>
        <w:ind w:left="3240"/>
        <w:rPr>
          <w:rFonts w:ascii="Calibri" w:hAnsi="Calibri" w:eastAsia="Aptos" w:cs="Calibri"/>
          <w:rPrChange w:author="Neeraj Durgapal" w:date="2024-08-28T03:49:00Z" w:id="6364">
            <w:rPr>
              <w:rFonts w:ascii="Aptos" w:hAnsi="Aptos" w:eastAsia="Aptos" w:cs="Aptos"/>
            </w:rPr>
          </w:rPrChange>
        </w:rPr>
      </w:pPr>
      <w:r>
        <w:rPr>
          <w:rFonts w:ascii="Calibri" w:hAnsi="Calibri" w:eastAsia="Aptos" w:cs="Calibri"/>
          <w:rPrChange w:author="Neeraj Durgapal" w:date="2024-08-28T03:49:00Z" w:id="6365">
            <w:rPr>
              <w:rFonts w:ascii="Aptos" w:hAnsi="Aptos" w:eastAsia="Aptos" w:cs="Aptos"/>
            </w:rPr>
          </w:rPrChange>
        </w:rPr>
        <w:t xml:space="preserve">Include </w:t>
      </w:r>
      <w:ins w:author="Neeraj Durgapal" w:date="2024-08-28T03:39:00Z" w:id="6366">
        <w:r>
          <w:rPr>
            <w:rFonts w:ascii="Calibri" w:hAnsi="Calibri" w:eastAsia="Aptos" w:cs="Calibri"/>
          </w:rPr>
          <w:t xml:space="preserve">refund type, </w:t>
        </w:r>
      </w:ins>
      <w:r>
        <w:rPr>
          <w:rFonts w:ascii="Calibri" w:hAnsi="Calibri" w:eastAsia="Aptos" w:cs="Calibri"/>
          <w:rPrChange w:author="Neeraj Durgapal" w:date="2024-08-28T03:49:00Z" w:id="6367">
            <w:rPr>
              <w:rFonts w:ascii="Aptos" w:hAnsi="Aptos" w:eastAsia="Aptos" w:cs="Aptos"/>
            </w:rPr>
          </w:rPrChange>
        </w:rPr>
        <w:t>refund ID, transaction ID</w:t>
      </w:r>
      <w:ins w:author="Neeraj Durgapal" w:date="2024-08-28T03:40:00Z" w:id="6368">
        <w:r>
          <w:rPr>
            <w:rFonts w:ascii="Calibri" w:hAnsi="Calibri" w:eastAsia="Aptos" w:cs="Calibri"/>
          </w:rPr>
          <w:t xml:space="preserve"> &amp; details</w:t>
        </w:r>
      </w:ins>
      <w:r>
        <w:rPr>
          <w:rFonts w:ascii="Calibri" w:hAnsi="Calibri" w:eastAsia="Aptos" w:cs="Calibri"/>
          <w:rPrChange w:author="Neeraj Durgapal" w:date="2024-08-28T03:49:00Z" w:id="6369">
            <w:rPr>
              <w:rFonts w:ascii="Aptos" w:hAnsi="Aptos" w:eastAsia="Aptos" w:cs="Aptos"/>
            </w:rPr>
          </w:rPrChange>
        </w:rPr>
        <w:t>, refund amount, date, and reason for the refund.</w:t>
      </w:r>
    </w:p>
    <w:p w:rsidRPr="00E403D6" w:rsidR="00E403D6" w:rsidRDefault="00EE6F18" w14:paraId="0CE49AE3" w14:textId="2EC42C5B">
      <w:pPr>
        <w:pStyle w:val="Heading5"/>
        <w:spacing w:line="276" w:lineRule="auto"/>
        <w:ind w:left="2160"/>
        <w:rPr>
          <w:rFonts w:ascii="Calibri" w:hAnsi="Calibri" w:eastAsia="Aptos" w:cs="Calibri"/>
          <w:rPrChange w:author="Neeraj Durgapal" w:date="2024-08-28T03:49:00Z" w:id="6370">
            <w:rPr>
              <w:rFonts w:ascii="Aptos" w:hAnsi="Aptos" w:eastAsia="Aptos" w:cs="Aptos"/>
            </w:rPr>
          </w:rPrChange>
        </w:rPr>
      </w:pPr>
      <w:bookmarkStart w:name="_Toc175662513" w:id="6371"/>
      <w:r>
        <w:rPr>
          <w:rFonts w:ascii="Calibri" w:hAnsi="Calibri" w:eastAsia="Aptos Display" w:cs="Calibri"/>
        </w:rPr>
        <w:t>8</w:t>
      </w:r>
      <w:del w:author="Neeraj Durgapal" w:date="2024-08-28T03:53:00Z" w:id="6372">
        <w:r w:rsidR="00287800">
          <w:rPr>
            <w:rFonts w:ascii="Calibri" w:hAnsi="Calibri" w:eastAsia="Aptos Display" w:cs="Calibri"/>
            <w:rPrChange w:author="Neeraj Durgapal" w:date="2024-08-28T03:49:00Z" w:id="6373">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374">
            <w:rPr>
              <w:rFonts w:ascii="Aptos Display" w:hAnsi="Aptos Display" w:eastAsia="Aptos Display" w:cs="Aptos Display"/>
            </w:rPr>
          </w:rPrChange>
        </w:rPr>
        <w:t xml:space="preserve">.3.4.3 – </w:t>
      </w:r>
      <w:r w:rsidR="00287800">
        <w:rPr>
          <w:rFonts w:ascii="Calibri" w:hAnsi="Calibri" w:eastAsia="Aptos" w:cs="Calibri"/>
          <w:rPrChange w:author="Neeraj Durgapal" w:date="2024-08-28T03:49:00Z" w:id="6375">
            <w:rPr>
              <w:rFonts w:ascii="Aptos" w:hAnsi="Aptos" w:eastAsia="Aptos" w:cs="Aptos"/>
            </w:rPr>
          </w:rPrChange>
        </w:rPr>
        <w:t>Dispute Management</w:t>
      </w:r>
      <w:bookmarkEnd w:id="6371"/>
    </w:p>
    <w:p w:rsidRPr="00E403D6" w:rsidR="00E403D6" w:rsidRDefault="00287800" w14:paraId="6458256E" w14:textId="77777777">
      <w:pPr>
        <w:pStyle w:val="ListParagraph"/>
        <w:numPr>
          <w:ilvl w:val="3"/>
          <w:numId w:val="34"/>
        </w:numPr>
        <w:spacing w:after="0" w:line="276" w:lineRule="auto"/>
        <w:ind w:left="3240"/>
        <w:rPr>
          <w:rFonts w:ascii="Calibri" w:hAnsi="Calibri" w:eastAsia="Aptos" w:cs="Calibri"/>
          <w:rPrChange w:author="Neeraj Durgapal" w:date="2024-08-28T03:49:00Z" w:id="6376">
            <w:rPr>
              <w:rFonts w:ascii="Aptos" w:hAnsi="Aptos" w:eastAsia="Aptos" w:cs="Aptos"/>
            </w:rPr>
          </w:rPrChange>
        </w:rPr>
      </w:pPr>
      <w:r>
        <w:rPr>
          <w:rFonts w:ascii="Calibri" w:hAnsi="Calibri" w:eastAsia="Aptos" w:cs="Calibri"/>
          <w:rPrChange w:author="Neeraj Durgapal" w:date="2024-08-28T03:49:00Z" w:id="6377">
            <w:rPr>
              <w:rFonts w:ascii="Aptos" w:hAnsi="Aptos" w:eastAsia="Aptos" w:cs="Aptos"/>
            </w:rPr>
          </w:rPrChange>
        </w:rPr>
        <w:t>Provide tools to track and manage refund disputes, with notes on resolution status.</w:t>
      </w:r>
    </w:p>
    <w:p w:rsidR="00E403D6" w:rsidRDefault="00EE6F18" w14:paraId="541D772B" w14:textId="2AE0A2B7">
      <w:pPr>
        <w:pStyle w:val="Heading5"/>
        <w:spacing w:line="276" w:lineRule="auto"/>
        <w:ind w:left="2160"/>
        <w:rPr>
          <w:ins w:author="Neeraj Durgapal" w:date="2024-08-28T03:40:00Z" w:id="6378"/>
          <w:rFonts w:ascii="Calibri" w:hAnsi="Calibri" w:eastAsia="Aptos" w:cs="Calibri"/>
        </w:rPr>
      </w:pPr>
      <w:r>
        <w:rPr>
          <w:rFonts w:ascii="Calibri" w:hAnsi="Calibri" w:eastAsia="Aptos Display" w:cs="Calibri"/>
        </w:rPr>
        <w:t>8</w:t>
      </w:r>
      <w:ins w:author="ANIL KISHIN MANSUKHANI" w:date="2024-08-27T18:15:00Z" w:id="6379">
        <w:del w:author="Neeraj Durgapal" w:date="2024-08-28T03:53:00Z" w:id="6380">
          <w:r w:rsidR="00287800">
            <w:rPr>
              <w:rFonts w:ascii="Calibri" w:hAnsi="Calibri" w:eastAsia="Aptos Display" w:cs="Calibri"/>
            </w:rPr>
            <w:delText>8</w:delText>
          </w:r>
        </w:del>
        <w:r w:rsidR="00287800">
          <w:rPr>
            <w:rFonts w:ascii="Calibri" w:hAnsi="Calibri" w:eastAsia="Aptos Display" w:cs="Calibri"/>
          </w:rPr>
          <w:t xml:space="preserve">.3.4.4 – </w:t>
        </w:r>
      </w:ins>
      <w:ins w:author="Neeraj Durgapal" w:date="2024-08-28T03:41:00Z" w:id="6381">
        <w:r w:rsidR="00287800">
          <w:rPr>
            <w:rFonts w:ascii="Calibri" w:hAnsi="Calibri" w:eastAsia="Aptos" w:cs="Calibri"/>
          </w:rPr>
          <w:t>Historical</w:t>
        </w:r>
      </w:ins>
      <w:ins w:author="Neeraj Durgapal" w:date="2024-08-28T03:40:00Z" w:id="6382">
        <w:r w:rsidR="00287800">
          <w:rPr>
            <w:rFonts w:ascii="Calibri" w:hAnsi="Calibri" w:eastAsia="Aptos" w:cs="Calibri"/>
          </w:rPr>
          <w:t xml:space="preserve"> Data</w:t>
        </w:r>
      </w:ins>
    </w:p>
    <w:p w:rsidR="00E403D6" w:rsidRDefault="00287800" w14:paraId="0971A1D0" w14:textId="77777777">
      <w:pPr>
        <w:pStyle w:val="ListParagraph"/>
        <w:numPr>
          <w:ilvl w:val="3"/>
          <w:numId w:val="34"/>
        </w:numPr>
        <w:spacing w:after="0" w:line="276" w:lineRule="auto"/>
        <w:ind w:left="3240"/>
        <w:rPr>
          <w:ins w:author="Neeraj Durgapal" w:date="2024-08-28T03:40:00Z" w:id="6383"/>
          <w:rFonts w:ascii="Calibri" w:hAnsi="Calibri" w:eastAsia="Aptos" w:cs="Calibri"/>
        </w:rPr>
      </w:pPr>
      <w:ins w:author="Neeraj Durgapal" w:date="2024-08-28T03:40:00Z" w:id="6384">
        <w:r>
          <w:rPr>
            <w:rFonts w:ascii="Calibri" w:hAnsi="Calibri" w:eastAsia="Aptos" w:cs="Calibri"/>
          </w:rPr>
          <w:t xml:space="preserve">Allow access to </w:t>
        </w:r>
      </w:ins>
      <w:ins w:author="Neeraj Durgapal" w:date="2024-08-28T03:41:00Z" w:id="6385">
        <w:r>
          <w:rPr>
            <w:rFonts w:ascii="Calibri" w:hAnsi="Calibri" w:eastAsia="Aptos" w:cs="Calibri"/>
          </w:rPr>
          <w:t>refund transaction</w:t>
        </w:r>
      </w:ins>
      <w:ins w:author="Neeraj Durgapal" w:date="2024-08-28T03:40:00Z" w:id="6386">
        <w:r>
          <w:rPr>
            <w:rFonts w:ascii="Calibri" w:hAnsi="Calibri" w:eastAsia="Aptos" w:cs="Calibri"/>
          </w:rPr>
          <w:t xml:space="preserve"> data with filtering options by date range.</w:t>
        </w:r>
      </w:ins>
    </w:p>
    <w:p w:rsidR="00E403D6" w:rsidRDefault="00287800" w14:paraId="67595F55" w14:textId="77777777">
      <w:pPr>
        <w:pStyle w:val="ListParagraph"/>
        <w:numPr>
          <w:ilvl w:val="3"/>
          <w:numId w:val="34"/>
        </w:numPr>
        <w:spacing w:after="0" w:line="276" w:lineRule="auto"/>
        <w:ind w:left="3240"/>
        <w:rPr>
          <w:ins w:author="Neeraj Durgapal" w:date="2024-08-28T03:40:00Z" w:id="6387"/>
          <w:rFonts w:ascii="Calibri" w:hAnsi="Calibri" w:eastAsia="Aptos" w:cs="Calibri"/>
        </w:rPr>
      </w:pPr>
      <w:ins w:author="Neeraj Durgapal" w:date="2024-08-28T03:40:00Z" w:id="6388">
        <w:r>
          <w:rPr>
            <w:rFonts w:ascii="Calibri" w:hAnsi="Calibri" w:eastAsia="Aptos" w:cs="Calibri"/>
          </w:rPr>
          <w:t>Merchant can select max date range till 30 days from the selecting day. If max day is minimum from current day it will allow to choose till current day only.</w:t>
        </w:r>
      </w:ins>
    </w:p>
    <w:p w:rsidR="00E403D6" w:rsidRDefault="00E403D6" w14:paraId="13342FE1" w14:textId="77777777">
      <w:pPr>
        <w:pStyle w:val="Heading5"/>
        <w:spacing w:line="276" w:lineRule="auto"/>
        <w:ind w:left="2160"/>
        <w:rPr>
          <w:ins w:author="Neeraj Durgapal" w:date="2024-08-28T03:40:00Z" w:id="6389"/>
          <w:rFonts w:ascii="Calibri" w:hAnsi="Calibri" w:eastAsia="Aptos Display" w:cs="Calibri"/>
        </w:rPr>
      </w:pPr>
    </w:p>
    <w:p w:rsidR="00E403D6" w:rsidRDefault="00EE6F18" w14:paraId="18CDEE8D" w14:textId="2B08FEEA">
      <w:pPr>
        <w:pStyle w:val="Heading5"/>
        <w:spacing w:line="276" w:lineRule="auto"/>
        <w:ind w:left="2160"/>
        <w:rPr>
          <w:ins w:author="ANIL KISHIN MANSUKHANI" w:date="2024-08-27T18:15:00Z" w:id="6390"/>
          <w:rFonts w:ascii="Calibri" w:hAnsi="Calibri" w:eastAsia="Aptos" w:cs="Calibri"/>
        </w:rPr>
      </w:pPr>
      <w:r>
        <w:rPr>
          <w:rFonts w:ascii="Calibri" w:hAnsi="Calibri" w:eastAsia="Aptos" w:cs="Calibri"/>
        </w:rPr>
        <w:t>8</w:t>
      </w:r>
      <w:ins w:author="Neeraj Durgapal" w:date="2024-08-28T03:41:00Z" w:id="6391">
        <w:r w:rsidR="00287800">
          <w:rPr>
            <w:rFonts w:ascii="Calibri" w:hAnsi="Calibri" w:eastAsia="Aptos" w:cs="Calibri"/>
          </w:rPr>
          <w:t xml:space="preserve">.3.4.5 </w:t>
        </w:r>
      </w:ins>
      <w:ins w:author="ANIL KISHIN MANSUKHANI" w:date="2024-08-27T18:15:00Z" w:id="6392">
        <w:r w:rsidR="00287800">
          <w:rPr>
            <w:rFonts w:ascii="Calibri" w:hAnsi="Calibri" w:eastAsia="Aptos" w:cs="Calibri"/>
          </w:rPr>
          <w:t>Sample Report</w:t>
        </w:r>
      </w:ins>
      <w:ins w:author="Neeraj Durgapal" w:date="2024-08-28T03:44:00Z" w:id="6393">
        <w:r w:rsidR="00287800">
          <w:rPr>
            <w:rFonts w:ascii="Calibri" w:hAnsi="Calibri" w:eastAsia="Aptos" w:cs="Calibri"/>
          </w:rPr>
          <w:t xml:space="preserve"> - </w:t>
        </w:r>
        <w:r w:rsidR="00287800">
          <w:rPr>
            <w:rFonts w:ascii="Calibri" w:hAnsi="Calibri" w:eastAsia="Aptos" w:cs="Calibri"/>
            <w:color w:val="auto"/>
          </w:rPr>
          <w:t>Report will be available in csv</w:t>
        </w:r>
      </w:ins>
      <w:ins w:author="Yogeshkumar Masam" w:date="2024-08-29T11:22:00Z" w:id="6394">
        <w:r w:rsidR="00287800">
          <w:rPr>
            <w:rFonts w:ascii="Calibri" w:hAnsi="Calibri" w:eastAsia="Aptos" w:cs="Calibri"/>
            <w:color w:val="auto"/>
          </w:rPr>
          <w:t>,txt</w:t>
        </w:r>
      </w:ins>
      <w:ins w:author="Neeraj Durgapal" w:date="2024-08-28T03:44:00Z" w:id="6395">
        <w:r w:rsidR="00287800">
          <w:rPr>
            <w:rFonts w:ascii="Calibri" w:hAnsi="Calibri" w:eastAsia="Aptos" w:cs="Calibri"/>
            <w:color w:val="auto"/>
          </w:rPr>
          <w:t xml:space="preserve"> and .xls format.</w:t>
        </w:r>
      </w:ins>
    </w:p>
    <w:p w:rsidR="00E403D6" w:rsidRDefault="00287800" w14:paraId="78642CB4" w14:textId="77777777">
      <w:pPr>
        <w:spacing w:after="0" w:line="276" w:lineRule="auto"/>
        <w:ind w:left="3240"/>
        <w:rPr>
          <w:ins w:author="ANIL KISHIN MANSUKHANI" w:date="2024-08-27T18:15:00Z" w:id="6396"/>
          <w:rFonts w:ascii="Calibri" w:hAnsi="Calibri" w:eastAsia="Aptos" w:cs="Calibri"/>
        </w:rPr>
      </w:pPr>
      <w:del w:author="ANIL KISHIN MANSUKHANI" w:date="2024-08-27T18:15:00Z" w:id="6397">
        <w:r>
          <w:rPr>
            <w:rFonts w:ascii="Calibri" w:hAnsi="Calibri" w:eastAsia="Aptos" w:cs="Calibri"/>
            <w:rPrChange w:author="Neeraj Durgapal" w:date="2024-08-28T03:49:00Z" w:id="6398">
              <w:rPr>
                <w:rFonts w:ascii="Aptos" w:hAnsi="Aptos" w:eastAsia="Aptos" w:cs="Aptos"/>
              </w:rPr>
            </w:rPrChange>
          </w:rPr>
          <w:delText xml:space="preserve"> </w:delText>
        </w:r>
      </w:del>
    </w:p>
    <w:p w:rsidR="00E403D6" w:rsidRDefault="00287800" w14:paraId="336060F8" w14:textId="77777777">
      <w:pPr>
        <w:spacing w:after="0" w:line="276" w:lineRule="auto"/>
        <w:rPr>
          <w:ins w:author="ANIL KISHIN MANSUKHANI" w:date="2024-08-27T18:15:00Z" w:id="6399"/>
          <w:rFonts w:ascii="Calibri" w:hAnsi="Calibri" w:eastAsia="Aptos" w:cs="Calibri"/>
        </w:rPr>
        <w:pPrChange w:author="ANIL KISHIN MANSUKHANI" w:date="2024-08-27T18:15:00Z" w:id="6400">
          <w:pPr>
            <w:spacing w:after="0" w:line="276" w:lineRule="auto"/>
            <w:ind w:left="3240"/>
          </w:pPr>
        </w:pPrChange>
      </w:pPr>
      <w:ins w:author="ANIL KISHIN MANSUKHANI" w:date="2024-08-27T18:15:00Z" w:id="6401">
        <w:r>
          <w:rPr>
            <w:rFonts w:ascii="Calibri" w:hAnsi="Calibri" w:cs="Calibri"/>
            <w:noProof/>
            <w:lang w:val="en-IN" w:eastAsia="en-IN"/>
            <w:rPrChange w:author="Neeraj Durgapal" w:date="2024-08-28T03:49:00Z" w:id="6402">
              <w:rPr>
                <w:noProof/>
                <w:lang w:val="en-IN" w:eastAsia="en-IN"/>
              </w:rPr>
            </w:rPrChange>
          </w:rPr>
          <w:drawing>
            <wp:inline distT="0" distB="0" distL="0" distR="0" wp14:anchorId="1C00DBE0" wp14:editId="07777777">
              <wp:extent cx="5943600" cy="424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943600" cy="424815"/>
                      </a:xfrm>
                      <a:prstGeom prst="rect">
                        <a:avLst/>
                      </a:prstGeom>
                    </pic:spPr>
                  </pic:pic>
                </a:graphicData>
              </a:graphic>
            </wp:inline>
          </w:drawing>
        </w:r>
      </w:ins>
    </w:p>
    <w:p w:rsidRPr="00E403D6" w:rsidR="00E403D6" w:rsidRDefault="00E403D6" w14:paraId="1374D7DF" w14:textId="77777777">
      <w:pPr>
        <w:spacing w:after="0" w:line="276" w:lineRule="auto"/>
        <w:ind w:left="3240"/>
        <w:rPr>
          <w:rFonts w:ascii="Calibri" w:hAnsi="Calibri" w:cs="Calibri"/>
          <w:rPrChange w:author="Neeraj Durgapal" w:date="2024-08-28T03:49:00Z" w:id="6403">
            <w:rPr/>
          </w:rPrChange>
        </w:rPr>
      </w:pPr>
    </w:p>
    <w:p w:rsidRPr="00E403D6" w:rsidR="00E403D6" w:rsidRDefault="00287800" w14:paraId="5B3673AA" w14:textId="77777777">
      <w:pPr>
        <w:pStyle w:val="Heading4"/>
        <w:spacing w:line="276" w:lineRule="auto"/>
        <w:ind w:left="1440"/>
        <w:rPr>
          <w:del w:author="Neeraj Durgapal" w:date="2024-08-28T03:50:00Z" w:id="6404"/>
          <w:rFonts w:ascii="Calibri" w:hAnsi="Calibri" w:cs="Calibri"/>
          <w:rPrChange w:author="Neeraj Durgapal" w:date="2024-08-28T03:49:00Z" w:id="6405">
            <w:rPr>
              <w:del w:author="Neeraj Durgapal" w:date="2024-08-28T03:50:00Z" w:id="6406"/>
            </w:rPr>
          </w:rPrChange>
        </w:rPr>
      </w:pPr>
      <w:bookmarkStart w:name="_Toc175662514" w:id="6407"/>
      <w:del w:author="Neeraj Durgapal" w:date="2024-08-28T03:50:00Z" w:id="6408">
        <w:r>
          <w:rPr>
            <w:rFonts w:ascii="Calibri" w:hAnsi="Calibri" w:eastAsia="Aptos Display" w:cs="Calibri"/>
            <w:i w:val="0"/>
            <w:iCs w:val="0"/>
            <w:rPrChange w:author="Neeraj Durgapal" w:date="2024-08-28T03:49:00Z" w:id="6409">
              <w:rPr>
                <w:rFonts w:ascii="Aptos Display" w:hAnsi="Aptos Display" w:eastAsia="Aptos Display" w:cs="Aptos Display"/>
                <w:i w:val="0"/>
                <w:iCs w:val="0"/>
              </w:rPr>
            </w:rPrChange>
          </w:rPr>
          <w:delText xml:space="preserve">8.3.5- </w:delText>
        </w:r>
        <w:r>
          <w:rPr>
            <w:rFonts w:ascii="Calibri" w:hAnsi="Calibri" w:eastAsia="Aptos" w:cs="Calibri"/>
            <w:i w:val="0"/>
            <w:iCs w:val="0"/>
            <w:rPrChange w:author="Neeraj Durgapal" w:date="2024-08-28T03:49:00Z" w:id="6410">
              <w:rPr>
                <w:rFonts w:ascii="Aptos" w:hAnsi="Aptos" w:eastAsia="Aptos" w:cs="Aptos"/>
                <w:i w:val="0"/>
                <w:iCs w:val="0"/>
              </w:rPr>
            </w:rPrChange>
          </w:rPr>
          <w:delText>Bulk Refund Report</w:delText>
        </w:r>
        <w:bookmarkEnd w:id="6407"/>
        <w:r>
          <w:rPr>
            <w:rFonts w:ascii="Calibri" w:hAnsi="Calibri" w:eastAsia="Aptos Display" w:cs="Calibri"/>
            <w:i w:val="0"/>
            <w:iCs w:val="0"/>
            <w:rPrChange w:author="Neeraj Durgapal" w:date="2024-08-28T03:49:00Z" w:id="6411">
              <w:rPr>
                <w:rFonts w:ascii="Aptos Display" w:hAnsi="Aptos Display" w:eastAsia="Aptos Display" w:cs="Aptos Display"/>
                <w:i w:val="0"/>
                <w:iCs w:val="0"/>
              </w:rPr>
            </w:rPrChange>
          </w:rPr>
          <w:delText xml:space="preserve"> </w:delText>
        </w:r>
      </w:del>
    </w:p>
    <w:p w:rsidRPr="00E403D6" w:rsidR="00E403D6" w:rsidRDefault="00287800" w14:paraId="6EE631CD" w14:textId="77777777">
      <w:pPr>
        <w:pStyle w:val="Heading4"/>
        <w:spacing w:line="276" w:lineRule="auto"/>
        <w:ind w:left="1440"/>
        <w:rPr>
          <w:del w:author="Neeraj Durgapal" w:date="2024-08-28T03:50:00Z" w:id="6412"/>
          <w:rFonts w:ascii="Calibri" w:hAnsi="Calibri" w:cs="Calibri"/>
          <w:rPrChange w:author="Neeraj Durgapal" w:date="2024-08-28T03:49:00Z" w:id="6413">
            <w:rPr>
              <w:del w:author="Neeraj Durgapal" w:date="2024-08-28T03:50:00Z" w:id="6414"/>
            </w:rPr>
          </w:rPrChange>
        </w:rPr>
        <w:pPrChange w:author="Neeraj Durgapal" w:date="2024-08-28T03:50:00Z" w:id="6415">
          <w:pPr>
            <w:pStyle w:val="Heading5"/>
            <w:spacing w:line="276" w:lineRule="auto"/>
            <w:ind w:left="2160"/>
          </w:pPr>
        </w:pPrChange>
      </w:pPr>
      <w:bookmarkStart w:name="_Toc175662515" w:id="6416"/>
      <w:del w:author="Neeraj Durgapal" w:date="2024-08-28T03:50:00Z" w:id="6417">
        <w:r>
          <w:rPr>
            <w:rFonts w:ascii="Calibri" w:hAnsi="Calibri" w:eastAsia="Aptos Display" w:cs="Calibri"/>
            <w:rPrChange w:author="Neeraj Durgapal" w:date="2024-08-28T03:49:00Z" w:id="6418">
              <w:rPr>
                <w:rFonts w:ascii="Aptos Display" w:hAnsi="Aptos Display" w:eastAsia="Aptos Display" w:cs="Aptos Display"/>
              </w:rPr>
            </w:rPrChange>
          </w:rPr>
          <w:delText xml:space="preserve">8.3.5.1 – </w:delText>
        </w:r>
        <w:r>
          <w:rPr>
            <w:rFonts w:ascii="Calibri" w:hAnsi="Calibri" w:eastAsia="Aptos" w:cs="Calibri"/>
            <w:rPrChange w:author="Neeraj Durgapal" w:date="2024-08-28T03:49:00Z" w:id="6419">
              <w:rPr>
                <w:rFonts w:ascii="Aptos" w:hAnsi="Aptos" w:eastAsia="Aptos" w:cs="Aptos"/>
              </w:rPr>
            </w:rPrChange>
          </w:rPr>
          <w:delText>Batch Processing Overview</w:delText>
        </w:r>
        <w:bookmarkEnd w:id="6416"/>
        <w:r>
          <w:rPr>
            <w:rFonts w:ascii="Calibri" w:hAnsi="Calibri" w:eastAsia="Aptos Display" w:cs="Calibri"/>
            <w:rPrChange w:author="Neeraj Durgapal" w:date="2024-08-28T03:49:00Z" w:id="6420">
              <w:rPr>
                <w:rFonts w:ascii="Aptos Display" w:hAnsi="Aptos Display" w:eastAsia="Aptos Display" w:cs="Aptos Display"/>
              </w:rPr>
            </w:rPrChange>
          </w:rPr>
          <w:delText xml:space="preserve"> </w:delText>
        </w:r>
      </w:del>
    </w:p>
    <w:p w:rsidRPr="00E403D6" w:rsidR="00E403D6" w:rsidRDefault="00287800" w14:paraId="7CBC046F" w14:textId="77777777">
      <w:pPr>
        <w:pStyle w:val="Heading4"/>
        <w:spacing w:after="0" w:line="276" w:lineRule="auto"/>
        <w:ind w:left="1440"/>
        <w:rPr>
          <w:del w:author="Neeraj Durgapal" w:date="2024-08-28T03:50:00Z" w:id="6421"/>
          <w:rFonts w:ascii="Calibri" w:hAnsi="Calibri" w:eastAsia="Aptos" w:cs="Calibri"/>
          <w:rPrChange w:author="Neeraj Durgapal" w:date="2024-08-28T03:49:00Z" w:id="6422">
            <w:rPr>
              <w:del w:author="Neeraj Durgapal" w:date="2024-08-28T03:50:00Z" w:id="6423"/>
              <w:rFonts w:ascii="Aptos" w:hAnsi="Aptos" w:eastAsia="Aptos" w:cs="Aptos"/>
            </w:rPr>
          </w:rPrChange>
        </w:rPr>
        <w:pPrChange w:author="Neeraj Durgapal" w:date="2024-08-28T03:50:00Z" w:id="6424">
          <w:pPr>
            <w:pStyle w:val="ListParagraph"/>
            <w:numPr>
              <w:ilvl w:val="3"/>
              <w:numId w:val="34"/>
            </w:numPr>
            <w:spacing w:after="0" w:line="276" w:lineRule="auto"/>
            <w:ind w:left="3240" w:hanging="360"/>
          </w:pPr>
        </w:pPrChange>
      </w:pPr>
      <w:del w:author="Neeraj Durgapal" w:date="2024-08-28T03:50:00Z" w:id="6425">
        <w:r>
          <w:rPr>
            <w:rFonts w:ascii="Calibri" w:hAnsi="Calibri" w:eastAsia="Aptos" w:cs="Calibri"/>
            <w:rPrChange w:author="Neeraj Durgapal" w:date="2024-08-28T03:49:00Z" w:id="6426">
              <w:rPr>
                <w:rFonts w:ascii="Aptos" w:hAnsi="Aptos" w:eastAsia="Aptos" w:cs="Aptos"/>
              </w:rPr>
            </w:rPrChange>
          </w:rPr>
          <w:delText>Display summary information for bulk refund operations, including batch ID, total amount, success rate, and processing date.</w:delText>
        </w:r>
      </w:del>
    </w:p>
    <w:p w:rsidRPr="00E403D6" w:rsidR="00E403D6" w:rsidRDefault="00287800" w14:paraId="1B4B0AE5" w14:textId="77777777">
      <w:pPr>
        <w:pStyle w:val="Heading4"/>
        <w:spacing w:line="276" w:lineRule="auto"/>
        <w:ind w:left="1440"/>
        <w:rPr>
          <w:del w:author="Neeraj Durgapal" w:date="2024-08-28T03:50:00Z" w:id="6427"/>
          <w:rFonts w:ascii="Calibri" w:hAnsi="Calibri" w:eastAsia="Aptos" w:cs="Calibri"/>
          <w:rPrChange w:author="Neeraj Durgapal" w:date="2024-08-28T03:49:00Z" w:id="6428">
            <w:rPr>
              <w:del w:author="Neeraj Durgapal" w:date="2024-08-28T03:50:00Z" w:id="6429"/>
              <w:rFonts w:ascii="Aptos" w:hAnsi="Aptos" w:eastAsia="Aptos" w:cs="Aptos"/>
            </w:rPr>
          </w:rPrChange>
        </w:rPr>
        <w:pPrChange w:author="Neeraj Durgapal" w:date="2024-08-28T03:50:00Z" w:id="6430">
          <w:pPr>
            <w:pStyle w:val="Heading5"/>
            <w:spacing w:line="276" w:lineRule="auto"/>
            <w:ind w:left="2160"/>
          </w:pPr>
        </w:pPrChange>
      </w:pPr>
      <w:bookmarkStart w:name="_Toc175662516" w:id="6431"/>
      <w:del w:author="Neeraj Durgapal" w:date="2024-08-28T03:50:00Z" w:id="6432">
        <w:r>
          <w:rPr>
            <w:rFonts w:ascii="Calibri" w:hAnsi="Calibri" w:eastAsia="Aptos Display" w:cs="Calibri"/>
            <w:rPrChange w:author="Neeraj Durgapal" w:date="2024-08-28T03:49:00Z" w:id="6433">
              <w:rPr>
                <w:rFonts w:ascii="Aptos Display" w:hAnsi="Aptos Display" w:eastAsia="Aptos Display" w:cs="Aptos Display"/>
              </w:rPr>
            </w:rPrChange>
          </w:rPr>
          <w:delText xml:space="preserve">8.3.5.2 – </w:delText>
        </w:r>
        <w:r>
          <w:rPr>
            <w:rFonts w:ascii="Calibri" w:hAnsi="Calibri" w:eastAsia="Aptos" w:cs="Calibri"/>
            <w:rPrChange w:author="Neeraj Durgapal" w:date="2024-08-28T03:49:00Z" w:id="6434">
              <w:rPr>
                <w:rFonts w:ascii="Aptos" w:hAnsi="Aptos" w:eastAsia="Aptos" w:cs="Aptos"/>
              </w:rPr>
            </w:rPrChange>
          </w:rPr>
          <w:delText>Detailed Batch Information</w:delText>
        </w:r>
        <w:bookmarkEnd w:id="6431"/>
      </w:del>
    </w:p>
    <w:p w:rsidRPr="00E403D6" w:rsidR="00E403D6" w:rsidRDefault="00287800" w14:paraId="2FA0A392" w14:textId="77777777">
      <w:pPr>
        <w:pStyle w:val="Heading4"/>
        <w:spacing w:after="0" w:line="276" w:lineRule="auto"/>
        <w:ind w:left="1440"/>
        <w:rPr>
          <w:del w:author="Neeraj Durgapal" w:date="2024-08-28T03:50:00Z" w:id="6435"/>
          <w:rFonts w:ascii="Calibri" w:hAnsi="Calibri" w:eastAsia="Aptos" w:cs="Calibri"/>
          <w:rPrChange w:author="Neeraj Durgapal" w:date="2024-08-28T03:49:00Z" w:id="6436">
            <w:rPr>
              <w:del w:author="Neeraj Durgapal" w:date="2024-08-28T03:50:00Z" w:id="6437"/>
              <w:rFonts w:ascii="Aptos" w:hAnsi="Aptos" w:eastAsia="Aptos" w:cs="Aptos"/>
            </w:rPr>
          </w:rPrChange>
        </w:rPr>
        <w:pPrChange w:author="Neeraj Durgapal" w:date="2024-08-28T03:50:00Z" w:id="6438">
          <w:pPr>
            <w:pStyle w:val="ListParagraph"/>
            <w:numPr>
              <w:ilvl w:val="3"/>
              <w:numId w:val="34"/>
            </w:numPr>
            <w:spacing w:after="0" w:line="276" w:lineRule="auto"/>
            <w:ind w:left="3240" w:hanging="360"/>
          </w:pPr>
        </w:pPrChange>
      </w:pPr>
      <w:del w:author="Neeraj Durgapal" w:date="2024-08-28T03:50:00Z" w:id="6439">
        <w:r>
          <w:rPr>
            <w:rFonts w:ascii="Calibri" w:hAnsi="Calibri" w:eastAsia="Aptos" w:cs="Calibri"/>
            <w:rPrChange w:author="Neeraj Durgapal" w:date="2024-08-28T03:49:00Z" w:id="6440">
              <w:rPr>
                <w:rFonts w:ascii="Aptos" w:hAnsi="Aptos" w:eastAsia="Aptos" w:cs="Aptos"/>
              </w:rPr>
            </w:rPrChange>
          </w:rPr>
          <w:delText>Allow merchants to view individual transactions within a bulk refund batch, including their status (successful, failed.</w:delText>
        </w:r>
      </w:del>
    </w:p>
    <w:p w:rsidRPr="00E403D6" w:rsidR="00E403D6" w:rsidRDefault="00287800" w14:paraId="5B64F15D" w14:textId="77777777">
      <w:pPr>
        <w:pStyle w:val="Heading4"/>
        <w:spacing w:line="276" w:lineRule="auto"/>
        <w:ind w:left="1440"/>
        <w:rPr>
          <w:del w:author="Neeraj Durgapal" w:date="2024-08-28T03:50:00Z" w:id="6441"/>
          <w:rFonts w:ascii="Calibri" w:hAnsi="Calibri" w:eastAsia="Aptos" w:cs="Calibri"/>
          <w:rPrChange w:author="Neeraj Durgapal" w:date="2024-08-28T03:49:00Z" w:id="6442">
            <w:rPr>
              <w:del w:author="Neeraj Durgapal" w:date="2024-08-28T03:50:00Z" w:id="6443"/>
              <w:rFonts w:ascii="Aptos" w:hAnsi="Aptos" w:eastAsia="Aptos" w:cs="Aptos"/>
            </w:rPr>
          </w:rPrChange>
        </w:rPr>
        <w:pPrChange w:author="Neeraj Durgapal" w:date="2024-08-28T03:50:00Z" w:id="6444">
          <w:pPr>
            <w:pStyle w:val="Heading5"/>
            <w:spacing w:line="276" w:lineRule="auto"/>
            <w:ind w:left="2160"/>
          </w:pPr>
        </w:pPrChange>
      </w:pPr>
      <w:bookmarkStart w:name="_Toc175662517" w:id="6445"/>
      <w:del w:author="Neeraj Durgapal" w:date="2024-08-28T03:50:00Z" w:id="6446">
        <w:r>
          <w:rPr>
            <w:rFonts w:ascii="Calibri" w:hAnsi="Calibri" w:eastAsia="Aptos Display" w:cs="Calibri"/>
            <w:rPrChange w:author="Neeraj Durgapal" w:date="2024-08-28T03:49:00Z" w:id="6447">
              <w:rPr>
                <w:rFonts w:ascii="Aptos Display" w:hAnsi="Aptos Display" w:eastAsia="Aptos Display" w:cs="Aptos Display"/>
              </w:rPr>
            </w:rPrChange>
          </w:rPr>
          <w:delText xml:space="preserve">8.3.5.3 – </w:delText>
        </w:r>
        <w:r>
          <w:rPr>
            <w:rFonts w:ascii="Calibri" w:hAnsi="Calibri" w:eastAsia="Aptos" w:cs="Calibri"/>
            <w:rPrChange w:author="Neeraj Durgapal" w:date="2024-08-28T03:49:00Z" w:id="6448">
              <w:rPr>
                <w:rFonts w:ascii="Aptos" w:hAnsi="Aptos" w:eastAsia="Aptos" w:cs="Aptos"/>
              </w:rPr>
            </w:rPrChange>
          </w:rPr>
          <w:delText>Batch Filtering</w:delText>
        </w:r>
        <w:bookmarkEnd w:id="6445"/>
      </w:del>
    </w:p>
    <w:p w:rsidRPr="00E403D6" w:rsidR="00E403D6" w:rsidRDefault="00287800" w14:paraId="6D9B1709" w14:textId="77777777">
      <w:pPr>
        <w:pStyle w:val="Heading4"/>
        <w:spacing w:after="0" w:line="276" w:lineRule="auto"/>
        <w:ind w:left="1440"/>
        <w:rPr>
          <w:ins w:author="ANIL KISHIN MANSUKHANI" w:date="2024-08-27T18:18:00Z" w:id="6449"/>
          <w:del w:author="Neeraj Durgapal" w:date="2024-08-28T03:50:00Z" w:id="6450"/>
          <w:rFonts w:ascii="Calibri" w:hAnsi="Calibri" w:eastAsia="Aptos" w:cs="Calibri"/>
          <w:rPrChange w:author="Neeraj Durgapal" w:date="2024-08-28T03:49:00Z" w:id="6451">
            <w:rPr>
              <w:ins w:author="ANIL KISHIN MANSUKHANI" w:date="2024-08-27T18:18:00Z" w:id="6452"/>
              <w:del w:author="Neeraj Durgapal" w:date="2024-08-28T03:50:00Z" w:id="6453"/>
              <w:rFonts w:ascii="Calibri" w:hAnsi="Calibri" w:eastAsia="Aptos" w:cs="Calibri"/>
            </w:rPr>
          </w:rPrChange>
        </w:rPr>
        <w:pPrChange w:author="Neeraj Durgapal" w:date="2024-08-28T03:50:00Z" w:id="6454">
          <w:pPr>
            <w:pStyle w:val="ListParagraph"/>
            <w:numPr>
              <w:ilvl w:val="3"/>
              <w:numId w:val="34"/>
            </w:numPr>
            <w:spacing w:after="0" w:line="276" w:lineRule="auto"/>
            <w:ind w:left="3240" w:hanging="360"/>
          </w:pPr>
        </w:pPrChange>
      </w:pPr>
      <w:del w:author="Neeraj Durgapal" w:date="2024-08-28T03:50:00Z" w:id="6455">
        <w:r>
          <w:rPr>
            <w:rFonts w:ascii="Calibri" w:hAnsi="Calibri" w:eastAsia="Aptos" w:cs="Calibri"/>
            <w:rPrChange w:author="Neeraj Durgapal" w:date="2024-08-28T03:49:00Z" w:id="6456">
              <w:rPr>
                <w:rFonts w:ascii="Aptos" w:hAnsi="Aptos" w:eastAsia="Aptos" w:cs="Aptos"/>
              </w:rPr>
            </w:rPrChange>
          </w:rPr>
          <w:delText>Filter bulk refund reports by date, batch ID, or processing status.</w:delText>
        </w:r>
      </w:del>
    </w:p>
    <w:p w:rsidRPr="00E403D6" w:rsidR="00E403D6" w:rsidRDefault="00287800" w14:paraId="2D0E6D1D" w14:textId="77777777">
      <w:pPr>
        <w:pStyle w:val="Heading4"/>
        <w:spacing w:line="276" w:lineRule="auto"/>
        <w:ind w:left="1440"/>
        <w:rPr>
          <w:ins w:author="ANIL KISHIN MANSUKHANI" w:date="2024-08-27T18:18:00Z" w:id="6457"/>
          <w:del w:author="Neeraj Durgapal" w:date="2024-08-28T03:50:00Z" w:id="6458"/>
          <w:rFonts w:ascii="Calibri" w:hAnsi="Calibri" w:eastAsia="Aptos" w:cs="Calibri"/>
          <w:rPrChange w:author="Neeraj Durgapal" w:date="2024-08-28T03:49:00Z" w:id="6459">
            <w:rPr>
              <w:ins w:author="ANIL KISHIN MANSUKHANI" w:date="2024-08-27T18:18:00Z" w:id="6460"/>
              <w:del w:author="Neeraj Durgapal" w:date="2024-08-28T03:50:00Z" w:id="6461"/>
              <w:rFonts w:ascii="Calibri" w:hAnsi="Calibri" w:eastAsia="Aptos" w:cs="Calibri"/>
            </w:rPr>
          </w:rPrChange>
        </w:rPr>
        <w:pPrChange w:author="Neeraj Durgapal" w:date="2024-08-28T03:50:00Z" w:id="6462">
          <w:pPr>
            <w:pStyle w:val="Heading5"/>
            <w:spacing w:line="276" w:lineRule="auto"/>
            <w:ind w:left="2160"/>
          </w:pPr>
        </w:pPrChange>
      </w:pPr>
      <w:ins w:author="ANIL KISHIN MANSUKHANI" w:date="2024-08-27T18:18:00Z" w:id="6463">
        <w:del w:author="Neeraj Durgapal" w:date="2024-08-28T03:50:00Z" w:id="6464">
          <w:r>
            <w:rPr>
              <w:rFonts w:ascii="Calibri" w:hAnsi="Calibri" w:eastAsia="Aptos Display" w:cs="Calibri"/>
              <w:rPrChange w:author="Neeraj Durgapal" w:date="2024-08-28T03:49:00Z" w:id="6465">
                <w:rPr>
                  <w:rFonts w:ascii="Calibri" w:hAnsi="Calibri" w:eastAsia="Aptos Display" w:cs="Calibri"/>
                </w:rPr>
              </w:rPrChange>
            </w:rPr>
            <w:delText>8.3.5.4 –</w:delText>
          </w:r>
          <w:r>
            <w:rPr>
              <w:rFonts w:ascii="Calibri" w:hAnsi="Calibri" w:eastAsia="Aptos" w:cs="Calibri"/>
              <w:rPrChange w:author="Neeraj Durgapal" w:date="2024-08-28T03:49:00Z" w:id="6466">
                <w:rPr>
                  <w:rFonts w:ascii="Calibri" w:hAnsi="Calibri" w:eastAsia="Aptos" w:cs="Calibri"/>
                </w:rPr>
              </w:rPrChange>
            </w:rPr>
            <w:delText>Sample Report</w:delText>
          </w:r>
        </w:del>
      </w:ins>
    </w:p>
    <w:p w:rsidR="00E403D6" w:rsidRDefault="00E403D6" w14:paraId="6F1F591B" w14:textId="77777777">
      <w:pPr>
        <w:pStyle w:val="ListParagraph"/>
        <w:spacing w:after="0" w:line="276" w:lineRule="auto"/>
        <w:rPr>
          <w:ins w:author="ANIL KISHIN MANSUKHANI" w:date="2024-08-27T18:18:00Z" w:id="6467"/>
          <w:del w:author="Neeraj Durgapal" w:date="2024-08-28T03:50:00Z" w:id="6468"/>
          <w:rFonts w:ascii="Calibri" w:hAnsi="Calibri" w:eastAsia="Aptos" w:cs="Calibri"/>
        </w:rPr>
        <w:pPrChange w:author="ANIL KISHIN MANSUKHANI" w:date="2024-08-27T18:18:00Z" w:id="6469">
          <w:pPr>
            <w:pStyle w:val="ListParagraph"/>
            <w:numPr>
              <w:ilvl w:val="3"/>
              <w:numId w:val="34"/>
            </w:numPr>
            <w:spacing w:after="0" w:line="276" w:lineRule="auto"/>
            <w:ind w:left="3240" w:hanging="360"/>
          </w:pPr>
        </w:pPrChange>
      </w:pPr>
    </w:p>
    <w:p w:rsidR="00E403D6" w:rsidRDefault="00287800" w14:paraId="20AA650F" w14:textId="77777777">
      <w:pPr>
        <w:pStyle w:val="ListParagraph"/>
        <w:spacing w:after="0" w:line="276" w:lineRule="auto"/>
        <w:rPr>
          <w:ins w:author="ANIL KISHIN MANSUKHANI" w:date="2024-08-27T18:18:00Z" w:id="6470"/>
          <w:del w:author="Neeraj Durgapal" w:date="2024-08-28T03:50:00Z" w:id="6471"/>
          <w:rFonts w:ascii="Calibri" w:hAnsi="Calibri" w:eastAsia="Aptos" w:cs="Calibri"/>
        </w:rPr>
        <w:pPrChange w:author="ANIL KISHIN MANSUKHANI" w:date="2024-08-27T18:18:00Z" w:id="6472">
          <w:pPr>
            <w:pStyle w:val="ListParagraph"/>
            <w:numPr>
              <w:ilvl w:val="3"/>
              <w:numId w:val="34"/>
            </w:numPr>
            <w:spacing w:after="0" w:line="276" w:lineRule="auto"/>
            <w:ind w:left="3240" w:hanging="360"/>
          </w:pPr>
        </w:pPrChange>
      </w:pPr>
      <w:ins w:author="ANIL KISHIN MANSUKHANI" w:date="2024-08-27T18:18:00Z" w:id="6473">
        <w:del w:author="Neeraj Durgapal" w:date="2024-08-28T03:50:00Z" w:id="6474">
          <w:r>
            <w:rPr>
              <w:rFonts w:ascii="Calibri" w:hAnsi="Calibri" w:cs="Calibri"/>
              <w:noProof/>
              <w:lang w:val="en-IN" w:eastAsia="en-IN"/>
              <w:rPrChange w:author="Neeraj Durgapal" w:date="2024-08-28T03:49:00Z" w:id="6475">
                <w:rPr>
                  <w:noProof/>
                  <w:lang w:val="en-IN" w:eastAsia="en-IN"/>
                </w:rPr>
              </w:rPrChange>
            </w:rPr>
            <w:drawing>
              <wp:inline distT="0" distB="0" distL="0" distR="0" wp14:anchorId="0846487D" wp14:editId="07777777">
                <wp:extent cx="5943600" cy="673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5943600" cy="673735"/>
                        </a:xfrm>
                        <a:prstGeom prst="rect">
                          <a:avLst/>
                        </a:prstGeom>
                      </pic:spPr>
                    </pic:pic>
                  </a:graphicData>
                </a:graphic>
              </wp:inline>
            </w:drawing>
          </w:r>
        </w:del>
      </w:ins>
    </w:p>
    <w:p w:rsidRPr="00E403D6" w:rsidR="00E403D6" w:rsidRDefault="00E403D6" w14:paraId="4F23CD80" w14:textId="77777777">
      <w:pPr>
        <w:pStyle w:val="ListParagraph"/>
        <w:spacing w:after="0" w:line="276" w:lineRule="auto"/>
        <w:rPr>
          <w:del w:author="Neeraj Durgapal" w:date="2024-08-28T03:50:00Z" w:id="6476"/>
          <w:rFonts w:ascii="Calibri" w:hAnsi="Calibri" w:eastAsia="Aptos" w:cs="Calibri"/>
          <w:rPrChange w:author="Neeraj Durgapal" w:date="2024-08-28T03:49:00Z" w:id="6477">
            <w:rPr>
              <w:del w:author="Neeraj Durgapal" w:date="2024-08-28T03:50:00Z" w:id="6478"/>
              <w:rFonts w:ascii="Aptos" w:hAnsi="Aptos" w:eastAsia="Aptos" w:cs="Aptos"/>
            </w:rPr>
          </w:rPrChange>
        </w:rPr>
        <w:pPrChange w:author="ANIL KISHIN MANSUKHANI" w:date="2024-08-27T18:18:00Z" w:id="6479">
          <w:pPr>
            <w:pStyle w:val="ListParagraph"/>
            <w:numPr>
              <w:ilvl w:val="3"/>
              <w:numId w:val="34"/>
            </w:numPr>
            <w:spacing w:after="0" w:line="276" w:lineRule="auto"/>
            <w:ind w:left="3240" w:hanging="360"/>
          </w:pPr>
        </w:pPrChange>
      </w:pPr>
    </w:p>
    <w:p w:rsidRPr="00E403D6" w:rsidR="00E403D6" w:rsidRDefault="00287800" w14:paraId="4729A4FE" w14:textId="77777777">
      <w:pPr>
        <w:pStyle w:val="Heading4"/>
        <w:spacing w:line="276" w:lineRule="auto"/>
        <w:ind w:left="1440"/>
        <w:rPr>
          <w:del w:author="ANIL KISHIN MANSUKHANI" w:date="2024-08-27T18:43:00Z" w:id="6480"/>
          <w:rFonts w:ascii="Calibri" w:hAnsi="Calibri" w:cs="Calibri"/>
          <w:rPrChange w:author="Neeraj Durgapal" w:date="2024-08-28T03:49:00Z" w:id="6481">
            <w:rPr>
              <w:del w:author="ANIL KISHIN MANSUKHANI" w:date="2024-08-27T18:43:00Z" w:id="6482"/>
            </w:rPr>
          </w:rPrChange>
        </w:rPr>
      </w:pPr>
      <w:bookmarkStart w:name="_Toc175662518" w:id="6483"/>
      <w:del w:author="ANIL KISHIN MANSUKHANI" w:date="2024-08-27T18:43:00Z" w:id="6484">
        <w:r>
          <w:rPr>
            <w:rFonts w:ascii="Calibri" w:hAnsi="Calibri" w:eastAsia="Aptos Display" w:cs="Calibri"/>
            <w:rPrChange w:author="Neeraj Durgapal" w:date="2024-08-28T03:49:00Z" w:id="6485">
              <w:rPr>
                <w:rFonts w:ascii="Aptos Display" w:hAnsi="Aptos Display" w:eastAsia="Aptos Display" w:cs="Aptos Display"/>
              </w:rPr>
            </w:rPrChange>
          </w:rPr>
          <w:delText xml:space="preserve">8.3.6- </w:delText>
        </w:r>
        <w:r>
          <w:rPr>
            <w:rFonts w:ascii="Calibri" w:hAnsi="Calibri" w:eastAsia="Aptos" w:cs="Calibri"/>
            <w:rPrChange w:author="Neeraj Durgapal" w:date="2024-08-28T03:49:00Z" w:id="6486">
              <w:rPr>
                <w:rFonts w:ascii="Aptos" w:hAnsi="Aptos" w:eastAsia="Aptos" w:cs="Aptos"/>
              </w:rPr>
            </w:rPrChange>
          </w:rPr>
          <w:delText>Payments Report</w:delText>
        </w:r>
        <w:bookmarkEnd w:id="6483"/>
        <w:r>
          <w:rPr>
            <w:rFonts w:ascii="Calibri" w:hAnsi="Calibri" w:eastAsia="Aptos Display" w:cs="Calibri"/>
            <w:rPrChange w:author="Neeraj Durgapal" w:date="2024-08-28T03:49:00Z" w:id="6487">
              <w:rPr>
                <w:rFonts w:ascii="Aptos Display" w:hAnsi="Aptos Display" w:eastAsia="Aptos Display" w:cs="Aptos Display"/>
              </w:rPr>
            </w:rPrChange>
          </w:rPr>
          <w:delText xml:space="preserve"> </w:delText>
        </w:r>
      </w:del>
    </w:p>
    <w:p w:rsidRPr="00E403D6" w:rsidR="00E403D6" w:rsidRDefault="00287800" w14:paraId="03778EB7" w14:textId="77777777">
      <w:pPr>
        <w:pStyle w:val="Heading4"/>
        <w:spacing w:line="276" w:lineRule="auto"/>
        <w:ind w:left="1440"/>
        <w:rPr>
          <w:del w:author="ANIL KISHIN MANSUKHANI" w:date="2024-08-27T18:43:00Z" w:id="6488"/>
          <w:rFonts w:ascii="Calibri" w:hAnsi="Calibri" w:cs="Calibri"/>
          <w:rPrChange w:author="Neeraj Durgapal" w:date="2024-08-28T03:49:00Z" w:id="6489">
            <w:rPr>
              <w:del w:author="ANIL KISHIN MANSUKHANI" w:date="2024-08-27T18:43:00Z" w:id="6490"/>
            </w:rPr>
          </w:rPrChange>
        </w:rPr>
        <w:pPrChange w:author="ANIL KISHIN MANSUKHANI" w:date="2024-08-27T18:43:00Z" w:id="6491">
          <w:pPr>
            <w:pStyle w:val="Heading5"/>
            <w:spacing w:line="276" w:lineRule="auto"/>
            <w:ind w:left="2160"/>
          </w:pPr>
        </w:pPrChange>
      </w:pPr>
      <w:bookmarkStart w:name="_Toc175662519" w:id="6492"/>
      <w:del w:author="ANIL KISHIN MANSUKHANI" w:date="2024-08-27T18:43:00Z" w:id="6493">
        <w:r>
          <w:rPr>
            <w:rFonts w:ascii="Calibri" w:hAnsi="Calibri" w:eastAsia="Aptos Display" w:cs="Calibri"/>
            <w:rPrChange w:author="Neeraj Durgapal" w:date="2024-08-28T03:49:00Z" w:id="6494">
              <w:rPr>
                <w:rFonts w:ascii="Aptos Display" w:hAnsi="Aptos Display" w:eastAsia="Aptos Display" w:cs="Aptos Display"/>
              </w:rPr>
            </w:rPrChange>
          </w:rPr>
          <w:delText xml:space="preserve">8.3.6.1 – </w:delText>
        </w:r>
        <w:r>
          <w:rPr>
            <w:rFonts w:ascii="Calibri" w:hAnsi="Calibri" w:eastAsia="Aptos" w:cs="Calibri"/>
            <w:rPrChange w:author="Neeraj Durgapal" w:date="2024-08-28T03:49:00Z" w:id="6495">
              <w:rPr>
                <w:rFonts w:ascii="Aptos" w:hAnsi="Aptos" w:eastAsia="Aptos" w:cs="Aptos"/>
              </w:rPr>
            </w:rPrChange>
          </w:rPr>
          <w:delText>Payment Summary</w:delText>
        </w:r>
        <w:bookmarkEnd w:id="6492"/>
        <w:r>
          <w:rPr>
            <w:rFonts w:ascii="Calibri" w:hAnsi="Calibri" w:eastAsia="Aptos Display" w:cs="Calibri"/>
            <w:rPrChange w:author="Neeraj Durgapal" w:date="2024-08-28T03:49:00Z" w:id="6496">
              <w:rPr>
                <w:rFonts w:ascii="Aptos Display" w:hAnsi="Aptos Display" w:eastAsia="Aptos Display" w:cs="Aptos Display"/>
              </w:rPr>
            </w:rPrChange>
          </w:rPr>
          <w:delText xml:space="preserve"> </w:delText>
        </w:r>
      </w:del>
    </w:p>
    <w:p w:rsidRPr="00E403D6" w:rsidR="00E403D6" w:rsidRDefault="00287800" w14:paraId="1E96E6E3" w14:textId="77777777">
      <w:pPr>
        <w:pStyle w:val="Heading4"/>
        <w:spacing w:after="0" w:line="276" w:lineRule="auto"/>
        <w:ind w:left="1440"/>
        <w:rPr>
          <w:del w:author="ANIL KISHIN MANSUKHANI" w:date="2024-08-27T18:43:00Z" w:id="6497"/>
          <w:rFonts w:ascii="Calibri" w:hAnsi="Calibri" w:eastAsia="Aptos" w:cs="Calibri"/>
          <w:rPrChange w:author="Neeraj Durgapal" w:date="2024-08-28T03:49:00Z" w:id="6498">
            <w:rPr>
              <w:del w:author="ANIL KISHIN MANSUKHANI" w:date="2024-08-27T18:43:00Z" w:id="6499"/>
              <w:rFonts w:ascii="Aptos" w:hAnsi="Aptos" w:eastAsia="Aptos" w:cs="Aptos"/>
            </w:rPr>
          </w:rPrChange>
        </w:rPr>
        <w:pPrChange w:author="ANIL KISHIN MANSUKHANI" w:date="2024-08-27T18:43:00Z" w:id="6500">
          <w:pPr>
            <w:pStyle w:val="ListParagraph"/>
            <w:numPr>
              <w:ilvl w:val="3"/>
              <w:numId w:val="34"/>
            </w:numPr>
            <w:spacing w:after="0" w:line="276" w:lineRule="auto"/>
            <w:ind w:left="3240" w:hanging="360"/>
          </w:pPr>
        </w:pPrChange>
      </w:pPr>
      <w:del w:author="ANIL KISHIN MANSUKHANI" w:date="2024-08-27T18:43:00Z" w:id="6501">
        <w:r>
          <w:rPr>
            <w:rFonts w:ascii="Calibri" w:hAnsi="Calibri" w:eastAsia="Aptos" w:cs="Calibri"/>
            <w:rPrChange w:author="Neeraj Durgapal" w:date="2024-08-28T03:49:00Z" w:id="6502">
              <w:rPr>
                <w:rFonts w:ascii="Aptos" w:hAnsi="Aptos" w:eastAsia="Aptos" w:cs="Aptos"/>
              </w:rPr>
            </w:rPrChange>
          </w:rPr>
          <w:delText>Overview of all payments, including received payments, pending payments, and reconciliation status.</w:delText>
        </w:r>
      </w:del>
    </w:p>
    <w:p w:rsidRPr="00E403D6" w:rsidR="00E403D6" w:rsidRDefault="00287800" w14:paraId="02657FF8" w14:textId="77777777">
      <w:pPr>
        <w:pStyle w:val="Heading4"/>
        <w:spacing w:line="276" w:lineRule="auto"/>
        <w:ind w:left="1440"/>
        <w:rPr>
          <w:del w:author="ANIL KISHIN MANSUKHANI" w:date="2024-08-27T18:43:00Z" w:id="6503"/>
          <w:rFonts w:ascii="Calibri" w:hAnsi="Calibri" w:eastAsia="Aptos" w:cs="Calibri"/>
          <w:rPrChange w:author="Neeraj Durgapal" w:date="2024-08-28T03:49:00Z" w:id="6504">
            <w:rPr>
              <w:del w:author="ANIL KISHIN MANSUKHANI" w:date="2024-08-27T18:43:00Z" w:id="6505"/>
              <w:rFonts w:ascii="Aptos" w:hAnsi="Aptos" w:eastAsia="Aptos" w:cs="Aptos"/>
            </w:rPr>
          </w:rPrChange>
        </w:rPr>
        <w:pPrChange w:author="ANIL KISHIN MANSUKHANI" w:date="2024-08-27T18:43:00Z" w:id="6506">
          <w:pPr>
            <w:pStyle w:val="Heading5"/>
            <w:spacing w:line="276" w:lineRule="auto"/>
            <w:ind w:left="2160"/>
          </w:pPr>
        </w:pPrChange>
      </w:pPr>
      <w:bookmarkStart w:name="_Toc175662520" w:id="6507"/>
      <w:del w:author="ANIL KISHIN MANSUKHANI" w:date="2024-08-27T18:43:00Z" w:id="6508">
        <w:r>
          <w:rPr>
            <w:rFonts w:ascii="Calibri" w:hAnsi="Calibri" w:eastAsia="Aptos Display" w:cs="Calibri"/>
            <w:rPrChange w:author="Neeraj Durgapal" w:date="2024-08-28T03:49:00Z" w:id="6509">
              <w:rPr>
                <w:rFonts w:ascii="Aptos Display" w:hAnsi="Aptos Display" w:eastAsia="Aptos Display" w:cs="Aptos Display"/>
              </w:rPr>
            </w:rPrChange>
          </w:rPr>
          <w:delText xml:space="preserve">8.3.6.2 – </w:delText>
        </w:r>
        <w:r>
          <w:rPr>
            <w:rFonts w:ascii="Calibri" w:hAnsi="Calibri" w:eastAsia="Aptos" w:cs="Calibri"/>
            <w:rPrChange w:author="Neeraj Durgapal" w:date="2024-08-28T03:49:00Z" w:id="6510">
              <w:rPr>
                <w:rFonts w:ascii="Aptos" w:hAnsi="Aptos" w:eastAsia="Aptos" w:cs="Aptos"/>
              </w:rPr>
            </w:rPrChange>
          </w:rPr>
          <w:delText>Payment Method Analysis</w:delText>
        </w:r>
        <w:bookmarkEnd w:id="6507"/>
      </w:del>
    </w:p>
    <w:p w:rsidRPr="00E403D6" w:rsidR="00E403D6" w:rsidRDefault="00287800" w14:paraId="72BC8B8B" w14:textId="77777777">
      <w:pPr>
        <w:pStyle w:val="Heading4"/>
        <w:spacing w:after="0" w:line="276" w:lineRule="auto"/>
        <w:ind w:left="1440"/>
        <w:rPr>
          <w:del w:author="ANIL KISHIN MANSUKHANI" w:date="2024-08-27T18:43:00Z" w:id="6511"/>
          <w:rFonts w:ascii="Calibri" w:hAnsi="Calibri" w:eastAsia="Aptos" w:cs="Calibri"/>
          <w:rPrChange w:author="Neeraj Durgapal" w:date="2024-08-28T03:49:00Z" w:id="6512">
            <w:rPr>
              <w:del w:author="ANIL KISHIN MANSUKHANI" w:date="2024-08-27T18:43:00Z" w:id="6513"/>
              <w:rFonts w:ascii="Aptos" w:hAnsi="Aptos" w:eastAsia="Aptos" w:cs="Aptos"/>
            </w:rPr>
          </w:rPrChange>
        </w:rPr>
        <w:pPrChange w:author="ANIL KISHIN MANSUKHANI" w:date="2024-08-27T18:43:00Z" w:id="6514">
          <w:pPr>
            <w:pStyle w:val="ListParagraph"/>
            <w:numPr>
              <w:ilvl w:val="3"/>
              <w:numId w:val="34"/>
            </w:numPr>
            <w:spacing w:after="0" w:line="276" w:lineRule="auto"/>
            <w:ind w:left="3240" w:hanging="360"/>
          </w:pPr>
        </w:pPrChange>
      </w:pPr>
      <w:del w:author="ANIL KISHIN MANSUKHANI" w:date="2024-08-27T18:43:00Z" w:id="6515">
        <w:r>
          <w:rPr>
            <w:rFonts w:ascii="Calibri" w:hAnsi="Calibri" w:eastAsia="Aptos" w:cs="Calibri"/>
            <w:rPrChange w:author="Neeraj Durgapal" w:date="2024-08-28T03:49:00Z" w:id="6516">
              <w:rPr>
                <w:rFonts w:ascii="Aptos" w:hAnsi="Aptos" w:eastAsia="Aptos" w:cs="Aptos"/>
              </w:rPr>
            </w:rPrChange>
          </w:rPr>
          <w:delText>Break down payments by method (e.g., Credit Card, UPI, Net Banking) to analyze payment mode performance.</w:delText>
        </w:r>
      </w:del>
    </w:p>
    <w:p w:rsidRPr="00E403D6" w:rsidR="00E403D6" w:rsidRDefault="00287800" w14:paraId="7B884582" w14:textId="77777777">
      <w:pPr>
        <w:pStyle w:val="Heading4"/>
        <w:spacing w:line="276" w:lineRule="auto"/>
        <w:ind w:left="1440"/>
        <w:rPr>
          <w:del w:author="ANIL KISHIN MANSUKHANI" w:date="2024-08-27T18:43:00Z" w:id="6517"/>
          <w:rFonts w:ascii="Calibri" w:hAnsi="Calibri" w:eastAsia="Aptos" w:cs="Calibri"/>
          <w:rPrChange w:author="Neeraj Durgapal" w:date="2024-08-28T03:49:00Z" w:id="6518">
            <w:rPr>
              <w:del w:author="ANIL KISHIN MANSUKHANI" w:date="2024-08-27T18:43:00Z" w:id="6519"/>
              <w:rFonts w:ascii="Aptos" w:hAnsi="Aptos" w:eastAsia="Aptos" w:cs="Aptos"/>
            </w:rPr>
          </w:rPrChange>
        </w:rPr>
        <w:pPrChange w:author="ANIL KISHIN MANSUKHANI" w:date="2024-08-27T18:43:00Z" w:id="6520">
          <w:pPr>
            <w:pStyle w:val="Heading5"/>
            <w:spacing w:line="276" w:lineRule="auto"/>
            <w:ind w:left="2160"/>
          </w:pPr>
        </w:pPrChange>
      </w:pPr>
      <w:bookmarkStart w:name="_Toc175662521" w:id="6521"/>
      <w:del w:author="ANIL KISHIN MANSUKHANI" w:date="2024-08-27T18:43:00Z" w:id="6522">
        <w:r>
          <w:rPr>
            <w:rFonts w:ascii="Calibri" w:hAnsi="Calibri" w:eastAsia="Aptos Display" w:cs="Calibri"/>
            <w:rPrChange w:author="Neeraj Durgapal" w:date="2024-08-28T03:49:00Z" w:id="6523">
              <w:rPr>
                <w:rFonts w:ascii="Aptos Display" w:hAnsi="Aptos Display" w:eastAsia="Aptos Display" w:cs="Aptos Display"/>
              </w:rPr>
            </w:rPrChange>
          </w:rPr>
          <w:delText xml:space="preserve">8.3.6.3 – </w:delText>
        </w:r>
        <w:r>
          <w:rPr>
            <w:rFonts w:ascii="Calibri" w:hAnsi="Calibri" w:eastAsia="Aptos" w:cs="Calibri"/>
            <w:rPrChange w:author="Neeraj Durgapal" w:date="2024-08-28T03:49:00Z" w:id="6524">
              <w:rPr>
                <w:rFonts w:ascii="Aptos" w:hAnsi="Aptos" w:eastAsia="Aptos" w:cs="Aptos"/>
              </w:rPr>
            </w:rPrChange>
          </w:rPr>
          <w:delText>Reconciliation Status</w:delText>
        </w:r>
        <w:bookmarkEnd w:id="6521"/>
      </w:del>
    </w:p>
    <w:p w:rsidRPr="00E403D6" w:rsidR="00E403D6" w:rsidRDefault="00287800" w14:paraId="1D4A0C6A" w14:textId="77777777">
      <w:pPr>
        <w:pStyle w:val="Heading4"/>
        <w:spacing w:after="0" w:line="276" w:lineRule="auto"/>
        <w:ind w:left="1440"/>
        <w:rPr>
          <w:del w:author="ANIL KISHIN MANSUKHANI" w:date="2024-08-27T18:43:00Z" w:id="6525"/>
          <w:rFonts w:ascii="Calibri" w:hAnsi="Calibri" w:eastAsia="Aptos" w:cs="Calibri"/>
          <w:rPrChange w:author="Neeraj Durgapal" w:date="2024-08-28T03:49:00Z" w:id="6526">
            <w:rPr>
              <w:del w:author="ANIL KISHIN MANSUKHANI" w:date="2024-08-27T18:43:00Z" w:id="6527"/>
              <w:rFonts w:ascii="Aptos" w:hAnsi="Aptos" w:eastAsia="Aptos" w:cs="Aptos"/>
            </w:rPr>
          </w:rPrChange>
        </w:rPr>
        <w:pPrChange w:author="ANIL KISHIN MANSUKHANI" w:date="2024-08-27T18:43:00Z" w:id="6528">
          <w:pPr>
            <w:pStyle w:val="ListParagraph"/>
            <w:numPr>
              <w:ilvl w:val="3"/>
              <w:numId w:val="34"/>
            </w:numPr>
            <w:spacing w:after="0" w:line="276" w:lineRule="auto"/>
            <w:ind w:left="3240" w:hanging="360"/>
          </w:pPr>
        </w:pPrChange>
      </w:pPr>
      <w:del w:author="ANIL KISHIN MANSUKHANI" w:date="2024-08-27T18:43:00Z" w:id="6529">
        <w:r>
          <w:rPr>
            <w:rFonts w:ascii="Calibri" w:hAnsi="Calibri" w:eastAsia="Aptos" w:cs="Calibri"/>
            <w:rPrChange w:author="Neeraj Durgapal" w:date="2024-08-28T03:49:00Z" w:id="6530">
              <w:rPr>
                <w:rFonts w:ascii="Aptos" w:hAnsi="Aptos" w:eastAsia="Aptos" w:cs="Aptos"/>
              </w:rPr>
            </w:rPrChange>
          </w:rPr>
          <w:delText>Display the reconciliation status for each payment, highlighting any mismatches or pending items.</w:delText>
        </w:r>
      </w:del>
    </w:p>
    <w:p w:rsidRPr="00E403D6" w:rsidR="00E403D6" w:rsidRDefault="00287800" w14:paraId="6EAA0EED" w14:textId="77777777">
      <w:pPr>
        <w:pStyle w:val="Heading4"/>
        <w:spacing w:after="0" w:line="276" w:lineRule="auto"/>
        <w:ind w:left="1440"/>
        <w:rPr>
          <w:rFonts w:ascii="Calibri" w:hAnsi="Calibri" w:cs="Calibri"/>
          <w:rPrChange w:author="Neeraj Durgapal" w:date="2024-08-28T03:49:00Z" w:id="6531">
            <w:rPr/>
          </w:rPrChange>
        </w:rPr>
        <w:pPrChange w:author="ANIL KISHIN MANSUKHANI" w:date="2024-08-27T18:43:00Z" w:id="6532">
          <w:pPr>
            <w:spacing w:after="0" w:line="276" w:lineRule="auto"/>
          </w:pPr>
        </w:pPrChange>
      </w:pPr>
      <w:r>
        <w:rPr>
          <w:rFonts w:ascii="Calibri" w:hAnsi="Calibri" w:eastAsia="Aptos" w:cs="Calibri"/>
          <w:rPrChange w:author="Neeraj Durgapal" w:date="2024-08-28T03:49:00Z" w:id="6533">
            <w:rPr>
              <w:rFonts w:ascii="Aptos" w:hAnsi="Aptos" w:eastAsia="Aptos" w:cs="Aptos"/>
            </w:rPr>
          </w:rPrChange>
        </w:rPr>
        <w:t xml:space="preserve"> </w:t>
      </w:r>
    </w:p>
    <w:p w:rsidRPr="00E403D6" w:rsidR="00E403D6" w:rsidRDefault="00EE6F18" w14:paraId="130F89C1" w14:textId="324AD002">
      <w:pPr>
        <w:pStyle w:val="Heading4"/>
        <w:spacing w:line="276" w:lineRule="auto"/>
        <w:ind w:left="1440"/>
        <w:rPr>
          <w:rFonts w:ascii="Calibri" w:hAnsi="Calibri" w:cs="Calibri"/>
          <w:rPrChange w:author="Neeraj Durgapal" w:date="2024-08-28T03:49:00Z" w:id="6534">
            <w:rPr/>
          </w:rPrChange>
        </w:rPr>
      </w:pPr>
      <w:bookmarkStart w:name="_Toc175662522" w:id="6535"/>
      <w:r>
        <w:rPr>
          <w:rFonts w:ascii="Calibri" w:hAnsi="Calibri" w:eastAsia="Aptos Display" w:cs="Calibri"/>
        </w:rPr>
        <w:t>8</w:t>
      </w:r>
      <w:del w:author="Neeraj Durgapal" w:date="2024-08-28T03:53:00Z" w:id="6536">
        <w:r w:rsidR="00287800">
          <w:rPr>
            <w:rFonts w:ascii="Calibri" w:hAnsi="Calibri" w:eastAsia="Aptos Display" w:cs="Calibri"/>
            <w:rPrChange w:author="Neeraj Durgapal" w:date="2024-08-28T03:49:00Z" w:id="6537">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538">
            <w:rPr>
              <w:rFonts w:ascii="Aptos Display" w:hAnsi="Aptos Display" w:eastAsia="Aptos Display" w:cs="Aptos Display"/>
            </w:rPr>
          </w:rPrChange>
        </w:rPr>
        <w:t>.3.</w:t>
      </w:r>
      <w:ins w:author="ANIL KISHIN MANSUKHANI" w:date="2024-08-27T18:44:00Z" w:id="6539">
        <w:r w:rsidR="00287800">
          <w:rPr>
            <w:rFonts w:ascii="Calibri" w:hAnsi="Calibri" w:eastAsia="Aptos Display" w:cs="Calibri"/>
          </w:rPr>
          <w:t>6</w:t>
        </w:r>
      </w:ins>
      <w:del w:author="ANIL KISHIN MANSUKHANI" w:date="2024-08-27T18:44:00Z" w:id="6540">
        <w:r w:rsidR="00287800">
          <w:rPr>
            <w:rFonts w:ascii="Calibri" w:hAnsi="Calibri" w:eastAsia="Aptos Display" w:cs="Calibri"/>
            <w:rPrChange w:author="Neeraj Durgapal" w:date="2024-08-28T03:49:00Z" w:id="6541">
              <w:rPr>
                <w:rFonts w:ascii="Aptos Display" w:hAnsi="Aptos Display" w:eastAsia="Aptos Display" w:cs="Aptos Display"/>
              </w:rPr>
            </w:rPrChange>
          </w:rPr>
          <w:delText>7</w:delText>
        </w:r>
      </w:del>
      <w:r w:rsidR="00287800">
        <w:rPr>
          <w:rFonts w:ascii="Calibri" w:hAnsi="Calibri" w:eastAsia="Aptos Display" w:cs="Calibri"/>
          <w:rPrChange w:author="Neeraj Durgapal" w:date="2024-08-28T03:49:00Z" w:id="6542">
            <w:rPr>
              <w:rFonts w:ascii="Aptos Display" w:hAnsi="Aptos Display" w:eastAsia="Aptos Display" w:cs="Aptos Display"/>
            </w:rPr>
          </w:rPrChange>
        </w:rPr>
        <w:t xml:space="preserve">- </w:t>
      </w:r>
      <w:r w:rsidR="00287800">
        <w:rPr>
          <w:rFonts w:ascii="Calibri" w:hAnsi="Calibri" w:eastAsia="Aptos" w:cs="Calibri"/>
          <w:rPrChange w:author="Neeraj Durgapal" w:date="2024-08-28T03:49:00Z" w:id="6543">
            <w:rPr>
              <w:rFonts w:ascii="Aptos" w:hAnsi="Aptos" w:eastAsia="Aptos" w:cs="Aptos"/>
            </w:rPr>
          </w:rPrChange>
        </w:rPr>
        <w:t>Chargeback Report</w:t>
      </w:r>
      <w:bookmarkEnd w:id="6535"/>
      <w:r w:rsidR="00287800">
        <w:rPr>
          <w:rFonts w:ascii="Calibri" w:hAnsi="Calibri" w:eastAsia="Aptos Display" w:cs="Calibri"/>
          <w:rPrChange w:author="Neeraj Durgapal" w:date="2024-08-28T03:49:00Z" w:id="6544">
            <w:rPr>
              <w:rFonts w:ascii="Aptos Display" w:hAnsi="Aptos Display" w:eastAsia="Aptos Display" w:cs="Aptos Display"/>
            </w:rPr>
          </w:rPrChange>
        </w:rPr>
        <w:t xml:space="preserve"> </w:t>
      </w:r>
    </w:p>
    <w:p w:rsidRPr="00E403D6" w:rsidR="00E403D6" w:rsidRDefault="00287800" w14:paraId="702DAE74" w14:textId="5AD8E1B1">
      <w:pPr>
        <w:pStyle w:val="Heading5"/>
        <w:spacing w:line="276" w:lineRule="auto"/>
        <w:ind w:left="2160"/>
        <w:rPr>
          <w:rFonts w:ascii="Calibri" w:hAnsi="Calibri" w:cs="Calibri"/>
          <w:rPrChange w:author="Neeraj Durgapal" w:date="2024-08-28T03:49:00Z" w:id="6545">
            <w:rPr/>
          </w:rPrChange>
        </w:rPr>
      </w:pPr>
      <w:bookmarkStart w:name="_Toc175662523" w:id="6546"/>
      <w:del w:author="Neeraj Durgapal" w:date="2024-08-28T03:53:00Z" w:id="6547">
        <w:r>
          <w:rPr>
            <w:rFonts w:ascii="Calibri" w:hAnsi="Calibri" w:eastAsia="Aptos Display" w:cs="Calibri"/>
            <w:rPrChange w:author="Neeraj Durgapal" w:date="2024-08-28T03:49:00Z" w:id="6548">
              <w:rPr>
                <w:rFonts w:ascii="Aptos Display" w:hAnsi="Aptos Display" w:eastAsia="Aptos Display" w:cs="Aptos Display"/>
              </w:rPr>
            </w:rPrChange>
          </w:rPr>
          <w:delText>8</w:delText>
        </w:r>
      </w:del>
      <w:r w:rsidR="00EE6F18">
        <w:rPr>
          <w:rFonts w:ascii="Calibri" w:hAnsi="Calibri" w:eastAsia="Aptos Display" w:cs="Calibri"/>
        </w:rPr>
        <w:t>8</w:t>
      </w:r>
      <w:r>
        <w:rPr>
          <w:rFonts w:ascii="Calibri" w:hAnsi="Calibri" w:eastAsia="Aptos Display" w:cs="Calibri"/>
          <w:rPrChange w:author="Neeraj Durgapal" w:date="2024-08-28T03:49:00Z" w:id="6549">
            <w:rPr>
              <w:rFonts w:ascii="Aptos Display" w:hAnsi="Aptos Display" w:eastAsia="Aptos Display" w:cs="Aptos Display"/>
            </w:rPr>
          </w:rPrChange>
        </w:rPr>
        <w:t>.3.</w:t>
      </w:r>
      <w:ins w:author="ANIL KISHIN MANSUKHANI" w:date="2024-08-27T18:44:00Z" w:id="6550">
        <w:r>
          <w:rPr>
            <w:rFonts w:ascii="Calibri" w:hAnsi="Calibri" w:eastAsia="Aptos Display" w:cs="Calibri"/>
          </w:rPr>
          <w:t>6</w:t>
        </w:r>
      </w:ins>
      <w:del w:author="ANIL KISHIN MANSUKHANI" w:date="2024-08-27T18:44:00Z" w:id="6551">
        <w:r>
          <w:rPr>
            <w:rFonts w:ascii="Calibri" w:hAnsi="Calibri" w:eastAsia="Aptos Display" w:cs="Calibri"/>
            <w:rPrChange w:author="Neeraj Durgapal" w:date="2024-08-28T03:49:00Z" w:id="6552">
              <w:rPr>
                <w:rFonts w:ascii="Aptos Display" w:hAnsi="Aptos Display" w:eastAsia="Aptos Display" w:cs="Aptos Display"/>
              </w:rPr>
            </w:rPrChange>
          </w:rPr>
          <w:delText>7</w:delText>
        </w:r>
      </w:del>
      <w:r>
        <w:rPr>
          <w:rFonts w:ascii="Calibri" w:hAnsi="Calibri" w:eastAsia="Aptos Display" w:cs="Calibri"/>
          <w:rPrChange w:author="Neeraj Durgapal" w:date="2024-08-28T03:49:00Z" w:id="6553">
            <w:rPr>
              <w:rFonts w:ascii="Aptos Display" w:hAnsi="Aptos Display" w:eastAsia="Aptos Display" w:cs="Aptos Display"/>
            </w:rPr>
          </w:rPrChange>
        </w:rPr>
        <w:t xml:space="preserve">.1 – </w:t>
      </w:r>
      <w:r>
        <w:rPr>
          <w:rFonts w:ascii="Calibri" w:hAnsi="Calibri" w:eastAsia="Aptos" w:cs="Calibri"/>
          <w:rPrChange w:author="Neeraj Durgapal" w:date="2024-08-28T03:49:00Z" w:id="6554">
            <w:rPr>
              <w:rFonts w:ascii="Aptos" w:hAnsi="Aptos" w:eastAsia="Aptos" w:cs="Aptos"/>
            </w:rPr>
          </w:rPrChange>
        </w:rPr>
        <w:t>Chargeback Details</w:t>
      </w:r>
      <w:bookmarkEnd w:id="6546"/>
      <w:r>
        <w:rPr>
          <w:rFonts w:ascii="Calibri" w:hAnsi="Calibri" w:eastAsia="Aptos Display" w:cs="Calibri"/>
          <w:rPrChange w:author="Neeraj Durgapal" w:date="2024-08-28T03:49:00Z" w:id="6555">
            <w:rPr>
              <w:rFonts w:ascii="Aptos Display" w:hAnsi="Aptos Display" w:eastAsia="Aptos Display" w:cs="Aptos Display"/>
            </w:rPr>
          </w:rPrChange>
        </w:rPr>
        <w:t xml:space="preserve"> </w:t>
      </w:r>
    </w:p>
    <w:p w:rsidRPr="00E403D6" w:rsidR="00E403D6" w:rsidRDefault="00287800" w14:paraId="2FEB5741" w14:textId="77777777">
      <w:pPr>
        <w:pStyle w:val="ListParagraph"/>
        <w:numPr>
          <w:ilvl w:val="3"/>
          <w:numId w:val="34"/>
        </w:numPr>
        <w:spacing w:after="0" w:line="276" w:lineRule="auto"/>
        <w:ind w:left="3240"/>
        <w:rPr>
          <w:rFonts w:ascii="Calibri" w:hAnsi="Calibri" w:eastAsia="Aptos" w:cs="Calibri"/>
          <w:rPrChange w:author="Neeraj Durgapal" w:date="2024-08-28T03:49:00Z" w:id="6556">
            <w:rPr>
              <w:rFonts w:ascii="Aptos" w:hAnsi="Aptos" w:eastAsia="Aptos" w:cs="Aptos"/>
            </w:rPr>
          </w:rPrChange>
        </w:rPr>
      </w:pPr>
      <w:r>
        <w:rPr>
          <w:rFonts w:ascii="Calibri" w:hAnsi="Calibri" w:eastAsia="Aptos" w:cs="Calibri"/>
          <w:rPrChange w:author="Neeraj Durgapal" w:date="2024-08-28T03:49:00Z" w:id="6557">
            <w:rPr>
              <w:rFonts w:ascii="Aptos" w:hAnsi="Aptos" w:eastAsia="Aptos" w:cs="Aptos"/>
            </w:rPr>
          </w:rPrChange>
        </w:rPr>
        <w:t>Provide detailed information on chargebacks, including chargeback ID, transaction ID</w:t>
      </w:r>
      <w:ins w:author="Neeraj Durgapal" w:date="2024-08-28T03:42:00Z" w:id="6558">
        <w:r>
          <w:rPr>
            <w:rFonts w:ascii="Calibri" w:hAnsi="Calibri" w:eastAsia="Aptos" w:cs="Calibri"/>
          </w:rPr>
          <w:t xml:space="preserve"> &amp; Details</w:t>
        </w:r>
      </w:ins>
      <w:r>
        <w:rPr>
          <w:rFonts w:ascii="Calibri" w:hAnsi="Calibri" w:eastAsia="Aptos" w:cs="Calibri"/>
          <w:rPrChange w:author="Neeraj Durgapal" w:date="2024-08-28T03:49:00Z" w:id="6559">
            <w:rPr>
              <w:rFonts w:ascii="Aptos" w:hAnsi="Aptos" w:eastAsia="Aptos" w:cs="Aptos"/>
            </w:rPr>
          </w:rPrChange>
        </w:rPr>
        <w:t>, chargeback amount, date, and reason.</w:t>
      </w:r>
    </w:p>
    <w:p w:rsidRPr="00E403D6" w:rsidR="00E403D6" w:rsidRDefault="00EE6F18" w14:paraId="313BF2F0" w14:textId="43001856">
      <w:pPr>
        <w:pStyle w:val="Heading5"/>
        <w:spacing w:line="276" w:lineRule="auto"/>
        <w:ind w:left="2160"/>
        <w:rPr>
          <w:rFonts w:ascii="Calibri" w:hAnsi="Calibri" w:eastAsia="Aptos" w:cs="Calibri"/>
          <w:rPrChange w:author="Neeraj Durgapal" w:date="2024-08-28T03:49:00Z" w:id="6560">
            <w:rPr>
              <w:rFonts w:ascii="Aptos" w:hAnsi="Aptos" w:eastAsia="Aptos" w:cs="Aptos"/>
            </w:rPr>
          </w:rPrChange>
        </w:rPr>
      </w:pPr>
      <w:bookmarkStart w:name="_Toc175662524" w:id="6561"/>
      <w:r>
        <w:rPr>
          <w:rFonts w:ascii="Calibri" w:hAnsi="Calibri" w:eastAsia="Aptos Display" w:cs="Calibri"/>
        </w:rPr>
        <w:t>8</w:t>
      </w:r>
      <w:del w:author="Neeraj Durgapal" w:date="2024-08-28T03:53:00Z" w:id="6562">
        <w:r w:rsidR="00287800">
          <w:rPr>
            <w:rFonts w:ascii="Calibri" w:hAnsi="Calibri" w:eastAsia="Aptos Display" w:cs="Calibri"/>
            <w:rPrChange w:author="Neeraj Durgapal" w:date="2024-08-28T03:49:00Z" w:id="6563">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564">
            <w:rPr>
              <w:rFonts w:ascii="Aptos Display" w:hAnsi="Aptos Display" w:eastAsia="Aptos Display" w:cs="Aptos Display"/>
            </w:rPr>
          </w:rPrChange>
        </w:rPr>
        <w:t>.3.</w:t>
      </w:r>
      <w:ins w:author="ANIL KISHIN MANSUKHANI" w:date="2024-08-27T18:44:00Z" w:id="6565">
        <w:r w:rsidR="00287800">
          <w:rPr>
            <w:rFonts w:ascii="Calibri" w:hAnsi="Calibri" w:eastAsia="Aptos Display" w:cs="Calibri"/>
          </w:rPr>
          <w:t>6</w:t>
        </w:r>
      </w:ins>
      <w:del w:author="ANIL KISHIN MANSUKHANI" w:date="2024-08-27T18:44:00Z" w:id="6566">
        <w:r w:rsidR="00287800">
          <w:rPr>
            <w:rFonts w:ascii="Calibri" w:hAnsi="Calibri" w:eastAsia="Aptos Display" w:cs="Calibri"/>
            <w:rPrChange w:author="Neeraj Durgapal" w:date="2024-08-28T03:49:00Z" w:id="6567">
              <w:rPr>
                <w:rFonts w:ascii="Aptos Display" w:hAnsi="Aptos Display" w:eastAsia="Aptos Display" w:cs="Aptos Display"/>
              </w:rPr>
            </w:rPrChange>
          </w:rPr>
          <w:delText>7</w:delText>
        </w:r>
      </w:del>
      <w:r w:rsidR="00287800">
        <w:rPr>
          <w:rFonts w:ascii="Calibri" w:hAnsi="Calibri" w:eastAsia="Aptos Display" w:cs="Calibri"/>
          <w:rPrChange w:author="Neeraj Durgapal" w:date="2024-08-28T03:49:00Z" w:id="6568">
            <w:rPr>
              <w:rFonts w:ascii="Aptos Display" w:hAnsi="Aptos Display" w:eastAsia="Aptos Display" w:cs="Aptos Display"/>
            </w:rPr>
          </w:rPrChange>
        </w:rPr>
        <w:t xml:space="preserve">.2 – </w:t>
      </w:r>
      <w:r w:rsidR="00287800">
        <w:rPr>
          <w:rFonts w:ascii="Calibri" w:hAnsi="Calibri" w:eastAsia="Aptos" w:cs="Calibri"/>
          <w:rPrChange w:author="Neeraj Durgapal" w:date="2024-08-28T03:49:00Z" w:id="6569">
            <w:rPr>
              <w:rFonts w:ascii="Aptos" w:hAnsi="Aptos" w:eastAsia="Aptos" w:cs="Aptos"/>
            </w:rPr>
          </w:rPrChange>
        </w:rPr>
        <w:t>Chargeback Status</w:t>
      </w:r>
      <w:bookmarkEnd w:id="6561"/>
    </w:p>
    <w:p w:rsidRPr="00E403D6" w:rsidR="00E403D6" w:rsidRDefault="00287800" w14:paraId="08BE06CA" w14:textId="77777777">
      <w:pPr>
        <w:pStyle w:val="ListParagraph"/>
        <w:numPr>
          <w:ilvl w:val="3"/>
          <w:numId w:val="34"/>
        </w:numPr>
        <w:spacing w:after="0" w:line="276" w:lineRule="auto"/>
        <w:ind w:left="3240"/>
        <w:rPr>
          <w:rFonts w:ascii="Calibri" w:hAnsi="Calibri" w:eastAsia="Aptos" w:cs="Calibri"/>
          <w:rPrChange w:author="Neeraj Durgapal" w:date="2024-08-28T03:49:00Z" w:id="6570">
            <w:rPr>
              <w:rFonts w:ascii="Aptos" w:hAnsi="Aptos" w:eastAsia="Aptos" w:cs="Aptos"/>
            </w:rPr>
          </w:rPrChange>
        </w:rPr>
      </w:pPr>
      <w:r>
        <w:rPr>
          <w:rFonts w:ascii="Calibri" w:hAnsi="Calibri" w:eastAsia="Aptos" w:cs="Calibri"/>
          <w:rPrChange w:author="Neeraj Durgapal" w:date="2024-08-28T03:49:00Z" w:id="6571">
            <w:rPr>
              <w:rFonts w:ascii="Aptos" w:hAnsi="Aptos" w:eastAsia="Aptos" w:cs="Aptos"/>
            </w:rPr>
          </w:rPrChange>
        </w:rPr>
        <w:t>Track the status of each chargeback (e.g., initiated, under review, resolved) and include notes on resolution.</w:t>
      </w:r>
    </w:p>
    <w:p w:rsidRPr="00E403D6" w:rsidR="00E403D6" w:rsidRDefault="00EE6F18" w14:paraId="2F7F3ABA" w14:textId="63742948">
      <w:pPr>
        <w:pStyle w:val="Heading5"/>
        <w:spacing w:line="276" w:lineRule="auto"/>
        <w:ind w:left="2160"/>
        <w:rPr>
          <w:rFonts w:ascii="Calibri" w:hAnsi="Calibri" w:eastAsia="Aptos" w:cs="Calibri"/>
          <w:rPrChange w:author="Neeraj Durgapal" w:date="2024-08-28T03:49:00Z" w:id="6572">
            <w:rPr>
              <w:rFonts w:ascii="Aptos" w:hAnsi="Aptos" w:eastAsia="Aptos" w:cs="Aptos"/>
            </w:rPr>
          </w:rPrChange>
        </w:rPr>
      </w:pPr>
      <w:bookmarkStart w:name="_Toc175662525" w:id="6573"/>
      <w:r>
        <w:rPr>
          <w:rFonts w:ascii="Calibri" w:hAnsi="Calibri" w:eastAsia="Aptos Display" w:cs="Calibri"/>
        </w:rPr>
        <w:t>8</w:t>
      </w:r>
      <w:del w:author="Neeraj Durgapal" w:date="2024-08-28T03:53:00Z" w:id="6574">
        <w:r w:rsidR="00287800">
          <w:rPr>
            <w:rFonts w:ascii="Calibri" w:hAnsi="Calibri" w:eastAsia="Aptos Display" w:cs="Calibri"/>
            <w:rPrChange w:author="Neeraj Durgapal" w:date="2024-08-28T03:49:00Z" w:id="6575">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576">
            <w:rPr>
              <w:rFonts w:ascii="Aptos Display" w:hAnsi="Aptos Display" w:eastAsia="Aptos Display" w:cs="Aptos Display"/>
            </w:rPr>
          </w:rPrChange>
        </w:rPr>
        <w:t>.3.</w:t>
      </w:r>
      <w:ins w:author="ANIL KISHIN MANSUKHANI" w:date="2024-08-27T18:44:00Z" w:id="6577">
        <w:r w:rsidR="00287800">
          <w:rPr>
            <w:rFonts w:ascii="Calibri" w:hAnsi="Calibri" w:eastAsia="Aptos Display" w:cs="Calibri"/>
          </w:rPr>
          <w:t>6</w:t>
        </w:r>
      </w:ins>
      <w:del w:author="ANIL KISHIN MANSUKHANI" w:date="2024-08-27T18:44:00Z" w:id="6578">
        <w:r w:rsidR="00287800">
          <w:rPr>
            <w:rFonts w:ascii="Calibri" w:hAnsi="Calibri" w:eastAsia="Aptos Display" w:cs="Calibri"/>
            <w:rPrChange w:author="Neeraj Durgapal" w:date="2024-08-28T03:49:00Z" w:id="6579">
              <w:rPr>
                <w:rFonts w:ascii="Aptos Display" w:hAnsi="Aptos Display" w:eastAsia="Aptos Display" w:cs="Aptos Display"/>
              </w:rPr>
            </w:rPrChange>
          </w:rPr>
          <w:delText>7</w:delText>
        </w:r>
      </w:del>
      <w:r w:rsidR="00287800">
        <w:rPr>
          <w:rFonts w:ascii="Calibri" w:hAnsi="Calibri" w:eastAsia="Aptos Display" w:cs="Calibri"/>
          <w:rPrChange w:author="Neeraj Durgapal" w:date="2024-08-28T03:49:00Z" w:id="6580">
            <w:rPr>
              <w:rFonts w:ascii="Aptos Display" w:hAnsi="Aptos Display" w:eastAsia="Aptos Display" w:cs="Aptos Display"/>
            </w:rPr>
          </w:rPrChange>
        </w:rPr>
        <w:t xml:space="preserve">.3 – </w:t>
      </w:r>
      <w:r w:rsidR="00287800">
        <w:rPr>
          <w:rFonts w:ascii="Calibri" w:hAnsi="Calibri" w:eastAsia="Aptos" w:cs="Calibri"/>
          <w:rPrChange w:author="Neeraj Durgapal" w:date="2024-08-28T03:49:00Z" w:id="6581">
            <w:rPr>
              <w:rFonts w:ascii="Aptos" w:hAnsi="Aptos" w:eastAsia="Aptos" w:cs="Aptos"/>
            </w:rPr>
          </w:rPrChange>
        </w:rPr>
        <w:t>Dispute Tracking</w:t>
      </w:r>
      <w:bookmarkEnd w:id="6573"/>
    </w:p>
    <w:p w:rsidRPr="00E403D6" w:rsidR="00E403D6" w:rsidRDefault="00287800" w14:paraId="4A0EC809" w14:textId="77777777">
      <w:pPr>
        <w:pStyle w:val="ListParagraph"/>
        <w:numPr>
          <w:ilvl w:val="3"/>
          <w:numId w:val="34"/>
        </w:numPr>
        <w:spacing w:after="0" w:line="276" w:lineRule="auto"/>
        <w:ind w:left="3240"/>
        <w:rPr>
          <w:del w:author="ANIL KISHIN MANSUKHANI" w:date="2024-08-27T18:36:00Z" w:id="6582"/>
          <w:rFonts w:ascii="Calibri" w:hAnsi="Calibri" w:eastAsia="Aptos" w:cs="Calibri"/>
          <w:rPrChange w:author="Neeraj Durgapal" w:date="2024-08-28T03:49:00Z" w:id="6583">
            <w:rPr>
              <w:del w:author="ANIL KISHIN MANSUKHANI" w:date="2024-08-27T18:36:00Z" w:id="6584"/>
              <w:rFonts w:ascii="Aptos" w:hAnsi="Aptos" w:eastAsia="Aptos" w:cs="Aptos"/>
            </w:rPr>
          </w:rPrChange>
        </w:rPr>
      </w:pPr>
      <w:r>
        <w:rPr>
          <w:rFonts w:ascii="Calibri" w:hAnsi="Calibri" w:eastAsia="Aptos" w:cs="Calibri"/>
          <w:rPrChange w:author="Neeraj Durgapal" w:date="2024-08-28T03:49:00Z" w:id="6585">
            <w:rPr>
              <w:rFonts w:ascii="Aptos" w:hAnsi="Aptos" w:eastAsia="Aptos" w:cs="Aptos"/>
            </w:rPr>
          </w:rPrChange>
        </w:rPr>
        <w:t>Include tools for managing and resolving chargeback disputes, with a clear audit trail of actions taken.</w:t>
      </w:r>
    </w:p>
    <w:p w:rsidRPr="00E403D6" w:rsidR="00E403D6" w:rsidRDefault="00287800" w14:paraId="7DACF4A4" w14:textId="77777777">
      <w:pPr>
        <w:pStyle w:val="ListParagraph"/>
        <w:numPr>
          <w:ilvl w:val="3"/>
          <w:numId w:val="34"/>
        </w:numPr>
        <w:spacing w:after="0" w:line="276" w:lineRule="auto"/>
        <w:ind w:left="3240"/>
        <w:rPr>
          <w:ins w:author="ANIL KISHIN MANSUKHANI" w:date="2024-08-27T18:36:00Z" w:id="6586"/>
          <w:rFonts w:ascii="Calibri" w:hAnsi="Calibri" w:eastAsia="Aptos" w:cs="Calibri"/>
          <w:rPrChange w:author="Neeraj Durgapal" w:date="2024-08-28T03:49:00Z" w:id="6587">
            <w:rPr>
              <w:ins w:author="ANIL KISHIN MANSUKHANI" w:date="2024-08-27T18:36:00Z" w:id="6588"/>
            </w:rPr>
          </w:rPrChange>
        </w:rPr>
        <w:pPrChange w:author="ANIL KISHIN MANSUKHANI" w:date="2024-08-27T18:36:00Z" w:id="6589">
          <w:pPr>
            <w:spacing w:after="0" w:line="276" w:lineRule="auto"/>
            <w:ind w:left="3240"/>
          </w:pPr>
        </w:pPrChange>
      </w:pPr>
      <w:del w:author="ANIL KISHIN MANSUKHANI" w:date="2024-08-27T18:36:00Z" w:id="6590">
        <w:r>
          <w:rPr>
            <w:rFonts w:ascii="Calibri" w:hAnsi="Calibri" w:eastAsia="Aptos" w:cs="Calibri"/>
            <w:rPrChange w:author="Neeraj Durgapal" w:date="2024-08-28T03:49:00Z" w:id="6591">
              <w:rPr>
                <w:rFonts w:ascii="Aptos" w:hAnsi="Aptos" w:eastAsia="Aptos" w:cs="Aptos"/>
              </w:rPr>
            </w:rPrChange>
          </w:rPr>
          <w:delText xml:space="preserve"> </w:delText>
        </w:r>
      </w:del>
    </w:p>
    <w:p w:rsidR="00E403D6" w:rsidRDefault="00EE6F18" w14:paraId="56769075" w14:textId="6086E4BF">
      <w:pPr>
        <w:pStyle w:val="Heading5"/>
        <w:spacing w:line="276" w:lineRule="auto"/>
        <w:ind w:left="2160"/>
        <w:rPr>
          <w:ins w:author="Neeraj Durgapal" w:date="2024-08-28T03:43:00Z" w:id="6592"/>
          <w:rFonts w:ascii="Calibri" w:hAnsi="Calibri" w:eastAsia="Aptos" w:cs="Calibri"/>
        </w:rPr>
      </w:pPr>
      <w:r>
        <w:rPr>
          <w:rFonts w:ascii="Calibri" w:hAnsi="Calibri" w:eastAsia="Aptos Display" w:cs="Calibri"/>
        </w:rPr>
        <w:t>8</w:t>
      </w:r>
      <w:ins w:author="ANIL KISHIN MANSUKHANI" w:date="2024-08-27T18:36:00Z" w:id="6593">
        <w:del w:author="Neeraj Durgapal" w:date="2024-08-28T03:53:00Z" w:id="6594">
          <w:r w:rsidR="00287800">
            <w:rPr>
              <w:rFonts w:ascii="Calibri" w:hAnsi="Calibri" w:eastAsia="Aptos Display" w:cs="Calibri"/>
            </w:rPr>
            <w:delText>8</w:delText>
          </w:r>
        </w:del>
        <w:r w:rsidR="00287800">
          <w:rPr>
            <w:rFonts w:ascii="Calibri" w:hAnsi="Calibri" w:eastAsia="Aptos Display" w:cs="Calibri"/>
          </w:rPr>
          <w:t xml:space="preserve">.3.6.3 – </w:t>
        </w:r>
      </w:ins>
      <w:ins w:author="Neeraj Durgapal" w:date="2024-08-28T03:43:00Z" w:id="6595">
        <w:r w:rsidR="00287800">
          <w:rPr>
            <w:rFonts w:ascii="Calibri" w:hAnsi="Calibri" w:eastAsia="Aptos" w:cs="Calibri"/>
          </w:rPr>
          <w:t>Historical Data</w:t>
        </w:r>
      </w:ins>
    </w:p>
    <w:p w:rsidR="00E403D6" w:rsidRDefault="00287800" w14:paraId="1D90C3CE" w14:textId="77777777">
      <w:pPr>
        <w:pStyle w:val="ListParagraph"/>
        <w:numPr>
          <w:ilvl w:val="3"/>
          <w:numId w:val="34"/>
        </w:numPr>
        <w:spacing w:after="0" w:line="276" w:lineRule="auto"/>
        <w:ind w:left="3240"/>
        <w:rPr>
          <w:ins w:author="Neeraj Durgapal" w:date="2024-08-28T03:43:00Z" w:id="6596"/>
          <w:rFonts w:ascii="Calibri" w:hAnsi="Calibri" w:eastAsia="Aptos" w:cs="Calibri"/>
        </w:rPr>
      </w:pPr>
      <w:ins w:author="Neeraj Durgapal" w:date="2024-08-28T03:43:00Z" w:id="6597">
        <w:r>
          <w:rPr>
            <w:rFonts w:ascii="Calibri" w:hAnsi="Calibri" w:eastAsia="Aptos" w:cs="Calibri"/>
          </w:rPr>
          <w:t>Allow access to refund transaction data with filtering options by date range.</w:t>
        </w:r>
      </w:ins>
    </w:p>
    <w:p w:rsidR="00E403D6" w:rsidRDefault="00287800" w14:paraId="55B46D82" w14:textId="77777777">
      <w:pPr>
        <w:pStyle w:val="ListParagraph"/>
        <w:numPr>
          <w:ilvl w:val="3"/>
          <w:numId w:val="34"/>
        </w:numPr>
        <w:spacing w:after="0" w:line="276" w:lineRule="auto"/>
        <w:ind w:left="3240"/>
        <w:rPr>
          <w:ins w:author="Neeraj Durgapal" w:date="2024-08-28T03:43:00Z" w:id="6598"/>
          <w:rFonts w:ascii="Calibri" w:hAnsi="Calibri" w:eastAsia="Aptos" w:cs="Calibri"/>
        </w:rPr>
      </w:pPr>
      <w:ins w:author="Neeraj Durgapal" w:date="2024-08-28T03:43:00Z" w:id="6599">
        <w:r>
          <w:rPr>
            <w:rFonts w:ascii="Calibri" w:hAnsi="Calibri" w:eastAsia="Aptos" w:cs="Calibri"/>
          </w:rPr>
          <w:t>Merchant can select max date range till 30 days from the selecting day. If max day is minimum from current day it will allow to choose till current day only.</w:t>
        </w:r>
      </w:ins>
    </w:p>
    <w:p w:rsidR="00E403D6" w:rsidRDefault="00E403D6" w14:paraId="53B80A78" w14:textId="77777777">
      <w:pPr>
        <w:pStyle w:val="Heading5"/>
        <w:spacing w:line="276" w:lineRule="auto"/>
        <w:ind w:left="2160"/>
        <w:rPr>
          <w:ins w:author="Neeraj Durgapal" w:date="2024-08-28T03:43:00Z" w:id="6600"/>
          <w:rFonts w:ascii="Calibri" w:hAnsi="Calibri" w:eastAsia="Aptos Display" w:cs="Calibri"/>
        </w:rPr>
      </w:pPr>
    </w:p>
    <w:p w:rsidR="00E403D6" w:rsidRDefault="00EE6F18" w14:paraId="0AC7F3B6" w14:textId="5CE1CB56">
      <w:pPr>
        <w:pStyle w:val="Heading5"/>
        <w:spacing w:line="276" w:lineRule="auto"/>
        <w:ind w:left="2160"/>
        <w:rPr>
          <w:ins w:author="ANIL KISHIN MANSUKHANI" w:date="2024-08-27T18:36:00Z" w:id="6601"/>
          <w:del w:author="Neeraj Durgapal" w:date="2024-08-28T03:44:00Z" w:id="6602"/>
          <w:rFonts w:ascii="Calibri" w:hAnsi="Calibri" w:eastAsia="Aptos" w:cs="Calibri"/>
        </w:rPr>
      </w:pPr>
      <w:r>
        <w:rPr>
          <w:rFonts w:ascii="Calibri" w:hAnsi="Calibri" w:eastAsia="Aptos" w:cs="Calibri"/>
        </w:rPr>
        <w:t>8</w:t>
      </w:r>
      <w:ins w:author="Neeraj Durgapal" w:date="2024-08-28T03:43:00Z" w:id="6603">
        <w:r w:rsidR="00287800">
          <w:rPr>
            <w:rFonts w:ascii="Calibri" w:hAnsi="Calibri" w:eastAsia="Aptos" w:cs="Calibri"/>
          </w:rPr>
          <w:t xml:space="preserve">.3.6.4 - </w:t>
        </w:r>
      </w:ins>
      <w:ins w:author="ANIL KISHIN MANSUKHANI" w:date="2024-08-27T18:36:00Z" w:id="6604">
        <w:r w:rsidR="00287800">
          <w:rPr>
            <w:rFonts w:ascii="Calibri" w:hAnsi="Calibri" w:eastAsia="Aptos" w:cs="Calibri"/>
          </w:rPr>
          <w:t>Sample Report</w:t>
        </w:r>
      </w:ins>
      <w:ins w:author="Neeraj Durgapal" w:date="2024-08-28T03:44:00Z" w:id="6605">
        <w:r w:rsidR="00287800">
          <w:rPr>
            <w:rFonts w:ascii="Calibri" w:hAnsi="Calibri" w:eastAsia="Aptos" w:cs="Calibri"/>
          </w:rPr>
          <w:t xml:space="preserve"> - Report will be available in csv</w:t>
        </w:r>
      </w:ins>
      <w:ins w:author="Yogeshkumar Masam" w:date="2024-08-29T11:22:00Z" w:id="6606">
        <w:r w:rsidR="00287800">
          <w:rPr>
            <w:rFonts w:ascii="Calibri" w:hAnsi="Calibri" w:eastAsia="Aptos" w:cs="Calibri"/>
          </w:rPr>
          <w:t>,txt</w:t>
        </w:r>
      </w:ins>
      <w:ins w:author="Neeraj Durgapal" w:date="2024-08-28T03:44:00Z" w:id="6607">
        <w:r w:rsidR="00287800">
          <w:rPr>
            <w:rFonts w:ascii="Calibri" w:hAnsi="Calibri" w:eastAsia="Aptos" w:cs="Calibri"/>
          </w:rPr>
          <w:t xml:space="preserve"> and .xls format.</w:t>
        </w:r>
      </w:ins>
    </w:p>
    <w:p w:rsidRPr="00E403D6" w:rsidR="00E403D6" w:rsidRDefault="00E403D6" w14:paraId="519AA7CD" w14:textId="77777777">
      <w:pPr>
        <w:pStyle w:val="Heading5"/>
        <w:spacing w:after="0" w:line="276" w:lineRule="auto"/>
        <w:ind w:left="2160"/>
        <w:rPr>
          <w:ins w:author="ANIL KISHIN MANSUKHANI" w:date="2024-08-27T18:36:00Z" w:id="6608"/>
          <w:rFonts w:ascii="Calibri" w:hAnsi="Calibri" w:cs="Calibri"/>
          <w:rPrChange w:author="Neeraj Durgapal" w:date="2024-08-28T03:49:00Z" w:id="6609">
            <w:rPr>
              <w:ins w:author="ANIL KISHIN MANSUKHANI" w:date="2024-08-27T18:36:00Z" w:id="6610"/>
            </w:rPr>
          </w:rPrChange>
        </w:rPr>
        <w:pPrChange w:author="Neeraj Durgapal" w:date="2024-08-28T03:44:00Z" w:id="6611">
          <w:pPr>
            <w:spacing w:after="0" w:line="276" w:lineRule="auto"/>
            <w:ind w:left="3240"/>
          </w:pPr>
        </w:pPrChange>
      </w:pPr>
    </w:p>
    <w:p w:rsidRPr="00E403D6" w:rsidR="00E403D6" w:rsidRDefault="00287800" w14:paraId="394389BD" w14:textId="77777777">
      <w:pPr>
        <w:spacing w:after="0" w:line="276" w:lineRule="auto"/>
        <w:rPr>
          <w:rFonts w:ascii="Calibri" w:hAnsi="Calibri" w:cs="Calibri"/>
          <w:rPrChange w:author="Neeraj Durgapal" w:date="2024-08-28T03:49:00Z" w:id="6612">
            <w:rPr/>
          </w:rPrChange>
        </w:rPr>
        <w:pPrChange w:author="ANIL KISHIN MANSUKHANI" w:date="2024-08-27T18:36:00Z" w:id="6613">
          <w:pPr>
            <w:spacing w:after="0" w:line="276" w:lineRule="auto"/>
            <w:ind w:left="3240"/>
          </w:pPr>
        </w:pPrChange>
      </w:pPr>
      <w:ins w:author="ANIL KISHIN MANSUKHANI" w:date="2024-08-27T18:36:00Z" w:id="6614">
        <w:r>
          <w:rPr>
            <w:rFonts w:ascii="Calibri" w:hAnsi="Calibri" w:cs="Calibri"/>
            <w:noProof/>
            <w:lang w:val="en-IN" w:eastAsia="en-IN"/>
            <w:rPrChange w:author="Neeraj Durgapal" w:date="2024-08-28T03:49:00Z" w:id="6615">
              <w:rPr>
                <w:noProof/>
                <w:lang w:val="en-IN" w:eastAsia="en-IN"/>
              </w:rPr>
            </w:rPrChange>
          </w:rPr>
          <w:drawing>
            <wp:inline distT="0" distB="0" distL="0" distR="0" wp14:anchorId="101294E7" wp14:editId="07777777">
              <wp:extent cx="6599555"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4"/>
                      <a:stretch>
                        <a:fillRect/>
                      </a:stretch>
                    </pic:blipFill>
                    <pic:spPr>
                      <a:xfrm>
                        <a:off x="0" y="0"/>
                        <a:ext cx="6872971" cy="243785"/>
                      </a:xfrm>
                      <a:prstGeom prst="rect">
                        <a:avLst/>
                      </a:prstGeom>
                    </pic:spPr>
                  </pic:pic>
                </a:graphicData>
              </a:graphic>
            </wp:inline>
          </w:drawing>
        </w:r>
      </w:ins>
    </w:p>
    <w:p w:rsidRPr="00E403D6" w:rsidR="00E403D6" w:rsidRDefault="00EE6F18" w14:paraId="4827308E" w14:textId="667EA857">
      <w:pPr>
        <w:pStyle w:val="Heading4"/>
        <w:spacing w:line="276" w:lineRule="auto"/>
        <w:ind w:left="1440"/>
        <w:rPr>
          <w:rFonts w:ascii="Calibri" w:hAnsi="Calibri" w:eastAsia="Aptos" w:cs="Calibri"/>
          <w:rPrChange w:author="Neeraj Durgapal" w:date="2024-08-28T03:49:00Z" w:id="6616">
            <w:rPr>
              <w:rFonts w:ascii="Aptos" w:hAnsi="Aptos" w:eastAsia="Aptos" w:cs="Aptos"/>
            </w:rPr>
          </w:rPrChange>
        </w:rPr>
      </w:pPr>
      <w:bookmarkStart w:name="_Toc175662526" w:id="6617"/>
      <w:r>
        <w:rPr>
          <w:rFonts w:ascii="Calibri" w:hAnsi="Calibri" w:eastAsia="Aptos Display" w:cs="Calibri"/>
        </w:rPr>
        <w:t>8</w:t>
      </w:r>
      <w:del w:author="Neeraj Durgapal" w:date="2024-08-28T03:53:00Z" w:id="6618">
        <w:r w:rsidR="00287800">
          <w:rPr>
            <w:rFonts w:ascii="Calibri" w:hAnsi="Calibri" w:eastAsia="Aptos Display" w:cs="Calibri"/>
            <w:rPrChange w:author="Neeraj Durgapal" w:date="2024-08-28T03:49:00Z" w:id="6619">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620">
            <w:rPr>
              <w:rFonts w:ascii="Aptos Display" w:hAnsi="Aptos Display" w:eastAsia="Aptos Display" w:cs="Aptos Display"/>
            </w:rPr>
          </w:rPrChange>
        </w:rPr>
        <w:t>.3.</w:t>
      </w:r>
      <w:ins w:author="ANIL KISHIN MANSUKHANI" w:date="2024-08-27T18:44:00Z" w:id="6621">
        <w:r w:rsidR="00287800">
          <w:rPr>
            <w:rFonts w:ascii="Calibri" w:hAnsi="Calibri" w:eastAsia="Aptos Display" w:cs="Calibri"/>
          </w:rPr>
          <w:t>7</w:t>
        </w:r>
      </w:ins>
      <w:del w:author="ANIL KISHIN MANSUKHANI" w:date="2024-08-27T18:44:00Z" w:id="6622">
        <w:r w:rsidR="00287800">
          <w:rPr>
            <w:rFonts w:ascii="Calibri" w:hAnsi="Calibri" w:eastAsia="Aptos Display" w:cs="Calibri"/>
            <w:rPrChange w:author="Neeraj Durgapal" w:date="2024-08-28T03:49:00Z" w:id="6623">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624">
            <w:rPr>
              <w:rFonts w:ascii="Aptos Display" w:hAnsi="Aptos Display" w:eastAsia="Aptos Display" w:cs="Aptos Display"/>
            </w:rPr>
          </w:rPrChange>
        </w:rPr>
        <w:t xml:space="preserve">- </w:t>
      </w:r>
      <w:r w:rsidR="00287800">
        <w:rPr>
          <w:rFonts w:ascii="Calibri" w:hAnsi="Calibri" w:eastAsia="Aptos" w:cs="Calibri"/>
          <w:rPrChange w:author="Neeraj Durgapal" w:date="2024-08-28T03:49:00Z" w:id="6625">
            <w:rPr>
              <w:rFonts w:ascii="Aptos" w:hAnsi="Aptos" w:eastAsia="Aptos" w:cs="Aptos"/>
            </w:rPr>
          </w:rPrChange>
        </w:rPr>
        <w:t>Validation</w:t>
      </w:r>
      <w:bookmarkEnd w:id="6617"/>
    </w:p>
    <w:p w:rsidRPr="00E403D6" w:rsidR="00E403D6" w:rsidRDefault="00EE6F18" w14:paraId="7BBECC7D" w14:textId="1B87E4E7">
      <w:pPr>
        <w:pStyle w:val="Heading5"/>
        <w:spacing w:line="276" w:lineRule="auto"/>
        <w:ind w:left="2160"/>
        <w:rPr>
          <w:rFonts w:ascii="Calibri" w:hAnsi="Calibri" w:cs="Calibri"/>
          <w:rPrChange w:author="Neeraj Durgapal" w:date="2024-08-28T03:49:00Z" w:id="6626">
            <w:rPr/>
          </w:rPrChange>
        </w:rPr>
      </w:pPr>
      <w:bookmarkStart w:name="_Toc175662527" w:id="6627"/>
      <w:r>
        <w:rPr>
          <w:rFonts w:ascii="Calibri" w:hAnsi="Calibri" w:eastAsia="Aptos Display" w:cs="Calibri"/>
        </w:rPr>
        <w:t>8</w:t>
      </w:r>
      <w:del w:author="Neeraj Durgapal" w:date="2024-08-28T03:53:00Z" w:id="6628">
        <w:r w:rsidR="00287800">
          <w:rPr>
            <w:rFonts w:ascii="Calibri" w:hAnsi="Calibri" w:eastAsia="Aptos Display" w:cs="Calibri"/>
            <w:rPrChange w:author="Neeraj Durgapal" w:date="2024-08-28T03:49:00Z" w:id="6629">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630">
            <w:rPr>
              <w:rFonts w:ascii="Aptos Display" w:hAnsi="Aptos Display" w:eastAsia="Aptos Display" w:cs="Aptos Display"/>
            </w:rPr>
          </w:rPrChange>
        </w:rPr>
        <w:t>.3.</w:t>
      </w:r>
      <w:ins w:author="ANIL KISHIN MANSUKHANI" w:date="2024-08-27T18:44:00Z" w:id="6631">
        <w:r w:rsidR="00287800">
          <w:rPr>
            <w:rFonts w:ascii="Calibri" w:hAnsi="Calibri" w:eastAsia="Aptos Display" w:cs="Calibri"/>
          </w:rPr>
          <w:t>7</w:t>
        </w:r>
      </w:ins>
      <w:del w:author="ANIL KISHIN MANSUKHANI" w:date="2024-08-27T18:44:00Z" w:id="6632">
        <w:r w:rsidR="00287800">
          <w:rPr>
            <w:rFonts w:ascii="Calibri" w:hAnsi="Calibri" w:eastAsia="Aptos Display" w:cs="Calibri"/>
            <w:rPrChange w:author="Neeraj Durgapal" w:date="2024-08-28T03:49:00Z" w:id="6633">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634">
            <w:rPr>
              <w:rFonts w:ascii="Aptos Display" w:hAnsi="Aptos Display" w:eastAsia="Aptos Display" w:cs="Aptos Display"/>
            </w:rPr>
          </w:rPrChange>
        </w:rPr>
        <w:t xml:space="preserve">.1 – </w:t>
      </w:r>
      <w:r w:rsidR="00287800">
        <w:rPr>
          <w:rFonts w:ascii="Calibri" w:hAnsi="Calibri" w:eastAsia="Aptos" w:cs="Calibri"/>
          <w:rPrChange w:author="Neeraj Durgapal" w:date="2024-08-28T03:49:00Z" w:id="6635">
            <w:rPr>
              <w:rFonts w:ascii="Aptos" w:hAnsi="Aptos" w:eastAsia="Aptos" w:cs="Aptos"/>
            </w:rPr>
          </w:rPrChange>
        </w:rPr>
        <w:t>Data Integrity</w:t>
      </w:r>
      <w:bookmarkEnd w:id="6627"/>
      <w:r w:rsidR="00287800">
        <w:rPr>
          <w:rFonts w:ascii="Calibri" w:hAnsi="Calibri" w:eastAsia="Aptos Display" w:cs="Calibri"/>
          <w:rPrChange w:author="Neeraj Durgapal" w:date="2024-08-28T03:49:00Z" w:id="6636">
            <w:rPr>
              <w:rFonts w:ascii="Aptos Display" w:hAnsi="Aptos Display" w:eastAsia="Aptos Display" w:cs="Aptos Display"/>
            </w:rPr>
          </w:rPrChange>
        </w:rPr>
        <w:t xml:space="preserve"> </w:t>
      </w:r>
    </w:p>
    <w:p w:rsidRPr="00E403D6" w:rsidR="00E403D6" w:rsidRDefault="00287800" w14:paraId="10CCF3C5" w14:textId="77777777">
      <w:pPr>
        <w:pStyle w:val="ListParagraph"/>
        <w:numPr>
          <w:ilvl w:val="3"/>
          <w:numId w:val="34"/>
        </w:numPr>
        <w:spacing w:after="0" w:line="276" w:lineRule="auto"/>
        <w:ind w:left="3240"/>
        <w:rPr>
          <w:rFonts w:ascii="Calibri" w:hAnsi="Calibri" w:eastAsia="Aptos" w:cs="Calibri"/>
          <w:rPrChange w:author="Neeraj Durgapal" w:date="2024-08-28T03:49:00Z" w:id="6637">
            <w:rPr>
              <w:rFonts w:ascii="Aptos" w:hAnsi="Aptos" w:eastAsia="Aptos" w:cs="Aptos"/>
            </w:rPr>
          </w:rPrChange>
        </w:rPr>
      </w:pPr>
      <w:r>
        <w:rPr>
          <w:rFonts w:ascii="Calibri" w:hAnsi="Calibri" w:eastAsia="Aptos" w:cs="Calibri"/>
          <w:rPrChange w:author="Neeraj Durgapal" w:date="2024-08-28T03:49:00Z" w:id="6638">
            <w:rPr>
              <w:rFonts w:ascii="Aptos" w:hAnsi="Aptos" w:eastAsia="Aptos" w:cs="Aptos"/>
            </w:rPr>
          </w:rPrChange>
        </w:rPr>
        <w:t>Validate the accuracy of all data included in reports, ensuring it reflects the latest updates and transactions.</w:t>
      </w:r>
    </w:p>
    <w:p w:rsidRPr="00E403D6" w:rsidR="00E403D6" w:rsidRDefault="00EE6F18" w14:paraId="481F5538" w14:textId="6E011F75">
      <w:pPr>
        <w:pStyle w:val="Heading5"/>
        <w:spacing w:line="276" w:lineRule="auto"/>
        <w:ind w:left="2160"/>
        <w:rPr>
          <w:rFonts w:ascii="Calibri" w:hAnsi="Calibri" w:eastAsia="Aptos" w:cs="Calibri"/>
          <w:rPrChange w:author="Neeraj Durgapal" w:date="2024-08-28T03:49:00Z" w:id="6639">
            <w:rPr>
              <w:rFonts w:ascii="Aptos" w:hAnsi="Aptos" w:eastAsia="Aptos" w:cs="Aptos"/>
            </w:rPr>
          </w:rPrChange>
        </w:rPr>
      </w:pPr>
      <w:bookmarkStart w:name="_Toc175662528" w:id="6640"/>
      <w:r>
        <w:rPr>
          <w:rFonts w:ascii="Calibri" w:hAnsi="Calibri" w:eastAsia="Aptos Display" w:cs="Calibri"/>
        </w:rPr>
        <w:t>8</w:t>
      </w:r>
      <w:del w:author="Neeraj Durgapal" w:date="2024-08-28T03:53:00Z" w:id="6641">
        <w:r w:rsidR="00287800">
          <w:rPr>
            <w:rFonts w:ascii="Calibri" w:hAnsi="Calibri" w:eastAsia="Aptos Display" w:cs="Calibri"/>
            <w:rPrChange w:author="Neeraj Durgapal" w:date="2024-08-28T03:49:00Z" w:id="6642">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643">
            <w:rPr>
              <w:rFonts w:ascii="Aptos Display" w:hAnsi="Aptos Display" w:eastAsia="Aptos Display" w:cs="Aptos Display"/>
            </w:rPr>
          </w:rPrChange>
        </w:rPr>
        <w:t>.3.</w:t>
      </w:r>
      <w:ins w:author="ANIL KISHIN MANSUKHANI" w:date="2024-08-27T18:44:00Z" w:id="6644">
        <w:r w:rsidR="00287800">
          <w:rPr>
            <w:rFonts w:ascii="Calibri" w:hAnsi="Calibri" w:eastAsia="Aptos Display" w:cs="Calibri"/>
          </w:rPr>
          <w:t>7</w:t>
        </w:r>
      </w:ins>
      <w:del w:author="ANIL KISHIN MANSUKHANI" w:date="2024-08-27T18:44:00Z" w:id="6645">
        <w:r w:rsidR="00287800">
          <w:rPr>
            <w:rFonts w:ascii="Calibri" w:hAnsi="Calibri" w:eastAsia="Aptos Display" w:cs="Calibri"/>
            <w:rPrChange w:author="Neeraj Durgapal" w:date="2024-08-28T03:49:00Z" w:id="6646">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647">
            <w:rPr>
              <w:rFonts w:ascii="Aptos Display" w:hAnsi="Aptos Display" w:eastAsia="Aptos Display" w:cs="Aptos Display"/>
            </w:rPr>
          </w:rPrChange>
        </w:rPr>
        <w:t xml:space="preserve">.2 – </w:t>
      </w:r>
      <w:r w:rsidR="00287800">
        <w:rPr>
          <w:rFonts w:ascii="Calibri" w:hAnsi="Calibri" w:eastAsia="Aptos" w:cs="Calibri"/>
          <w:rPrChange w:author="Neeraj Durgapal" w:date="2024-08-28T03:49:00Z" w:id="6648">
            <w:rPr>
              <w:rFonts w:ascii="Aptos" w:hAnsi="Aptos" w:eastAsia="Aptos" w:cs="Aptos"/>
            </w:rPr>
          </w:rPrChange>
        </w:rPr>
        <w:t>Role-Based Access</w:t>
      </w:r>
      <w:bookmarkEnd w:id="6640"/>
    </w:p>
    <w:p w:rsidRPr="00E403D6" w:rsidR="00E403D6" w:rsidRDefault="00287800" w14:paraId="6BA79EBD" w14:textId="77777777">
      <w:pPr>
        <w:pStyle w:val="ListParagraph"/>
        <w:numPr>
          <w:ilvl w:val="3"/>
          <w:numId w:val="34"/>
        </w:numPr>
        <w:spacing w:after="0" w:line="276" w:lineRule="auto"/>
        <w:ind w:left="3240"/>
        <w:rPr>
          <w:rFonts w:ascii="Calibri" w:hAnsi="Calibri" w:eastAsia="Aptos" w:cs="Calibri"/>
          <w:rPrChange w:author="Neeraj Durgapal" w:date="2024-08-28T03:49:00Z" w:id="6649">
            <w:rPr>
              <w:rFonts w:ascii="Aptos" w:hAnsi="Aptos" w:eastAsia="Aptos" w:cs="Aptos"/>
            </w:rPr>
          </w:rPrChange>
        </w:rPr>
      </w:pPr>
      <w:r>
        <w:rPr>
          <w:rFonts w:ascii="Calibri" w:hAnsi="Calibri" w:eastAsia="Aptos" w:cs="Calibri"/>
          <w:rPrChange w:author="Neeraj Durgapal" w:date="2024-08-28T03:49:00Z" w:id="6650">
            <w:rPr>
              <w:rFonts w:ascii="Aptos" w:hAnsi="Aptos" w:eastAsia="Aptos" w:cs="Aptos"/>
            </w:rPr>
          </w:rPrChange>
        </w:rPr>
        <w:t>Ensure that only authorized users can generate and view specific report</w:t>
      </w:r>
      <w:del w:author="Neeraj Durgapal" w:date="2024-08-28T03:45:00Z" w:id="6651">
        <w:r>
          <w:rPr>
            <w:rFonts w:ascii="Calibri" w:hAnsi="Calibri" w:eastAsia="Aptos" w:cs="Calibri"/>
            <w:rPrChange w:author="Neeraj Durgapal" w:date="2024-08-28T03:49:00Z" w:id="6652">
              <w:rPr>
                <w:rFonts w:ascii="Aptos" w:hAnsi="Aptos" w:eastAsia="Aptos" w:cs="Aptos"/>
              </w:rPr>
            </w:rPrChange>
          </w:rPr>
          <w:delText>s based on their role</w:delText>
        </w:r>
      </w:del>
      <w:r>
        <w:rPr>
          <w:rFonts w:ascii="Calibri" w:hAnsi="Calibri" w:eastAsia="Aptos" w:cs="Calibri"/>
          <w:rPrChange w:author="Neeraj Durgapal" w:date="2024-08-28T03:49:00Z" w:id="6653">
            <w:rPr>
              <w:rFonts w:ascii="Aptos" w:hAnsi="Aptos" w:eastAsia="Aptos" w:cs="Aptos"/>
            </w:rPr>
          </w:rPrChange>
        </w:rPr>
        <w:t>.</w:t>
      </w:r>
    </w:p>
    <w:p w:rsidRPr="00E403D6" w:rsidR="00E403D6" w:rsidRDefault="00287800" w14:paraId="438681C1" w14:textId="77777777">
      <w:pPr>
        <w:spacing w:after="0" w:line="276" w:lineRule="auto"/>
        <w:ind w:left="3240"/>
        <w:rPr>
          <w:rFonts w:ascii="Calibri" w:hAnsi="Calibri" w:cs="Calibri"/>
          <w:rPrChange w:author="Neeraj Durgapal" w:date="2024-08-28T03:49:00Z" w:id="6654">
            <w:rPr/>
          </w:rPrChange>
        </w:rPr>
      </w:pPr>
      <w:r>
        <w:rPr>
          <w:rFonts w:ascii="Calibri" w:hAnsi="Calibri" w:eastAsia="Aptos" w:cs="Calibri"/>
          <w:rPrChange w:author="Neeraj Durgapal" w:date="2024-08-28T03:49:00Z" w:id="6655">
            <w:rPr>
              <w:rFonts w:ascii="Aptos" w:hAnsi="Aptos" w:eastAsia="Aptos" w:cs="Aptos"/>
            </w:rPr>
          </w:rPrChange>
        </w:rPr>
        <w:t xml:space="preserve"> </w:t>
      </w:r>
    </w:p>
    <w:p w:rsidRPr="00E403D6" w:rsidR="00E403D6" w:rsidRDefault="00EE6F18" w14:paraId="482AB6AB" w14:textId="0D24FAFA">
      <w:pPr>
        <w:pStyle w:val="Heading4"/>
        <w:spacing w:line="276" w:lineRule="auto"/>
        <w:ind w:left="1440"/>
        <w:rPr>
          <w:rFonts w:ascii="Calibri" w:hAnsi="Calibri" w:eastAsia="Aptos" w:cs="Calibri"/>
          <w:rPrChange w:author="Neeraj Durgapal" w:date="2024-08-28T03:49:00Z" w:id="6656">
            <w:rPr>
              <w:rFonts w:ascii="Aptos" w:hAnsi="Aptos" w:eastAsia="Aptos" w:cs="Aptos"/>
            </w:rPr>
          </w:rPrChange>
        </w:rPr>
      </w:pPr>
      <w:bookmarkStart w:name="_Toc175662529" w:id="6657"/>
      <w:r>
        <w:rPr>
          <w:rFonts w:ascii="Calibri" w:hAnsi="Calibri" w:eastAsia="Aptos Display" w:cs="Calibri"/>
        </w:rPr>
        <w:t>8</w:t>
      </w:r>
      <w:del w:author="Neeraj Durgapal" w:date="2024-08-28T03:53:00Z" w:id="6658">
        <w:r w:rsidR="00287800">
          <w:rPr>
            <w:rFonts w:ascii="Calibri" w:hAnsi="Calibri" w:eastAsia="Aptos Display" w:cs="Calibri"/>
            <w:rPrChange w:author="Neeraj Durgapal" w:date="2024-08-28T03:49:00Z" w:id="6659">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660">
            <w:rPr>
              <w:rFonts w:ascii="Aptos Display" w:hAnsi="Aptos Display" w:eastAsia="Aptos Display" w:cs="Aptos Display"/>
            </w:rPr>
          </w:rPrChange>
        </w:rPr>
        <w:t>.3.</w:t>
      </w:r>
      <w:ins w:author="ANIL KISHIN MANSUKHANI" w:date="2024-08-27T18:44:00Z" w:id="6661">
        <w:r w:rsidR="00287800">
          <w:rPr>
            <w:rFonts w:ascii="Calibri" w:hAnsi="Calibri" w:eastAsia="Aptos Display" w:cs="Calibri"/>
          </w:rPr>
          <w:t>8</w:t>
        </w:r>
      </w:ins>
      <w:del w:author="ANIL KISHIN MANSUKHANI" w:date="2024-08-27T18:44:00Z" w:id="6662">
        <w:r w:rsidR="00287800">
          <w:rPr>
            <w:rFonts w:ascii="Calibri" w:hAnsi="Calibri" w:eastAsia="Aptos Display" w:cs="Calibri"/>
            <w:rPrChange w:author="Neeraj Durgapal" w:date="2024-08-28T03:49:00Z" w:id="6663">
              <w:rPr>
                <w:rFonts w:ascii="Aptos Display" w:hAnsi="Aptos Display" w:eastAsia="Aptos Display" w:cs="Aptos Display"/>
              </w:rPr>
            </w:rPrChange>
          </w:rPr>
          <w:delText>9</w:delText>
        </w:r>
      </w:del>
      <w:r w:rsidR="00287800">
        <w:rPr>
          <w:rFonts w:ascii="Calibri" w:hAnsi="Calibri" w:eastAsia="Aptos Display" w:cs="Calibri"/>
          <w:rPrChange w:author="Neeraj Durgapal" w:date="2024-08-28T03:49:00Z" w:id="6664">
            <w:rPr>
              <w:rFonts w:ascii="Aptos Display" w:hAnsi="Aptos Display" w:eastAsia="Aptos Display" w:cs="Aptos Display"/>
            </w:rPr>
          </w:rPrChange>
        </w:rPr>
        <w:t xml:space="preserve">- </w:t>
      </w:r>
      <w:r w:rsidR="00287800">
        <w:rPr>
          <w:rFonts w:ascii="Calibri" w:hAnsi="Calibri" w:eastAsia="Aptos" w:cs="Calibri"/>
          <w:rPrChange w:author="Neeraj Durgapal" w:date="2024-08-28T03:49:00Z" w:id="6665">
            <w:rPr>
              <w:rFonts w:ascii="Aptos" w:hAnsi="Aptos" w:eastAsia="Aptos" w:cs="Aptos"/>
            </w:rPr>
          </w:rPrChange>
        </w:rPr>
        <w:t>Scheduling</w:t>
      </w:r>
      <w:bookmarkEnd w:id="6657"/>
    </w:p>
    <w:p w:rsidRPr="00E403D6" w:rsidR="00E403D6" w:rsidRDefault="00287800" w14:paraId="7C368DF4" w14:textId="4ECDCFA1">
      <w:pPr>
        <w:pStyle w:val="Heading5"/>
        <w:spacing w:line="276" w:lineRule="auto"/>
        <w:ind w:left="2160"/>
        <w:rPr>
          <w:rFonts w:ascii="Calibri" w:hAnsi="Calibri" w:cs="Calibri"/>
          <w:rPrChange w:author="Neeraj Durgapal" w:date="2024-08-28T03:49:00Z" w:id="6666">
            <w:rPr/>
          </w:rPrChange>
        </w:rPr>
      </w:pPr>
      <w:bookmarkStart w:name="_Toc175662530" w:id="6667"/>
      <w:del w:author="Neeraj Durgapal" w:date="2024-08-28T03:53:00Z" w:id="6668">
        <w:r>
          <w:rPr>
            <w:rFonts w:ascii="Calibri" w:hAnsi="Calibri" w:eastAsia="Aptos Display" w:cs="Calibri"/>
            <w:rPrChange w:author="Neeraj Durgapal" w:date="2024-08-28T03:49:00Z" w:id="6669">
              <w:rPr>
                <w:rFonts w:ascii="Aptos Display" w:hAnsi="Aptos Display" w:eastAsia="Aptos Display" w:cs="Aptos Display"/>
              </w:rPr>
            </w:rPrChange>
          </w:rPr>
          <w:delText>8</w:delText>
        </w:r>
      </w:del>
      <w:r w:rsidR="00EE6F18">
        <w:rPr>
          <w:rFonts w:ascii="Calibri" w:hAnsi="Calibri" w:eastAsia="Aptos Display" w:cs="Calibri"/>
        </w:rPr>
        <w:t>8</w:t>
      </w:r>
      <w:r>
        <w:rPr>
          <w:rFonts w:ascii="Calibri" w:hAnsi="Calibri" w:eastAsia="Aptos Display" w:cs="Calibri"/>
          <w:rPrChange w:author="Neeraj Durgapal" w:date="2024-08-28T03:49:00Z" w:id="6670">
            <w:rPr>
              <w:rFonts w:ascii="Aptos Display" w:hAnsi="Aptos Display" w:eastAsia="Aptos Display" w:cs="Aptos Display"/>
            </w:rPr>
          </w:rPrChange>
        </w:rPr>
        <w:t>.3.</w:t>
      </w:r>
      <w:ins w:author="ANIL KISHIN MANSUKHANI" w:date="2024-08-27T18:44:00Z" w:id="6671">
        <w:r>
          <w:rPr>
            <w:rFonts w:ascii="Calibri" w:hAnsi="Calibri" w:eastAsia="Aptos Display" w:cs="Calibri"/>
          </w:rPr>
          <w:t>8</w:t>
        </w:r>
      </w:ins>
      <w:del w:author="ANIL KISHIN MANSUKHANI" w:date="2024-08-27T18:44:00Z" w:id="6672">
        <w:r>
          <w:rPr>
            <w:rFonts w:ascii="Calibri" w:hAnsi="Calibri" w:eastAsia="Aptos Display" w:cs="Calibri"/>
            <w:rPrChange w:author="Neeraj Durgapal" w:date="2024-08-28T03:49:00Z" w:id="6673">
              <w:rPr>
                <w:rFonts w:ascii="Aptos Display" w:hAnsi="Aptos Display" w:eastAsia="Aptos Display" w:cs="Aptos Display"/>
              </w:rPr>
            </w:rPrChange>
          </w:rPr>
          <w:delText>9</w:delText>
        </w:r>
      </w:del>
      <w:r>
        <w:rPr>
          <w:rFonts w:ascii="Calibri" w:hAnsi="Calibri" w:eastAsia="Aptos Display" w:cs="Calibri"/>
          <w:rPrChange w:author="Neeraj Durgapal" w:date="2024-08-28T03:49:00Z" w:id="6674">
            <w:rPr>
              <w:rFonts w:ascii="Aptos Display" w:hAnsi="Aptos Display" w:eastAsia="Aptos Display" w:cs="Aptos Display"/>
            </w:rPr>
          </w:rPrChange>
        </w:rPr>
        <w:t xml:space="preserve">.1 – </w:t>
      </w:r>
      <w:r>
        <w:rPr>
          <w:rFonts w:ascii="Calibri" w:hAnsi="Calibri" w:eastAsia="Aptos" w:cs="Calibri"/>
          <w:rPrChange w:author="Neeraj Durgapal" w:date="2024-08-28T03:49:00Z" w:id="6675">
            <w:rPr>
              <w:rFonts w:ascii="Aptos" w:hAnsi="Aptos" w:eastAsia="Aptos" w:cs="Aptos"/>
            </w:rPr>
          </w:rPrChange>
        </w:rPr>
        <w:t>Schedules</w:t>
      </w:r>
      <w:bookmarkEnd w:id="6667"/>
      <w:r>
        <w:rPr>
          <w:rFonts w:ascii="Calibri" w:hAnsi="Calibri" w:eastAsia="Aptos Display" w:cs="Calibri"/>
          <w:rPrChange w:author="Neeraj Durgapal" w:date="2024-08-28T03:49:00Z" w:id="6676">
            <w:rPr>
              <w:rFonts w:ascii="Aptos Display" w:hAnsi="Aptos Display" w:eastAsia="Aptos Display" w:cs="Aptos Display"/>
            </w:rPr>
          </w:rPrChange>
        </w:rPr>
        <w:t xml:space="preserve"> </w:t>
      </w:r>
    </w:p>
    <w:p w:rsidR="00E403D6" w:rsidRDefault="00287800" w14:paraId="70A4FD43" w14:textId="77777777">
      <w:pPr>
        <w:pStyle w:val="ListParagraph"/>
        <w:numPr>
          <w:ilvl w:val="3"/>
          <w:numId w:val="34"/>
        </w:numPr>
        <w:spacing w:after="0" w:line="276" w:lineRule="auto"/>
        <w:ind w:left="3240"/>
        <w:rPr>
          <w:ins w:author="Neeraj Durgapal" w:date="2024-08-28T03:54:00Z" w:id="6677"/>
          <w:rFonts w:ascii="Calibri" w:hAnsi="Calibri" w:eastAsia="Aptos" w:cs="Calibri"/>
        </w:rPr>
      </w:pPr>
      <w:r>
        <w:rPr>
          <w:rFonts w:ascii="Calibri" w:hAnsi="Calibri" w:eastAsia="Aptos" w:cs="Calibri"/>
          <w:rPrChange w:author="Neeraj Durgapal" w:date="2024-08-28T03:49:00Z" w:id="6678">
            <w:rPr>
              <w:rFonts w:ascii="Aptos" w:hAnsi="Aptos" w:eastAsia="Aptos" w:cs="Aptos"/>
            </w:rPr>
          </w:rPrChange>
        </w:rPr>
        <w:t>Enable merchants to schedule the report download in multiple formats (e.g., CSV</w:t>
      </w:r>
      <w:ins w:author="Yogeshkumar Masam" w:date="2024-08-29T11:22:00Z" w:id="6679">
        <w:r>
          <w:rPr>
            <w:rFonts w:ascii="Calibri" w:hAnsi="Calibri" w:eastAsia="Aptos" w:cs="Calibri"/>
          </w:rPr>
          <w:t>,TXT</w:t>
        </w:r>
      </w:ins>
      <w:r>
        <w:rPr>
          <w:rFonts w:ascii="Calibri" w:hAnsi="Calibri" w:eastAsia="Aptos" w:cs="Calibri"/>
          <w:rPrChange w:author="Neeraj Durgapal" w:date="2024-08-28T03:49:00Z" w:id="6680">
            <w:rPr>
              <w:rFonts w:ascii="Aptos" w:hAnsi="Aptos" w:eastAsia="Aptos" w:cs="Aptos"/>
            </w:rPr>
          </w:rPrChange>
        </w:rPr>
        <w:t xml:space="preserve">, </w:t>
      </w:r>
      <w:del w:author="Neeraj Durgapal" w:date="2024-08-28T03:45:00Z" w:id="6681">
        <w:r>
          <w:rPr>
            <w:rFonts w:ascii="Calibri" w:hAnsi="Calibri" w:eastAsia="Aptos" w:cs="Calibri"/>
            <w:rPrChange w:author="Neeraj Durgapal" w:date="2024-08-28T03:49:00Z" w:id="6682">
              <w:rPr>
                <w:rFonts w:ascii="Aptos" w:hAnsi="Aptos" w:eastAsia="Aptos" w:cs="Aptos"/>
              </w:rPr>
            </w:rPrChange>
          </w:rPr>
          <w:delText>PDF</w:delText>
        </w:r>
      </w:del>
      <w:ins w:author="Neeraj Durgapal" w:date="2024-08-28T03:45:00Z" w:id="6683">
        <w:r>
          <w:rPr>
            <w:rFonts w:ascii="Calibri" w:hAnsi="Calibri" w:eastAsia="Aptos" w:cs="Calibri"/>
          </w:rPr>
          <w:t>XLS</w:t>
        </w:r>
      </w:ins>
      <w:r>
        <w:rPr>
          <w:rFonts w:ascii="Calibri" w:hAnsi="Calibri" w:eastAsia="Aptos" w:cs="Calibri"/>
          <w:rPrChange w:author="Neeraj Durgapal" w:date="2024-08-28T03:49:00Z" w:id="6684">
            <w:rPr>
              <w:rFonts w:ascii="Aptos" w:hAnsi="Aptos" w:eastAsia="Aptos" w:cs="Aptos"/>
            </w:rPr>
          </w:rPrChange>
        </w:rPr>
        <w:t>) for further analysis.</w:t>
      </w:r>
    </w:p>
    <w:p w:rsidR="00E403D6" w:rsidRDefault="00287800" w14:paraId="14A1059D" w14:textId="77777777">
      <w:pPr>
        <w:pStyle w:val="ListParagraph"/>
        <w:numPr>
          <w:ilvl w:val="3"/>
          <w:numId w:val="34"/>
        </w:numPr>
        <w:spacing w:after="0" w:line="276" w:lineRule="auto"/>
        <w:ind w:left="3240"/>
        <w:rPr>
          <w:ins w:author="Neeraj Durgapal" w:date="2024-08-28T03:54:00Z" w:id="6685"/>
          <w:rFonts w:ascii="Calibri" w:hAnsi="Calibri" w:eastAsia="Aptos" w:cs="Calibri"/>
        </w:rPr>
      </w:pPr>
      <w:ins w:author="Neeraj Durgapal" w:date="2024-08-28T03:54:00Z" w:id="6686">
        <w:r>
          <w:rPr>
            <w:rFonts w:ascii="Calibri" w:hAnsi="Calibri" w:eastAsia="Aptos" w:cs="Calibri"/>
          </w:rPr>
          <w:t>Merchant can schedule the report on daily or monthly basis only.</w:t>
        </w:r>
      </w:ins>
    </w:p>
    <w:p w:rsidR="00E403D6" w:rsidRDefault="00287800" w14:paraId="0B24C99E" w14:textId="77777777">
      <w:pPr>
        <w:pStyle w:val="ListParagraph"/>
        <w:numPr>
          <w:ilvl w:val="3"/>
          <w:numId w:val="34"/>
        </w:numPr>
        <w:spacing w:after="0" w:line="276" w:lineRule="auto"/>
        <w:ind w:left="3240"/>
        <w:rPr>
          <w:ins w:author="Neeraj Durgapal" w:date="2024-08-28T03:56:00Z" w:id="6687"/>
          <w:rFonts w:ascii="Calibri" w:hAnsi="Calibri" w:eastAsia="Aptos" w:cs="Calibri"/>
        </w:rPr>
      </w:pPr>
      <w:ins w:author="Neeraj Durgapal" w:date="2024-08-28T03:55:00Z" w:id="6688">
        <w:r>
          <w:rPr>
            <w:rFonts w:ascii="Calibri" w:hAnsi="Calibri" w:eastAsia="Aptos" w:cs="Calibri"/>
          </w:rPr>
          <w:t>Merchant can select the time of schedule. Report will be generated at that time only.</w:t>
        </w:r>
      </w:ins>
    </w:p>
    <w:p w:rsidR="00E403D6" w:rsidRDefault="00287800" w14:paraId="3D2D14DF" w14:textId="77777777">
      <w:pPr>
        <w:pStyle w:val="ListParagraph"/>
        <w:numPr>
          <w:ilvl w:val="3"/>
          <w:numId w:val="34"/>
        </w:numPr>
        <w:spacing w:after="0" w:line="276" w:lineRule="auto"/>
        <w:ind w:left="3240"/>
        <w:rPr>
          <w:ins w:author="Neeraj Durgapal" w:date="2024-08-28T03:56:00Z" w:id="6689"/>
          <w:rFonts w:ascii="Calibri" w:hAnsi="Calibri" w:eastAsia="Aptos" w:cs="Calibri"/>
        </w:rPr>
      </w:pPr>
      <w:ins w:author="Neeraj Durgapal" w:date="2024-08-28T03:56:00Z" w:id="6690">
        <w:r>
          <w:rPr>
            <w:rFonts w:ascii="Calibri" w:hAnsi="Calibri" w:eastAsia="Aptos" w:cs="Calibri"/>
          </w:rPr>
          <w:t xml:space="preserve">Merchant can see schedule status </w:t>
        </w:r>
      </w:ins>
      <w:ins w:author="Neeraj Durgapal" w:date="2024-08-28T03:57:00Z" w:id="6691">
        <w:r>
          <w:rPr>
            <w:rFonts w:ascii="Calibri" w:hAnsi="Calibri" w:eastAsia="Aptos" w:cs="Calibri"/>
          </w:rPr>
          <w:t>is running or stop or deleted.</w:t>
        </w:r>
      </w:ins>
    </w:p>
    <w:p w:rsidR="00E403D6" w:rsidRDefault="00287800" w14:paraId="58A3708F" w14:textId="77777777">
      <w:pPr>
        <w:pStyle w:val="ListParagraph"/>
        <w:numPr>
          <w:ilvl w:val="3"/>
          <w:numId w:val="34"/>
        </w:numPr>
        <w:spacing w:after="0" w:line="276" w:lineRule="auto"/>
        <w:ind w:left="3240"/>
        <w:rPr>
          <w:ins w:author="Neeraj Durgapal" w:date="2024-08-28T03:57:00Z" w:id="6692"/>
          <w:rFonts w:ascii="Calibri" w:hAnsi="Calibri" w:eastAsia="Aptos" w:cs="Calibri"/>
        </w:rPr>
      </w:pPr>
      <w:ins w:author="Neeraj Durgapal" w:date="2024-08-28T03:56:00Z" w:id="6693">
        <w:r>
          <w:rPr>
            <w:rFonts w:ascii="Calibri" w:hAnsi="Calibri" w:eastAsia="Aptos" w:cs="Calibri"/>
          </w:rPr>
          <w:t>Merchant can edit or delete the schedule.</w:t>
        </w:r>
      </w:ins>
    </w:p>
    <w:p w:rsidRPr="00E403D6" w:rsidR="00E403D6" w:rsidRDefault="00287800" w14:paraId="5772C9C7" w14:textId="77777777">
      <w:pPr>
        <w:pStyle w:val="ListParagraph"/>
        <w:numPr>
          <w:ilvl w:val="3"/>
          <w:numId w:val="34"/>
        </w:numPr>
        <w:spacing w:after="0" w:line="276" w:lineRule="auto"/>
        <w:ind w:left="3240"/>
        <w:rPr>
          <w:rFonts w:ascii="Calibri" w:hAnsi="Calibri" w:eastAsia="Aptos" w:cs="Calibri"/>
          <w:rPrChange w:author="Neeraj Durgapal" w:date="2024-08-28T03:49:00Z" w:id="6694">
            <w:rPr>
              <w:rFonts w:ascii="Aptos" w:hAnsi="Aptos" w:eastAsia="Aptos" w:cs="Aptos"/>
            </w:rPr>
          </w:rPrChange>
        </w:rPr>
      </w:pPr>
      <w:ins w:author="Neeraj Durgapal" w:date="2024-08-28T03:57:00Z" w:id="6695">
        <w:r>
          <w:rPr>
            <w:rFonts w:ascii="Calibri" w:hAnsi="Calibri" w:eastAsia="Aptos" w:cs="Calibri"/>
          </w:rPr>
          <w:t xml:space="preserve">Deleted schedule </w:t>
        </w:r>
      </w:ins>
      <w:ins w:author="Neeraj Durgapal" w:date="2024-08-28T03:58:00Z" w:id="6696">
        <w:r>
          <w:rPr>
            <w:rFonts w:ascii="Calibri" w:hAnsi="Calibri" w:eastAsia="Aptos" w:cs="Calibri"/>
          </w:rPr>
          <w:t>cannot</w:t>
        </w:r>
      </w:ins>
      <w:ins w:author="Neeraj Durgapal" w:date="2024-08-28T03:57:00Z" w:id="6697">
        <w:r>
          <w:rPr>
            <w:rFonts w:ascii="Calibri" w:hAnsi="Calibri" w:eastAsia="Aptos" w:cs="Calibri"/>
          </w:rPr>
          <w:t xml:space="preserve"> be edit or update, merchant can configure new schedules.</w:t>
        </w:r>
      </w:ins>
    </w:p>
    <w:p w:rsidRPr="00E403D6" w:rsidR="00E403D6" w:rsidRDefault="00EE6F18" w14:paraId="66FA42BF" w14:textId="22C507F5">
      <w:pPr>
        <w:pStyle w:val="Heading5"/>
        <w:spacing w:line="276" w:lineRule="auto"/>
        <w:ind w:left="2160"/>
        <w:rPr>
          <w:rFonts w:ascii="Calibri" w:hAnsi="Calibri" w:eastAsia="Aptos" w:cs="Calibri"/>
          <w:rPrChange w:author="Neeraj Durgapal" w:date="2024-08-28T03:49:00Z" w:id="6698">
            <w:rPr>
              <w:rFonts w:ascii="Aptos" w:hAnsi="Aptos" w:eastAsia="Aptos" w:cs="Aptos"/>
            </w:rPr>
          </w:rPrChange>
        </w:rPr>
      </w:pPr>
      <w:bookmarkStart w:name="_Toc175662531" w:id="6699"/>
      <w:r>
        <w:rPr>
          <w:rFonts w:ascii="Calibri" w:hAnsi="Calibri" w:eastAsia="Aptos Display" w:cs="Calibri"/>
        </w:rPr>
        <w:t>8</w:t>
      </w:r>
      <w:del w:author="Neeraj Durgapal" w:date="2024-08-28T03:53:00Z" w:id="6700">
        <w:r w:rsidR="00287800">
          <w:rPr>
            <w:rFonts w:ascii="Calibri" w:hAnsi="Calibri" w:eastAsia="Aptos Display" w:cs="Calibri"/>
            <w:rPrChange w:author="Neeraj Durgapal" w:date="2024-08-28T03:49:00Z" w:id="6701">
              <w:rPr>
                <w:rFonts w:ascii="Aptos Display" w:hAnsi="Aptos Display" w:eastAsia="Aptos Display" w:cs="Aptos Display"/>
              </w:rPr>
            </w:rPrChange>
          </w:rPr>
          <w:delText>8</w:delText>
        </w:r>
      </w:del>
      <w:r w:rsidR="00287800">
        <w:rPr>
          <w:rFonts w:ascii="Calibri" w:hAnsi="Calibri" w:eastAsia="Aptos Display" w:cs="Calibri"/>
          <w:rPrChange w:author="Neeraj Durgapal" w:date="2024-08-28T03:49:00Z" w:id="6702">
            <w:rPr>
              <w:rFonts w:ascii="Aptos Display" w:hAnsi="Aptos Display" w:eastAsia="Aptos Display" w:cs="Aptos Display"/>
            </w:rPr>
          </w:rPrChange>
        </w:rPr>
        <w:t>.3.</w:t>
      </w:r>
      <w:ins w:author="ANIL KISHIN MANSUKHANI" w:date="2024-08-27T18:44:00Z" w:id="6703">
        <w:r w:rsidR="00287800">
          <w:rPr>
            <w:rFonts w:ascii="Calibri" w:hAnsi="Calibri" w:eastAsia="Aptos Display" w:cs="Calibri"/>
          </w:rPr>
          <w:t>8</w:t>
        </w:r>
      </w:ins>
      <w:del w:author="ANIL KISHIN MANSUKHANI" w:date="2024-08-27T18:44:00Z" w:id="6704">
        <w:r w:rsidR="00287800">
          <w:rPr>
            <w:rFonts w:ascii="Calibri" w:hAnsi="Calibri" w:eastAsia="Aptos Display" w:cs="Calibri"/>
            <w:rPrChange w:author="Neeraj Durgapal" w:date="2024-08-28T03:49:00Z" w:id="6705">
              <w:rPr>
                <w:rFonts w:ascii="Aptos Display" w:hAnsi="Aptos Display" w:eastAsia="Aptos Display" w:cs="Aptos Display"/>
              </w:rPr>
            </w:rPrChange>
          </w:rPr>
          <w:delText>9</w:delText>
        </w:r>
      </w:del>
      <w:r w:rsidR="00287800">
        <w:rPr>
          <w:rFonts w:ascii="Calibri" w:hAnsi="Calibri" w:eastAsia="Aptos Display" w:cs="Calibri"/>
          <w:rPrChange w:author="Neeraj Durgapal" w:date="2024-08-28T03:49:00Z" w:id="6706">
            <w:rPr>
              <w:rFonts w:ascii="Aptos Display" w:hAnsi="Aptos Display" w:eastAsia="Aptos Display" w:cs="Aptos Display"/>
            </w:rPr>
          </w:rPrChange>
        </w:rPr>
        <w:t xml:space="preserve">.2 – </w:t>
      </w:r>
      <w:r w:rsidR="00287800">
        <w:rPr>
          <w:rFonts w:ascii="Calibri" w:hAnsi="Calibri" w:eastAsia="Aptos" w:cs="Calibri"/>
          <w:rPrChange w:author="Neeraj Durgapal" w:date="2024-08-28T03:49:00Z" w:id="6707">
            <w:rPr>
              <w:rFonts w:ascii="Aptos" w:hAnsi="Aptos" w:eastAsia="Aptos" w:cs="Aptos"/>
            </w:rPr>
          </w:rPrChange>
        </w:rPr>
        <w:t>Notifications</w:t>
      </w:r>
      <w:bookmarkEnd w:id="6699"/>
    </w:p>
    <w:p w:rsidRPr="00E403D6" w:rsidR="00E403D6" w:rsidRDefault="00287800" w14:paraId="5EA4E047" w14:textId="77777777">
      <w:pPr>
        <w:pStyle w:val="ListParagraph"/>
        <w:numPr>
          <w:ilvl w:val="3"/>
          <w:numId w:val="34"/>
        </w:numPr>
        <w:spacing w:after="0" w:line="276" w:lineRule="auto"/>
        <w:ind w:left="3240"/>
        <w:rPr>
          <w:del w:author="Neeraj Durgapal" w:date="2024-08-28T03:46:00Z" w:id="6708"/>
          <w:rFonts w:ascii="Calibri" w:hAnsi="Calibri" w:eastAsia="Aptos" w:cs="Calibri"/>
          <w:rPrChange w:author="Neeraj Durgapal" w:date="2024-08-28T03:49:00Z" w:id="6709">
            <w:rPr>
              <w:del w:author="Neeraj Durgapal" w:date="2024-08-28T03:46:00Z" w:id="6710"/>
              <w:rFonts w:ascii="Aptos" w:hAnsi="Aptos" w:eastAsia="Aptos" w:cs="Aptos"/>
            </w:rPr>
          </w:rPrChange>
        </w:rPr>
      </w:pPr>
      <w:r>
        <w:rPr>
          <w:rFonts w:ascii="Calibri" w:hAnsi="Calibri" w:eastAsia="Aptos" w:cs="Calibri"/>
          <w:rPrChange w:author="Neeraj Durgapal" w:date="2024-08-28T03:49:00Z" w:id="6711">
            <w:rPr>
              <w:rFonts w:ascii="Aptos" w:hAnsi="Aptos" w:eastAsia="Aptos" w:cs="Aptos"/>
            </w:rPr>
          </w:rPrChange>
        </w:rPr>
        <w:t>Notify merchants</w:t>
      </w:r>
      <w:ins w:author="Neeraj Durgapal" w:date="2024-08-28T03:45:00Z" w:id="6712">
        <w:r>
          <w:rPr>
            <w:rFonts w:ascii="Calibri" w:hAnsi="Calibri" w:eastAsia="Aptos" w:cs="Calibri"/>
          </w:rPr>
          <w:t xml:space="preserve"> in merchant panel notify icon</w:t>
        </w:r>
      </w:ins>
      <w:r>
        <w:rPr>
          <w:rFonts w:ascii="Calibri" w:hAnsi="Calibri" w:eastAsia="Aptos" w:cs="Calibri"/>
          <w:rPrChange w:author="Neeraj Durgapal" w:date="2024-08-28T03:49:00Z" w:id="6713">
            <w:rPr>
              <w:rFonts w:ascii="Aptos" w:hAnsi="Aptos" w:eastAsia="Aptos" w:cs="Aptos"/>
            </w:rPr>
          </w:rPrChange>
        </w:rPr>
        <w:t xml:space="preserve"> when new reports are available or when a scheduled report has been generate</w:t>
      </w:r>
      <w:ins w:author="Neeraj Durgapal" w:date="2024-08-28T03:58:00Z" w:id="6714">
        <w:r>
          <w:rPr>
            <w:rFonts w:ascii="Calibri" w:hAnsi="Calibri" w:eastAsia="Aptos" w:cs="Calibri"/>
          </w:rPr>
          <w:t>d</w:t>
        </w:r>
      </w:ins>
      <w:del w:author="Neeraj Durgapal" w:date="2024-08-28T03:58:00Z" w:id="6715">
        <w:r>
          <w:rPr>
            <w:rFonts w:ascii="Calibri" w:hAnsi="Calibri" w:eastAsia="Aptos" w:cs="Calibri"/>
            <w:rPrChange w:author="Neeraj Durgapal" w:date="2024-08-28T03:49:00Z" w:id="6716">
              <w:rPr>
                <w:rFonts w:ascii="Aptos" w:hAnsi="Aptos" w:eastAsia="Aptos" w:cs="Aptos"/>
              </w:rPr>
            </w:rPrChange>
          </w:rPr>
          <w:delText>d</w:delText>
        </w:r>
      </w:del>
      <w:r>
        <w:rPr>
          <w:rFonts w:ascii="Calibri" w:hAnsi="Calibri" w:eastAsia="Aptos" w:cs="Calibri"/>
          <w:rPrChange w:author="Neeraj Durgapal" w:date="2024-08-28T03:49:00Z" w:id="6717">
            <w:rPr>
              <w:rFonts w:ascii="Aptos" w:hAnsi="Aptos" w:eastAsia="Aptos" w:cs="Aptos"/>
            </w:rPr>
          </w:rPrChange>
        </w:rPr>
        <w:t>.</w:t>
      </w:r>
    </w:p>
    <w:p w:rsidRPr="00E403D6" w:rsidR="00E403D6" w:rsidRDefault="00287800" w14:paraId="172356CF" w14:textId="77777777">
      <w:pPr>
        <w:pStyle w:val="ListParagraph"/>
        <w:numPr>
          <w:ilvl w:val="3"/>
          <w:numId w:val="34"/>
        </w:numPr>
        <w:spacing w:after="0" w:line="276" w:lineRule="auto"/>
        <w:ind w:left="3240"/>
        <w:rPr>
          <w:del w:author="Neeraj Durgapal" w:date="2024-08-28T03:46:00Z" w:id="6718"/>
          <w:rFonts w:ascii="Calibri" w:hAnsi="Calibri" w:eastAsia="Aptos" w:cs="Calibri"/>
          <w:rPrChange w:author="Neeraj Durgapal" w:date="2024-08-28T03:49:00Z" w:id="6719">
            <w:rPr>
              <w:del w:author="Neeraj Durgapal" w:date="2024-08-28T03:46:00Z" w:id="6720"/>
              <w:rFonts w:ascii="Aptos" w:hAnsi="Aptos" w:eastAsia="Aptos" w:cs="Aptos"/>
            </w:rPr>
          </w:rPrChange>
        </w:rPr>
        <w:pPrChange w:author="Neeraj Durgapal" w:date="2024-08-28T03:46:00Z" w:id="6721">
          <w:pPr>
            <w:pStyle w:val="Heading5"/>
            <w:spacing w:line="276" w:lineRule="auto"/>
            <w:ind w:left="2160"/>
          </w:pPr>
        </w:pPrChange>
      </w:pPr>
      <w:bookmarkStart w:name="_Toc175662532" w:id="6722"/>
      <w:del w:author="Neeraj Durgapal" w:date="2024-08-28T03:46:00Z" w:id="6723">
        <w:r>
          <w:rPr>
            <w:rFonts w:ascii="Calibri" w:hAnsi="Calibri" w:eastAsia="Aptos Display" w:cs="Calibri"/>
            <w:rPrChange w:author="Neeraj Durgapal" w:date="2024-08-28T03:49:00Z" w:id="6724">
              <w:rPr>
                <w:rFonts w:ascii="Aptos Display" w:hAnsi="Aptos Display" w:eastAsia="Aptos Display" w:cs="Aptos Display"/>
              </w:rPr>
            </w:rPrChange>
          </w:rPr>
          <w:delText>8.3.</w:delText>
        </w:r>
      </w:del>
      <w:ins w:author="ANIL KISHIN MANSUKHANI" w:date="2024-08-27T18:44:00Z" w:id="6725">
        <w:del w:author="Neeraj Durgapal" w:date="2024-08-28T03:46:00Z" w:id="6726">
          <w:r>
            <w:rPr>
              <w:rFonts w:ascii="Calibri" w:hAnsi="Calibri" w:eastAsia="Aptos Display" w:cs="Calibri"/>
              <w:rPrChange w:author="Neeraj Durgapal" w:date="2024-08-28T03:49:00Z" w:id="6727">
                <w:rPr>
                  <w:rFonts w:eastAsia="Aptos Display"/>
                </w:rPr>
              </w:rPrChange>
            </w:rPr>
            <w:delText>8</w:delText>
          </w:r>
        </w:del>
      </w:ins>
      <w:del w:author="ANIL KISHIN MANSUKHANI" w:date="2024-08-27T18:44:00Z" w:id="6728">
        <w:r>
          <w:rPr>
            <w:rFonts w:ascii="Calibri" w:hAnsi="Calibri" w:eastAsia="Aptos Display" w:cs="Calibri"/>
            <w:rPrChange w:author="Neeraj Durgapal" w:date="2024-08-28T03:49:00Z" w:id="6729">
              <w:rPr>
                <w:rFonts w:ascii="Aptos Display" w:hAnsi="Aptos Display" w:eastAsia="Aptos Display" w:cs="Aptos Display"/>
              </w:rPr>
            </w:rPrChange>
          </w:rPr>
          <w:delText>9</w:delText>
        </w:r>
      </w:del>
      <w:del w:author="Neeraj Durgapal" w:date="2024-08-28T03:46:00Z" w:id="6730">
        <w:r>
          <w:rPr>
            <w:rFonts w:ascii="Calibri" w:hAnsi="Calibri" w:eastAsia="Aptos Display" w:cs="Calibri"/>
            <w:rPrChange w:author="Neeraj Durgapal" w:date="2024-08-28T03:49:00Z" w:id="6731">
              <w:rPr>
                <w:rFonts w:ascii="Aptos Display" w:hAnsi="Aptos Display" w:eastAsia="Aptos Display" w:cs="Aptos Display"/>
              </w:rPr>
            </w:rPrChange>
          </w:rPr>
          <w:delText xml:space="preserve">.3 – </w:delText>
        </w:r>
        <w:r>
          <w:rPr>
            <w:rFonts w:ascii="Calibri" w:hAnsi="Calibri" w:eastAsia="Aptos" w:cs="Calibri"/>
            <w:rPrChange w:author="Neeraj Durgapal" w:date="2024-08-28T03:49:00Z" w:id="6732">
              <w:rPr>
                <w:rFonts w:ascii="Aptos" w:hAnsi="Aptos" w:eastAsia="Aptos" w:cs="Aptos"/>
              </w:rPr>
            </w:rPrChange>
          </w:rPr>
          <w:delText>Customizable Notification Settings</w:delText>
        </w:r>
        <w:bookmarkEnd w:id="6722"/>
      </w:del>
    </w:p>
    <w:p w:rsidRPr="00E403D6" w:rsidR="00E403D6" w:rsidRDefault="00287800" w14:paraId="464BA08C" w14:textId="77777777">
      <w:pPr>
        <w:pStyle w:val="ListParagraph"/>
        <w:numPr>
          <w:ilvl w:val="3"/>
          <w:numId w:val="34"/>
        </w:numPr>
        <w:spacing w:after="0" w:line="276" w:lineRule="auto"/>
        <w:ind w:left="3240"/>
        <w:rPr>
          <w:rFonts w:ascii="Calibri" w:hAnsi="Calibri" w:cs="Calibri"/>
          <w:rPrChange w:author="Neeraj Durgapal" w:date="2024-08-28T03:49:00Z" w:id="6733">
            <w:rPr>
              <w:rFonts w:ascii="Aptos" w:hAnsi="Aptos" w:eastAsia="Aptos" w:cs="Aptos"/>
            </w:rPr>
          </w:rPrChange>
        </w:rPr>
      </w:pPr>
      <w:del w:author="Neeraj Durgapal" w:date="2024-08-28T03:46:00Z" w:id="6734">
        <w:r>
          <w:rPr>
            <w:rFonts w:ascii="Calibri" w:hAnsi="Calibri" w:cs="Calibri"/>
            <w:rPrChange w:author="Neeraj Durgapal" w:date="2024-08-28T03:49:00Z" w:id="6735">
              <w:rPr>
                <w:rFonts w:ascii="Aptos" w:hAnsi="Aptos" w:eastAsia="Aptos" w:cs="Aptos"/>
              </w:rPr>
            </w:rPrChange>
          </w:rPr>
          <w:delText>Allow merchants to customize their notification preferences, choosing to receive alerts via Email, SMS, or in-dashboard notifications.</w:delText>
        </w:r>
      </w:del>
    </w:p>
    <w:p w:rsidRPr="00E403D6" w:rsidR="00E403D6" w:rsidRDefault="00E403D6" w14:paraId="1ADCB20D" w14:textId="77777777"/>
    <w:p w:rsidRPr="00E403D6" w:rsidR="00E403D6" w:rsidRDefault="00287800" w14:paraId="5936E2C7" w14:textId="77777777">
      <w:pPr>
        <w:pStyle w:val="Heading3"/>
        <w:ind w:left="720"/>
        <w:rPr>
          <w:rFonts w:ascii="Calibri" w:hAnsi="Calibri" w:cs="Calibri"/>
          <w:sz w:val="24"/>
          <w:szCs w:val="24"/>
          <w:rPrChange w:author="Neeraj Durgapal" w:date="2024-08-28T03:49:00Z" w:id="6736">
            <w:rPr>
              <w:rFonts w:asciiTheme="majorHAnsi" w:hAnsiTheme="majorHAnsi"/>
            </w:rPr>
          </w:rPrChange>
        </w:rPr>
      </w:pPr>
      <w:bookmarkStart w:name="_Toc175662533" w:id="6737"/>
      <w:r>
        <w:rPr>
          <w:rStyle w:val="Heading3Char"/>
          <w:rFonts w:ascii="Calibri" w:hAnsi="Calibri" w:cs="Calibri"/>
          <w:sz w:val="24"/>
          <w:szCs w:val="24"/>
          <w:rPrChange w:author="Neeraj Durgapal" w:date="2024-08-28T03:49:00Z" w:id="6738">
            <w:rPr>
              <w:rStyle w:val="Heading3Char"/>
              <w:rFonts w:asciiTheme="majorHAnsi" w:hAnsiTheme="majorHAnsi"/>
            </w:rPr>
          </w:rPrChange>
        </w:rPr>
        <w:t>8.4 - Non - Functional Specification</w:t>
      </w:r>
      <w:bookmarkEnd w:id="6737"/>
      <w:r>
        <w:rPr>
          <w:rStyle w:val="Heading3Char"/>
          <w:rFonts w:ascii="Calibri" w:hAnsi="Calibri" w:cs="Calibri"/>
          <w:sz w:val="24"/>
          <w:szCs w:val="24"/>
          <w:rPrChange w:author="Neeraj Durgapal" w:date="2024-08-28T03:49:00Z" w:id="6739">
            <w:rPr>
              <w:rStyle w:val="Heading3Char"/>
              <w:rFonts w:asciiTheme="majorHAnsi" w:hAnsiTheme="majorHAnsi"/>
            </w:rPr>
          </w:rPrChange>
        </w:rPr>
        <w:t xml:space="preserve"> </w:t>
      </w:r>
    </w:p>
    <w:p w:rsidRPr="00E403D6" w:rsidR="00E403D6" w:rsidP="2872C525" w:rsidRDefault="5CB0C1DA" w14:paraId="55BC893D" w14:textId="77777777">
      <w:pPr>
        <w:rPr>
          <w:rFonts w:asciiTheme="majorHAnsi" w:hAnsiTheme="majorHAnsi" w:eastAsiaTheme="majorEastAsia" w:cstheme="majorBidi"/>
        </w:rPr>
      </w:pPr>
      <w:r w:rsidRPr="2872C525">
        <w:rPr>
          <w:rFonts w:ascii="Calibri" w:hAnsi="Calibri" w:cs="Calibri" w:eastAsiaTheme="majorEastAsia"/>
          <w:rPrChange w:author="Neeraj Durgapal" w:date="2024-08-28T03:49:00Z" w:id="6740">
            <w:rPr>
              <w:rFonts w:asciiTheme="majorHAnsi" w:hAnsiTheme="majorHAnsi" w:eastAsiaTheme="majorEastAsia" w:cstheme="majorBidi"/>
            </w:rPr>
          </w:rPrChange>
        </w:rPr>
        <w:t xml:space="preserve">                            TBD</w:t>
      </w:r>
    </w:p>
    <w:p w:rsidRPr="00E403D6" w:rsidR="00E403D6" w:rsidP="2872C525" w:rsidRDefault="00E403D6" w14:paraId="6C46F344" w14:textId="77777777">
      <w:pPr>
        <w:rPr>
          <w:rFonts w:asciiTheme="majorHAnsi" w:hAnsiTheme="majorHAnsi" w:eastAsiaTheme="majorEastAsia" w:cstheme="majorBidi"/>
        </w:rPr>
      </w:pPr>
    </w:p>
    <w:p w:rsidR="00E403D6" w:rsidRDefault="00287800" w14:paraId="43895A5C" w14:textId="63E9E3E6">
      <w:pPr>
        <w:pStyle w:val="Heading2"/>
        <w:numPr>
          <w:ilvl w:val="0"/>
          <w:numId w:val="29"/>
        </w:numPr>
        <w:rPr>
          <w:ins w:author="Shubhankar Ghosh" w:date="2024-08-27T17:09:00Z" w:id="6741"/>
          <w:rFonts w:ascii="Calibri" w:hAnsi="Calibri" w:cs="Calibri"/>
          <w:sz w:val="24"/>
          <w:szCs w:val="24"/>
        </w:rPr>
        <w:pPrChange w:author="Shubhankar Ghosh" w:date="2024-08-27T17:09:00Z" w:id="6742">
          <w:pPr>
            <w:pStyle w:val="Heading2"/>
            <w:numPr>
              <w:numId w:val="44"/>
            </w:numPr>
            <w:ind w:left="720" w:hanging="360"/>
          </w:pPr>
        </w:pPrChange>
      </w:pPr>
      <w:ins w:author="Shubhankar Ghosh" w:date="2024-08-27T17:09:00Z" w:id="6743">
        <w:r>
          <w:rPr>
            <w:rFonts w:ascii="Calibri" w:hAnsi="Calibri" w:cs="Calibri"/>
            <w:sz w:val="24"/>
            <w:szCs w:val="24"/>
          </w:rPr>
          <w:t>FS_MS_</w:t>
        </w:r>
      </w:ins>
      <w:r w:rsidR="00EE6F18">
        <w:rPr>
          <w:rFonts w:ascii="Calibri" w:hAnsi="Calibri" w:cs="Calibri"/>
          <w:sz w:val="24"/>
          <w:szCs w:val="24"/>
        </w:rPr>
        <w:t>9</w:t>
      </w:r>
      <w:ins w:author="Shubhankar Ghosh" w:date="2024-08-27T17:09:00Z" w:id="6744">
        <w:del w:author="Neeraj Durgapal" w:date="2024-08-28T04:04:00Z" w:id="6745">
          <w:r>
            <w:rPr>
              <w:rFonts w:ascii="Calibri" w:hAnsi="Calibri" w:cs="Calibri"/>
              <w:sz w:val="24"/>
              <w:szCs w:val="24"/>
            </w:rPr>
            <w:delText>9</w:delText>
          </w:r>
        </w:del>
        <w:r>
          <w:rPr>
            <w:rFonts w:ascii="Calibri" w:hAnsi="Calibri" w:cs="Calibri"/>
            <w:sz w:val="24"/>
            <w:szCs w:val="24"/>
          </w:rPr>
          <w:t xml:space="preserve"> – </w:t>
        </w:r>
      </w:ins>
      <w:ins w:author="Shubhankar Ghosh" w:date="2024-08-27T17:10:00Z" w:id="6746">
        <w:r>
          <w:rPr>
            <w:rFonts w:ascii="Calibri" w:hAnsi="Calibri" w:cs="Calibri"/>
            <w:sz w:val="24"/>
            <w:szCs w:val="24"/>
          </w:rPr>
          <w:t>Account &amp; Settings</w:t>
        </w:r>
      </w:ins>
    </w:p>
    <w:p w:rsidR="00E403D6" w:rsidRDefault="00EE6F18" w14:paraId="075C5F01" w14:textId="34B630E2">
      <w:pPr>
        <w:pStyle w:val="Heading3"/>
        <w:spacing w:line="278" w:lineRule="auto"/>
        <w:ind w:left="720"/>
        <w:rPr>
          <w:ins w:author="Shubhankar Ghosh" w:date="2024-08-27T17:12:00Z" w:id="6747"/>
          <w:rFonts w:ascii="Calibri" w:hAnsi="Calibri" w:eastAsia="Aptos Display" w:cs="Calibri"/>
          <w:sz w:val="24"/>
          <w:szCs w:val="24"/>
        </w:rPr>
      </w:pPr>
      <w:r>
        <w:rPr>
          <w:rFonts w:ascii="Calibri" w:hAnsi="Calibri" w:eastAsia="Aptos Display" w:cs="Calibri"/>
          <w:sz w:val="24"/>
          <w:szCs w:val="24"/>
        </w:rPr>
        <w:t>9</w:t>
      </w:r>
      <w:ins w:author="Shubhankar Ghosh" w:date="2024-08-27T17:09:00Z" w:id="6748">
        <w:del w:author="Neeraj Durgapal" w:date="2024-08-28T04:04:00Z" w:id="6749">
          <w:r w:rsidR="00287800">
            <w:rPr>
              <w:rFonts w:ascii="Calibri" w:hAnsi="Calibri" w:eastAsia="Aptos Display" w:cs="Calibri"/>
              <w:sz w:val="24"/>
              <w:szCs w:val="24"/>
            </w:rPr>
            <w:delText>9</w:delText>
          </w:r>
        </w:del>
        <w:r w:rsidR="00287800">
          <w:rPr>
            <w:rFonts w:ascii="Calibri" w:hAnsi="Calibri" w:eastAsia="Aptos Display" w:cs="Calibri"/>
            <w:sz w:val="24"/>
            <w:szCs w:val="24"/>
          </w:rPr>
          <w:t xml:space="preserve">.1 </w:t>
        </w:r>
      </w:ins>
      <w:ins w:author="Shubhankar Ghosh" w:date="2024-08-27T17:10:00Z" w:id="6750">
        <w:r w:rsidR="00287800">
          <w:rPr>
            <w:rFonts w:ascii="Calibri" w:hAnsi="Calibri" w:eastAsia="Aptos Display" w:cs="Calibri"/>
            <w:sz w:val="24"/>
            <w:szCs w:val="24"/>
          </w:rPr>
          <w:t>–</w:t>
        </w:r>
      </w:ins>
      <w:ins w:author="Shubhankar Ghosh" w:date="2024-08-27T17:09:00Z" w:id="6751">
        <w:r w:rsidR="00287800">
          <w:rPr>
            <w:rFonts w:ascii="Calibri" w:hAnsi="Calibri" w:eastAsia="Aptos Display" w:cs="Calibri"/>
            <w:sz w:val="24"/>
            <w:szCs w:val="24"/>
          </w:rPr>
          <w:t xml:space="preserve"> </w:t>
        </w:r>
      </w:ins>
      <w:ins w:author="Shubhankar Ghosh" w:date="2024-08-27T17:10:00Z" w:id="6752">
        <w:r w:rsidR="00287800">
          <w:rPr>
            <w:rFonts w:ascii="Calibri" w:hAnsi="Calibri" w:eastAsia="Aptos Display" w:cs="Calibri"/>
            <w:sz w:val="24"/>
            <w:szCs w:val="24"/>
          </w:rPr>
          <w:t>User profile change</w:t>
        </w:r>
      </w:ins>
    </w:p>
    <w:p w:rsidR="00E403D6" w:rsidRDefault="00287800" w14:paraId="637CB911" w14:textId="77777777">
      <w:pPr>
        <w:pStyle w:val="ListParagraph"/>
        <w:numPr>
          <w:ilvl w:val="0"/>
          <w:numId w:val="45"/>
        </w:numPr>
        <w:rPr>
          <w:ins w:author="ANIL KISHIN MANSUKHANI" w:date="2024-08-27T18:01:00Z" w:id="6753"/>
          <w:rFonts w:ascii="Calibri" w:hAnsi="Calibri" w:eastAsia="Aptos" w:cs="Calibri"/>
        </w:rPr>
        <w:pPrChange w:author="ANIL KISHIN MANSUKHANI" w:date="2024-08-27T18:02:00Z" w:id="6754">
          <w:pPr/>
        </w:pPrChange>
      </w:pPr>
      <w:ins w:author="Shubhankar Ghosh" w:date="2024-08-27T17:12:00Z" w:id="6755">
        <w:del w:author="ANIL KISHIN MANSUKHANI" w:date="2024-08-27T18:02:00Z" w:id="6756">
          <w:r>
            <w:rPr>
              <w:rFonts w:ascii="Calibri" w:hAnsi="Calibri" w:cs="Calibri"/>
              <w:rPrChange w:author="Neeraj Durgapal" w:date="2024-08-28T03:49:00Z" w:id="6757">
                <w:rPr/>
              </w:rPrChange>
            </w:rPr>
            <w:tab/>
          </w:r>
          <w:r>
            <w:rPr>
              <w:rFonts w:ascii="Calibri" w:hAnsi="Calibri" w:cs="Calibri"/>
              <w:rPrChange w:author="Neeraj Durgapal" w:date="2024-08-28T03:49:00Z" w:id="6758">
                <w:rPr/>
              </w:rPrChange>
            </w:rPr>
            <w:tab/>
          </w:r>
        </w:del>
        <w:r>
          <w:rPr>
            <w:rFonts w:ascii="Calibri" w:hAnsi="Calibri" w:eastAsia="Aptos" w:cs="Calibri"/>
            <w:rPrChange w:author="Neeraj Durgapal" w:date="2024-08-28T03:49:00Z" w:id="6759">
              <w:rPr/>
            </w:rPrChange>
          </w:rPr>
          <w:t>This</w:t>
        </w:r>
        <w:r>
          <w:rPr>
            <w:rFonts w:ascii="Calibri" w:hAnsi="Calibri" w:eastAsia="Aptos" w:cs="Calibri"/>
          </w:rPr>
          <w:t xml:space="preserve"> option allows user to edit their user email ID, mobile number, username</w:t>
        </w:r>
      </w:ins>
      <w:ins w:author="ANIL KISHIN MANSUKHANI" w:date="2024-08-27T18:01:00Z" w:id="6760">
        <w:r>
          <w:rPr>
            <w:rFonts w:ascii="Calibri" w:hAnsi="Calibri" w:eastAsia="Aptos" w:cs="Calibri"/>
          </w:rPr>
          <w:t xml:space="preserve"> and password</w:t>
        </w:r>
      </w:ins>
      <w:ins w:author="Shubhankar Ghosh" w:date="2024-08-27T17:12:00Z" w:id="6761">
        <w:r>
          <w:rPr>
            <w:rFonts w:ascii="Calibri" w:hAnsi="Calibri" w:eastAsia="Aptos" w:cs="Calibri"/>
          </w:rPr>
          <w:t>.</w:t>
        </w:r>
      </w:ins>
    </w:p>
    <w:p w:rsidR="00E403D6" w:rsidRDefault="00287800" w14:paraId="6521FFBB" w14:textId="77777777">
      <w:pPr>
        <w:pStyle w:val="ListParagraph"/>
        <w:numPr>
          <w:ilvl w:val="0"/>
          <w:numId w:val="45"/>
        </w:numPr>
        <w:rPr>
          <w:ins w:author="Shubhankar Ghosh" w:date="2024-08-30T05:55:00Z" w:id="6762"/>
          <w:rFonts w:ascii="Calibri" w:hAnsi="Calibri" w:eastAsia="Aptos" w:cs="Calibri"/>
        </w:rPr>
        <w:pPrChange w:author="ANIL KISHIN MANSUKHANI" w:date="2024-08-27T18:02:00Z" w:id="6763">
          <w:pPr/>
        </w:pPrChange>
      </w:pPr>
      <w:ins w:author="ANIL KISHIN MANSUKHANI" w:date="2024-08-27T18:01:00Z" w:id="6764">
        <w:r>
          <w:rPr>
            <w:rFonts w:ascii="Calibri" w:hAnsi="Calibri" w:eastAsia="Aptos" w:cs="Calibri"/>
          </w:rPr>
          <w:t xml:space="preserve">Once user will modify the </w:t>
        </w:r>
      </w:ins>
      <w:ins w:author="ANIL KISHIN MANSUKHANI" w:date="2024-08-27T18:02:00Z" w:id="6765">
        <w:r>
          <w:rPr>
            <w:rFonts w:ascii="Calibri" w:hAnsi="Calibri" w:eastAsia="Aptos" w:cs="Calibri"/>
          </w:rPr>
          <w:t>email, mobile</w:t>
        </w:r>
      </w:ins>
      <w:ins w:author="ANIL KISHIN MANSUKHANI" w:date="2024-08-27T18:01:00Z" w:id="6766">
        <w:r>
          <w:rPr>
            <w:rFonts w:ascii="Calibri" w:hAnsi="Calibri" w:eastAsia="Aptos" w:cs="Calibri"/>
          </w:rPr>
          <w:t xml:space="preserve"> number and username, </w:t>
        </w:r>
      </w:ins>
      <w:ins w:author="ANIL KISHIN MANSUKHANI" w:date="2024-08-27T18:02:00Z" w:id="6767">
        <w:r>
          <w:rPr>
            <w:rFonts w:ascii="Calibri" w:hAnsi="Calibri" w:eastAsia="Aptos" w:cs="Calibri"/>
          </w:rPr>
          <w:t>Authentication with mobile OTP will be in place.</w:t>
        </w:r>
      </w:ins>
    </w:p>
    <w:p w:rsidR="00E403D6" w:rsidRDefault="00287800" w14:paraId="2C51450B" w14:textId="77777777">
      <w:pPr>
        <w:pStyle w:val="ListParagraph"/>
        <w:numPr>
          <w:ilvl w:val="0"/>
          <w:numId w:val="45"/>
        </w:numPr>
        <w:rPr>
          <w:rFonts w:asciiTheme="majorHAnsi" w:hAnsiTheme="majorHAnsi" w:eastAsiaTheme="majorEastAsia" w:cstheme="majorBidi"/>
        </w:rPr>
        <w:pPrChange w:author="Shubhankar Ghosh" w:date="2024-08-30T05:55:00Z" w:id="6768">
          <w:pPr/>
        </w:pPrChange>
      </w:pPr>
      <w:ins w:author="Shubhankar Ghosh" w:date="2024-08-30T05:55:00Z" w:id="6769">
        <w:r>
          <w:rPr>
            <w:rFonts w:ascii="Calibri" w:hAnsi="Calibri" w:eastAsia="Aptos" w:cs="Calibri"/>
          </w:rPr>
          <w:t xml:space="preserve">Once OTP is </w:t>
        </w:r>
      </w:ins>
      <w:ins w:author="Shubhankar Ghosh" w:date="2024-08-30T05:56:00Z" w:id="6770">
        <w:r>
          <w:rPr>
            <w:rFonts w:ascii="Calibri" w:hAnsi="Calibri" w:eastAsia="Aptos" w:cs="Calibri"/>
          </w:rPr>
          <w:t>triggered</w:t>
        </w:r>
      </w:ins>
      <w:ins w:author="Shubhankar Ghosh" w:date="2024-08-30T05:55:00Z" w:id="6771">
        <w:r>
          <w:rPr>
            <w:rFonts w:ascii="Calibri" w:hAnsi="Calibri" w:eastAsia="Aptos" w:cs="Calibri"/>
          </w:rPr>
          <w:t xml:space="preserve">, a timer of 60 seconds will be initiated, along with a disabled ‘Resend OTP’ </w:t>
        </w:r>
      </w:ins>
      <w:ins w:author="Shubhankar Ghosh" w:date="2024-08-30T05:56:00Z" w:id="6772">
        <w:r>
          <w:rPr>
            <w:rFonts w:ascii="Calibri" w:hAnsi="Calibri" w:eastAsia="Aptos" w:cs="Calibri"/>
          </w:rPr>
          <w:t>button. The button will be enabled after the timer is lapsed.</w:t>
        </w:r>
      </w:ins>
    </w:p>
    <w:p w:rsidR="00E403D6" w:rsidRDefault="00EE6F18" w14:paraId="2F37D569" w14:textId="713B7094">
      <w:pPr>
        <w:pStyle w:val="Heading3"/>
        <w:spacing w:line="278" w:lineRule="auto"/>
        <w:ind w:left="720"/>
        <w:rPr>
          <w:ins w:author="Shubhankar Ghosh" w:date="2024-08-27T17:13:00Z" w:id="6773"/>
          <w:rFonts w:ascii="Calibri" w:hAnsi="Calibri" w:eastAsia="Aptos Display" w:cs="Calibri"/>
          <w:sz w:val="24"/>
          <w:szCs w:val="24"/>
        </w:rPr>
      </w:pPr>
      <w:r>
        <w:rPr>
          <w:rFonts w:ascii="Calibri" w:hAnsi="Calibri" w:eastAsia="Aptos Display" w:cs="Calibri"/>
          <w:sz w:val="24"/>
          <w:szCs w:val="24"/>
        </w:rPr>
        <w:t>9</w:t>
      </w:r>
      <w:ins w:author="Shubhankar Ghosh" w:date="2024-08-27T17:13:00Z" w:id="6774">
        <w:del w:author="Neeraj Durgapal" w:date="2024-08-28T04:04:00Z" w:id="6775">
          <w:r w:rsidR="00287800">
            <w:rPr>
              <w:rFonts w:ascii="Calibri" w:hAnsi="Calibri" w:eastAsia="Aptos Display" w:cs="Calibri"/>
              <w:sz w:val="24"/>
              <w:szCs w:val="24"/>
            </w:rPr>
            <w:delText>9</w:delText>
          </w:r>
        </w:del>
        <w:r w:rsidR="00287800">
          <w:rPr>
            <w:rFonts w:ascii="Calibri" w:hAnsi="Calibri" w:eastAsia="Aptos Display" w:cs="Calibri"/>
            <w:sz w:val="24"/>
            <w:szCs w:val="24"/>
          </w:rPr>
          <w:t>.</w:t>
        </w:r>
      </w:ins>
      <w:ins w:author="Shubhankar Ghosh" w:date="2024-08-27T17:14:00Z" w:id="6776">
        <w:r w:rsidR="00287800">
          <w:rPr>
            <w:rFonts w:ascii="Calibri" w:hAnsi="Calibri" w:eastAsia="Aptos Display" w:cs="Calibri"/>
            <w:sz w:val="24"/>
            <w:szCs w:val="24"/>
          </w:rPr>
          <w:t>2</w:t>
        </w:r>
      </w:ins>
      <w:ins w:author="Shubhankar Ghosh" w:date="2024-08-27T17:13:00Z" w:id="6777">
        <w:r w:rsidR="00287800">
          <w:rPr>
            <w:rFonts w:ascii="Calibri" w:hAnsi="Calibri" w:eastAsia="Aptos Display" w:cs="Calibri"/>
            <w:sz w:val="24"/>
            <w:szCs w:val="24"/>
          </w:rPr>
          <w:t xml:space="preserve"> – User </w:t>
        </w:r>
      </w:ins>
      <w:ins w:author="Shubhankar Ghosh" w:date="2024-08-27T17:14:00Z" w:id="6778">
        <w:r w:rsidR="00287800">
          <w:rPr>
            <w:rFonts w:ascii="Calibri" w:hAnsi="Calibri" w:eastAsia="Aptos Display" w:cs="Calibri"/>
            <w:sz w:val="24"/>
            <w:szCs w:val="24"/>
          </w:rPr>
          <w:t>management</w:t>
        </w:r>
      </w:ins>
    </w:p>
    <w:p w:rsidR="00E403D6" w:rsidRDefault="00287800" w14:paraId="2F887B7B" w14:textId="77777777">
      <w:pPr>
        <w:pStyle w:val="ListParagraph"/>
        <w:numPr>
          <w:ilvl w:val="0"/>
          <w:numId w:val="45"/>
        </w:numPr>
        <w:rPr>
          <w:ins w:author="Shubhankar Ghosh" w:date="2024-08-27T17:17:00Z" w:id="6779"/>
          <w:rFonts w:ascii="Calibri" w:hAnsi="Calibri" w:eastAsia="Aptos" w:cs="Calibri"/>
        </w:rPr>
      </w:pPr>
      <w:ins w:author="Shubhankar Ghosh" w:date="2024-08-27T17:17:00Z" w:id="6780">
        <w:r>
          <w:rPr>
            <w:rFonts w:ascii="Calibri" w:hAnsi="Calibri" w:eastAsia="Aptos" w:cs="Calibri"/>
          </w:rPr>
          <w:t xml:space="preserve">Merchant Group user ID </w:t>
        </w:r>
      </w:ins>
    </w:p>
    <w:p w:rsidR="00E403D6" w:rsidRDefault="00287800" w14:paraId="21F5E2EB" w14:textId="77777777">
      <w:pPr>
        <w:pStyle w:val="ListParagraph"/>
        <w:numPr>
          <w:ilvl w:val="1"/>
          <w:numId w:val="45"/>
        </w:numPr>
        <w:rPr>
          <w:ins w:author="Shubhankar Ghosh" w:date="2024-08-27T17:17:00Z" w:id="6781"/>
          <w:rFonts w:ascii="Calibri" w:hAnsi="Calibri" w:eastAsia="Aptos" w:cs="Calibri"/>
        </w:rPr>
        <w:pPrChange w:author="Shubhankar Ghosh" w:date="2024-08-27T17:17:00Z" w:id="6782">
          <w:pPr>
            <w:pStyle w:val="ListParagraph"/>
            <w:numPr>
              <w:numId w:val="45"/>
            </w:numPr>
            <w:ind w:left="1800" w:hanging="360"/>
          </w:pPr>
        </w:pPrChange>
      </w:pPr>
      <w:ins w:author="Shubhankar Ghosh" w:date="2024-08-27T17:17:00Z" w:id="6783">
        <w:r>
          <w:rPr>
            <w:rFonts w:ascii="Calibri" w:hAnsi="Calibri" w:eastAsia="Aptos" w:cs="Calibri"/>
          </w:rPr>
          <w:t>Merchant Group user ID will be able to access login and merchant dashboard functionality for all Super ID users mapped to it.</w:t>
        </w:r>
      </w:ins>
    </w:p>
    <w:p w:rsidR="00E403D6" w:rsidRDefault="00287800" w14:paraId="710F24EA" w14:textId="77777777">
      <w:pPr>
        <w:pStyle w:val="ListParagraph"/>
        <w:numPr>
          <w:ilvl w:val="1"/>
          <w:numId w:val="45"/>
        </w:numPr>
        <w:rPr>
          <w:ins w:author="Shubhankar Ghosh" w:date="2024-08-27T17:17:00Z" w:id="6784"/>
          <w:rFonts w:ascii="Calibri" w:hAnsi="Calibri" w:eastAsia="Aptos" w:cs="Calibri"/>
        </w:rPr>
        <w:pPrChange w:author="Shubhankar Ghosh" w:date="2024-08-27T17:17:00Z" w:id="6785">
          <w:pPr>
            <w:pStyle w:val="ListParagraph"/>
            <w:numPr>
              <w:numId w:val="45"/>
            </w:numPr>
            <w:ind w:left="1800" w:hanging="360"/>
          </w:pPr>
        </w:pPrChange>
      </w:pPr>
      <w:ins w:author="Shubhankar Ghosh" w:date="2024-08-27T17:17:00Z" w:id="6786">
        <w:r>
          <w:rPr>
            <w:rFonts w:ascii="Calibri" w:hAnsi="Calibri" w:eastAsia="Aptos" w:cs="Calibri"/>
          </w:rPr>
          <w:t xml:space="preserve">Merchant Group user ID </w:t>
        </w:r>
        <w:del w:author="ANIL KISHIN MANSUKHANI" w:date="2024-08-27T18:03:00Z" w:id="6787">
          <w:r>
            <w:rPr>
              <w:rFonts w:ascii="Calibri" w:hAnsi="Calibri" w:eastAsia="Aptos" w:cs="Calibri"/>
            </w:rPr>
            <w:delText xml:space="preserve">cannot create new Super user ID but </w:delText>
          </w:r>
        </w:del>
      </w:ins>
      <w:ins w:author="ANIL KISHIN MANSUKHANI" w:date="2024-08-27T18:03:00Z" w:id="6788">
        <w:r>
          <w:rPr>
            <w:rFonts w:ascii="Calibri" w:hAnsi="Calibri" w:eastAsia="Aptos" w:cs="Calibri"/>
          </w:rPr>
          <w:t xml:space="preserve">can fill new </w:t>
        </w:r>
      </w:ins>
      <w:ins w:author="Shubhankar Ghosh" w:date="2024-08-27T17:17:00Z" w:id="6789">
        <w:del w:author="ANIL KISHIN MANSUKHANI" w:date="2024-08-27T18:03:00Z" w:id="6790">
          <w:r>
            <w:rPr>
              <w:rFonts w:ascii="Calibri" w:hAnsi="Calibri" w:eastAsia="Aptos" w:cs="Calibri"/>
            </w:rPr>
            <w:delText xml:space="preserve">allows </w:delText>
          </w:r>
        </w:del>
        <w:r>
          <w:rPr>
            <w:rFonts w:ascii="Calibri" w:hAnsi="Calibri" w:eastAsia="Aptos" w:cs="Calibri"/>
          </w:rPr>
          <w:t>MIF registration through</w:t>
        </w:r>
      </w:ins>
      <w:ins w:author="ANIL KISHIN MANSUKHANI" w:date="2024-08-27T18:03:00Z" w:id="6791">
        <w:r>
          <w:rPr>
            <w:rFonts w:ascii="Calibri" w:hAnsi="Calibri" w:eastAsia="Aptos" w:cs="Calibri"/>
          </w:rPr>
          <w:t xml:space="preserve"> for creation of sub MID.</w:t>
        </w:r>
      </w:ins>
      <w:ins w:author="Shubhankar Ghosh" w:date="2024-08-27T17:17:00Z" w:id="6792">
        <w:del w:author="ANIL KISHIN MANSUKHANI" w:date="2024-08-27T18:03:00Z" w:id="6793">
          <w:r>
            <w:rPr>
              <w:rFonts w:ascii="Calibri" w:hAnsi="Calibri" w:eastAsia="Aptos" w:cs="Calibri"/>
            </w:rPr>
            <w:delText xml:space="preserve"> it.</w:delText>
          </w:r>
        </w:del>
      </w:ins>
    </w:p>
    <w:p w:rsidR="00E403D6" w:rsidRDefault="00287800" w14:paraId="6D081326" w14:textId="77777777">
      <w:pPr>
        <w:pStyle w:val="ListParagraph"/>
        <w:numPr>
          <w:ilvl w:val="1"/>
          <w:numId w:val="45"/>
        </w:numPr>
        <w:rPr>
          <w:ins w:author="Shubhankar Ghosh" w:date="2024-08-27T17:18:00Z" w:id="6794"/>
          <w:rFonts w:ascii="Calibri" w:hAnsi="Calibri" w:eastAsia="Aptos" w:cs="Calibri"/>
        </w:rPr>
        <w:pPrChange w:author="Shubhankar Ghosh" w:date="2024-08-27T17:17:00Z" w:id="6795">
          <w:pPr>
            <w:pStyle w:val="ListParagraph"/>
            <w:numPr>
              <w:numId w:val="45"/>
            </w:numPr>
            <w:ind w:left="1800" w:hanging="360"/>
          </w:pPr>
        </w:pPrChange>
      </w:pPr>
      <w:ins w:author="Shubhankar Ghosh" w:date="2024-08-27T17:17:00Z" w:id="6796">
        <w:r>
          <w:rPr>
            <w:rFonts w:ascii="Calibri" w:hAnsi="Calibri" w:eastAsia="Aptos" w:cs="Calibri"/>
          </w:rPr>
          <w:t xml:space="preserve">Will have access to </w:t>
        </w:r>
      </w:ins>
      <w:ins w:author="ANIL KISHIN MANSUKHANI" w:date="2024-08-27T18:04:00Z" w:id="6797">
        <w:r>
          <w:rPr>
            <w:rFonts w:ascii="Calibri" w:hAnsi="Calibri" w:eastAsia="Aptos" w:cs="Calibri"/>
          </w:rPr>
          <w:t xml:space="preserve">partner Settings and individual MID </w:t>
        </w:r>
      </w:ins>
      <w:ins w:author="Shubhankar Ghosh" w:date="2024-08-27T17:17:00Z" w:id="6798">
        <w:r>
          <w:rPr>
            <w:rFonts w:ascii="Calibri" w:hAnsi="Calibri" w:eastAsia="Aptos" w:cs="Calibri"/>
          </w:rPr>
          <w:t>Accounts and settings in merchant panel dashboard</w:t>
        </w:r>
      </w:ins>
      <w:ins w:author="ANIL KISHIN MANSUKHANI" w:date="2024-08-27T18:01:00Z" w:id="6799">
        <w:r>
          <w:rPr>
            <w:rFonts w:ascii="Calibri" w:hAnsi="Calibri" w:eastAsia="Aptos" w:cs="Calibri"/>
          </w:rPr>
          <w:t>.</w:t>
        </w:r>
      </w:ins>
    </w:p>
    <w:p w:rsidR="00E403D6" w:rsidRDefault="00E403D6" w14:paraId="62A20D81" w14:textId="77777777">
      <w:pPr>
        <w:pStyle w:val="ListParagraph"/>
        <w:ind w:left="2880"/>
        <w:rPr>
          <w:ins w:author="Shubhankar Ghosh" w:date="2024-08-27T17:17:00Z" w:id="6800"/>
          <w:rFonts w:ascii="Calibri" w:hAnsi="Calibri" w:eastAsia="Aptos" w:cs="Calibri"/>
        </w:rPr>
        <w:pPrChange w:author="Shubhankar Ghosh" w:date="2024-08-27T17:18:00Z" w:id="6801">
          <w:pPr>
            <w:pStyle w:val="ListParagraph"/>
            <w:numPr>
              <w:numId w:val="45"/>
            </w:numPr>
            <w:ind w:left="1800" w:hanging="360"/>
          </w:pPr>
        </w:pPrChange>
      </w:pPr>
    </w:p>
    <w:p w:rsidR="00E403D6" w:rsidRDefault="00287800" w14:paraId="69D3999B" w14:textId="77777777">
      <w:pPr>
        <w:pStyle w:val="ListParagraph"/>
        <w:numPr>
          <w:ilvl w:val="0"/>
          <w:numId w:val="45"/>
        </w:numPr>
        <w:rPr>
          <w:ins w:author="Shubhankar Ghosh" w:date="2024-08-27T17:17:00Z" w:id="6802"/>
          <w:rFonts w:ascii="Calibri" w:hAnsi="Calibri" w:eastAsia="Aptos" w:cs="Calibri"/>
        </w:rPr>
      </w:pPr>
      <w:ins w:author="Shubhankar Ghosh" w:date="2024-08-27T17:17:00Z" w:id="6803">
        <w:r>
          <w:rPr>
            <w:rFonts w:ascii="Calibri" w:hAnsi="Calibri" w:eastAsia="Aptos" w:cs="Calibri"/>
          </w:rPr>
          <w:t>Merchant Super ID</w:t>
        </w:r>
      </w:ins>
    </w:p>
    <w:p w:rsidR="00E403D6" w:rsidRDefault="00287800" w14:paraId="75B8B270" w14:textId="77777777">
      <w:pPr>
        <w:pStyle w:val="ListParagraph"/>
        <w:numPr>
          <w:ilvl w:val="1"/>
          <w:numId w:val="45"/>
        </w:numPr>
        <w:rPr>
          <w:ins w:author="Shubhankar Ghosh" w:date="2024-08-27T17:17:00Z" w:id="6804"/>
          <w:rFonts w:ascii="Calibri" w:hAnsi="Calibri" w:eastAsia="Aptos" w:cs="Calibri"/>
        </w:rPr>
        <w:pPrChange w:author="Shubhankar Ghosh" w:date="2024-08-27T17:17:00Z" w:id="6805">
          <w:pPr>
            <w:pStyle w:val="ListParagraph"/>
            <w:numPr>
              <w:numId w:val="45"/>
            </w:numPr>
            <w:ind w:left="1800" w:hanging="360"/>
          </w:pPr>
        </w:pPrChange>
      </w:pPr>
      <w:ins w:author="Shubhankar Ghosh" w:date="2024-08-27T17:17:00Z" w:id="6806">
        <w:r>
          <w:rPr>
            <w:rFonts w:ascii="Calibri" w:hAnsi="Calibri" w:eastAsia="Aptos" w:cs="Calibri"/>
          </w:rPr>
          <w:t>Merchant Super User ID will be able to create new Merchant user ID.</w:t>
        </w:r>
      </w:ins>
    </w:p>
    <w:p w:rsidR="00E403D6" w:rsidRDefault="00287800" w14:paraId="49A25871" w14:textId="77777777">
      <w:pPr>
        <w:pStyle w:val="ListParagraph"/>
        <w:numPr>
          <w:ilvl w:val="1"/>
          <w:numId w:val="45"/>
        </w:numPr>
        <w:rPr>
          <w:ins w:author="Shubhankar Ghosh" w:date="2024-08-27T17:17:00Z" w:id="6807"/>
          <w:rFonts w:ascii="Calibri" w:hAnsi="Calibri" w:eastAsia="Aptos" w:cs="Calibri"/>
        </w:rPr>
        <w:pPrChange w:author="Shubhankar Ghosh" w:date="2024-08-27T17:17:00Z" w:id="6808">
          <w:pPr>
            <w:pStyle w:val="ListParagraph"/>
            <w:numPr>
              <w:numId w:val="45"/>
            </w:numPr>
            <w:ind w:left="1800" w:hanging="360"/>
          </w:pPr>
        </w:pPrChange>
      </w:pPr>
      <w:ins w:author="Shubhankar Ghosh" w:date="2024-08-27T17:17:00Z" w:id="6809">
        <w:r>
          <w:rPr>
            <w:rFonts w:ascii="Calibri" w:hAnsi="Calibri" w:eastAsia="Aptos" w:cs="Calibri"/>
          </w:rPr>
          <w:t>Merchant Super user ID will be able to access login and merchant dashboard functionality for all Merchant ID users mapped to it.</w:t>
        </w:r>
      </w:ins>
    </w:p>
    <w:p w:rsidR="00E403D6" w:rsidRDefault="00287800" w14:paraId="7427B44D" w14:textId="77777777">
      <w:pPr>
        <w:pStyle w:val="ListParagraph"/>
        <w:numPr>
          <w:ilvl w:val="1"/>
          <w:numId w:val="45"/>
        </w:numPr>
        <w:rPr>
          <w:ins w:author="Shubhankar Ghosh" w:date="2024-08-27T17:17:00Z" w:id="6810"/>
          <w:rFonts w:ascii="Calibri" w:hAnsi="Calibri" w:eastAsia="Aptos" w:cs="Calibri"/>
        </w:rPr>
        <w:pPrChange w:author="Shubhankar Ghosh" w:date="2024-08-27T17:17:00Z" w:id="6811">
          <w:pPr>
            <w:pStyle w:val="ListParagraph"/>
            <w:numPr>
              <w:numId w:val="45"/>
            </w:numPr>
            <w:ind w:left="1800" w:hanging="360"/>
          </w:pPr>
        </w:pPrChange>
      </w:pPr>
      <w:ins w:author="Shubhankar Ghosh" w:date="2024-08-27T17:17:00Z" w:id="6812">
        <w:r>
          <w:rPr>
            <w:rFonts w:ascii="Calibri" w:hAnsi="Calibri" w:eastAsia="Aptos" w:cs="Calibri"/>
          </w:rPr>
          <w:t>Will have access to Accounts and settings in merchant panel dashboard</w:t>
        </w:r>
      </w:ins>
    </w:p>
    <w:p w:rsidR="00E403D6" w:rsidRDefault="00E403D6" w14:paraId="323CD23A" w14:textId="77777777">
      <w:pPr>
        <w:pStyle w:val="ListParagraph"/>
        <w:ind w:left="2160"/>
        <w:rPr>
          <w:ins w:author="Shubhankar Ghosh" w:date="2024-08-27T17:17:00Z" w:id="6813"/>
          <w:rFonts w:ascii="Calibri" w:hAnsi="Calibri" w:eastAsia="Aptos" w:cs="Calibri"/>
        </w:rPr>
        <w:pPrChange w:author="Shubhankar Ghosh" w:date="2024-08-27T17:17:00Z" w:id="6814">
          <w:pPr>
            <w:pStyle w:val="ListParagraph"/>
            <w:numPr>
              <w:numId w:val="45"/>
            </w:numPr>
            <w:ind w:left="1800" w:hanging="360"/>
          </w:pPr>
        </w:pPrChange>
      </w:pPr>
    </w:p>
    <w:p w:rsidR="00E403D6" w:rsidRDefault="00287800" w14:paraId="6259D668" w14:textId="77777777">
      <w:pPr>
        <w:pStyle w:val="ListParagraph"/>
        <w:numPr>
          <w:ilvl w:val="0"/>
          <w:numId w:val="45"/>
        </w:numPr>
        <w:rPr>
          <w:ins w:author="Shubhankar Ghosh" w:date="2024-08-27T17:17:00Z" w:id="6815"/>
          <w:rFonts w:ascii="Calibri" w:hAnsi="Calibri" w:eastAsia="Aptos" w:cs="Calibri"/>
        </w:rPr>
      </w:pPr>
      <w:ins w:author="Shubhankar Ghosh" w:date="2024-08-27T17:17:00Z" w:id="6816">
        <w:r>
          <w:rPr>
            <w:rFonts w:ascii="Calibri" w:hAnsi="Calibri" w:eastAsia="Aptos" w:cs="Calibri"/>
          </w:rPr>
          <w:t>Merchant User ID</w:t>
        </w:r>
      </w:ins>
    </w:p>
    <w:p w:rsidR="00E403D6" w:rsidRDefault="00287800" w14:paraId="2B833DBB" w14:textId="77777777">
      <w:pPr>
        <w:pStyle w:val="ListParagraph"/>
        <w:numPr>
          <w:ilvl w:val="1"/>
          <w:numId w:val="45"/>
        </w:numPr>
        <w:rPr>
          <w:ins w:author="Shubhankar Ghosh" w:date="2024-08-27T17:17:00Z" w:id="6817"/>
          <w:rFonts w:ascii="Calibri" w:hAnsi="Calibri" w:eastAsia="Aptos" w:cs="Calibri"/>
        </w:rPr>
        <w:pPrChange w:author="Shubhankar Ghosh" w:date="2024-08-27T17:17:00Z" w:id="6818">
          <w:pPr>
            <w:pStyle w:val="ListParagraph"/>
            <w:numPr>
              <w:numId w:val="45"/>
            </w:numPr>
            <w:ind w:left="1800" w:hanging="360"/>
          </w:pPr>
        </w:pPrChange>
      </w:pPr>
      <w:ins w:author="Shubhankar Ghosh" w:date="2024-08-27T17:17:00Z" w:id="6819">
        <w:r>
          <w:rPr>
            <w:rFonts w:ascii="Calibri" w:hAnsi="Calibri" w:eastAsia="Aptos" w:cs="Calibri"/>
          </w:rPr>
          <w:t>Merchant user ID cannot create any further user IDS.</w:t>
        </w:r>
      </w:ins>
    </w:p>
    <w:p w:rsidR="00E403D6" w:rsidRDefault="00287800" w14:paraId="64E402A0" w14:textId="77777777">
      <w:pPr>
        <w:pStyle w:val="ListParagraph"/>
        <w:numPr>
          <w:ilvl w:val="1"/>
          <w:numId w:val="45"/>
        </w:numPr>
        <w:rPr>
          <w:ins w:author="Shubhankar Ghosh" w:date="2024-08-27T17:17:00Z" w:id="6820"/>
          <w:rFonts w:ascii="Calibri" w:hAnsi="Calibri" w:eastAsia="Aptos" w:cs="Calibri"/>
        </w:rPr>
        <w:pPrChange w:author="Shubhankar Ghosh" w:date="2024-08-27T17:17:00Z" w:id="6821">
          <w:pPr>
            <w:pStyle w:val="ListParagraph"/>
            <w:numPr>
              <w:numId w:val="45"/>
            </w:numPr>
            <w:ind w:left="1800" w:hanging="360"/>
          </w:pPr>
        </w:pPrChange>
      </w:pPr>
      <w:ins w:author="Shubhankar Ghosh" w:date="2024-08-27T17:17:00Z" w:id="6822">
        <w:r>
          <w:rPr>
            <w:rFonts w:ascii="Calibri" w:hAnsi="Calibri" w:eastAsia="Aptos" w:cs="Calibri"/>
          </w:rPr>
          <w:t xml:space="preserve">Can access merchant panel functionality mapped to them. </w:t>
        </w:r>
      </w:ins>
    </w:p>
    <w:p w:rsidR="00E403D6" w:rsidRDefault="00287800" w14:paraId="24F76DCE" w14:textId="77777777">
      <w:pPr>
        <w:pStyle w:val="ListParagraph"/>
        <w:numPr>
          <w:ilvl w:val="1"/>
          <w:numId w:val="45"/>
        </w:numPr>
        <w:rPr>
          <w:ins w:author="ANIL KISHIN MANSUKHANI" w:date="2024-08-27T18:49:00Z" w:id="6823"/>
          <w:rFonts w:ascii="Calibri" w:hAnsi="Calibri" w:eastAsia="Aptos" w:cs="Calibri"/>
        </w:rPr>
        <w:pPrChange w:author="Shubhankar Ghosh" w:date="2024-08-27T17:17:00Z" w:id="6824">
          <w:pPr/>
        </w:pPrChange>
      </w:pPr>
      <w:ins w:author="Shubhankar Ghosh" w:date="2024-08-27T17:17:00Z" w:id="6825">
        <w:r>
          <w:rPr>
            <w:rFonts w:ascii="Calibri" w:hAnsi="Calibri" w:eastAsia="Aptos" w:cs="Calibri"/>
          </w:rPr>
          <w:t>Will not have access to Accounts and settings in merchant panel dashboard. Can view (graphs/reports etc) and download the reports.</w:t>
        </w:r>
      </w:ins>
    </w:p>
    <w:p w:rsidR="00E403D6" w:rsidRDefault="00E403D6" w14:paraId="0850EFD2" w14:textId="77777777">
      <w:pPr>
        <w:pStyle w:val="ListParagraph"/>
        <w:ind w:left="2520"/>
        <w:rPr>
          <w:ins w:author="Shubhankar Ghosh" w:date="2024-08-27T17:19:00Z" w:id="6826"/>
          <w:rFonts w:ascii="Calibri" w:hAnsi="Calibri" w:eastAsia="Aptos" w:cs="Calibri"/>
        </w:rPr>
        <w:pPrChange w:author="ANIL KISHIN MANSUKHANI" w:date="2024-08-27T18:49:00Z" w:id="6827">
          <w:pPr/>
        </w:pPrChange>
      </w:pPr>
    </w:p>
    <w:p w:rsidR="00E403D6" w:rsidRDefault="00287800" w14:paraId="08F67B04" w14:textId="77777777">
      <w:pPr>
        <w:pStyle w:val="ListParagraph"/>
        <w:numPr>
          <w:ilvl w:val="0"/>
          <w:numId w:val="45"/>
        </w:numPr>
        <w:rPr>
          <w:ins w:author="ANIL KISHIN MANSUKHANI" w:date="2024-08-27T18:50:00Z" w:id="6828"/>
          <w:rFonts w:ascii="Calibri" w:hAnsi="Calibri" w:eastAsia="Aptos" w:cs="Calibri"/>
        </w:rPr>
      </w:pPr>
      <w:ins w:author="ANIL KISHIN MANSUKHANI" w:date="2024-08-27T18:49:00Z" w:id="6829">
        <w:r>
          <w:rPr>
            <w:rFonts w:ascii="Calibri" w:hAnsi="Calibri" w:eastAsia="Aptos" w:cs="Calibri"/>
          </w:rPr>
          <w:t>Unlock User</w:t>
        </w:r>
      </w:ins>
    </w:p>
    <w:p w:rsidRPr="00E403D6" w:rsidR="00E403D6" w:rsidRDefault="00287800" w14:paraId="68E6CDC3" w14:textId="77777777">
      <w:pPr>
        <w:pStyle w:val="ListParagraph"/>
        <w:numPr>
          <w:ilvl w:val="1"/>
          <w:numId w:val="45"/>
        </w:numPr>
        <w:rPr>
          <w:ins w:author="ANIL KISHIN MANSUKHANI" w:date="2024-08-27T18:49:00Z" w:id="6830"/>
          <w:rFonts w:ascii="Calibri" w:hAnsi="Calibri" w:eastAsia="Aptos" w:cs="Calibri"/>
          <w:rPrChange w:author="Neeraj Durgapal" w:date="2024-08-28T03:49:00Z" w:id="6831">
            <w:rPr>
              <w:ins w:author="ANIL KISHIN MANSUKHANI" w:date="2024-08-27T18:49:00Z" w:id="6832"/>
            </w:rPr>
          </w:rPrChange>
        </w:rPr>
        <w:pPrChange w:author="ANIL KISHIN MANSUKHANI" w:date="2024-08-27T18:50:00Z" w:id="6833">
          <w:pPr>
            <w:pStyle w:val="ListParagraph"/>
            <w:numPr>
              <w:numId w:val="45"/>
            </w:numPr>
            <w:ind w:left="1800" w:hanging="360"/>
          </w:pPr>
        </w:pPrChange>
      </w:pPr>
      <w:ins w:author="ANIL KISHIN MANSUKHANI" w:date="2024-08-27T18:50:00Z" w:id="6834">
        <w:r>
          <w:rPr>
            <w:rFonts w:ascii="Calibri" w:hAnsi="Calibri" w:eastAsia="Aptos" w:cs="Calibri"/>
          </w:rPr>
          <w:t xml:space="preserve">Super admin user will be able to unlock the merchant user id in case it is locked </w:t>
        </w:r>
      </w:ins>
      <w:ins w:author="ANIL KISHIN MANSUKHANI" w:date="2024-08-27T18:51:00Z" w:id="6835">
        <w:r>
          <w:rPr>
            <w:rFonts w:ascii="Calibri" w:hAnsi="Calibri" w:eastAsia="Aptos" w:cs="Calibri"/>
          </w:rPr>
          <w:t>(for example</w:t>
        </w:r>
      </w:ins>
      <w:ins w:author="ANIL KISHIN MANSUKHANI" w:date="2024-08-27T18:53:00Z" w:id="6836">
        <w:r>
          <w:rPr>
            <w:rFonts w:ascii="Calibri" w:hAnsi="Calibri" w:eastAsia="Aptos" w:cs="Calibri"/>
          </w:rPr>
          <w:t xml:space="preserve"> in case</w:t>
        </w:r>
      </w:ins>
      <w:ins w:author="ANIL KISHIN MANSUKHANI" w:date="2024-08-27T18:51:00Z" w:id="6837">
        <w:r>
          <w:rPr>
            <w:rFonts w:ascii="Calibri" w:hAnsi="Calibri" w:eastAsia="Aptos" w:cs="Calibri"/>
          </w:rPr>
          <w:t xml:space="preserve"> if incorrect password </w:t>
        </w:r>
      </w:ins>
      <w:ins w:author="ANIL KISHIN MANSUKHANI" w:date="2024-08-27T18:53:00Z" w:id="6838">
        <w:r>
          <w:rPr>
            <w:rFonts w:ascii="Calibri" w:hAnsi="Calibri" w:eastAsia="Aptos" w:cs="Calibri"/>
          </w:rPr>
          <w:t>attempted</w:t>
        </w:r>
      </w:ins>
      <w:ins w:author="ANIL KISHIN MANSUKHANI" w:date="2024-08-27T18:51:00Z" w:id="6839">
        <w:r>
          <w:rPr>
            <w:rFonts w:ascii="Calibri" w:hAnsi="Calibri" w:eastAsia="Aptos" w:cs="Calibri"/>
          </w:rPr>
          <w:t xml:space="preserve"> for three times user id get</w:t>
        </w:r>
      </w:ins>
      <w:ins w:author="ANIL KISHIN MANSUKHANI" w:date="2024-08-27T18:52:00Z" w:id="6840">
        <w:r>
          <w:rPr>
            <w:rFonts w:ascii="Calibri" w:hAnsi="Calibri" w:eastAsia="Aptos" w:cs="Calibri"/>
          </w:rPr>
          <w:t>s</w:t>
        </w:r>
      </w:ins>
      <w:ins w:author="ANIL KISHIN MANSUKHANI" w:date="2024-08-27T18:51:00Z" w:id="6841">
        <w:r>
          <w:rPr>
            <w:rFonts w:ascii="Calibri" w:hAnsi="Calibri" w:eastAsia="Aptos" w:cs="Calibri"/>
          </w:rPr>
          <w:t xml:space="preserve"> locked</w:t>
        </w:r>
      </w:ins>
      <w:ins w:author="ANIL KISHIN MANSUKHANI" w:date="2024-08-27T18:52:00Z" w:id="6842">
        <w:r>
          <w:rPr>
            <w:rFonts w:ascii="Calibri" w:hAnsi="Calibri" w:eastAsia="Aptos" w:cs="Calibri"/>
          </w:rPr>
          <w:t>)</w:t>
        </w:r>
      </w:ins>
    </w:p>
    <w:p w:rsidR="00E403D6" w:rsidRDefault="00287800" w14:paraId="72D9F808" w14:textId="77777777">
      <w:pPr>
        <w:pStyle w:val="ListParagraph"/>
        <w:numPr>
          <w:ilvl w:val="0"/>
          <w:numId w:val="45"/>
        </w:numPr>
        <w:rPr>
          <w:ins w:author="ANIL KISHIN MANSUKHANI" w:date="2024-08-27T18:53:00Z" w:id="6843"/>
          <w:rFonts w:ascii="Calibri" w:hAnsi="Calibri" w:eastAsia="Aptos" w:cs="Calibri"/>
        </w:rPr>
      </w:pPr>
      <w:ins w:author="ANIL KISHIN MANSUKHANI" w:date="2024-08-27T18:49:00Z" w:id="6844">
        <w:r>
          <w:rPr>
            <w:rFonts w:ascii="Calibri" w:hAnsi="Calibri" w:eastAsia="Aptos" w:cs="Calibri"/>
          </w:rPr>
          <w:t xml:space="preserve">Activate User </w:t>
        </w:r>
      </w:ins>
    </w:p>
    <w:p w:rsidR="00E403D6" w:rsidRDefault="00287800" w14:paraId="7E19A2F2" w14:textId="77777777">
      <w:pPr>
        <w:pStyle w:val="ListParagraph"/>
        <w:numPr>
          <w:ilvl w:val="1"/>
          <w:numId w:val="45"/>
        </w:numPr>
        <w:rPr>
          <w:ins w:author="ANIL KISHIN MANSUKHANI" w:date="2024-08-27T18:53:00Z" w:id="6845"/>
          <w:rFonts w:ascii="Calibri" w:hAnsi="Calibri" w:eastAsia="Aptos" w:cs="Calibri"/>
        </w:rPr>
      </w:pPr>
      <w:ins w:author="ANIL KISHIN MANSUKHANI" w:date="2024-08-27T18:53:00Z" w:id="6846">
        <w:r>
          <w:rPr>
            <w:rFonts w:ascii="Calibri" w:hAnsi="Calibri" w:eastAsia="Aptos" w:cs="Calibri"/>
          </w:rPr>
          <w:t xml:space="preserve">Super admin user will be able to activate the merchant user id in case it is deactivated (for example in case if </w:t>
        </w:r>
      </w:ins>
      <w:ins w:author="ANIL KISHIN MANSUKHANI" w:date="2024-08-27T18:54:00Z" w:id="6847">
        <w:r>
          <w:rPr>
            <w:rFonts w:ascii="Calibri" w:hAnsi="Calibri" w:eastAsia="Aptos" w:cs="Calibri"/>
          </w:rPr>
          <w:t>user ID validity date and time is expired</w:t>
        </w:r>
      </w:ins>
      <w:ins w:author="ANIL KISHIN MANSUKHANI" w:date="2024-08-27T18:53:00Z" w:id="6848">
        <w:r>
          <w:rPr>
            <w:rFonts w:ascii="Calibri" w:hAnsi="Calibri" w:eastAsia="Aptos" w:cs="Calibri"/>
          </w:rPr>
          <w:t>)</w:t>
        </w:r>
      </w:ins>
    </w:p>
    <w:p w:rsidR="00E403D6" w:rsidRDefault="00E403D6" w14:paraId="42049077" w14:textId="77777777">
      <w:pPr>
        <w:pStyle w:val="ListParagraph"/>
        <w:ind w:left="2520"/>
        <w:rPr>
          <w:ins w:author="ANIL KISHIN MANSUKHANI" w:date="2024-08-27T18:49:00Z" w:id="6849"/>
          <w:rFonts w:ascii="Calibri" w:hAnsi="Calibri" w:eastAsia="Aptos" w:cs="Calibri"/>
        </w:rPr>
        <w:pPrChange w:author="ANIL KISHIN MANSUKHANI" w:date="2024-08-27T18:54:00Z" w:id="6850">
          <w:pPr>
            <w:pStyle w:val="ListParagraph"/>
            <w:numPr>
              <w:numId w:val="45"/>
            </w:numPr>
            <w:ind w:left="1800" w:hanging="360"/>
          </w:pPr>
        </w:pPrChange>
      </w:pPr>
    </w:p>
    <w:p w:rsidR="00E403D6" w:rsidRDefault="00287800" w14:paraId="2F0D31DC" w14:textId="77777777">
      <w:pPr>
        <w:pStyle w:val="ListParagraph"/>
        <w:numPr>
          <w:ilvl w:val="0"/>
          <w:numId w:val="45"/>
        </w:numPr>
        <w:rPr>
          <w:ins w:author="ANIL KISHIN MANSUKHANI" w:date="2024-08-27T18:54:00Z" w:id="6851"/>
          <w:rFonts w:ascii="Calibri" w:hAnsi="Calibri" w:eastAsia="Aptos" w:cs="Calibri"/>
        </w:rPr>
      </w:pPr>
      <w:ins w:author="ANIL KISHIN MANSUKHANI" w:date="2024-08-27T18:49:00Z" w:id="6852">
        <w:r>
          <w:rPr>
            <w:rFonts w:ascii="Calibri" w:hAnsi="Calibri" w:eastAsia="Aptos" w:cs="Calibri"/>
          </w:rPr>
          <w:t>Delete user</w:t>
        </w:r>
      </w:ins>
    </w:p>
    <w:p w:rsidR="00E403D6" w:rsidRDefault="00287800" w14:paraId="34DF58F1" w14:textId="77777777">
      <w:pPr>
        <w:pStyle w:val="ListParagraph"/>
        <w:numPr>
          <w:ilvl w:val="1"/>
          <w:numId w:val="45"/>
        </w:numPr>
        <w:rPr>
          <w:ins w:author="ANIL KISHIN MANSUKHANI" w:date="2024-08-27T18:54:00Z" w:id="6853"/>
          <w:rFonts w:ascii="Calibri" w:hAnsi="Calibri" w:eastAsia="Aptos" w:cs="Calibri"/>
        </w:rPr>
      </w:pPr>
      <w:ins w:author="ANIL KISHIN MANSUKHANI" w:date="2024-08-27T18:54:00Z" w:id="6854">
        <w:r>
          <w:rPr>
            <w:rFonts w:ascii="Calibri" w:hAnsi="Calibri" w:eastAsia="Aptos" w:cs="Calibri"/>
          </w:rPr>
          <w:t xml:space="preserve">Super admin user will be able to delete any merchant user id which has been created by this super user </w:t>
        </w:r>
      </w:ins>
      <w:ins w:author="ANIL KISHIN MANSUKHANI" w:date="2024-08-27T18:56:00Z" w:id="6855">
        <w:r>
          <w:rPr>
            <w:rFonts w:ascii="Calibri" w:hAnsi="Calibri" w:eastAsia="Aptos" w:cs="Calibri"/>
          </w:rPr>
          <w:t>ID.</w:t>
        </w:r>
      </w:ins>
    </w:p>
    <w:p w:rsidR="00E403D6" w:rsidRDefault="00E403D6" w14:paraId="3844723D" w14:textId="77777777">
      <w:pPr>
        <w:pStyle w:val="ListParagraph"/>
        <w:ind w:left="2520"/>
        <w:rPr>
          <w:ins w:author="ANIL KISHIN MANSUKHANI" w:date="2024-08-27T18:49:00Z" w:id="6856"/>
          <w:rFonts w:ascii="Calibri" w:hAnsi="Calibri" w:eastAsia="Aptos" w:cs="Calibri"/>
        </w:rPr>
        <w:pPrChange w:author="ANIL KISHIN MANSUKHANI" w:date="2024-08-27T18:56:00Z" w:id="6857">
          <w:pPr>
            <w:pStyle w:val="ListParagraph"/>
            <w:numPr>
              <w:numId w:val="45"/>
            </w:numPr>
            <w:ind w:left="1800" w:hanging="360"/>
          </w:pPr>
        </w:pPrChange>
      </w:pPr>
    </w:p>
    <w:p w:rsidR="00E403D6" w:rsidRDefault="00287800" w14:paraId="240CF660" w14:textId="77777777">
      <w:pPr>
        <w:pStyle w:val="ListParagraph"/>
        <w:numPr>
          <w:ilvl w:val="0"/>
          <w:numId w:val="45"/>
        </w:numPr>
        <w:rPr>
          <w:ins w:author="ANIL KISHIN MANSUKHANI" w:date="2024-08-27T18:56:00Z" w:id="6858"/>
          <w:rFonts w:ascii="Calibri" w:hAnsi="Calibri" w:eastAsia="Aptos" w:cs="Calibri"/>
        </w:rPr>
        <w:pPrChange w:author="ANIL KISHIN MANSUKHANI" w:date="2024-08-27T18:49:00Z" w:id="6859">
          <w:pPr/>
        </w:pPrChange>
      </w:pPr>
      <w:ins w:author="ANIL KISHIN MANSUKHANI" w:date="2024-08-27T18:49:00Z" w:id="6860">
        <w:r>
          <w:rPr>
            <w:rFonts w:ascii="Calibri" w:hAnsi="Calibri" w:eastAsia="Aptos" w:cs="Calibri"/>
          </w:rPr>
          <w:t>Regenerate User password</w:t>
        </w:r>
      </w:ins>
    </w:p>
    <w:p w:rsidR="00E403D6" w:rsidRDefault="00287800" w14:paraId="5D1FE1AA" w14:textId="77777777">
      <w:pPr>
        <w:pStyle w:val="ListParagraph"/>
        <w:numPr>
          <w:ilvl w:val="1"/>
          <w:numId w:val="45"/>
        </w:numPr>
        <w:rPr>
          <w:ins w:author="Shubhankar Ghosh" w:date="2024-08-27T17:19:00Z" w:id="6861"/>
          <w:rFonts w:ascii="Calibri" w:hAnsi="Calibri" w:eastAsia="Aptos" w:cs="Calibri"/>
        </w:rPr>
        <w:pPrChange w:author="ANIL KISHIN MANSUKHANI" w:date="2024-08-27T18:56:00Z" w:id="6862">
          <w:pPr/>
        </w:pPrChange>
      </w:pPr>
      <w:ins w:author="ANIL KISHIN MANSUKHANI" w:date="2024-08-27T18:56:00Z" w:id="6863">
        <w:r>
          <w:rPr>
            <w:rFonts w:ascii="Calibri" w:hAnsi="Calibri" w:eastAsia="Aptos" w:cs="Calibri"/>
          </w:rPr>
          <w:t>Super admin user can regenerate the password of any merchant user id which has been created by this super user ID.</w:t>
        </w:r>
      </w:ins>
    </w:p>
    <w:p w:rsidRPr="00E403D6" w:rsidR="00E403D6" w:rsidRDefault="00E403D6" w14:paraId="229AE91D" w14:textId="77777777">
      <w:pPr>
        <w:pStyle w:val="ListParagraph"/>
        <w:ind w:left="2880"/>
        <w:rPr>
          <w:ins w:author="Shubhankar Ghosh" w:date="2024-08-27T17:17:00Z" w:id="6864"/>
          <w:rFonts w:ascii="Calibri" w:hAnsi="Calibri" w:eastAsia="Aptos" w:cs="Calibri"/>
          <w:rPrChange w:author="Neeraj Durgapal" w:date="2024-08-28T03:49:00Z" w:id="6865">
            <w:rPr>
              <w:ins w:author="Shubhankar Ghosh" w:date="2024-08-27T17:17:00Z" w:id="6866"/>
            </w:rPr>
          </w:rPrChange>
        </w:rPr>
        <w:pPrChange w:author="Shubhankar Ghosh" w:date="2024-08-27T17:19:00Z" w:id="6867">
          <w:pPr/>
        </w:pPrChange>
      </w:pPr>
    </w:p>
    <w:p w:rsidR="00E403D6" w:rsidRDefault="00EE6F18" w14:paraId="1E27C70C" w14:textId="2DFACD11">
      <w:pPr>
        <w:pStyle w:val="Heading3"/>
        <w:spacing w:line="278" w:lineRule="auto"/>
        <w:ind w:left="720"/>
        <w:rPr>
          <w:ins w:author="Shubhankar Ghosh" w:date="2024-08-27T17:19:00Z" w:id="6868"/>
          <w:rFonts w:ascii="Calibri" w:hAnsi="Calibri" w:eastAsia="Aptos Display" w:cs="Calibri"/>
          <w:sz w:val="24"/>
          <w:szCs w:val="24"/>
        </w:rPr>
      </w:pPr>
      <w:r>
        <w:rPr>
          <w:rFonts w:ascii="Calibri" w:hAnsi="Calibri" w:eastAsia="Aptos Display" w:cs="Calibri"/>
          <w:sz w:val="24"/>
          <w:szCs w:val="24"/>
        </w:rPr>
        <w:t>9</w:t>
      </w:r>
      <w:ins w:author="Shubhankar Ghosh" w:date="2024-08-27T17:19:00Z" w:id="6869">
        <w:del w:author="Neeraj Durgapal" w:date="2024-08-28T04:04:00Z" w:id="6870">
          <w:r w:rsidR="00287800">
            <w:rPr>
              <w:rFonts w:ascii="Calibri" w:hAnsi="Calibri" w:eastAsia="Aptos Display" w:cs="Calibri"/>
              <w:sz w:val="24"/>
              <w:szCs w:val="24"/>
            </w:rPr>
            <w:delText>9</w:delText>
          </w:r>
        </w:del>
        <w:r w:rsidR="00287800">
          <w:rPr>
            <w:rFonts w:ascii="Calibri" w:hAnsi="Calibri" w:eastAsia="Aptos Display" w:cs="Calibri"/>
            <w:sz w:val="24"/>
            <w:szCs w:val="24"/>
          </w:rPr>
          <w:t>.3 – Transaction limit change</w:t>
        </w:r>
      </w:ins>
    </w:p>
    <w:p w:rsidRPr="00E403D6" w:rsidR="00E403D6" w:rsidRDefault="00287800" w14:paraId="32CA5E6F" w14:textId="77777777">
      <w:pPr>
        <w:pStyle w:val="ListParagraph"/>
        <w:numPr>
          <w:ilvl w:val="0"/>
          <w:numId w:val="46"/>
        </w:numPr>
        <w:rPr>
          <w:ins w:author="Shubhankar Ghosh" w:date="2024-08-27T17:21:00Z" w:id="6871"/>
          <w:rFonts w:ascii="Calibri" w:hAnsi="Calibri" w:eastAsia="Aptos" w:cs="Calibri"/>
          <w:rPrChange w:author="Neeraj Durgapal" w:date="2024-08-28T03:49:00Z" w:id="6872">
            <w:rPr>
              <w:ins w:author="Shubhankar Ghosh" w:date="2024-08-27T17:21:00Z" w:id="6873"/>
            </w:rPr>
          </w:rPrChange>
        </w:rPr>
        <w:pPrChange w:author="Shubhankar Ghosh" w:date="2024-08-27T17:30:00Z" w:id="6874">
          <w:pPr/>
        </w:pPrChange>
      </w:pPr>
      <w:ins w:author="Shubhankar Ghosh" w:date="2024-08-27T17:20:00Z" w:id="6875">
        <w:r>
          <w:rPr>
            <w:rFonts w:ascii="Calibri" w:hAnsi="Calibri" w:eastAsia="Aptos" w:cs="Calibri"/>
            <w:rPrChange w:author="Neeraj Durgapal" w:date="2024-08-28T03:49:00Z" w:id="6876">
              <w:rPr/>
            </w:rPrChange>
          </w:rPr>
          <w:t>Merchant user with an access to edit transaction limit can place request to change the volume velocity limit for frequencies such as daily, weekly, monthly, quarterly, half yearly and yearly.</w:t>
        </w:r>
      </w:ins>
      <w:ins w:author="Shubhankar Ghosh" w:date="2024-08-27T17:21:00Z" w:id="6877">
        <w:r>
          <w:rPr>
            <w:rFonts w:ascii="Calibri" w:hAnsi="Calibri" w:eastAsia="Aptos" w:cs="Calibri"/>
            <w:rPrChange w:author="Neeraj Durgapal" w:date="2024-08-28T03:49:00Z" w:id="6878">
              <w:rPr/>
            </w:rPrChange>
          </w:rPr>
          <w:t xml:space="preserve"> </w:t>
        </w:r>
      </w:ins>
    </w:p>
    <w:p w:rsidRPr="00E403D6" w:rsidR="00E403D6" w:rsidRDefault="00287800" w14:paraId="70DA8CFF" w14:textId="77777777">
      <w:pPr>
        <w:pStyle w:val="ListParagraph"/>
        <w:numPr>
          <w:ilvl w:val="0"/>
          <w:numId w:val="46"/>
        </w:numPr>
        <w:rPr>
          <w:ins w:author="Shubhankar Ghosh" w:date="2024-08-27T17:22:00Z" w:id="6879"/>
          <w:rFonts w:ascii="Calibri" w:hAnsi="Calibri" w:eastAsia="Aptos" w:cs="Calibri"/>
          <w:rPrChange w:author="Neeraj Durgapal" w:date="2024-08-28T03:49:00Z" w:id="6880">
            <w:rPr>
              <w:ins w:author="Shubhankar Ghosh" w:date="2024-08-27T17:22:00Z" w:id="6881"/>
            </w:rPr>
          </w:rPrChange>
        </w:rPr>
        <w:pPrChange w:author="Shubhankar Ghosh" w:date="2024-08-27T17:30:00Z" w:id="6882">
          <w:pPr/>
        </w:pPrChange>
      </w:pPr>
      <w:ins w:author="Shubhankar Ghosh" w:date="2024-08-27T17:21:00Z" w:id="6883">
        <w:r>
          <w:rPr>
            <w:rFonts w:ascii="Calibri" w:hAnsi="Calibri" w:eastAsia="Aptos" w:cs="Calibri"/>
            <w:rPrChange w:author="Neeraj Durgapal" w:date="2024-08-28T03:49:00Z" w:id="6884">
              <w:rPr/>
            </w:rPrChange>
          </w:rPr>
          <w:t xml:space="preserve">This request will be processed by </w:t>
        </w:r>
      </w:ins>
      <w:ins w:author="Shubhankar Ghosh" w:date="2024-08-27T17:22:00Z" w:id="6885">
        <w:r>
          <w:rPr>
            <w:rFonts w:ascii="Calibri" w:hAnsi="Calibri" w:eastAsia="Aptos" w:cs="Calibri"/>
            <w:rPrChange w:author="Neeraj Durgapal" w:date="2024-08-28T03:49:00Z" w:id="6886">
              <w:rPr/>
            </w:rPrChange>
          </w:rPr>
          <w:t>SBI ePay admin user.</w:t>
        </w:r>
      </w:ins>
    </w:p>
    <w:p w:rsidRPr="00E403D6" w:rsidR="00E403D6" w:rsidRDefault="00287800" w14:paraId="0C8BA777" w14:textId="77777777">
      <w:pPr>
        <w:pStyle w:val="ListParagraph"/>
        <w:numPr>
          <w:ilvl w:val="0"/>
          <w:numId w:val="46"/>
        </w:numPr>
        <w:rPr>
          <w:ins w:author="Shubhankar Ghosh" w:date="2024-08-27T17:23:00Z" w:id="6887"/>
          <w:rFonts w:ascii="Calibri" w:hAnsi="Calibri" w:eastAsia="Aptos" w:cs="Calibri"/>
          <w:rPrChange w:author="Neeraj Durgapal" w:date="2024-08-28T03:49:00Z" w:id="6888">
            <w:rPr>
              <w:ins w:author="Shubhankar Ghosh" w:date="2024-08-27T17:23:00Z" w:id="6889"/>
            </w:rPr>
          </w:rPrChange>
        </w:rPr>
        <w:pPrChange w:author="Shubhankar Ghosh" w:date="2024-08-27T17:30:00Z" w:id="6890">
          <w:pPr/>
        </w:pPrChange>
      </w:pPr>
      <w:ins w:author="Shubhankar Ghosh" w:date="2024-08-27T17:22:00Z" w:id="6891">
        <w:r>
          <w:rPr>
            <w:rFonts w:ascii="Calibri" w:hAnsi="Calibri" w:eastAsia="Aptos" w:cs="Calibri"/>
            <w:rPrChange w:author="Neeraj Durgapal" w:date="2024-08-28T03:49:00Z" w:id="6892">
              <w:rPr/>
            </w:rPrChange>
          </w:rPr>
          <w:t xml:space="preserve">The requests pending for action will be displayed as pending. </w:t>
        </w:r>
      </w:ins>
    </w:p>
    <w:p w:rsidR="00E403D6" w:rsidRDefault="00EE6F18" w14:paraId="43E2F5CB" w14:textId="40A23EDD">
      <w:pPr>
        <w:pStyle w:val="Heading3"/>
        <w:spacing w:line="278" w:lineRule="auto"/>
        <w:ind w:left="720"/>
        <w:rPr>
          <w:ins w:author="Shubhankar Ghosh" w:date="2024-08-27T17:23:00Z" w:id="6893"/>
          <w:rFonts w:ascii="Calibri" w:hAnsi="Calibri" w:eastAsia="Aptos Display" w:cs="Calibri"/>
          <w:sz w:val="24"/>
          <w:szCs w:val="24"/>
        </w:rPr>
      </w:pPr>
      <w:r>
        <w:rPr>
          <w:rFonts w:ascii="Calibri" w:hAnsi="Calibri" w:eastAsia="Aptos Display" w:cs="Calibri"/>
          <w:sz w:val="24"/>
          <w:szCs w:val="24"/>
        </w:rPr>
        <w:t>9</w:t>
      </w:r>
      <w:ins w:author="Shubhankar Ghosh" w:date="2024-08-27T17:23:00Z" w:id="6894">
        <w:del w:author="Neeraj Durgapal" w:date="2024-08-28T04:04:00Z" w:id="6895">
          <w:r w:rsidR="00287800">
            <w:rPr>
              <w:rFonts w:ascii="Calibri" w:hAnsi="Calibri" w:eastAsia="Aptos Display" w:cs="Calibri"/>
              <w:sz w:val="24"/>
              <w:szCs w:val="24"/>
            </w:rPr>
            <w:delText>9</w:delText>
          </w:r>
        </w:del>
        <w:r w:rsidR="00287800">
          <w:rPr>
            <w:rFonts w:ascii="Calibri" w:hAnsi="Calibri" w:eastAsia="Aptos Display" w:cs="Calibri"/>
            <w:sz w:val="24"/>
            <w:szCs w:val="24"/>
          </w:rPr>
          <w:t>.4 – Bank account maintenance</w:t>
        </w:r>
      </w:ins>
    </w:p>
    <w:p w:rsidR="00E403D6" w:rsidRDefault="00287800" w14:paraId="233A6492" w14:textId="77777777">
      <w:pPr>
        <w:pStyle w:val="ListParagraph"/>
        <w:numPr>
          <w:ilvl w:val="0"/>
          <w:numId w:val="46"/>
        </w:numPr>
        <w:rPr>
          <w:ins w:author="ANIL KISHIN MANSUKHANI" w:date="2024-08-27T18:07:00Z" w:id="6896"/>
          <w:rFonts w:ascii="Calibri" w:hAnsi="Calibri" w:eastAsia="Aptos" w:cs="Calibri"/>
        </w:rPr>
        <w:pPrChange w:author="Shubhankar Ghosh" w:date="2024-08-27T17:31:00Z" w:id="6897">
          <w:pPr/>
        </w:pPrChange>
      </w:pPr>
      <w:ins w:author="Shubhankar Ghosh" w:date="2024-08-27T17:23:00Z" w:id="6898">
        <w:r>
          <w:rPr>
            <w:rFonts w:ascii="Calibri" w:hAnsi="Calibri" w:eastAsia="Aptos" w:cs="Calibri"/>
            <w:rPrChange w:author="Neeraj Durgapal" w:date="2024-08-28T03:49:00Z" w:id="6899">
              <w:rPr/>
            </w:rPrChange>
          </w:rPr>
          <w:t>User can add a new bank account, edit</w:t>
        </w:r>
      </w:ins>
      <w:ins w:author="Shubhankar Ghosh" w:date="2024-08-27T17:24:00Z" w:id="6900">
        <w:r>
          <w:rPr>
            <w:rFonts w:ascii="Calibri" w:hAnsi="Calibri" w:eastAsia="Aptos" w:cs="Calibri"/>
            <w:rPrChange w:author="Neeraj Durgapal" w:date="2024-08-28T03:49:00Z" w:id="6901">
              <w:rPr/>
            </w:rPrChange>
          </w:rPr>
          <w:t>/deactivate</w:t>
        </w:r>
      </w:ins>
      <w:ins w:author="Shubhankar Ghosh" w:date="2024-08-27T17:23:00Z" w:id="6902">
        <w:r>
          <w:rPr>
            <w:rFonts w:ascii="Calibri" w:hAnsi="Calibri" w:eastAsia="Aptos" w:cs="Calibri"/>
            <w:rPrChange w:author="Neeraj Durgapal" w:date="2024-08-28T03:49:00Z" w:id="6903">
              <w:rPr/>
            </w:rPrChange>
          </w:rPr>
          <w:t xml:space="preserve"> an existing bank account using this option.</w:t>
        </w:r>
      </w:ins>
      <w:ins w:author="ANIL KISHIN MANSUKHANI" w:date="2024-08-27T18:09:00Z" w:id="6904">
        <w:r>
          <w:rPr>
            <w:rFonts w:ascii="Calibri" w:hAnsi="Calibri" w:eastAsia="Aptos" w:cs="Calibri"/>
          </w:rPr>
          <w:t xml:space="preserve"> Status will be display as pending.</w:t>
        </w:r>
      </w:ins>
    </w:p>
    <w:p w:rsidR="00E403D6" w:rsidRDefault="00287800" w14:paraId="5C5FD9E3" w14:textId="77777777">
      <w:pPr>
        <w:pStyle w:val="ListParagraph"/>
        <w:numPr>
          <w:ilvl w:val="0"/>
          <w:numId w:val="46"/>
        </w:numPr>
        <w:rPr>
          <w:ins w:author="ANIL KISHIN MANSUKHANI" w:date="2024-08-27T18:08:00Z" w:id="6905"/>
          <w:rFonts w:ascii="Calibri" w:hAnsi="Calibri" w:eastAsia="Aptos" w:cs="Calibri"/>
        </w:rPr>
        <w:pPrChange w:author="Shubhankar Ghosh" w:date="2024-08-27T17:31:00Z" w:id="6906">
          <w:pPr/>
        </w:pPrChange>
      </w:pPr>
      <w:ins w:author="ANIL KISHIN MANSUKHANI" w:date="2024-08-27T18:07:00Z" w:id="6907">
        <w:r>
          <w:rPr>
            <w:rFonts w:ascii="Calibri" w:hAnsi="Calibri" w:eastAsia="Aptos" w:cs="Calibri"/>
          </w:rPr>
          <w:t xml:space="preserve">Once new/updated bank account request is generated, </w:t>
        </w:r>
      </w:ins>
      <w:ins w:author="ANIL KISHIN MANSUKHANI" w:date="2024-08-27T18:08:00Z" w:id="6908">
        <w:r>
          <w:rPr>
            <w:rFonts w:ascii="Calibri" w:hAnsi="Calibri" w:eastAsia="Aptos" w:cs="Calibri"/>
          </w:rPr>
          <w:t>Admin approval is required.</w:t>
        </w:r>
      </w:ins>
    </w:p>
    <w:p w:rsidRPr="00E403D6" w:rsidR="00E403D6" w:rsidRDefault="00287800" w14:paraId="367D2ADB" w14:textId="77777777">
      <w:pPr>
        <w:pStyle w:val="ListParagraph"/>
        <w:numPr>
          <w:ilvl w:val="0"/>
          <w:numId w:val="46"/>
        </w:numPr>
        <w:rPr>
          <w:ins w:author="Shubhankar Ghosh" w:date="2024-08-27T17:23:00Z" w:id="6909"/>
          <w:rFonts w:ascii="Calibri" w:hAnsi="Calibri" w:eastAsia="Aptos" w:cs="Calibri"/>
          <w:rPrChange w:author="Neeraj Durgapal" w:date="2024-08-28T03:49:00Z" w:id="6910">
            <w:rPr>
              <w:ins w:author="Shubhankar Ghosh" w:date="2024-08-27T17:23:00Z" w:id="6911"/>
            </w:rPr>
          </w:rPrChange>
        </w:rPr>
        <w:pPrChange w:author="Shubhankar Ghosh" w:date="2024-08-27T17:31:00Z" w:id="6912">
          <w:pPr/>
        </w:pPrChange>
      </w:pPr>
      <w:ins w:author="ANIL KISHIN MANSUKHANI" w:date="2024-08-27T18:08:00Z" w:id="6913">
        <w:r>
          <w:rPr>
            <w:rFonts w:ascii="Calibri" w:hAnsi="Calibri" w:eastAsia="Aptos" w:cs="Calibri"/>
          </w:rPr>
          <w:t xml:space="preserve">Once Admin approved the bank account request, </w:t>
        </w:r>
      </w:ins>
      <w:ins w:author="ANIL KISHIN MANSUKHANI" w:date="2024-08-27T18:09:00Z" w:id="6914">
        <w:r>
          <w:rPr>
            <w:rFonts w:ascii="Calibri" w:hAnsi="Calibri" w:eastAsia="Aptos" w:cs="Calibri"/>
          </w:rPr>
          <w:t>the same will be display to merchant that account request is approved.</w:t>
        </w:r>
      </w:ins>
    </w:p>
    <w:p w:rsidRPr="00E403D6" w:rsidR="00E403D6" w:rsidRDefault="00287800" w14:paraId="63C09959" w14:textId="77777777">
      <w:pPr>
        <w:pStyle w:val="ListParagraph"/>
        <w:numPr>
          <w:ilvl w:val="0"/>
          <w:numId w:val="46"/>
        </w:numPr>
        <w:rPr>
          <w:ins w:author="Shubhankar Ghosh" w:date="2024-08-27T17:22:00Z" w:id="6915"/>
          <w:rFonts w:ascii="Calibri" w:hAnsi="Calibri" w:eastAsia="Aptos" w:cs="Calibri"/>
          <w:rPrChange w:author="Neeraj Durgapal" w:date="2024-08-28T03:49:00Z" w:id="6916">
            <w:rPr>
              <w:ins w:author="Shubhankar Ghosh" w:date="2024-08-27T17:22:00Z" w:id="6917"/>
            </w:rPr>
          </w:rPrChange>
        </w:rPr>
        <w:pPrChange w:author="Shubhankar Ghosh" w:date="2024-08-27T17:31:00Z" w:id="6918">
          <w:pPr/>
        </w:pPrChange>
      </w:pPr>
      <w:ins w:author="Shubhankar Ghosh" w:date="2024-08-27T17:25:00Z" w:id="6919">
        <w:r>
          <w:rPr>
            <w:rFonts w:ascii="Calibri" w:hAnsi="Calibri" w:eastAsia="Aptos" w:cs="Calibri"/>
            <w:rPrChange w:author="Neeraj Durgapal" w:date="2024-08-28T03:49:00Z" w:id="6920">
              <w:rPr/>
            </w:rPrChange>
          </w:rPr>
          <w:t>This option also allows user to make a bank account as their primary bank account.</w:t>
        </w:r>
      </w:ins>
    </w:p>
    <w:p w:rsidR="00E403D6" w:rsidRDefault="00EE6F18" w14:paraId="3DBF98CF" w14:textId="06759108">
      <w:pPr>
        <w:pStyle w:val="Heading3"/>
        <w:spacing w:line="278" w:lineRule="auto"/>
        <w:ind w:left="720"/>
        <w:rPr>
          <w:ins w:author="Shubhankar Ghosh" w:date="2024-08-27T17:28:00Z" w:id="6921"/>
          <w:rFonts w:ascii="Calibri" w:hAnsi="Calibri" w:eastAsia="Aptos Display" w:cs="Calibri"/>
          <w:sz w:val="24"/>
          <w:szCs w:val="24"/>
        </w:rPr>
      </w:pPr>
      <w:r>
        <w:rPr>
          <w:rFonts w:ascii="Calibri" w:hAnsi="Calibri" w:eastAsia="Aptos Display" w:cs="Calibri"/>
          <w:sz w:val="24"/>
          <w:szCs w:val="24"/>
        </w:rPr>
        <w:t>9</w:t>
      </w:r>
      <w:bookmarkStart w:name="_GoBack" w:id="6922"/>
      <w:bookmarkEnd w:id="6922"/>
      <w:ins w:author="Shubhankar Ghosh" w:date="2024-08-27T17:25:00Z" w:id="6923">
        <w:del w:author="Neeraj Durgapal" w:date="2024-08-28T04:05:00Z" w:id="6924">
          <w:r w:rsidR="00287800">
            <w:rPr>
              <w:rFonts w:ascii="Calibri" w:hAnsi="Calibri" w:eastAsia="Aptos Display" w:cs="Calibri"/>
              <w:sz w:val="24"/>
              <w:szCs w:val="24"/>
            </w:rPr>
            <w:delText>9</w:delText>
          </w:r>
        </w:del>
        <w:r w:rsidR="00287800">
          <w:rPr>
            <w:rFonts w:ascii="Calibri" w:hAnsi="Calibri" w:eastAsia="Aptos Display" w:cs="Calibri"/>
            <w:sz w:val="24"/>
            <w:szCs w:val="24"/>
          </w:rPr>
          <w:t>.</w:t>
        </w:r>
      </w:ins>
      <w:ins w:author="Shubhankar Ghosh" w:date="2024-08-27T17:26:00Z" w:id="6925">
        <w:r w:rsidR="00287800">
          <w:rPr>
            <w:rFonts w:ascii="Calibri" w:hAnsi="Calibri" w:eastAsia="Aptos Display" w:cs="Calibri"/>
            <w:sz w:val="24"/>
            <w:szCs w:val="24"/>
          </w:rPr>
          <w:t>5</w:t>
        </w:r>
      </w:ins>
      <w:ins w:author="Shubhankar Ghosh" w:date="2024-08-27T17:25:00Z" w:id="6926">
        <w:r w:rsidR="00287800">
          <w:rPr>
            <w:rFonts w:ascii="Calibri" w:hAnsi="Calibri" w:eastAsia="Aptos Display" w:cs="Calibri"/>
            <w:sz w:val="24"/>
            <w:szCs w:val="24"/>
          </w:rPr>
          <w:t xml:space="preserve"> – </w:t>
        </w:r>
      </w:ins>
      <w:ins w:author="Shubhankar Ghosh" w:date="2024-08-27T17:26:00Z" w:id="6927">
        <w:r w:rsidR="00287800">
          <w:rPr>
            <w:rFonts w:ascii="Calibri" w:hAnsi="Calibri" w:eastAsia="Aptos Display" w:cs="Calibri"/>
            <w:sz w:val="24"/>
            <w:szCs w:val="24"/>
          </w:rPr>
          <w:t>Key Management</w:t>
        </w:r>
      </w:ins>
    </w:p>
    <w:p w:rsidR="00E403D6" w:rsidRDefault="00287800" w14:paraId="27112FCC" w14:textId="77777777">
      <w:pPr>
        <w:pStyle w:val="ListParagraph"/>
        <w:numPr>
          <w:ilvl w:val="0"/>
          <w:numId w:val="46"/>
        </w:numPr>
        <w:rPr>
          <w:ins w:author="Shubhankar Ghosh" w:date="2024-08-27T17:29:00Z" w:id="6928"/>
          <w:rFonts w:ascii="Calibri" w:hAnsi="Calibri" w:eastAsia="Aptos" w:cs="Calibri"/>
        </w:rPr>
        <w:pPrChange w:author="Shubhankar Ghosh" w:date="2024-08-27T17:31:00Z" w:id="6929">
          <w:pPr/>
        </w:pPrChange>
      </w:pPr>
      <w:ins w:author="Shubhankar Ghosh" w:date="2024-08-27T17:29:00Z" w:id="6930">
        <w:r>
          <w:rPr>
            <w:rFonts w:ascii="Calibri" w:hAnsi="Calibri" w:eastAsia="Aptos" w:cs="Calibri"/>
          </w:rPr>
          <w:t>Merchant Group user ID and super user ID can initiate a request for key generation and regeneration (API access and encryption) via merchant dashboard.</w:t>
        </w:r>
      </w:ins>
    </w:p>
    <w:p w:rsidR="00E403D6" w:rsidRDefault="00287800" w14:paraId="59635F8D" w14:textId="77777777">
      <w:pPr>
        <w:pStyle w:val="ListParagraph"/>
        <w:numPr>
          <w:ilvl w:val="0"/>
          <w:numId w:val="46"/>
        </w:numPr>
        <w:rPr>
          <w:ins w:author="Shubhankar Ghosh" w:date="2024-08-27T17:29:00Z" w:id="6931"/>
          <w:rFonts w:ascii="Calibri" w:hAnsi="Calibri" w:eastAsia="Aptos" w:cs="Calibri"/>
        </w:rPr>
        <w:pPrChange w:author="Shubhankar Ghosh" w:date="2024-08-27T17:31:00Z" w:id="6932">
          <w:pPr/>
        </w:pPrChange>
      </w:pPr>
      <w:ins w:author="Shubhankar Ghosh" w:date="2024-08-27T17:29:00Z" w:id="6933">
        <w:r>
          <w:rPr>
            <w:rFonts w:ascii="Calibri" w:hAnsi="Calibri" w:eastAsia="Aptos" w:cs="Calibri"/>
          </w:rPr>
          <w:t>This merchant encryption key will be available in PDF file.</w:t>
        </w:r>
      </w:ins>
    </w:p>
    <w:p w:rsidR="00E403D6" w:rsidRDefault="00287800" w14:paraId="54559823" w14:textId="77777777">
      <w:pPr>
        <w:pStyle w:val="ListParagraph"/>
        <w:numPr>
          <w:ilvl w:val="0"/>
          <w:numId w:val="46"/>
        </w:numPr>
        <w:rPr>
          <w:ins w:author="Shubhankar Ghosh" w:date="2024-08-27T17:29:00Z" w:id="6934"/>
          <w:rFonts w:ascii="Calibri" w:hAnsi="Calibri" w:eastAsia="Aptos" w:cs="Calibri"/>
        </w:rPr>
        <w:pPrChange w:author="Shubhankar Ghosh" w:date="2024-08-27T17:31:00Z" w:id="6935">
          <w:pPr/>
        </w:pPrChange>
      </w:pPr>
      <w:ins w:author="Shubhankar Ghosh" w:date="2024-08-27T17:29:00Z" w:id="6936">
        <w:r>
          <w:rPr>
            <w:rFonts w:ascii="Calibri" w:hAnsi="Calibri" w:eastAsia="Aptos" w:cs="Calibri"/>
          </w:rPr>
          <w:t>Merchant key would be in encrypted format and KEK will be provided in plain text to merchant.</w:t>
        </w:r>
      </w:ins>
    </w:p>
    <w:p w:rsidR="00E403D6" w:rsidRDefault="00287800" w14:paraId="72BA507A" w14:textId="77777777">
      <w:pPr>
        <w:pStyle w:val="ListParagraph"/>
        <w:numPr>
          <w:ilvl w:val="0"/>
          <w:numId w:val="46"/>
        </w:numPr>
        <w:rPr>
          <w:ins w:author="Shubhankar Ghosh" w:date="2024-08-27T17:29:00Z" w:id="6937"/>
          <w:rFonts w:ascii="Calibri" w:hAnsi="Calibri" w:eastAsia="Aptos" w:cs="Calibri"/>
        </w:rPr>
        <w:pPrChange w:author="Shubhankar Ghosh" w:date="2024-08-27T17:31:00Z" w:id="6938">
          <w:pPr/>
        </w:pPrChange>
      </w:pPr>
      <w:ins w:author="Shubhankar Ghosh" w:date="2024-08-27T17:29:00Z" w:id="6939">
        <w:r>
          <w:rPr>
            <w:rFonts w:ascii="Calibri" w:hAnsi="Calibri" w:eastAsia="Aptos" w:cs="Calibri"/>
          </w:rPr>
          <w:t>API Access Key and Secret Key will be in plain text and download in pdf file.</w:t>
        </w:r>
      </w:ins>
    </w:p>
    <w:p w:rsidR="00E403D6" w:rsidRDefault="00287800" w14:paraId="70AE4962" w14:textId="77777777">
      <w:pPr>
        <w:pStyle w:val="ListParagraph"/>
        <w:numPr>
          <w:ilvl w:val="0"/>
          <w:numId w:val="46"/>
        </w:numPr>
        <w:rPr>
          <w:ins w:author="Shubhankar Ghosh" w:date="2024-08-27T17:29:00Z" w:id="6940"/>
          <w:rFonts w:ascii="Calibri" w:hAnsi="Calibri" w:eastAsia="Aptos" w:cs="Calibri"/>
        </w:rPr>
        <w:pPrChange w:author="Shubhankar Ghosh" w:date="2024-08-27T17:31:00Z" w:id="6941">
          <w:pPr/>
        </w:pPrChange>
      </w:pPr>
      <w:ins w:author="Shubhankar Ghosh" w:date="2024-08-27T17:29:00Z" w:id="6942">
        <w:r>
          <w:rPr>
            <w:rFonts w:ascii="Calibri" w:hAnsi="Calibri" w:eastAsia="Aptos" w:cs="Calibri"/>
          </w:rPr>
          <w:t>Merchant can regenerate the API access and encryption key.</w:t>
        </w:r>
      </w:ins>
    </w:p>
    <w:p w:rsidR="00E403D6" w:rsidRDefault="00287800" w14:paraId="6942388C" w14:textId="77777777">
      <w:pPr>
        <w:pStyle w:val="ListParagraph"/>
        <w:numPr>
          <w:ilvl w:val="0"/>
          <w:numId w:val="46"/>
        </w:numPr>
        <w:rPr>
          <w:ins w:author="Shubhankar Ghosh" w:date="2024-08-27T17:29:00Z" w:id="6943"/>
          <w:rFonts w:ascii="Calibri" w:hAnsi="Calibri" w:eastAsia="Aptos" w:cs="Calibri"/>
        </w:rPr>
        <w:pPrChange w:author="Shubhankar Ghosh" w:date="2024-08-27T17:31:00Z" w:id="6944">
          <w:pPr/>
        </w:pPrChange>
      </w:pPr>
      <w:ins w:author="Shubhankar Ghosh" w:date="2024-08-27T17:29:00Z" w:id="6945">
        <w:r>
          <w:rPr>
            <w:rFonts w:ascii="Calibri" w:hAnsi="Calibri" w:eastAsia="Aptos" w:cs="Calibri"/>
          </w:rPr>
          <w:t>While regenerating the API access key and encryption key merchant would have an option to expire the old key instant or within 24-48 hours.</w:t>
        </w:r>
      </w:ins>
    </w:p>
    <w:p w:rsidR="00E403D6" w:rsidRDefault="00287800" w14:paraId="2C804E1E" w14:textId="77777777">
      <w:pPr>
        <w:pStyle w:val="ListParagraph"/>
        <w:numPr>
          <w:ilvl w:val="0"/>
          <w:numId w:val="46"/>
        </w:numPr>
        <w:rPr>
          <w:ins w:author="Shubhankar Ghosh" w:date="2024-08-27T17:29:00Z" w:id="6946"/>
          <w:rFonts w:ascii="Calibri" w:hAnsi="Calibri" w:eastAsia="Aptos" w:cs="Calibri"/>
        </w:rPr>
        <w:pPrChange w:author="Shubhankar Ghosh" w:date="2024-08-27T17:31:00Z" w:id="6947">
          <w:pPr/>
        </w:pPrChange>
      </w:pPr>
      <w:ins w:author="Shubhankar Ghosh" w:date="2024-08-27T17:29:00Z" w:id="6948">
        <w:r>
          <w:rPr>
            <w:rFonts w:ascii="Calibri" w:hAnsi="Calibri" w:eastAsia="Aptos" w:cs="Calibri"/>
          </w:rPr>
          <w:t>If merchant opt the instant key expiry. Merchant need to change the key instantly at their end for transaction processing.</w:t>
        </w:r>
      </w:ins>
    </w:p>
    <w:p w:rsidR="00E403D6" w:rsidRDefault="00287800" w14:paraId="0343ED21" w14:textId="77777777">
      <w:pPr>
        <w:pStyle w:val="ListParagraph"/>
        <w:numPr>
          <w:ilvl w:val="0"/>
          <w:numId w:val="46"/>
        </w:numPr>
        <w:rPr>
          <w:ins w:author="Shubhankar Ghosh" w:date="2024-08-27T17:28:00Z" w:id="6949"/>
          <w:rFonts w:ascii="Calibri" w:hAnsi="Calibri" w:eastAsia="Aptos" w:cs="Calibri"/>
        </w:rPr>
        <w:pPrChange w:author="Shubhankar Ghosh" w:date="2024-08-27T17:31:00Z" w:id="6950">
          <w:pPr/>
        </w:pPrChange>
      </w:pPr>
      <w:ins w:author="Shubhankar Ghosh" w:date="2024-08-27T17:29:00Z" w:id="6951">
        <w:r>
          <w:rPr>
            <w:rFonts w:ascii="Calibri" w:hAnsi="Calibri" w:eastAsia="Aptos" w:cs="Calibri"/>
          </w:rPr>
          <w:t>If merchant opt to expire the key post 24-48 hour. Merchant need to change the key within this time period.</w:t>
        </w:r>
      </w:ins>
    </w:p>
    <w:p w:rsidRPr="00E403D6" w:rsidR="00E403D6" w:rsidRDefault="00287800" w14:paraId="0A1CA983" w14:textId="77777777">
      <w:pPr>
        <w:spacing w:line="278" w:lineRule="auto"/>
        <w:ind w:left="720"/>
        <w:rPr>
          <w:ins w:author="Shubhankar Ghosh" w:date="2024-08-27T17:25:00Z" w:id="6952"/>
          <w:rFonts w:ascii="Calibri" w:hAnsi="Calibri" w:eastAsia="Aptos Display" w:cs="Calibri"/>
          <w:rPrChange w:author="Neeraj Durgapal" w:date="2024-08-28T03:49:00Z" w:id="6953">
            <w:rPr>
              <w:ins w:author="Shubhankar Ghosh" w:date="2024-08-27T17:25:00Z" w:id="6954"/>
              <w:rFonts w:ascii="Calibri" w:hAnsi="Calibri" w:eastAsia="Aptos Display" w:cs="Calibri"/>
              <w:sz w:val="24"/>
              <w:szCs w:val="24"/>
            </w:rPr>
          </w:rPrChange>
        </w:rPr>
        <w:pPrChange w:author="Shubhankar Ghosh" w:date="2024-08-27T17:28:00Z" w:id="6955">
          <w:pPr>
            <w:pStyle w:val="Heading3"/>
            <w:spacing w:line="278" w:lineRule="auto"/>
            <w:ind w:left="720"/>
          </w:pPr>
        </w:pPrChange>
      </w:pPr>
      <w:ins w:author="Shubhankar Ghosh" w:date="2024-08-27T17:29:00Z" w:id="6956">
        <w:r>
          <w:rPr>
            <w:rFonts w:ascii="Calibri" w:hAnsi="Calibri" w:cs="Calibri"/>
            <w:rPrChange w:author="Neeraj Durgapal" w:date="2024-08-28T03:49:00Z" w:id="6957">
              <w:rPr/>
            </w:rPrChange>
          </w:rPr>
          <w:t xml:space="preserve"> </w:t>
        </w:r>
        <w:r>
          <w:rPr>
            <w:rFonts w:ascii="Calibri" w:hAnsi="Calibri" w:cs="Calibri"/>
            <w:rPrChange w:author="Neeraj Durgapal" w:date="2024-08-28T03:49:00Z" w:id="6958">
              <w:rPr/>
            </w:rPrChange>
          </w:rPr>
          <w:tab/>
        </w:r>
      </w:ins>
    </w:p>
    <w:p w:rsidRPr="00E403D6" w:rsidR="00E403D6" w:rsidRDefault="00287800" w14:paraId="0B9E0A41" w14:textId="77777777">
      <w:pPr>
        <w:rPr>
          <w:ins w:author="Shubhankar Ghosh" w:date="2024-08-27T17:13:00Z" w:id="6959"/>
          <w:rFonts w:ascii="Calibri" w:hAnsi="Calibri" w:cs="Calibri"/>
          <w:rPrChange w:author="Neeraj Durgapal" w:date="2024-08-28T03:49:00Z" w:id="6960">
            <w:rPr>
              <w:ins w:author="Shubhankar Ghosh" w:date="2024-08-27T17:13:00Z" w:id="6961"/>
            </w:rPr>
          </w:rPrChange>
        </w:rPr>
      </w:pPr>
      <w:ins w:author="Shubhankar Ghosh" w:date="2024-08-27T17:25:00Z" w:id="6962">
        <w:r>
          <w:rPr>
            <w:rFonts w:ascii="Calibri" w:hAnsi="Calibri" w:cs="Calibri"/>
            <w:rPrChange w:author="Neeraj Durgapal" w:date="2024-08-28T03:49:00Z" w:id="6963">
              <w:rPr/>
            </w:rPrChange>
          </w:rPr>
          <w:tab/>
        </w:r>
        <w:r>
          <w:rPr>
            <w:rFonts w:ascii="Calibri" w:hAnsi="Calibri" w:cs="Calibri"/>
            <w:rPrChange w:author="Neeraj Durgapal" w:date="2024-08-28T03:49:00Z" w:id="6964">
              <w:rPr/>
            </w:rPrChange>
          </w:rPr>
          <w:tab/>
        </w:r>
      </w:ins>
    </w:p>
    <w:p w:rsidRPr="00E403D6" w:rsidR="00E403D6" w:rsidRDefault="00E403D6" w14:paraId="7D927B5D" w14:textId="77777777">
      <w:pPr>
        <w:rPr>
          <w:rFonts w:ascii="Calibri" w:hAnsi="Calibri" w:cs="Calibri" w:eastAsiaTheme="majorEastAsia"/>
          <w:rPrChange w:author="Neeraj Durgapal" w:date="2024-08-28T03:49:00Z" w:id="6965">
            <w:rPr>
              <w:rFonts w:asciiTheme="majorHAnsi" w:hAnsiTheme="majorHAnsi" w:eastAsiaTheme="majorEastAsia" w:cstheme="majorBidi"/>
            </w:rPr>
          </w:rPrChange>
        </w:rPr>
      </w:pPr>
    </w:p>
    <w:p w:rsidRPr="00E403D6" w:rsidR="00E403D6" w:rsidRDefault="00E403D6" w14:paraId="7EEAAE19" w14:textId="77777777">
      <w:pPr>
        <w:rPr>
          <w:rFonts w:ascii="Calibri" w:hAnsi="Calibri" w:cs="Calibri" w:eastAsiaTheme="majorEastAsia"/>
          <w:rPrChange w:author="Neeraj Durgapal" w:date="2024-08-28T03:49:00Z" w:id="6966">
            <w:rPr>
              <w:rFonts w:asciiTheme="majorHAnsi" w:hAnsiTheme="majorHAnsi" w:eastAsiaTheme="majorEastAsia" w:cstheme="majorBidi"/>
            </w:rPr>
          </w:rPrChange>
        </w:rPr>
      </w:pPr>
    </w:p>
    <w:p w:rsidRPr="00E403D6" w:rsidR="00E403D6" w:rsidRDefault="00E403D6" w14:paraId="159B46EF" w14:textId="764C0D47">
      <w:pPr>
        <w:pStyle w:val="Heading2"/>
        <w:numPr>
          <w:ilvl w:val="0"/>
          <w:numId w:val="48"/>
        </w:numPr>
        <w:rPr>
          <w:rFonts w:ascii="Calibri" w:hAnsi="Calibri" w:cs="Calibri"/>
          <w:rPrChange w:author="Neeraj Durgapal" w:date="2024-08-28T03:49:00Z" w:id="6967">
            <w:rPr>
              <w:rFonts w:asciiTheme="majorHAnsi" w:hAnsiTheme="majorHAnsi" w:eastAsiaTheme="majorEastAsia" w:cstheme="majorBidi"/>
            </w:rPr>
          </w:rPrChange>
        </w:rPr>
        <w:pPrChange w:author="Neeraj Durgapal" w:date="2024-08-28T04:19:00Z" w:id="6968">
          <w:pPr>
            <w:numPr>
              <w:numId w:val="47"/>
            </w:numPr>
            <w:ind w:left="720" w:hanging="360"/>
          </w:pPr>
        </w:pPrChange>
      </w:pPr>
    </w:p>
    <w:sectPr w:rsidRPr="00E403D6" w:rsidR="00E403D6">
      <w:headerReference w:type="default" r:id="rId25"/>
      <w:footerReference w:type="default" r:id="rId26"/>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AM" w:author="Akhil Marrapu" w:date="2024-08-26T11:41:00Z" w:id="4229">
    <w:p w:rsidR="004F7798" w:rsidRDefault="004F7798" w14:paraId="7CE0D9B6" w14:textId="77777777">
      <w:pPr>
        <w:pStyle w:val="CommentText"/>
      </w:pPr>
      <w:r>
        <w:t>Need clarification bit the difference btw Grp admn vs super admn</w:t>
      </w:r>
    </w:p>
  </w:comment>
  <w:comment w:initials="" w:author="WPS_1705986685" w:date="2024-08-26T18:24:00Z" w:id="4230">
    <w:p w:rsidR="004F7798" w:rsidRDefault="004F7798" w14:paraId="50978F60" w14:textId="77777777">
      <w:pPr>
        <w:pStyle w:val="CommentText"/>
      </w:pPr>
      <w:r>
        <w:t>Updated with more explanation</w:t>
      </w:r>
    </w:p>
  </w:comment>
  <w:comment w:initials="AM" w:author="Akhil Marrapu" w:date="2024-08-26T11:50:00Z" w:id="4266">
    <w:p w:rsidR="004F7798" w:rsidRDefault="004F7798" w14:paraId="203ED3E9" w14:textId="77777777">
      <w:pPr>
        <w:pStyle w:val="CommentText"/>
      </w:pPr>
      <w:r>
        <w:t>what are the roles? who will assign?</w:t>
      </w:r>
    </w:p>
  </w:comment>
  <w:comment w:initials="" w:author="Neeraj Durgapal" w:date="2024-08-28T04:47:00Z" w:id="4267">
    <w:p w:rsidR="004F7798" w:rsidRDefault="004F7798" w14:paraId="0E6872B4" w14:textId="77777777">
      <w:pPr>
        <w:pStyle w:val="CommentText"/>
      </w:pPr>
      <w:r>
        <w:t>Update 3.1.1</w:t>
      </w:r>
    </w:p>
  </w:comment>
  <w:comment w:initials="AM" w:author="Akhil Marrapu" w:date="2024-08-26T11:53:00Z" w:id="4268">
    <w:p w:rsidR="004F7798" w:rsidRDefault="004F7798" w14:paraId="3428D19A" w14:textId="77777777">
      <w:pPr>
        <w:pStyle w:val="CommentText"/>
      </w:pPr>
      <w:r>
        <w:t>Need clarification On this diagram</w:t>
      </w:r>
    </w:p>
  </w:comment>
  <w:comment w:initials="" w:author="Neeraj Durgapal" w:date="2024-08-28T04:48:00Z" w:id="4269">
    <w:p w:rsidR="004F7798" w:rsidRDefault="004F7798" w14:paraId="3C6B7722" w14:textId="77777777">
      <w:pPr>
        <w:pStyle w:val="CommentText"/>
      </w:pPr>
      <w:r>
        <w:t>Please specify.</w:t>
      </w:r>
    </w:p>
  </w:comment>
  <w:comment w:initials="AM" w:author="Akhil Marrapu" w:date="2024-08-26T11:54:00Z" w:id="4270">
    <w:p w:rsidR="004F7798" w:rsidRDefault="004F7798" w14:paraId="4BD9D8C0" w14:textId="77777777">
      <w:pPr>
        <w:pStyle w:val="CommentText"/>
      </w:pPr>
      <w:r>
        <w:t>why no cancellation ? reports should be linked with Settlement? transaction ?</w:t>
      </w:r>
    </w:p>
  </w:comment>
  <w:comment w:initials="" w:author="Neeraj Durgapal" w:date="2024-08-28T04:49:00Z" w:id="4271">
    <w:p w:rsidR="004F7798" w:rsidRDefault="004F7798" w14:paraId="32F019EC" w14:textId="77777777">
      <w:pPr>
        <w:pStyle w:val="CommentText"/>
      </w:pPr>
      <w:r>
        <w:t>Cancellation is part of refund onlt for epay. Report will be linked with settlement and transaction both.</w:t>
      </w:r>
    </w:p>
  </w:comment>
  <w:comment w:initials="AM" w:author="Akhil Marrapu" w:date="2024-08-26T11:54:00Z" w:id="4276">
    <w:p w:rsidR="004F7798" w:rsidRDefault="004F7798" w14:paraId="1951EEE8" w14:textId="77777777">
      <w:pPr>
        <w:pStyle w:val="CommentText"/>
      </w:pPr>
      <w:r>
        <w:t>Types of tokens</w:t>
      </w:r>
    </w:p>
  </w:comment>
  <w:comment w:initials="" w:author="Neeraj Durgapal" w:date="2024-08-28T04:50:00Z" w:id="4278">
    <w:p w:rsidR="004F7798" w:rsidRDefault="004F7798" w14:paraId="607CB74D" w14:textId="77777777">
      <w:pPr>
        <w:pStyle w:val="CommentText"/>
      </w:pPr>
      <w:r>
        <w:t xml:space="preserve">Token type would be merchantToken </w:t>
      </w:r>
    </w:p>
  </w:comment>
  <w:comment w:initials="AM" w:author="Akhil Marrapu" w:date="2024-08-26T11:57:00Z" w:id="4295">
    <w:p w:rsidR="004F7798" w:rsidRDefault="004F7798" w14:paraId="26B816A2" w14:textId="77777777">
      <w:pPr>
        <w:pStyle w:val="CommentText"/>
      </w:pPr>
      <w:r>
        <w:t>can mobile No/email/userId be changed?</w:t>
      </w:r>
    </w:p>
  </w:comment>
  <w:comment w:initials="" w:author="WPS_1705986685" w:date="2024-08-26T18:29:00Z" w:id="4296">
    <w:p w:rsidR="004F7798" w:rsidRDefault="004F7798" w14:paraId="6FAACC4F" w14:textId="77777777">
      <w:pPr>
        <w:pStyle w:val="CommentText"/>
      </w:pPr>
      <w:r>
        <w:t>Updated</w:t>
      </w:r>
    </w:p>
  </w:comment>
  <w:comment w:initials="VG" w:author="Vishnu Gehlot" w:date="2024-08-26T15:36:00Z" w:id="4432">
    <w:p w:rsidR="004F7798" w:rsidRDefault="004F7798" w14:paraId="29389DF6" w14:textId="77777777">
      <w:pPr>
        <w:pStyle w:val="CommentText"/>
      </w:pPr>
      <w:r>
        <w:t>Token invalidation logic?</w:t>
      </w:r>
    </w:p>
  </w:comment>
  <w:comment w:initials="" w:author="ANIL KISHIN MANSUKHANI" w:date="2024-08-27T12:35:00Z" w:id="4433">
    <w:p w:rsidR="004F7798" w:rsidRDefault="004F7798" w14:paraId="672CB8EA" w14:textId="77777777">
      <w:pPr>
        <w:pStyle w:val="CommentText"/>
      </w:pPr>
      <w:r>
        <w:t>Updated</w:t>
      </w:r>
    </w:p>
  </w:comment>
  <w:comment w:initials="AM" w:author="Akhil Marrapu" w:date="2024-08-26T12:58:00Z" w:id="4643">
    <w:p w:rsidR="004F7798" w:rsidRDefault="004F7798" w14:paraId="5C2138C6" w14:textId="77777777">
      <w:pPr>
        <w:pStyle w:val="CommentText"/>
      </w:pPr>
      <w:r>
        <w:t>How do we get the geographic details without using 3rd party lib?</w:t>
      </w:r>
    </w:p>
  </w:comment>
  <w:comment w:initials="" w:author="WPS_1705986685" w:date="2024-08-26T18:44:00Z" w:id="4644">
    <w:p w:rsidR="004F7798" w:rsidRDefault="004F7798" w14:paraId="13534238" w14:textId="77777777">
      <w:pPr>
        <w:pStyle w:val="CommentText"/>
      </w:pPr>
      <w:r>
        <w:t>Deleted</w:t>
      </w:r>
    </w:p>
  </w:comment>
  <w:comment w:initials="AM" w:author="Akhil Marrapu" w:date="2024-08-26T12:59:00Z" w:id="4673">
    <w:p w:rsidR="004F7798" w:rsidRDefault="004F7798" w14:paraId="2E628580" w14:textId="77777777">
      <w:pPr>
        <w:pStyle w:val="CommentText"/>
      </w:pPr>
      <w:r>
        <w:t>How do we get Expected settlement dates?</w:t>
      </w:r>
    </w:p>
  </w:comment>
  <w:comment w:initials="" w:author="WPS_1705986685" w:date="2024-08-26T18:45:00Z" w:id="4674">
    <w:p w:rsidR="004F7798" w:rsidRDefault="004F7798" w14:paraId="4FD61570" w14:textId="77777777">
      <w:pPr>
        <w:pStyle w:val="CommentText"/>
      </w:pPr>
      <w:r>
        <w:t>Updated as amount instead of dates</w:t>
      </w:r>
    </w:p>
  </w:comment>
  <w:comment w:initials="AM" w:author="Akhil Marrapu" w:date="2024-08-26T13:00:00Z" w:id="4731">
    <w:p w:rsidR="004F7798" w:rsidRDefault="004F7798" w14:paraId="0802387B" w14:textId="77777777">
      <w:pPr>
        <w:pStyle w:val="CommentText"/>
      </w:pPr>
      <w:r>
        <w:t>Partial refund handling?</w:t>
      </w:r>
    </w:p>
  </w:comment>
  <w:comment w:initials="" w:author="ANIL KISHIN MANSUKHANI" w:date="2024-08-27T12:38:00Z" w:id="4732">
    <w:p w:rsidR="004F7798" w:rsidRDefault="004F7798" w14:paraId="135326C4" w14:textId="77777777">
      <w:pPr>
        <w:pStyle w:val="CommentText"/>
      </w:pPr>
      <w:r>
        <w:t>Updated in 6.3.1</w:t>
      </w:r>
    </w:p>
  </w:comment>
  <w:comment w:initials="AM" w:author="Akhil Marrapu" w:date="2024-08-26T13:02:00Z" w:id="4815">
    <w:p w:rsidR="004F7798" w:rsidRDefault="004F7798" w14:paraId="1D986D5B" w14:textId="77777777">
      <w:pPr>
        <w:pStyle w:val="CommentText"/>
      </w:pPr>
      <w:r>
        <w:t>What will happen if the Limit is reached ? On what basis are we calculating limits (transaction/orders)?</w:t>
      </w:r>
    </w:p>
  </w:comment>
  <w:comment w:initials="" w:author="WPS_1705986685" w:date="2024-08-26T18:52:00Z" w:id="4816">
    <w:p w:rsidR="004F7798" w:rsidRDefault="004F7798" w14:paraId="023E3B78" w14:textId="77777777">
      <w:pPr>
        <w:pStyle w:val="CommentText"/>
      </w:pPr>
      <w:r>
        <w:t xml:space="preserve">Updated </w:t>
      </w:r>
    </w:p>
  </w:comment>
  <w:comment w:initials="AM" w:author="Akhil Marrapu" w:date="2024-08-26T13:03:00Z" w:id="4885">
    <w:p w:rsidR="004F7798" w:rsidRDefault="004F7798" w14:paraId="14587875" w14:textId="77777777">
      <w:pPr>
        <w:pStyle w:val="CommentText"/>
      </w:pPr>
      <w:r>
        <w:t>On what parameters success rate is calculated?</w:t>
      </w:r>
    </w:p>
  </w:comment>
  <w:comment w:initials="" w:author="WPS_1705986685" w:date="2024-08-26T18:55:00Z" w:id="4886">
    <w:p w:rsidR="004F7798" w:rsidRDefault="004F7798" w14:paraId="344D3C4B" w14:textId="77777777">
      <w:pPr>
        <w:pStyle w:val="CommentText"/>
      </w:pPr>
      <w:r>
        <w:t>updated</w:t>
      </w:r>
    </w:p>
  </w:comment>
  <w:comment w:initials="AM" w:author="Akhil Marrapu" w:date="2024-08-26T13:04:00Z" w:id="4930">
    <w:p w:rsidR="004F7798" w:rsidRDefault="004F7798" w14:paraId="2CC4E555" w14:textId="77777777">
      <w:pPr>
        <w:pStyle w:val="CommentText"/>
      </w:pPr>
      <w:r>
        <w:t>On one click can I download 10lakh records?</w:t>
      </w:r>
    </w:p>
  </w:comment>
  <w:comment w:initials="" w:author="WPS_1705986685" w:date="2024-08-26T18:59:00Z" w:id="4931">
    <w:p w:rsidR="004F7798" w:rsidRDefault="004F7798" w14:paraId="49C4076B" w14:textId="77777777">
      <w:pPr>
        <w:pStyle w:val="CommentText"/>
      </w:pPr>
      <w:r>
        <w:t>Yes possible.</w:t>
      </w:r>
    </w:p>
  </w:comment>
  <w:comment w:initials="AM" w:author="Akhil Marrapu" w:date="2024-08-26T13:09:00Z" w:id="4986">
    <w:p w:rsidR="004F7798" w:rsidRDefault="004F7798" w14:paraId="5916AFD8" w14:textId="77777777">
      <w:pPr>
        <w:pStyle w:val="CommentText"/>
      </w:pPr>
      <w:r>
        <w:t>can it be edited?</w:t>
      </w:r>
    </w:p>
  </w:comment>
  <w:comment w:initials="" w:author="WPS_1705986685" w:date="2024-08-26T18:59:00Z" w:id="4987">
    <w:p w:rsidR="004F7798" w:rsidRDefault="004F7798" w14:paraId="37EBE97E" w14:textId="77777777">
      <w:pPr>
        <w:pStyle w:val="CommentText"/>
      </w:pPr>
      <w:r>
        <w:t>Part of phase 2</w:t>
      </w:r>
    </w:p>
  </w:comment>
  <w:comment w:initials="AM" w:author="Akhil Marrapu" w:date="2024-08-26T13:11:00Z" w:id="5069">
    <w:p w:rsidR="004F7798" w:rsidRDefault="004F7798" w14:paraId="11C6229A" w14:textId="77777777">
      <w:pPr>
        <w:pStyle w:val="CommentText"/>
      </w:pPr>
      <w:r>
        <w:t>need clarification</w:t>
      </w:r>
    </w:p>
  </w:comment>
  <w:comment w:initials="" w:author="ANIL KISHIN MANSUKHANI" w:date="2024-08-27T10:37:00Z" w:id="5070">
    <w:p w:rsidR="004F7798" w:rsidRDefault="004F7798" w14:paraId="6F3A7BAB" w14:textId="77777777">
      <w:pPr>
        <w:pStyle w:val="CommentText"/>
      </w:pPr>
      <w:r>
        <w:t>Updated</w:t>
      </w:r>
    </w:p>
  </w:comment>
  <w:comment w:initials="VG" w:author="Vishnu Gehlot" w:date="2024-08-26T15:39:00Z" w:id="5366">
    <w:p w:rsidR="004F7798" w:rsidRDefault="004F7798" w14:paraId="6AF85C35" w14:textId="77777777">
      <w:pPr>
        <w:pStyle w:val="CommentText"/>
      </w:pPr>
      <w:r>
        <w:t>what are the roles?</w:t>
      </w:r>
    </w:p>
  </w:comment>
  <w:comment w:initials="" w:author="Yogeshkumar Masam" w:date="2024-08-30T20:05:00Z" w:id="5367">
    <w:p w:rsidR="004F7798" w:rsidRDefault="004F7798" w14:paraId="479F158C" w14:textId="77777777">
      <w:pPr>
        <w:pStyle w:val="CommentText"/>
      </w:pPr>
      <w:r>
        <w:t>deleted</w:t>
      </w:r>
    </w:p>
  </w:comment>
  <w:comment w:initials="AM" w:author="Akhil Marrapu" w:date="2024-08-26T13:13:00Z" w:id="5435">
    <w:p w:rsidR="004F7798" w:rsidRDefault="004F7798" w14:paraId="32752385" w14:textId="77777777">
      <w:pPr>
        <w:pStyle w:val="CommentText"/>
      </w:pPr>
      <w:r>
        <w:t>incompelete</w:t>
      </w:r>
    </w:p>
  </w:comment>
  <w:comment w:initials="" w:author="ANIL KISHIN MANSUKHANI" w:date="2024-08-27T10:41:00Z" w:id="5436">
    <w:p w:rsidR="004F7798" w:rsidRDefault="004F7798" w14:paraId="78FE4201" w14:textId="77777777">
      <w:pPr>
        <w:pStyle w:val="CommentText"/>
      </w:pPr>
      <w:r>
        <w:t>Updated</w:t>
      </w:r>
    </w:p>
  </w:comment>
  <w:comment w:initials="AM" w:author="Akhil Marrapu" w:date="2024-08-26T13:50:00Z" w:id="5606">
    <w:p w:rsidR="004F7798" w:rsidRDefault="004F7798" w14:paraId="09BA1184" w14:textId="77777777">
      <w:pPr>
        <w:pStyle w:val="CommentText"/>
      </w:pPr>
      <w:r>
        <w:t>alerts to the dashboard or via SMS</w:t>
      </w:r>
    </w:p>
  </w:comment>
  <w:comment w:initials="" w:author="ANIL KISHIN MANSUKHANI" w:date="2024-08-27T10:56:00Z" w:id="5607">
    <w:p w:rsidR="004F7798" w:rsidRDefault="004F7798" w14:paraId="79B8F0D5" w14:textId="77777777">
      <w:pPr>
        <w:pStyle w:val="CommentText"/>
      </w:pPr>
      <w:r>
        <w:t>Updated</w:t>
      </w:r>
    </w:p>
  </w:comment>
  <w:comment w:initials="VG" w:author="Vishnu Gehlot" w:date="2024-08-26T15:44:00Z" w:id="5731">
    <w:p w:rsidR="004F7798" w:rsidRDefault="004F7798" w14:paraId="5AB16063" w14:textId="77777777">
      <w:pPr>
        <w:pStyle w:val="CommentText"/>
      </w:pPr>
      <w:r>
        <w:t>what are the methods for refund booking, like bulk refund through file upload , single refund etc.?</w:t>
      </w:r>
    </w:p>
    <w:p w:rsidR="004F7798" w:rsidRDefault="004F7798" w14:paraId="2294F044" w14:textId="77777777">
      <w:pPr>
        <w:pStyle w:val="CommentText"/>
      </w:pPr>
    </w:p>
  </w:comment>
  <w:comment w:initials="" w:author="Yogeshkumar Masam" w:date="2024-08-29T02:48:00Z" w:id="5732">
    <w:p w:rsidR="004F7798" w:rsidRDefault="004F7798" w14:paraId="6A17AED7" w14:textId="77777777">
      <w:pPr>
        <w:pStyle w:val="CommentText"/>
      </w:pPr>
      <w:r>
        <w:t>Updated. Refunds can be done as Full refund or Partial refund via Single refund method or Bulk refund method.</w:t>
      </w:r>
    </w:p>
  </w:comment>
  <w:comment w:initials="VG" w:author="Vishnu Gehlot" w:date="2024-08-26T15:45:00Z" w:id="5740">
    <w:p w:rsidR="004F7798" w:rsidRDefault="004F7798" w14:paraId="06A6BB2F" w14:textId="77777777">
      <w:pPr>
        <w:pStyle w:val="CommentText"/>
      </w:pPr>
      <w:r>
        <w:t>To book the refund , what are business validation , please write all.</w:t>
      </w:r>
    </w:p>
  </w:comment>
  <w:comment w:initials="" w:author="Yogeshkumar Masam" w:date="2024-08-30T11:55:00Z" w:id="5741">
    <w:p w:rsidR="004F7798" w:rsidRDefault="004F7798" w14:paraId="71009F58" w14:textId="77777777">
      <w:pPr>
        <w:pStyle w:val="CommentText"/>
      </w:pPr>
      <w:r>
        <w:t>Done Updated</w:t>
      </w:r>
    </w:p>
  </w:comment>
  <w:comment w:initials="AM" w:author="Akhil Marrapu" w:date="2024-08-26T13:53:00Z" w:id="5750">
    <w:p w:rsidR="004F7798" w:rsidRDefault="004F7798" w14:paraId="4F940730" w14:textId="77777777">
      <w:pPr>
        <w:pStyle w:val="CommentText"/>
      </w:pPr>
      <w:r>
        <w:t xml:space="preserve">How is this refund initiated by UI or API calls? </w:t>
      </w:r>
    </w:p>
  </w:comment>
  <w:comment w:initials="" w:author="Yogeshkumar Masam" w:date="2024-08-29T02:21:00Z" w:id="5751">
    <w:p w:rsidR="004F7798" w:rsidRDefault="004F7798" w14:paraId="11FE7D6A" w14:textId="77777777">
      <w:pPr>
        <w:pStyle w:val="CommentText"/>
      </w:pPr>
      <w:r>
        <w:t>Already updated</w:t>
      </w:r>
    </w:p>
  </w:comment>
  <w:comment w:initials="VG" w:author="Vishnu Gehlot" w:date="2024-08-26T15:41:00Z" w:id="5775">
    <w:p w:rsidR="004F7798" w:rsidRDefault="004F7798" w14:paraId="3EEEA250" w14:textId="77777777">
      <w:pPr>
        <w:pStyle w:val="CommentText"/>
      </w:pPr>
      <w:r>
        <w:t>default 180 not correct , it should be according to channel.</w:t>
      </w:r>
    </w:p>
  </w:comment>
  <w:comment w:initials="" w:author="ANIL KISHIN MANSUKHANI" w:date="2024-08-27T12:30:00Z" w:id="5776">
    <w:p w:rsidR="004F7798" w:rsidRDefault="004F7798" w14:paraId="59AA1CE4" w14:textId="77777777">
      <w:pPr>
        <w:pStyle w:val="CommentText"/>
      </w:pPr>
      <w:r>
        <w:t>It would be as per existing process, when channel based refund window allow configuration will be added on admin it will change. Phase-2.</w:t>
      </w:r>
    </w:p>
  </w:comment>
  <w:comment w:initials="VG" w:author="Vishnu Gehlot" w:date="2024-08-30T12:07:00Z" w:id="5777">
    <w:p w:rsidR="004F7798" w:rsidRDefault="004F7798" w14:paraId="1C0C2356" w14:textId="77777777">
      <w:pPr>
        <w:pStyle w:val="CommentText"/>
      </w:pPr>
      <w:r>
        <w:t>not agree , needs to be change now.</w:t>
      </w:r>
    </w:p>
  </w:comment>
  <w:comment w:initials="VG" w:author="Vishnu Gehlot" w:date="2024-08-30T12:13:00Z" w:id="5778">
    <w:p w:rsidR="004F7798" w:rsidRDefault="004F7798" w14:paraId="65EE9147" w14:textId="77777777">
      <w:pPr>
        <w:pStyle w:val="CommentText"/>
      </w:pPr>
      <w:r>
        <w:t>not agree, need to change now?</w:t>
      </w:r>
    </w:p>
  </w:comment>
  <w:comment w:initials="" w:author="Yogeshkumar Masam" w:date="2024-08-30T20:08:00Z" w:id="5779">
    <w:p w:rsidR="004F7798" w:rsidRDefault="004F7798" w14:paraId="4D6157D6" w14:textId="77777777">
      <w:pPr>
        <w:pStyle w:val="CommentText"/>
      </w:pPr>
      <w:r>
        <w:t>Updated</w:t>
      </w:r>
    </w:p>
  </w:comment>
  <w:comment w:initials="AM" w:author="Akhil Marrapu" w:date="2024-08-26T13:53:00Z" w:id="5787">
    <w:p w:rsidR="004F7798" w:rsidRDefault="004F7798" w14:paraId="63D5A12A" w14:textId="77777777">
      <w:pPr>
        <w:pStyle w:val="CommentText"/>
      </w:pPr>
      <w:r>
        <w:t xml:space="preserve">How is this refund initiated by UI or API calls? </w:t>
      </w:r>
    </w:p>
  </w:comment>
  <w:comment w:initials="" w:author="ANIL KISHIN MANSUKHANI" w:date="2024-08-27T12:30:00Z" w:id="5788">
    <w:p w:rsidR="004F7798" w:rsidRDefault="004F7798" w14:paraId="357F1C41" w14:textId="77777777">
      <w:pPr>
        <w:pStyle w:val="CommentText"/>
      </w:pPr>
      <w:r>
        <w:t>Refund will be initiated via API and merchant panel</w:t>
      </w:r>
    </w:p>
    <w:p w:rsidR="004F7798" w:rsidRDefault="004F7798" w14:paraId="09207A3C" w14:textId="77777777">
      <w:pPr>
        <w:pStyle w:val="CommentText"/>
      </w:pPr>
      <w:r>
        <w:t>All initiated refunds via API and merchant panel will be displayed in transaction -&gt;Refund section</w:t>
      </w:r>
    </w:p>
  </w:comment>
  <w:comment w:initials="AM" w:author="Akhil Marrapu" w:date="2024-08-26T13:55:00Z" w:id="5990">
    <w:p w:rsidR="004F7798" w:rsidRDefault="004F7798" w14:paraId="67D1174A" w14:textId="77777777">
      <w:pPr>
        <w:pStyle w:val="CommentText"/>
      </w:pPr>
      <w:r>
        <w:t>key Generation Logic</w:t>
      </w:r>
    </w:p>
    <w:p w:rsidR="004F7798" w:rsidRDefault="004F7798" w14:paraId="01606F82" w14:textId="77777777">
      <w:pPr>
        <w:pStyle w:val="CommentText"/>
      </w:pPr>
      <w:r>
        <w:t xml:space="preserve">How can we revoke a key </w:t>
      </w:r>
    </w:p>
    <w:p w:rsidR="004F7798" w:rsidRDefault="004F7798" w14:paraId="53406A6C" w14:textId="77777777">
      <w:pPr>
        <w:pStyle w:val="CommentText"/>
      </w:pPr>
      <w:r>
        <w:t>in which format key is downloaded</w:t>
      </w:r>
    </w:p>
  </w:comment>
  <w:comment w:initials="" w:author="ANIL KISHIN MANSUKHANI" w:date="2024-08-27T12:15:00Z" w:id="5991">
    <w:p w:rsidR="004F7798" w:rsidRDefault="004F7798" w14:paraId="54A98A66" w14:textId="77777777">
      <w:pPr>
        <w:pStyle w:val="CommentText"/>
      </w:pPr>
      <w:r>
        <w:t>Updated</w:t>
      </w:r>
    </w:p>
    <w:p w:rsidR="004F7798" w:rsidRDefault="004F7798" w14:paraId="4577350E" w14:textId="77777777">
      <w:pPr>
        <w:pStyle w:val="ListParagraph"/>
        <w:ind w:left="0"/>
      </w:pPr>
    </w:p>
  </w:comment>
  <w:comment w:initials="VG" w:author="Vishnu Gehlot" w:date="2024-08-26T15:47:00Z" w:id="6114">
    <w:p w:rsidR="004F7798" w:rsidRDefault="004F7798" w14:paraId="40CDF499" w14:textId="77777777">
      <w:pPr>
        <w:pStyle w:val="CommentText"/>
      </w:pPr>
      <w:r>
        <w:t>For all reports advise the columns and format for each report type? If Merchant can customize the columns, please confirm.</w:t>
      </w:r>
    </w:p>
  </w:comment>
  <w:comment w:initials="" w:author="Yogeshkumar Masam" w:date="2024-08-29T02:51:00Z" w:id="6115">
    <w:p w:rsidR="004F7798" w:rsidRDefault="004F7798" w14:paraId="2E70E225" w14:textId="77777777">
      <w:pPr>
        <w:pStyle w:val="CommentText"/>
      </w:pPr>
      <w:r>
        <w:t>For all reports the columns and format in excel for each report type are pasted in 7.3 section</w:t>
      </w:r>
    </w:p>
    <w:p w:rsidR="004F7798" w:rsidRDefault="004F7798" w14:paraId="49055F5C" w14:textId="77777777">
      <w:pPr>
        <w:pStyle w:val="CommentText"/>
      </w:pPr>
      <w:r>
        <w:t xml:space="preserve">Customization of the columns (customized reports) will be done in phase 2 </w:t>
      </w:r>
    </w:p>
  </w:comment>
  <w:comment w:initials="AM" w:author="Akhil Marrapu" w:date="2024-08-26T13:59:00Z" w:id="6242">
    <w:p w:rsidR="004F7798" w:rsidRDefault="004F7798" w14:paraId="52B4CC19" w14:textId="77777777">
      <w:pPr>
        <w:pStyle w:val="CommentText"/>
      </w:pPr>
      <w:r>
        <w:t>what are the tools provided?</w:t>
      </w:r>
    </w:p>
  </w:comment>
  <w:comment w:initials="" w:author="Yogeshkumar Masam" w:date="2024-08-29T02:23:00Z" w:id="6243">
    <w:p w:rsidR="004F7798" w:rsidRDefault="004F7798" w14:paraId="0038597F" w14:textId="77777777">
      <w:pPr>
        <w:pStyle w:val="CommentText"/>
      </w:pPr>
      <w:r>
        <w:t xml:space="preserve">deleted this line.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E0D9B6" w15:done="0"/>
  <w15:commentEx w15:paraId="50978F60" w15:paraIdParent="7CE0D9B6" w15:done="0"/>
  <w15:commentEx w15:paraId="203ED3E9" w15:done="0"/>
  <w15:commentEx w15:paraId="0E6872B4" w15:paraIdParent="203ED3E9" w15:done="0"/>
  <w15:commentEx w15:paraId="3428D19A" w15:done="0"/>
  <w15:commentEx w15:paraId="3C6B7722" w15:paraIdParent="3428D19A" w15:done="0"/>
  <w15:commentEx w15:paraId="4BD9D8C0" w15:done="0"/>
  <w15:commentEx w15:paraId="32F019EC" w15:paraIdParent="4BD9D8C0" w15:done="0"/>
  <w15:commentEx w15:paraId="1951EEE8" w15:done="0"/>
  <w15:commentEx w15:paraId="607CB74D" w15:paraIdParent="1951EEE8" w15:done="0"/>
  <w15:commentEx w15:paraId="26B816A2" w15:done="0"/>
  <w15:commentEx w15:paraId="6FAACC4F" w15:paraIdParent="26B816A2" w15:done="0"/>
  <w15:commentEx w15:paraId="29389DF6" w15:done="0"/>
  <w15:commentEx w15:paraId="672CB8EA" w15:paraIdParent="29389DF6" w15:done="0"/>
  <w15:commentEx w15:paraId="5C2138C6" w15:done="0"/>
  <w15:commentEx w15:paraId="13534238" w15:paraIdParent="5C2138C6" w15:done="0"/>
  <w15:commentEx w15:paraId="2E628580" w15:done="0"/>
  <w15:commentEx w15:paraId="4FD61570" w15:paraIdParent="2E628580" w15:done="0"/>
  <w15:commentEx w15:paraId="0802387B" w15:done="0"/>
  <w15:commentEx w15:paraId="135326C4" w15:paraIdParent="0802387B" w15:done="0"/>
  <w15:commentEx w15:paraId="1D986D5B" w15:done="0"/>
  <w15:commentEx w15:paraId="023E3B78" w15:paraIdParent="1D986D5B" w15:done="0"/>
  <w15:commentEx w15:paraId="14587875" w15:done="0"/>
  <w15:commentEx w15:paraId="344D3C4B" w15:paraIdParent="14587875" w15:done="0"/>
  <w15:commentEx w15:paraId="2CC4E555" w15:done="0"/>
  <w15:commentEx w15:paraId="49C4076B" w15:paraIdParent="2CC4E555" w15:done="0"/>
  <w15:commentEx w15:paraId="5916AFD8" w15:done="0"/>
  <w15:commentEx w15:paraId="37EBE97E" w15:paraIdParent="5916AFD8" w15:done="0"/>
  <w15:commentEx w15:paraId="11C6229A" w15:done="0"/>
  <w15:commentEx w15:paraId="6F3A7BAB" w15:paraIdParent="11C6229A" w15:done="0"/>
  <w15:commentEx w15:paraId="6AF85C35" w15:done="0"/>
  <w15:commentEx w15:paraId="479F158C" w15:paraIdParent="6AF85C35" w15:done="0"/>
  <w15:commentEx w15:paraId="32752385" w15:done="0"/>
  <w15:commentEx w15:paraId="78FE4201" w15:paraIdParent="32752385" w15:done="0"/>
  <w15:commentEx w15:paraId="09BA1184" w15:done="0"/>
  <w15:commentEx w15:paraId="79B8F0D5" w15:paraIdParent="09BA1184" w15:done="0"/>
  <w15:commentEx w15:paraId="2294F044" w15:done="0"/>
  <w15:commentEx w15:paraId="6A17AED7" w15:paraIdParent="2294F044" w15:done="0"/>
  <w15:commentEx w15:paraId="06A6BB2F" w15:done="0"/>
  <w15:commentEx w15:paraId="71009F58" w15:paraIdParent="06A6BB2F" w15:done="0"/>
  <w15:commentEx w15:paraId="4F940730" w15:done="0"/>
  <w15:commentEx w15:paraId="11FE7D6A" w15:paraIdParent="4F940730" w15:done="0"/>
  <w15:commentEx w15:paraId="3EEEA250" w15:done="0"/>
  <w15:commentEx w15:paraId="59AA1CE4" w15:paraIdParent="3EEEA250" w15:done="0"/>
  <w15:commentEx w15:paraId="1C0C2356" w15:paraIdParent="3EEEA250" w15:done="0"/>
  <w15:commentEx w15:paraId="65EE9147" w15:paraIdParent="3EEEA250" w15:done="0"/>
  <w15:commentEx w15:paraId="4D6157D6" w15:paraIdParent="3EEEA250" w15:done="0"/>
  <w15:commentEx w15:paraId="63D5A12A" w15:done="0"/>
  <w15:commentEx w15:paraId="09207A3C" w15:paraIdParent="63D5A12A" w15:done="0"/>
  <w15:commentEx w15:paraId="53406A6C" w15:done="0"/>
  <w15:commentEx w15:paraId="4577350E" w15:paraIdParent="53406A6C" w15:done="0"/>
  <w15:commentEx w15:paraId="40CDF499" w15:done="0"/>
  <w15:commentEx w15:paraId="49055F5C" w15:paraIdParent="40CDF499" w15:done="0"/>
  <w15:commentEx w15:paraId="52B4CC19" w15:done="0"/>
  <w15:commentEx w15:paraId="0038597F" w15:paraIdParent="52B4CC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E0D9B6" w16cid:durableId="7E7760C2"/>
  <w16cid:commentId w16cid:paraId="50978F60" w16cid:durableId="6DF76200"/>
  <w16cid:commentId w16cid:paraId="203ED3E9" w16cid:durableId="2AF626A9"/>
  <w16cid:commentId w16cid:paraId="0E6872B4" w16cid:durableId="4B320636"/>
  <w16cid:commentId w16cid:paraId="3428D19A" w16cid:durableId="7350DA32"/>
  <w16cid:commentId w16cid:paraId="3C6B7722" w16cid:durableId="171A528B"/>
  <w16cid:commentId w16cid:paraId="4BD9D8C0" w16cid:durableId="7A87CF22"/>
  <w16cid:commentId w16cid:paraId="32F019EC" w16cid:durableId="76EEEC42"/>
  <w16cid:commentId w16cid:paraId="1951EEE8" w16cid:durableId="0FDCE9F2"/>
  <w16cid:commentId w16cid:paraId="607CB74D" w16cid:durableId="7DE7CF45"/>
  <w16cid:commentId w16cid:paraId="26B816A2" w16cid:durableId="0760E47B"/>
  <w16cid:commentId w16cid:paraId="6FAACC4F" w16cid:durableId="1C64698E"/>
  <w16cid:commentId w16cid:paraId="29389DF6" w16cid:durableId="1AA6FF02"/>
  <w16cid:commentId w16cid:paraId="672CB8EA" w16cid:durableId="5A6BA5C3"/>
  <w16cid:commentId w16cid:paraId="5C2138C6" w16cid:durableId="572ACA0B"/>
  <w16cid:commentId w16cid:paraId="13534238" w16cid:durableId="2444FBE8"/>
  <w16cid:commentId w16cid:paraId="2E628580" w16cid:durableId="05D0091A"/>
  <w16cid:commentId w16cid:paraId="4FD61570" w16cid:durableId="79393575"/>
  <w16cid:commentId w16cid:paraId="0802387B" w16cid:durableId="480861CB"/>
  <w16cid:commentId w16cid:paraId="135326C4" w16cid:durableId="113E2914"/>
  <w16cid:commentId w16cid:paraId="1D986D5B" w16cid:durableId="4C158B93"/>
  <w16cid:commentId w16cid:paraId="023E3B78" w16cid:durableId="0384CE18"/>
  <w16cid:commentId w16cid:paraId="14587875" w16cid:durableId="67242346"/>
  <w16cid:commentId w16cid:paraId="344D3C4B" w16cid:durableId="32490E9C"/>
  <w16cid:commentId w16cid:paraId="2CC4E555" w16cid:durableId="3F5B2561"/>
  <w16cid:commentId w16cid:paraId="49C4076B" w16cid:durableId="3578CC6A"/>
  <w16cid:commentId w16cid:paraId="5916AFD8" w16cid:durableId="59E05F20"/>
  <w16cid:commentId w16cid:paraId="37EBE97E" w16cid:durableId="2D503CC0"/>
  <w16cid:commentId w16cid:paraId="11C6229A" w16cid:durableId="2D0C77B9"/>
  <w16cid:commentId w16cid:paraId="6F3A7BAB" w16cid:durableId="3C7D81CC"/>
  <w16cid:commentId w16cid:paraId="6AF85C35" w16cid:durableId="244253EC"/>
  <w16cid:commentId w16cid:paraId="479F158C" w16cid:durableId="74F088AB"/>
  <w16cid:commentId w16cid:paraId="32752385" w16cid:durableId="3DD7BFAC"/>
  <w16cid:commentId w16cid:paraId="78FE4201" w16cid:durableId="25AD6BFD"/>
  <w16cid:commentId w16cid:paraId="09BA1184" w16cid:durableId="23F06D9F"/>
  <w16cid:commentId w16cid:paraId="79B8F0D5" w16cid:durableId="7FCB6F99"/>
  <w16cid:commentId w16cid:paraId="2294F044" w16cid:durableId="53448AD9"/>
  <w16cid:commentId w16cid:paraId="6A17AED7" w16cid:durableId="3F38106F"/>
  <w16cid:commentId w16cid:paraId="06A6BB2F" w16cid:durableId="2BAAC891"/>
  <w16cid:commentId w16cid:paraId="71009F58" w16cid:durableId="54BB2D32"/>
  <w16cid:commentId w16cid:paraId="4F940730" w16cid:durableId="2F658541"/>
  <w16cid:commentId w16cid:paraId="11FE7D6A" w16cid:durableId="6CDBACA0"/>
  <w16cid:commentId w16cid:paraId="3EEEA250" w16cid:durableId="782F1044"/>
  <w16cid:commentId w16cid:paraId="59AA1CE4" w16cid:durableId="4484ED93"/>
  <w16cid:commentId w16cid:paraId="1C0C2356" w16cid:durableId="13EAC804"/>
  <w16cid:commentId w16cid:paraId="65EE9147" w16cid:durableId="4AE62D81"/>
  <w16cid:commentId w16cid:paraId="4D6157D6" w16cid:durableId="0D1BA8FC"/>
  <w16cid:commentId w16cid:paraId="63D5A12A" w16cid:durableId="25CA87E3"/>
  <w16cid:commentId w16cid:paraId="09207A3C" w16cid:durableId="1459F739"/>
  <w16cid:commentId w16cid:paraId="53406A6C" w16cid:durableId="587597A8"/>
  <w16cid:commentId w16cid:paraId="4577350E" w16cid:durableId="728168A5"/>
  <w16cid:commentId w16cid:paraId="40CDF499" w16cid:durableId="45586B71"/>
  <w16cid:commentId w16cid:paraId="49055F5C" w16cid:durableId="791D2DD5"/>
  <w16cid:commentId w16cid:paraId="52B4CC19" w16cid:durableId="335514DC"/>
  <w16cid:commentId w16cid:paraId="0038597F" w16cid:durableId="02E3CFF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7798" w:rsidRDefault="004F7798" w14:paraId="1D8728A3" w14:textId="77777777">
      <w:pPr>
        <w:spacing w:line="240" w:lineRule="auto"/>
      </w:pPr>
      <w:r>
        <w:separator/>
      </w:r>
    </w:p>
  </w:endnote>
  <w:endnote w:type="continuationSeparator" w:id="0">
    <w:p w:rsidR="004F7798" w:rsidRDefault="004F7798" w14:paraId="4E9C4B56" w14:textId="77777777">
      <w:pPr>
        <w:spacing w:line="240" w:lineRule="auto"/>
      </w:pPr>
      <w:r>
        <w:continuationSeparator/>
      </w:r>
    </w:p>
  </w:endnote>
  <w:endnote w:type="continuationNotice" w:id="1">
    <w:p w:rsidR="004F7798" w:rsidRDefault="004F7798" w14:paraId="5817519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922044"/>
      <w:placeholder>
        <w:docPart w:val="DefaultPlaceholder_1081868574"/>
      </w:placeholder>
    </w:sdtPr>
    <w:sdtContent>
      <w:p w:rsidR="004F7798" w:rsidRDefault="004F7798" w14:paraId="05FD5C1A" w14:textId="7AD3F6A9">
        <w:pPr>
          <w:pStyle w:val="Footer"/>
          <w:jc w:val="center"/>
        </w:pPr>
        <w:r>
          <w:fldChar w:fldCharType="begin"/>
        </w:r>
        <w:r>
          <w:instrText xml:space="preserve"> PAGE   \* MERGEFORMAT </w:instrText>
        </w:r>
        <w:r>
          <w:fldChar w:fldCharType="separate"/>
        </w:r>
        <w:r w:rsidR="00EE6F18">
          <w:rPr>
            <w:noProof/>
          </w:rPr>
          <w:t>38</w:t>
        </w:r>
        <w:r>
          <w:fldChar w:fldCharType="end"/>
        </w:r>
      </w:p>
    </w:sdtContent>
  </w:sdt>
  <w:p w:rsidR="004F7798" w:rsidRDefault="004F7798" w14:paraId="1122E3C0"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7798" w:rsidRDefault="004F7798" w14:paraId="18CA32B6" w14:textId="77777777">
      <w:pPr>
        <w:spacing w:after="0"/>
      </w:pPr>
      <w:r>
        <w:separator/>
      </w:r>
    </w:p>
  </w:footnote>
  <w:footnote w:type="continuationSeparator" w:id="0">
    <w:p w:rsidR="004F7798" w:rsidRDefault="004F7798" w14:paraId="73A92B9F" w14:textId="77777777">
      <w:pPr>
        <w:spacing w:after="0"/>
      </w:pPr>
      <w:r>
        <w:continuationSeparator/>
      </w:r>
    </w:p>
  </w:footnote>
  <w:footnote w:type="continuationNotice" w:id="1">
    <w:p w:rsidR="004F7798" w:rsidRDefault="004F7798" w14:paraId="35430443" w14:textId="7777777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W w:w="0" w:type="auto"/>
      <w:tblLayout w:type="fixed"/>
      <w:tblLook w:val="04A0" w:firstRow="1" w:lastRow="0" w:firstColumn="1" w:lastColumn="0" w:noHBand="0" w:noVBand="1"/>
    </w:tblPr>
    <w:tblGrid>
      <w:gridCol w:w="3120"/>
      <w:gridCol w:w="3120"/>
      <w:gridCol w:w="3120"/>
    </w:tblGrid>
    <w:tr w:rsidR="004F7798" w14:paraId="649C3B3B" w14:textId="77777777">
      <w:trPr>
        <w:trHeight w:val="300"/>
      </w:trPr>
      <w:tc>
        <w:tcPr>
          <w:tcW w:w="3120" w:type="dxa"/>
        </w:tcPr>
        <w:p w:rsidR="004F7798" w:rsidRDefault="004F7798" w14:paraId="1A869850" w14:textId="77777777">
          <w:pPr>
            <w:pStyle w:val="Header"/>
            <w:ind w:left="-115"/>
          </w:pPr>
        </w:p>
      </w:tc>
      <w:tc>
        <w:tcPr>
          <w:tcW w:w="3120" w:type="dxa"/>
        </w:tcPr>
        <w:p w:rsidR="004F7798" w:rsidRDefault="004F7798" w14:paraId="46B12AEB" w14:textId="77777777">
          <w:pPr>
            <w:pStyle w:val="Header"/>
            <w:jc w:val="center"/>
          </w:pPr>
          <w:r>
            <w:rPr>
              <w:noProof/>
              <w:lang w:val="en-IN" w:eastAsia="en-IN"/>
            </w:rPr>
            <w:drawing>
              <wp:inline distT="0" distB="0" distL="0" distR="0" wp14:anchorId="487C9EA3" wp14:editId="07777777">
                <wp:extent cx="1838325" cy="405130"/>
                <wp:effectExtent l="0" t="0" r="0" b="0"/>
                <wp:docPr id="2034563085" name="Picture 203456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63085" name="Picture 203456308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38325" cy="405276"/>
                        </a:xfrm>
                        <a:prstGeom prst="rect">
                          <a:avLst/>
                        </a:prstGeom>
                      </pic:spPr>
                    </pic:pic>
                  </a:graphicData>
                </a:graphic>
              </wp:inline>
            </w:drawing>
          </w:r>
        </w:p>
      </w:tc>
      <w:tc>
        <w:tcPr>
          <w:tcW w:w="3120" w:type="dxa"/>
        </w:tcPr>
        <w:p w:rsidR="004F7798" w:rsidRDefault="004F7798" w14:paraId="502AA92C" w14:textId="77777777">
          <w:pPr>
            <w:pStyle w:val="Header"/>
            <w:ind w:right="-115"/>
            <w:jc w:val="right"/>
          </w:pPr>
        </w:p>
      </w:tc>
    </w:tr>
  </w:tbl>
  <w:p w:rsidR="004F7798" w:rsidRDefault="004F7798" w14:paraId="6FE0F329" w14:textId="777777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C9166"/>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1">
    <w:nsid w:val="02A50DFE"/>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2">
    <w:nsid w:val="02DB60FB"/>
    <w:multiLevelType w:val="multilevel"/>
    <w:tmpl w:val="02DB60FB"/>
    <w:lvl w:ilvl="0">
      <w:start w:val="1"/>
      <w:numFmt w:val="bullet"/>
      <w:lvlText w:val=""/>
      <w:lvlJc w:val="left"/>
      <w:pPr>
        <w:ind w:left="3510" w:hanging="360"/>
      </w:pPr>
      <w:rPr>
        <w:rFonts w:hint="default" w:ascii="Symbol" w:hAnsi="Symbol"/>
      </w:rPr>
    </w:lvl>
    <w:lvl w:ilvl="1">
      <w:start w:val="1"/>
      <w:numFmt w:val="bullet"/>
      <w:lvlText w:val="o"/>
      <w:lvlJc w:val="left"/>
      <w:pPr>
        <w:ind w:left="4230" w:hanging="360"/>
      </w:pPr>
      <w:rPr>
        <w:rFonts w:hint="default" w:ascii="Courier New" w:hAnsi="Courier New"/>
      </w:rPr>
    </w:lvl>
    <w:lvl w:ilvl="2">
      <w:start w:val="1"/>
      <w:numFmt w:val="bullet"/>
      <w:lvlText w:val=""/>
      <w:lvlJc w:val="left"/>
      <w:pPr>
        <w:ind w:left="4950" w:hanging="360"/>
      </w:pPr>
      <w:rPr>
        <w:rFonts w:hint="default" w:ascii="Wingdings" w:hAnsi="Wingdings"/>
      </w:rPr>
    </w:lvl>
    <w:lvl w:ilvl="3">
      <w:start w:val="1"/>
      <w:numFmt w:val="bullet"/>
      <w:lvlText w:val=""/>
      <w:lvlJc w:val="left"/>
      <w:pPr>
        <w:ind w:left="5670" w:hanging="360"/>
      </w:pPr>
      <w:rPr>
        <w:rFonts w:hint="default" w:ascii="Symbol" w:hAnsi="Symbol"/>
      </w:rPr>
    </w:lvl>
    <w:lvl w:ilvl="4">
      <w:start w:val="1"/>
      <w:numFmt w:val="bullet"/>
      <w:lvlText w:val="o"/>
      <w:lvlJc w:val="left"/>
      <w:pPr>
        <w:ind w:left="6390" w:hanging="360"/>
      </w:pPr>
      <w:rPr>
        <w:rFonts w:hint="default" w:ascii="Courier New" w:hAnsi="Courier New"/>
      </w:rPr>
    </w:lvl>
    <w:lvl w:ilvl="5">
      <w:start w:val="1"/>
      <w:numFmt w:val="bullet"/>
      <w:lvlText w:val=""/>
      <w:lvlJc w:val="left"/>
      <w:pPr>
        <w:ind w:left="7110" w:hanging="360"/>
      </w:pPr>
      <w:rPr>
        <w:rFonts w:hint="default" w:ascii="Wingdings" w:hAnsi="Wingdings"/>
      </w:rPr>
    </w:lvl>
    <w:lvl w:ilvl="6">
      <w:start w:val="1"/>
      <w:numFmt w:val="bullet"/>
      <w:lvlText w:val=""/>
      <w:lvlJc w:val="left"/>
      <w:pPr>
        <w:ind w:left="7830" w:hanging="360"/>
      </w:pPr>
      <w:rPr>
        <w:rFonts w:hint="default" w:ascii="Symbol" w:hAnsi="Symbol"/>
      </w:rPr>
    </w:lvl>
    <w:lvl w:ilvl="7">
      <w:start w:val="1"/>
      <w:numFmt w:val="bullet"/>
      <w:lvlText w:val="o"/>
      <w:lvlJc w:val="left"/>
      <w:pPr>
        <w:ind w:left="8550" w:hanging="360"/>
      </w:pPr>
      <w:rPr>
        <w:rFonts w:hint="default" w:ascii="Courier New" w:hAnsi="Courier New"/>
      </w:rPr>
    </w:lvl>
    <w:lvl w:ilvl="8">
      <w:start w:val="1"/>
      <w:numFmt w:val="bullet"/>
      <w:lvlText w:val=""/>
      <w:lvlJc w:val="left"/>
      <w:pPr>
        <w:ind w:left="9270" w:hanging="360"/>
      </w:pPr>
      <w:rPr>
        <w:rFonts w:hint="default" w:ascii="Wingdings" w:hAnsi="Wingdings"/>
      </w:rPr>
    </w:lvl>
  </w:abstractNum>
  <w:abstractNum w:abstractNumId="3">
    <w:nsid w:val="090C4FB3"/>
    <w:multiLevelType w:val="multilevel"/>
    <w:tmpl w:val="090C4FB3"/>
    <w:lvl w:ilvl="0">
      <w:start w:val="1"/>
      <w:numFmt w:val="bullet"/>
      <w:lvlText w:val=""/>
      <w:lvlJc w:val="left"/>
      <w:pPr>
        <w:ind w:left="1800" w:hanging="360"/>
      </w:pPr>
      <w:rPr>
        <w:rFonts w:hint="default" w:ascii="Symbol" w:hAnsi="Symbol"/>
      </w:rPr>
    </w:lvl>
    <w:lvl w:ilvl="1">
      <w:start w:val="1"/>
      <w:numFmt w:val="bullet"/>
      <w:lvlText w:val="o"/>
      <w:lvlJc w:val="left"/>
      <w:pPr>
        <w:ind w:left="2520" w:hanging="360"/>
      </w:pPr>
      <w:rPr>
        <w:rFonts w:hint="default" w:ascii="Courier New" w:hAnsi="Courier New" w:cs="Courier New"/>
      </w:rPr>
    </w:lvl>
    <w:lvl w:ilvl="2">
      <w:start w:val="1"/>
      <w:numFmt w:val="bullet"/>
      <w:lvlText w:val=""/>
      <w:lvlJc w:val="left"/>
      <w:pPr>
        <w:ind w:left="3240" w:hanging="360"/>
      </w:pPr>
      <w:rPr>
        <w:rFonts w:hint="default" w:ascii="Wingdings" w:hAnsi="Wingdings"/>
      </w:rPr>
    </w:lvl>
    <w:lvl w:ilvl="3">
      <w:start w:val="1"/>
      <w:numFmt w:val="bullet"/>
      <w:lvlText w:val=""/>
      <w:lvlJc w:val="left"/>
      <w:pPr>
        <w:ind w:left="3960" w:hanging="360"/>
      </w:pPr>
      <w:rPr>
        <w:rFonts w:hint="default" w:ascii="Symbol" w:hAnsi="Symbol"/>
      </w:rPr>
    </w:lvl>
    <w:lvl w:ilvl="4">
      <w:start w:val="1"/>
      <w:numFmt w:val="bullet"/>
      <w:lvlText w:val="o"/>
      <w:lvlJc w:val="left"/>
      <w:pPr>
        <w:ind w:left="4680" w:hanging="360"/>
      </w:pPr>
      <w:rPr>
        <w:rFonts w:hint="default" w:ascii="Courier New" w:hAnsi="Courier New" w:cs="Courier New"/>
      </w:rPr>
    </w:lvl>
    <w:lvl w:ilvl="5">
      <w:start w:val="1"/>
      <w:numFmt w:val="bullet"/>
      <w:lvlText w:val=""/>
      <w:lvlJc w:val="left"/>
      <w:pPr>
        <w:ind w:left="5400" w:hanging="360"/>
      </w:pPr>
      <w:rPr>
        <w:rFonts w:hint="default" w:ascii="Wingdings" w:hAnsi="Wingdings"/>
      </w:rPr>
    </w:lvl>
    <w:lvl w:ilvl="6">
      <w:start w:val="1"/>
      <w:numFmt w:val="bullet"/>
      <w:lvlText w:val=""/>
      <w:lvlJc w:val="left"/>
      <w:pPr>
        <w:ind w:left="6120" w:hanging="360"/>
      </w:pPr>
      <w:rPr>
        <w:rFonts w:hint="default" w:ascii="Symbol" w:hAnsi="Symbol"/>
      </w:rPr>
    </w:lvl>
    <w:lvl w:ilvl="7">
      <w:start w:val="1"/>
      <w:numFmt w:val="bullet"/>
      <w:lvlText w:val="o"/>
      <w:lvlJc w:val="left"/>
      <w:pPr>
        <w:ind w:left="6840" w:hanging="360"/>
      </w:pPr>
      <w:rPr>
        <w:rFonts w:hint="default" w:ascii="Courier New" w:hAnsi="Courier New" w:cs="Courier New"/>
      </w:rPr>
    </w:lvl>
    <w:lvl w:ilvl="8">
      <w:start w:val="1"/>
      <w:numFmt w:val="bullet"/>
      <w:lvlText w:val=""/>
      <w:lvlJc w:val="left"/>
      <w:pPr>
        <w:ind w:left="7560" w:hanging="360"/>
      </w:pPr>
      <w:rPr>
        <w:rFonts w:hint="default" w:ascii="Wingdings" w:hAnsi="Wingdings"/>
      </w:rPr>
    </w:lvl>
  </w:abstractNum>
  <w:abstractNum w:abstractNumId="4">
    <w:nsid w:val="0913152F"/>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5">
    <w:nsid w:val="09264B5C"/>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6">
    <w:nsid w:val="0FC00947"/>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7">
    <w:nsid w:val="123279DE"/>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8">
    <w:nsid w:val="159CC0BC"/>
    <w:multiLevelType w:val="multilevel"/>
    <w:tmpl w:val="159CC0BC"/>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9">
    <w:nsid w:val="15E8A407"/>
    <w:multiLevelType w:val="multilevel"/>
    <w:tmpl w:val="15E8A407"/>
    <w:lvl w:ilvl="0">
      <w:start w:val="1"/>
      <w:numFmt w:val="bullet"/>
      <w:lvlText w:val=""/>
      <w:lvlJc w:val="left"/>
      <w:pPr>
        <w:ind w:left="3240" w:hanging="360"/>
      </w:pPr>
      <w:rPr>
        <w:rFonts w:hint="default" w:ascii="Symbol" w:hAnsi="Symbol"/>
      </w:rPr>
    </w:lvl>
    <w:lvl w:ilvl="1">
      <w:start w:val="1"/>
      <w:numFmt w:val="bullet"/>
      <w:lvlText w:val="o"/>
      <w:lvlJc w:val="left"/>
      <w:pPr>
        <w:ind w:left="3960" w:hanging="360"/>
      </w:pPr>
      <w:rPr>
        <w:rFonts w:hint="default" w:ascii="Courier New" w:hAnsi="Courier New"/>
      </w:rPr>
    </w:lvl>
    <w:lvl w:ilvl="2">
      <w:start w:val="1"/>
      <w:numFmt w:val="bullet"/>
      <w:lvlText w:val=""/>
      <w:lvlJc w:val="left"/>
      <w:pPr>
        <w:ind w:left="4680" w:hanging="360"/>
      </w:pPr>
      <w:rPr>
        <w:rFonts w:hint="default" w:ascii="Wingdings" w:hAnsi="Wingdings"/>
      </w:rPr>
    </w:lvl>
    <w:lvl w:ilvl="3">
      <w:start w:val="1"/>
      <w:numFmt w:val="bullet"/>
      <w:lvlText w:val=""/>
      <w:lvlJc w:val="left"/>
      <w:pPr>
        <w:ind w:left="5400" w:hanging="360"/>
      </w:pPr>
      <w:rPr>
        <w:rFonts w:hint="default" w:ascii="Symbol" w:hAnsi="Symbol"/>
      </w:rPr>
    </w:lvl>
    <w:lvl w:ilvl="4">
      <w:start w:val="1"/>
      <w:numFmt w:val="bullet"/>
      <w:lvlText w:val="o"/>
      <w:lvlJc w:val="left"/>
      <w:pPr>
        <w:ind w:left="6120" w:hanging="360"/>
      </w:pPr>
      <w:rPr>
        <w:rFonts w:hint="default" w:ascii="Courier New" w:hAnsi="Courier New"/>
      </w:rPr>
    </w:lvl>
    <w:lvl w:ilvl="5">
      <w:start w:val="1"/>
      <w:numFmt w:val="bullet"/>
      <w:lvlText w:val=""/>
      <w:lvlJc w:val="left"/>
      <w:pPr>
        <w:ind w:left="6840" w:hanging="360"/>
      </w:pPr>
      <w:rPr>
        <w:rFonts w:hint="default" w:ascii="Wingdings" w:hAnsi="Wingdings"/>
      </w:rPr>
    </w:lvl>
    <w:lvl w:ilvl="6">
      <w:start w:val="1"/>
      <w:numFmt w:val="bullet"/>
      <w:lvlText w:val=""/>
      <w:lvlJc w:val="left"/>
      <w:pPr>
        <w:ind w:left="7560" w:hanging="360"/>
      </w:pPr>
      <w:rPr>
        <w:rFonts w:hint="default" w:ascii="Symbol" w:hAnsi="Symbol"/>
      </w:rPr>
    </w:lvl>
    <w:lvl w:ilvl="7">
      <w:start w:val="1"/>
      <w:numFmt w:val="bullet"/>
      <w:lvlText w:val="o"/>
      <w:lvlJc w:val="left"/>
      <w:pPr>
        <w:ind w:left="8280" w:hanging="360"/>
      </w:pPr>
      <w:rPr>
        <w:rFonts w:hint="default" w:ascii="Courier New" w:hAnsi="Courier New"/>
      </w:rPr>
    </w:lvl>
    <w:lvl w:ilvl="8">
      <w:start w:val="1"/>
      <w:numFmt w:val="bullet"/>
      <w:lvlText w:val=""/>
      <w:lvlJc w:val="left"/>
      <w:pPr>
        <w:ind w:left="9000" w:hanging="360"/>
      </w:pPr>
      <w:rPr>
        <w:rFonts w:hint="default" w:ascii="Wingdings" w:hAnsi="Wingdings"/>
      </w:rPr>
    </w:lvl>
  </w:abstractNum>
  <w:abstractNum w:abstractNumId="10">
    <w:nsid w:val="16A72E3E"/>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2520" w:hanging="360"/>
      </w:pPr>
      <w:rPr>
        <w:rFonts w:hint="default" w:ascii="Courier New" w:hAnsi="Courier New"/>
      </w:rPr>
    </w:lvl>
    <w:lvl w:ilvl="2">
      <w:start w:val="1"/>
      <w:numFmt w:val="bullet"/>
      <w:lvlText w:val=""/>
      <w:lvlJc w:val="left"/>
      <w:pPr>
        <w:ind w:left="3240" w:hanging="360"/>
      </w:pPr>
      <w:rPr>
        <w:rFonts w:hint="default" w:ascii="Wingdings" w:hAnsi="Wingdings"/>
      </w:rPr>
    </w:lvl>
    <w:lvl w:ilvl="3">
      <w:start w:val="1"/>
      <w:numFmt w:val="bullet"/>
      <w:lvlText w:val=""/>
      <w:lvlJc w:val="left"/>
      <w:pPr>
        <w:ind w:left="3960" w:hanging="360"/>
      </w:pPr>
      <w:rPr>
        <w:rFonts w:hint="default" w:ascii="Symbol" w:hAnsi="Symbol"/>
      </w:rPr>
    </w:lvl>
    <w:lvl w:ilvl="4">
      <w:start w:val="1"/>
      <w:numFmt w:val="bullet"/>
      <w:lvlText w:val="o"/>
      <w:lvlJc w:val="left"/>
      <w:pPr>
        <w:ind w:left="4680" w:hanging="360"/>
      </w:pPr>
      <w:rPr>
        <w:rFonts w:hint="default" w:ascii="Courier New" w:hAnsi="Courier New"/>
      </w:rPr>
    </w:lvl>
    <w:lvl w:ilvl="5">
      <w:start w:val="1"/>
      <w:numFmt w:val="bullet"/>
      <w:lvlText w:val=""/>
      <w:lvlJc w:val="left"/>
      <w:pPr>
        <w:ind w:left="5400" w:hanging="360"/>
      </w:pPr>
      <w:rPr>
        <w:rFonts w:hint="default" w:ascii="Wingdings" w:hAnsi="Wingdings"/>
      </w:rPr>
    </w:lvl>
    <w:lvl w:ilvl="6">
      <w:start w:val="1"/>
      <w:numFmt w:val="bullet"/>
      <w:lvlText w:val=""/>
      <w:lvlJc w:val="left"/>
      <w:pPr>
        <w:ind w:left="6120" w:hanging="360"/>
      </w:pPr>
      <w:rPr>
        <w:rFonts w:hint="default" w:ascii="Symbol" w:hAnsi="Symbol"/>
      </w:rPr>
    </w:lvl>
    <w:lvl w:ilvl="7">
      <w:start w:val="1"/>
      <w:numFmt w:val="bullet"/>
      <w:lvlText w:val="o"/>
      <w:lvlJc w:val="left"/>
      <w:pPr>
        <w:ind w:left="6840" w:hanging="360"/>
      </w:pPr>
      <w:rPr>
        <w:rFonts w:hint="default" w:ascii="Courier New" w:hAnsi="Courier New"/>
      </w:rPr>
    </w:lvl>
    <w:lvl w:ilvl="8">
      <w:start w:val="1"/>
      <w:numFmt w:val="bullet"/>
      <w:lvlText w:val=""/>
      <w:lvlJc w:val="left"/>
      <w:pPr>
        <w:ind w:left="7560" w:hanging="360"/>
      </w:pPr>
      <w:rPr>
        <w:rFonts w:hint="default" w:ascii="Wingdings" w:hAnsi="Wingdings"/>
      </w:rPr>
    </w:lvl>
  </w:abstractNum>
  <w:abstractNum w:abstractNumId="11">
    <w:nsid w:val="18953E41"/>
    <w:multiLevelType w:val="multilevel"/>
    <w:tmpl w:val="18953E41"/>
    <w:lvl w:ilvl="0">
      <w:start w:val="1"/>
      <w:numFmt w:val="bullet"/>
      <w:lvlText w:val=""/>
      <w:lvlJc w:val="left"/>
      <w:pPr>
        <w:ind w:left="1800" w:hanging="360"/>
      </w:pPr>
      <w:rPr>
        <w:rFonts w:hint="default" w:ascii="Symbol" w:hAnsi="Symbol"/>
      </w:rPr>
    </w:lvl>
    <w:lvl w:ilvl="1">
      <w:start w:val="1"/>
      <w:numFmt w:val="bullet"/>
      <w:lvlText w:val="o"/>
      <w:lvlJc w:val="left"/>
      <w:pPr>
        <w:ind w:left="2520" w:hanging="360"/>
      </w:pPr>
      <w:rPr>
        <w:rFonts w:hint="default" w:ascii="Courier New" w:hAnsi="Courier New" w:cs="Courier New"/>
      </w:rPr>
    </w:lvl>
    <w:lvl w:ilvl="2">
      <w:start w:val="1"/>
      <w:numFmt w:val="bullet"/>
      <w:lvlText w:val=""/>
      <w:lvlJc w:val="left"/>
      <w:pPr>
        <w:ind w:left="3240" w:hanging="360"/>
      </w:pPr>
      <w:rPr>
        <w:rFonts w:hint="default" w:ascii="Wingdings" w:hAnsi="Wingdings"/>
      </w:rPr>
    </w:lvl>
    <w:lvl w:ilvl="3">
      <w:start w:val="1"/>
      <w:numFmt w:val="bullet"/>
      <w:lvlText w:val=""/>
      <w:lvlJc w:val="left"/>
      <w:pPr>
        <w:ind w:left="3960" w:hanging="360"/>
      </w:pPr>
      <w:rPr>
        <w:rFonts w:hint="default" w:ascii="Symbol" w:hAnsi="Symbol"/>
      </w:rPr>
    </w:lvl>
    <w:lvl w:ilvl="4">
      <w:start w:val="1"/>
      <w:numFmt w:val="bullet"/>
      <w:lvlText w:val="o"/>
      <w:lvlJc w:val="left"/>
      <w:pPr>
        <w:ind w:left="4680" w:hanging="360"/>
      </w:pPr>
      <w:rPr>
        <w:rFonts w:hint="default" w:ascii="Courier New" w:hAnsi="Courier New" w:cs="Courier New"/>
      </w:rPr>
    </w:lvl>
    <w:lvl w:ilvl="5">
      <w:start w:val="1"/>
      <w:numFmt w:val="bullet"/>
      <w:lvlText w:val=""/>
      <w:lvlJc w:val="left"/>
      <w:pPr>
        <w:ind w:left="5400" w:hanging="360"/>
      </w:pPr>
      <w:rPr>
        <w:rFonts w:hint="default" w:ascii="Wingdings" w:hAnsi="Wingdings"/>
      </w:rPr>
    </w:lvl>
    <w:lvl w:ilvl="6">
      <w:start w:val="1"/>
      <w:numFmt w:val="bullet"/>
      <w:lvlText w:val=""/>
      <w:lvlJc w:val="left"/>
      <w:pPr>
        <w:ind w:left="6120" w:hanging="360"/>
      </w:pPr>
      <w:rPr>
        <w:rFonts w:hint="default" w:ascii="Symbol" w:hAnsi="Symbol"/>
      </w:rPr>
    </w:lvl>
    <w:lvl w:ilvl="7">
      <w:start w:val="1"/>
      <w:numFmt w:val="bullet"/>
      <w:lvlText w:val="o"/>
      <w:lvlJc w:val="left"/>
      <w:pPr>
        <w:ind w:left="6840" w:hanging="360"/>
      </w:pPr>
      <w:rPr>
        <w:rFonts w:hint="default" w:ascii="Courier New" w:hAnsi="Courier New" w:cs="Courier New"/>
      </w:rPr>
    </w:lvl>
    <w:lvl w:ilvl="8">
      <w:start w:val="1"/>
      <w:numFmt w:val="bullet"/>
      <w:lvlText w:val=""/>
      <w:lvlJc w:val="left"/>
      <w:pPr>
        <w:ind w:left="7560" w:hanging="360"/>
      </w:pPr>
      <w:rPr>
        <w:rFonts w:hint="default" w:ascii="Wingdings" w:hAnsi="Wingdings"/>
      </w:rPr>
    </w:lvl>
  </w:abstractNum>
  <w:abstractNum w:abstractNumId="12">
    <w:nsid w:val="1AB6ABAA"/>
    <w:multiLevelType w:val="multilevel"/>
    <w:tmpl w:val="1AB6ABAA"/>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Symbol" w:hAnsi="Symbol"/>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13">
    <w:nsid w:val="20712951"/>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2520" w:hanging="360"/>
      </w:pPr>
      <w:rPr>
        <w:rFonts w:hint="default" w:ascii="Courier New" w:hAnsi="Courier New"/>
      </w:rPr>
    </w:lvl>
    <w:lvl w:ilvl="2">
      <w:start w:val="1"/>
      <w:numFmt w:val="bullet"/>
      <w:lvlText w:val=""/>
      <w:lvlJc w:val="left"/>
      <w:pPr>
        <w:ind w:left="3240" w:hanging="360"/>
      </w:pPr>
      <w:rPr>
        <w:rFonts w:hint="default" w:ascii="Wingdings" w:hAnsi="Wingdings"/>
      </w:rPr>
    </w:lvl>
    <w:lvl w:ilvl="3">
      <w:start w:val="1"/>
      <w:numFmt w:val="bullet"/>
      <w:lvlText w:val=""/>
      <w:lvlJc w:val="left"/>
      <w:pPr>
        <w:ind w:left="3960" w:hanging="360"/>
      </w:pPr>
      <w:rPr>
        <w:rFonts w:hint="default" w:ascii="Symbol" w:hAnsi="Symbol"/>
      </w:rPr>
    </w:lvl>
    <w:lvl w:ilvl="4">
      <w:start w:val="1"/>
      <w:numFmt w:val="bullet"/>
      <w:lvlText w:val="o"/>
      <w:lvlJc w:val="left"/>
      <w:pPr>
        <w:ind w:left="4680" w:hanging="360"/>
      </w:pPr>
      <w:rPr>
        <w:rFonts w:hint="default" w:ascii="Courier New" w:hAnsi="Courier New"/>
      </w:rPr>
    </w:lvl>
    <w:lvl w:ilvl="5">
      <w:start w:val="1"/>
      <w:numFmt w:val="bullet"/>
      <w:lvlText w:val=""/>
      <w:lvlJc w:val="left"/>
      <w:pPr>
        <w:ind w:left="5400" w:hanging="360"/>
      </w:pPr>
      <w:rPr>
        <w:rFonts w:hint="default" w:ascii="Wingdings" w:hAnsi="Wingdings"/>
      </w:rPr>
    </w:lvl>
    <w:lvl w:ilvl="6">
      <w:start w:val="1"/>
      <w:numFmt w:val="bullet"/>
      <w:lvlText w:val=""/>
      <w:lvlJc w:val="left"/>
      <w:pPr>
        <w:ind w:left="6120" w:hanging="360"/>
      </w:pPr>
      <w:rPr>
        <w:rFonts w:hint="default" w:ascii="Symbol" w:hAnsi="Symbol"/>
      </w:rPr>
    </w:lvl>
    <w:lvl w:ilvl="7">
      <w:start w:val="1"/>
      <w:numFmt w:val="bullet"/>
      <w:lvlText w:val="o"/>
      <w:lvlJc w:val="left"/>
      <w:pPr>
        <w:ind w:left="6840" w:hanging="360"/>
      </w:pPr>
      <w:rPr>
        <w:rFonts w:hint="default" w:ascii="Courier New" w:hAnsi="Courier New"/>
      </w:rPr>
    </w:lvl>
    <w:lvl w:ilvl="8">
      <w:start w:val="1"/>
      <w:numFmt w:val="bullet"/>
      <w:lvlText w:val=""/>
      <w:lvlJc w:val="left"/>
      <w:pPr>
        <w:ind w:left="7560" w:hanging="360"/>
      </w:pPr>
      <w:rPr>
        <w:rFonts w:hint="default" w:ascii="Wingdings" w:hAnsi="Wingdings"/>
      </w:rPr>
    </w:lvl>
  </w:abstractNum>
  <w:abstractNum w:abstractNumId="14">
    <w:nsid w:val="20E77723"/>
    <w:multiLevelType w:val="multilevel"/>
    <w:tmpl w:val="20E77723"/>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nsid w:val="21B68E37"/>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16">
    <w:nsid w:val="21E424FB"/>
    <w:multiLevelType w:val="multilevel"/>
    <w:tmpl w:val="21E424FB"/>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17">
    <w:nsid w:val="2D33398B"/>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18">
    <w:nsid w:val="3120B1B1"/>
    <w:multiLevelType w:val="multilevel"/>
    <w:tmpl w:val="3120B1B1"/>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9">
    <w:nsid w:val="3167F195"/>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20">
    <w:nsid w:val="34903893"/>
    <w:multiLevelType w:val="multilevel"/>
    <w:tmpl w:val="34903893"/>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nsid w:val="35086217"/>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22">
    <w:nsid w:val="3855F271"/>
    <w:multiLevelType w:val="multilevel"/>
    <w:tmpl w:val="3855F271"/>
    <w:lvl w:ilvl="0">
      <w:start w:val="1"/>
      <w:numFmt w:val="bullet"/>
      <w:lvlText w:val=""/>
      <w:lvlJc w:val="left"/>
      <w:pPr>
        <w:ind w:left="2160" w:hanging="360"/>
      </w:pPr>
      <w:rPr>
        <w:rFonts w:hint="default" w:ascii="Symbol" w:hAnsi="Symbol"/>
      </w:rPr>
    </w:lvl>
    <w:lvl w:ilvl="1">
      <w:start w:val="1"/>
      <w:numFmt w:val="bullet"/>
      <w:lvlText w:val="o"/>
      <w:lvlJc w:val="left"/>
      <w:pPr>
        <w:ind w:left="2880" w:hanging="360"/>
      </w:pPr>
      <w:rPr>
        <w:rFonts w:hint="default" w:ascii="Courier New" w:hAnsi="Courier New"/>
      </w:rPr>
    </w:lvl>
    <w:lvl w:ilvl="2">
      <w:start w:val="1"/>
      <w:numFmt w:val="bullet"/>
      <w:lvlText w:val=""/>
      <w:lvlJc w:val="left"/>
      <w:pPr>
        <w:ind w:left="3600" w:hanging="360"/>
      </w:pPr>
      <w:rPr>
        <w:rFonts w:hint="default" w:ascii="Wingdings" w:hAnsi="Wingdings"/>
      </w:rPr>
    </w:lvl>
    <w:lvl w:ilvl="3">
      <w:start w:val="1"/>
      <w:numFmt w:val="bullet"/>
      <w:lvlText w:val=""/>
      <w:lvlJc w:val="left"/>
      <w:pPr>
        <w:ind w:left="4320" w:hanging="360"/>
      </w:pPr>
      <w:rPr>
        <w:rFonts w:hint="default" w:ascii="Symbol" w:hAnsi="Symbol"/>
      </w:rPr>
    </w:lvl>
    <w:lvl w:ilvl="4">
      <w:start w:val="1"/>
      <w:numFmt w:val="bullet"/>
      <w:lvlText w:val="o"/>
      <w:lvlJc w:val="left"/>
      <w:pPr>
        <w:ind w:left="5040" w:hanging="360"/>
      </w:pPr>
      <w:rPr>
        <w:rFonts w:hint="default" w:ascii="Courier New" w:hAnsi="Courier New"/>
      </w:rPr>
    </w:lvl>
    <w:lvl w:ilvl="5">
      <w:start w:val="1"/>
      <w:numFmt w:val="bullet"/>
      <w:lvlText w:val=""/>
      <w:lvlJc w:val="left"/>
      <w:pPr>
        <w:ind w:left="5760" w:hanging="360"/>
      </w:pPr>
      <w:rPr>
        <w:rFonts w:hint="default" w:ascii="Wingdings" w:hAnsi="Wingdings"/>
      </w:rPr>
    </w:lvl>
    <w:lvl w:ilvl="6">
      <w:start w:val="1"/>
      <w:numFmt w:val="bullet"/>
      <w:lvlText w:val=""/>
      <w:lvlJc w:val="left"/>
      <w:pPr>
        <w:ind w:left="6480" w:hanging="360"/>
      </w:pPr>
      <w:rPr>
        <w:rFonts w:hint="default" w:ascii="Symbol" w:hAnsi="Symbol"/>
      </w:rPr>
    </w:lvl>
    <w:lvl w:ilvl="7">
      <w:start w:val="1"/>
      <w:numFmt w:val="bullet"/>
      <w:lvlText w:val="o"/>
      <w:lvlJc w:val="left"/>
      <w:pPr>
        <w:ind w:left="7200" w:hanging="360"/>
      </w:pPr>
      <w:rPr>
        <w:rFonts w:hint="default" w:ascii="Courier New" w:hAnsi="Courier New"/>
      </w:rPr>
    </w:lvl>
    <w:lvl w:ilvl="8">
      <w:start w:val="1"/>
      <w:numFmt w:val="bullet"/>
      <w:lvlText w:val=""/>
      <w:lvlJc w:val="left"/>
      <w:pPr>
        <w:ind w:left="7920" w:hanging="360"/>
      </w:pPr>
      <w:rPr>
        <w:rFonts w:hint="default" w:ascii="Wingdings" w:hAnsi="Wingdings"/>
      </w:rPr>
    </w:lvl>
  </w:abstractNum>
  <w:abstractNum w:abstractNumId="23">
    <w:nsid w:val="38942FD0"/>
    <w:multiLevelType w:val="multilevel"/>
    <w:tmpl w:val="38942FD0"/>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24">
    <w:nsid w:val="39006DAE"/>
    <w:multiLevelType w:val="multilevel"/>
    <w:tmpl w:val="39006DAE"/>
    <w:lvl w:ilvl="0">
      <w:start w:val="1"/>
      <w:numFmt w:val="bullet"/>
      <w:lvlText w:val=""/>
      <w:lvlJc w:val="left"/>
      <w:pPr>
        <w:ind w:left="3600" w:hanging="360"/>
      </w:pPr>
      <w:rPr>
        <w:rFonts w:hint="default" w:ascii="Symbol" w:hAnsi="Symbol"/>
      </w:rPr>
    </w:lvl>
    <w:lvl w:ilvl="1">
      <w:start w:val="1"/>
      <w:numFmt w:val="bullet"/>
      <w:lvlText w:val="o"/>
      <w:lvlJc w:val="left"/>
      <w:pPr>
        <w:ind w:left="4320" w:hanging="360"/>
      </w:pPr>
      <w:rPr>
        <w:rFonts w:hint="default" w:ascii="Courier New" w:hAnsi="Courier New"/>
      </w:rPr>
    </w:lvl>
    <w:lvl w:ilvl="2">
      <w:start w:val="1"/>
      <w:numFmt w:val="bullet"/>
      <w:lvlText w:val=""/>
      <w:lvlJc w:val="left"/>
      <w:pPr>
        <w:ind w:left="5040" w:hanging="360"/>
      </w:pPr>
      <w:rPr>
        <w:rFonts w:hint="default" w:ascii="Wingdings" w:hAnsi="Wingdings"/>
      </w:rPr>
    </w:lvl>
    <w:lvl w:ilvl="3">
      <w:start w:val="1"/>
      <w:numFmt w:val="bullet"/>
      <w:lvlText w:val=""/>
      <w:lvlJc w:val="left"/>
      <w:pPr>
        <w:ind w:left="5760" w:hanging="360"/>
      </w:pPr>
      <w:rPr>
        <w:rFonts w:hint="default" w:ascii="Symbol" w:hAnsi="Symbol"/>
      </w:rPr>
    </w:lvl>
    <w:lvl w:ilvl="4">
      <w:start w:val="1"/>
      <w:numFmt w:val="bullet"/>
      <w:lvlText w:val="o"/>
      <w:lvlJc w:val="left"/>
      <w:pPr>
        <w:ind w:left="6480" w:hanging="360"/>
      </w:pPr>
      <w:rPr>
        <w:rFonts w:hint="default" w:ascii="Courier New" w:hAnsi="Courier New"/>
      </w:rPr>
    </w:lvl>
    <w:lvl w:ilvl="5">
      <w:start w:val="1"/>
      <w:numFmt w:val="bullet"/>
      <w:lvlText w:val=""/>
      <w:lvlJc w:val="left"/>
      <w:pPr>
        <w:ind w:left="7200" w:hanging="360"/>
      </w:pPr>
      <w:rPr>
        <w:rFonts w:hint="default" w:ascii="Wingdings" w:hAnsi="Wingdings"/>
      </w:rPr>
    </w:lvl>
    <w:lvl w:ilvl="6">
      <w:start w:val="1"/>
      <w:numFmt w:val="bullet"/>
      <w:lvlText w:val=""/>
      <w:lvlJc w:val="left"/>
      <w:pPr>
        <w:ind w:left="7920" w:hanging="360"/>
      </w:pPr>
      <w:rPr>
        <w:rFonts w:hint="default" w:ascii="Symbol" w:hAnsi="Symbol"/>
      </w:rPr>
    </w:lvl>
    <w:lvl w:ilvl="7">
      <w:start w:val="1"/>
      <w:numFmt w:val="bullet"/>
      <w:lvlText w:val="o"/>
      <w:lvlJc w:val="left"/>
      <w:pPr>
        <w:ind w:left="8640" w:hanging="360"/>
      </w:pPr>
      <w:rPr>
        <w:rFonts w:hint="default" w:ascii="Courier New" w:hAnsi="Courier New"/>
      </w:rPr>
    </w:lvl>
    <w:lvl w:ilvl="8">
      <w:start w:val="1"/>
      <w:numFmt w:val="bullet"/>
      <w:lvlText w:val=""/>
      <w:lvlJc w:val="left"/>
      <w:pPr>
        <w:ind w:left="9360" w:hanging="360"/>
      </w:pPr>
      <w:rPr>
        <w:rFonts w:hint="default" w:ascii="Wingdings" w:hAnsi="Wingdings"/>
      </w:rPr>
    </w:lvl>
  </w:abstractNum>
  <w:abstractNum w:abstractNumId="25">
    <w:nsid w:val="395A748C"/>
    <w:multiLevelType w:val="multilevel"/>
    <w:tmpl w:val="FFFFFFFF"/>
    <w:lvl w:ilvl="0">
      <w:start w:val="9"/>
      <w:numFmt w:val="decimal"/>
      <w:lvlText w:val="%1"/>
      <w:lvlJc w:val="left"/>
      <w:pPr>
        <w:ind w:left="72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nsid w:val="3B44DC45"/>
    <w:multiLevelType w:val="multilevel"/>
    <w:tmpl w:val="3B44DC45"/>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nsid w:val="3F5F0D2F"/>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28">
    <w:nsid w:val="40F96895"/>
    <w:multiLevelType w:val="multilevel"/>
    <w:tmpl w:val="40F968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9BF5425"/>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2520" w:hanging="360"/>
      </w:pPr>
      <w:rPr>
        <w:rFonts w:hint="default" w:ascii="Courier New" w:hAnsi="Courier New"/>
      </w:rPr>
    </w:lvl>
    <w:lvl w:ilvl="2">
      <w:start w:val="1"/>
      <w:numFmt w:val="bullet"/>
      <w:lvlText w:val=""/>
      <w:lvlJc w:val="left"/>
      <w:pPr>
        <w:ind w:left="3240" w:hanging="360"/>
      </w:pPr>
      <w:rPr>
        <w:rFonts w:hint="default" w:ascii="Wingdings" w:hAnsi="Wingdings"/>
      </w:rPr>
    </w:lvl>
    <w:lvl w:ilvl="3">
      <w:start w:val="1"/>
      <w:numFmt w:val="bullet"/>
      <w:lvlText w:val=""/>
      <w:lvlJc w:val="left"/>
      <w:pPr>
        <w:ind w:left="3960" w:hanging="360"/>
      </w:pPr>
      <w:rPr>
        <w:rFonts w:hint="default" w:ascii="Symbol" w:hAnsi="Symbol"/>
      </w:rPr>
    </w:lvl>
    <w:lvl w:ilvl="4">
      <w:start w:val="1"/>
      <w:numFmt w:val="bullet"/>
      <w:lvlText w:val="o"/>
      <w:lvlJc w:val="left"/>
      <w:pPr>
        <w:ind w:left="4680" w:hanging="360"/>
      </w:pPr>
      <w:rPr>
        <w:rFonts w:hint="default" w:ascii="Courier New" w:hAnsi="Courier New"/>
      </w:rPr>
    </w:lvl>
    <w:lvl w:ilvl="5">
      <w:start w:val="1"/>
      <w:numFmt w:val="bullet"/>
      <w:lvlText w:val=""/>
      <w:lvlJc w:val="left"/>
      <w:pPr>
        <w:ind w:left="5400" w:hanging="360"/>
      </w:pPr>
      <w:rPr>
        <w:rFonts w:hint="default" w:ascii="Wingdings" w:hAnsi="Wingdings"/>
      </w:rPr>
    </w:lvl>
    <w:lvl w:ilvl="6">
      <w:start w:val="1"/>
      <w:numFmt w:val="bullet"/>
      <w:lvlText w:val=""/>
      <w:lvlJc w:val="left"/>
      <w:pPr>
        <w:ind w:left="6120" w:hanging="360"/>
      </w:pPr>
      <w:rPr>
        <w:rFonts w:hint="default" w:ascii="Symbol" w:hAnsi="Symbol"/>
      </w:rPr>
    </w:lvl>
    <w:lvl w:ilvl="7">
      <w:start w:val="1"/>
      <w:numFmt w:val="bullet"/>
      <w:lvlText w:val="o"/>
      <w:lvlJc w:val="left"/>
      <w:pPr>
        <w:ind w:left="6840" w:hanging="360"/>
      </w:pPr>
      <w:rPr>
        <w:rFonts w:hint="default" w:ascii="Courier New" w:hAnsi="Courier New"/>
      </w:rPr>
    </w:lvl>
    <w:lvl w:ilvl="8">
      <w:start w:val="1"/>
      <w:numFmt w:val="bullet"/>
      <w:lvlText w:val=""/>
      <w:lvlJc w:val="left"/>
      <w:pPr>
        <w:ind w:left="7560" w:hanging="360"/>
      </w:pPr>
      <w:rPr>
        <w:rFonts w:hint="default" w:ascii="Wingdings" w:hAnsi="Wingdings"/>
      </w:rPr>
    </w:lvl>
  </w:abstractNum>
  <w:abstractNum w:abstractNumId="30">
    <w:nsid w:val="4F192C14"/>
    <w:multiLevelType w:val="multilevel"/>
    <w:tmpl w:val="4F192C14"/>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4F495C15"/>
    <w:multiLevelType w:val="multilevel"/>
    <w:tmpl w:val="4F495C15"/>
    <w:lvl w:ilvl="0">
      <w:start w:val="1"/>
      <w:numFmt w:val="bullet"/>
      <w:lvlText w:val=""/>
      <w:lvlJc w:val="left"/>
      <w:pPr>
        <w:ind w:left="2880" w:hanging="360"/>
      </w:pPr>
      <w:rPr>
        <w:rFonts w:hint="default" w:ascii="Symbol" w:hAnsi="Symbol"/>
      </w:rPr>
    </w:lvl>
    <w:lvl w:ilvl="1">
      <w:start w:val="1"/>
      <w:numFmt w:val="bullet"/>
      <w:lvlText w:val="o"/>
      <w:lvlJc w:val="left"/>
      <w:pPr>
        <w:ind w:left="3600" w:hanging="360"/>
      </w:pPr>
      <w:rPr>
        <w:rFonts w:hint="default" w:ascii="Courier New" w:hAnsi="Courier New" w:cs="Courier New"/>
      </w:rPr>
    </w:lvl>
    <w:lvl w:ilvl="2">
      <w:start w:val="1"/>
      <w:numFmt w:val="bullet"/>
      <w:lvlText w:val=""/>
      <w:lvlJc w:val="left"/>
      <w:pPr>
        <w:ind w:left="4320" w:hanging="360"/>
      </w:pPr>
      <w:rPr>
        <w:rFonts w:hint="default" w:ascii="Wingdings" w:hAnsi="Wingdings"/>
      </w:rPr>
    </w:lvl>
    <w:lvl w:ilvl="3">
      <w:start w:val="1"/>
      <w:numFmt w:val="bullet"/>
      <w:lvlText w:val=""/>
      <w:lvlJc w:val="left"/>
      <w:pPr>
        <w:ind w:left="5040" w:hanging="360"/>
      </w:pPr>
      <w:rPr>
        <w:rFonts w:hint="default" w:ascii="Symbol" w:hAnsi="Symbol"/>
      </w:rPr>
    </w:lvl>
    <w:lvl w:ilvl="4">
      <w:start w:val="1"/>
      <w:numFmt w:val="bullet"/>
      <w:lvlText w:val="o"/>
      <w:lvlJc w:val="left"/>
      <w:pPr>
        <w:ind w:left="5760" w:hanging="360"/>
      </w:pPr>
      <w:rPr>
        <w:rFonts w:hint="default" w:ascii="Courier New" w:hAnsi="Courier New" w:cs="Courier New"/>
      </w:rPr>
    </w:lvl>
    <w:lvl w:ilvl="5">
      <w:start w:val="1"/>
      <w:numFmt w:val="bullet"/>
      <w:lvlText w:val=""/>
      <w:lvlJc w:val="left"/>
      <w:pPr>
        <w:ind w:left="6480" w:hanging="360"/>
      </w:pPr>
      <w:rPr>
        <w:rFonts w:hint="default" w:ascii="Wingdings" w:hAnsi="Wingdings"/>
      </w:rPr>
    </w:lvl>
    <w:lvl w:ilvl="6">
      <w:start w:val="1"/>
      <w:numFmt w:val="bullet"/>
      <w:lvlText w:val=""/>
      <w:lvlJc w:val="left"/>
      <w:pPr>
        <w:ind w:left="7200" w:hanging="360"/>
      </w:pPr>
      <w:rPr>
        <w:rFonts w:hint="default" w:ascii="Symbol" w:hAnsi="Symbol"/>
      </w:rPr>
    </w:lvl>
    <w:lvl w:ilvl="7">
      <w:start w:val="1"/>
      <w:numFmt w:val="bullet"/>
      <w:lvlText w:val="o"/>
      <w:lvlJc w:val="left"/>
      <w:pPr>
        <w:ind w:left="7920" w:hanging="360"/>
      </w:pPr>
      <w:rPr>
        <w:rFonts w:hint="default" w:ascii="Courier New" w:hAnsi="Courier New" w:cs="Courier New"/>
      </w:rPr>
    </w:lvl>
    <w:lvl w:ilvl="8">
      <w:start w:val="1"/>
      <w:numFmt w:val="bullet"/>
      <w:lvlText w:val=""/>
      <w:lvlJc w:val="left"/>
      <w:pPr>
        <w:ind w:left="8640" w:hanging="360"/>
      </w:pPr>
      <w:rPr>
        <w:rFonts w:hint="default" w:ascii="Wingdings" w:hAnsi="Wingdings"/>
      </w:rPr>
    </w:lvl>
  </w:abstractNum>
  <w:abstractNum w:abstractNumId="32">
    <w:nsid w:val="50481698"/>
    <w:multiLevelType w:val="multilevel"/>
    <w:tmpl w:val="5048169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3">
    <w:nsid w:val="53A76FAD"/>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2520" w:hanging="360"/>
      </w:pPr>
      <w:rPr>
        <w:rFonts w:hint="default" w:ascii="Courier New" w:hAnsi="Courier New"/>
      </w:rPr>
    </w:lvl>
    <w:lvl w:ilvl="2">
      <w:start w:val="1"/>
      <w:numFmt w:val="bullet"/>
      <w:lvlText w:val=""/>
      <w:lvlJc w:val="left"/>
      <w:pPr>
        <w:ind w:left="3240" w:hanging="360"/>
      </w:pPr>
      <w:rPr>
        <w:rFonts w:hint="default" w:ascii="Wingdings" w:hAnsi="Wingdings"/>
      </w:rPr>
    </w:lvl>
    <w:lvl w:ilvl="3">
      <w:start w:val="1"/>
      <w:numFmt w:val="bullet"/>
      <w:lvlText w:val=""/>
      <w:lvlJc w:val="left"/>
      <w:pPr>
        <w:ind w:left="3960" w:hanging="360"/>
      </w:pPr>
      <w:rPr>
        <w:rFonts w:hint="default" w:ascii="Symbol" w:hAnsi="Symbol"/>
      </w:rPr>
    </w:lvl>
    <w:lvl w:ilvl="4">
      <w:start w:val="1"/>
      <w:numFmt w:val="bullet"/>
      <w:lvlText w:val="o"/>
      <w:lvlJc w:val="left"/>
      <w:pPr>
        <w:ind w:left="4680" w:hanging="360"/>
      </w:pPr>
      <w:rPr>
        <w:rFonts w:hint="default" w:ascii="Courier New" w:hAnsi="Courier New"/>
      </w:rPr>
    </w:lvl>
    <w:lvl w:ilvl="5">
      <w:start w:val="1"/>
      <w:numFmt w:val="bullet"/>
      <w:lvlText w:val=""/>
      <w:lvlJc w:val="left"/>
      <w:pPr>
        <w:ind w:left="5400" w:hanging="360"/>
      </w:pPr>
      <w:rPr>
        <w:rFonts w:hint="default" w:ascii="Wingdings" w:hAnsi="Wingdings"/>
      </w:rPr>
    </w:lvl>
    <w:lvl w:ilvl="6">
      <w:start w:val="1"/>
      <w:numFmt w:val="bullet"/>
      <w:lvlText w:val=""/>
      <w:lvlJc w:val="left"/>
      <w:pPr>
        <w:ind w:left="6120" w:hanging="360"/>
      </w:pPr>
      <w:rPr>
        <w:rFonts w:hint="default" w:ascii="Symbol" w:hAnsi="Symbol"/>
      </w:rPr>
    </w:lvl>
    <w:lvl w:ilvl="7">
      <w:start w:val="1"/>
      <w:numFmt w:val="bullet"/>
      <w:lvlText w:val="o"/>
      <w:lvlJc w:val="left"/>
      <w:pPr>
        <w:ind w:left="6840" w:hanging="360"/>
      </w:pPr>
      <w:rPr>
        <w:rFonts w:hint="default" w:ascii="Courier New" w:hAnsi="Courier New"/>
      </w:rPr>
    </w:lvl>
    <w:lvl w:ilvl="8">
      <w:start w:val="1"/>
      <w:numFmt w:val="bullet"/>
      <w:lvlText w:val=""/>
      <w:lvlJc w:val="left"/>
      <w:pPr>
        <w:ind w:left="7560" w:hanging="360"/>
      </w:pPr>
      <w:rPr>
        <w:rFonts w:hint="default" w:ascii="Wingdings" w:hAnsi="Wingdings"/>
      </w:rPr>
    </w:lvl>
  </w:abstractNum>
  <w:abstractNum w:abstractNumId="34">
    <w:nsid w:val="545B3849"/>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35">
    <w:nsid w:val="54EF0DD2"/>
    <w:multiLevelType w:val="multilevel"/>
    <w:tmpl w:val="54EF0DD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6">
    <w:nsid w:val="55BCE737"/>
    <w:multiLevelType w:val="multilevel"/>
    <w:tmpl w:val="55BCE737"/>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37">
    <w:nsid w:val="591C7464"/>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38">
    <w:nsid w:val="606BEAC2"/>
    <w:multiLevelType w:val="multilevel"/>
    <w:tmpl w:val="606BEAC2"/>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39">
    <w:nsid w:val="636D7270"/>
    <w:multiLevelType w:val="multilevel"/>
    <w:tmpl w:val="636D727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40">
    <w:nsid w:val="693FC308"/>
    <w:multiLevelType w:val="multilevel"/>
    <w:tmpl w:val="BC0486FC"/>
    <w:lvl w:ilvl="0">
      <w:start w:val="1"/>
      <w:numFmt w:val="bullet"/>
      <w:lvlText w:val="o"/>
      <w:lvlJc w:val="left"/>
      <w:pPr>
        <w:ind w:left="3960" w:hanging="360"/>
      </w:pPr>
      <w:rPr>
        <w:rFonts w:hint="default" w:ascii="Courier New" w:hAnsi="Courier New"/>
      </w:rPr>
    </w:lvl>
    <w:lvl w:ilvl="1">
      <w:start w:val="1"/>
      <w:numFmt w:val="bullet"/>
      <w:lvlText w:val="o"/>
      <w:lvlJc w:val="left"/>
      <w:pPr>
        <w:ind w:left="3600" w:hanging="360"/>
      </w:pPr>
      <w:rPr>
        <w:rFonts w:hint="default" w:ascii="Courier New" w:hAnsi="Courier New"/>
      </w:rPr>
    </w:lvl>
    <w:lvl w:ilvl="2">
      <w:start w:val="1"/>
      <w:numFmt w:val="bullet"/>
      <w:lvlText w:val=""/>
      <w:lvlJc w:val="left"/>
      <w:pPr>
        <w:ind w:left="4320" w:hanging="360"/>
      </w:pPr>
      <w:rPr>
        <w:rFonts w:hint="default" w:ascii="Wingdings" w:hAnsi="Wingdings"/>
      </w:rPr>
    </w:lvl>
    <w:lvl w:ilvl="3">
      <w:start w:val="1"/>
      <w:numFmt w:val="bullet"/>
      <w:lvlText w:val=""/>
      <w:lvlJc w:val="left"/>
      <w:pPr>
        <w:ind w:left="5040" w:hanging="360"/>
      </w:pPr>
      <w:rPr>
        <w:rFonts w:hint="default" w:ascii="Symbol" w:hAnsi="Symbol"/>
      </w:rPr>
    </w:lvl>
    <w:lvl w:ilvl="4">
      <w:start w:val="1"/>
      <w:numFmt w:val="bullet"/>
      <w:lvlText w:val="o"/>
      <w:lvlJc w:val="left"/>
      <w:pPr>
        <w:ind w:left="5760" w:hanging="360"/>
      </w:pPr>
      <w:rPr>
        <w:rFonts w:hint="default" w:ascii="Courier New" w:hAnsi="Courier New"/>
      </w:rPr>
    </w:lvl>
    <w:lvl w:ilvl="5">
      <w:start w:val="1"/>
      <w:numFmt w:val="bullet"/>
      <w:lvlText w:val=""/>
      <w:lvlJc w:val="left"/>
      <w:pPr>
        <w:ind w:left="6480" w:hanging="360"/>
      </w:pPr>
      <w:rPr>
        <w:rFonts w:hint="default" w:ascii="Wingdings" w:hAnsi="Wingdings"/>
      </w:rPr>
    </w:lvl>
    <w:lvl w:ilvl="6">
      <w:start w:val="1"/>
      <w:numFmt w:val="bullet"/>
      <w:lvlText w:val=""/>
      <w:lvlJc w:val="left"/>
      <w:pPr>
        <w:ind w:left="7200" w:hanging="360"/>
      </w:pPr>
      <w:rPr>
        <w:rFonts w:hint="default" w:ascii="Symbol" w:hAnsi="Symbol"/>
      </w:rPr>
    </w:lvl>
    <w:lvl w:ilvl="7">
      <w:start w:val="1"/>
      <w:numFmt w:val="bullet"/>
      <w:lvlText w:val="o"/>
      <w:lvlJc w:val="left"/>
      <w:pPr>
        <w:ind w:left="7920" w:hanging="360"/>
      </w:pPr>
      <w:rPr>
        <w:rFonts w:hint="default" w:ascii="Courier New" w:hAnsi="Courier New"/>
      </w:rPr>
    </w:lvl>
    <w:lvl w:ilvl="8">
      <w:start w:val="1"/>
      <w:numFmt w:val="bullet"/>
      <w:lvlText w:val=""/>
      <w:lvlJc w:val="left"/>
      <w:pPr>
        <w:ind w:left="8640" w:hanging="360"/>
      </w:pPr>
      <w:rPr>
        <w:rFonts w:hint="default" w:ascii="Wingdings" w:hAnsi="Wingdings"/>
      </w:rPr>
    </w:lvl>
  </w:abstractNum>
  <w:abstractNum w:abstractNumId="41">
    <w:nsid w:val="69694005"/>
    <w:multiLevelType w:val="multilevel"/>
    <w:tmpl w:val="69694005"/>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42">
    <w:nsid w:val="6F43863B"/>
    <w:multiLevelType w:val="multilevel"/>
    <w:tmpl w:val="FFFFFFFF"/>
    <w:lvl w:ilvl="0">
      <w:start w:val="9"/>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03E5579"/>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2520" w:hanging="360"/>
      </w:pPr>
      <w:rPr>
        <w:rFonts w:hint="default" w:ascii="Courier New" w:hAnsi="Courier New"/>
      </w:rPr>
    </w:lvl>
    <w:lvl w:ilvl="2">
      <w:start w:val="1"/>
      <w:numFmt w:val="bullet"/>
      <w:lvlText w:val=""/>
      <w:lvlJc w:val="left"/>
      <w:pPr>
        <w:ind w:left="3240" w:hanging="360"/>
      </w:pPr>
      <w:rPr>
        <w:rFonts w:hint="default" w:ascii="Wingdings" w:hAnsi="Wingdings"/>
      </w:rPr>
    </w:lvl>
    <w:lvl w:ilvl="3">
      <w:start w:val="1"/>
      <w:numFmt w:val="bullet"/>
      <w:lvlText w:val=""/>
      <w:lvlJc w:val="left"/>
      <w:pPr>
        <w:ind w:left="3960" w:hanging="360"/>
      </w:pPr>
      <w:rPr>
        <w:rFonts w:hint="default" w:ascii="Symbol" w:hAnsi="Symbol"/>
      </w:rPr>
    </w:lvl>
    <w:lvl w:ilvl="4">
      <w:start w:val="1"/>
      <w:numFmt w:val="bullet"/>
      <w:lvlText w:val="o"/>
      <w:lvlJc w:val="left"/>
      <w:pPr>
        <w:ind w:left="4680" w:hanging="360"/>
      </w:pPr>
      <w:rPr>
        <w:rFonts w:hint="default" w:ascii="Courier New" w:hAnsi="Courier New"/>
      </w:rPr>
    </w:lvl>
    <w:lvl w:ilvl="5">
      <w:start w:val="1"/>
      <w:numFmt w:val="bullet"/>
      <w:lvlText w:val=""/>
      <w:lvlJc w:val="left"/>
      <w:pPr>
        <w:ind w:left="5400" w:hanging="360"/>
      </w:pPr>
      <w:rPr>
        <w:rFonts w:hint="default" w:ascii="Wingdings" w:hAnsi="Wingdings"/>
      </w:rPr>
    </w:lvl>
    <w:lvl w:ilvl="6">
      <w:start w:val="1"/>
      <w:numFmt w:val="bullet"/>
      <w:lvlText w:val=""/>
      <w:lvlJc w:val="left"/>
      <w:pPr>
        <w:ind w:left="6120" w:hanging="360"/>
      </w:pPr>
      <w:rPr>
        <w:rFonts w:hint="default" w:ascii="Symbol" w:hAnsi="Symbol"/>
      </w:rPr>
    </w:lvl>
    <w:lvl w:ilvl="7">
      <w:start w:val="1"/>
      <w:numFmt w:val="bullet"/>
      <w:lvlText w:val="o"/>
      <w:lvlJc w:val="left"/>
      <w:pPr>
        <w:ind w:left="6840" w:hanging="360"/>
      </w:pPr>
      <w:rPr>
        <w:rFonts w:hint="default" w:ascii="Courier New" w:hAnsi="Courier New"/>
      </w:rPr>
    </w:lvl>
    <w:lvl w:ilvl="8">
      <w:start w:val="1"/>
      <w:numFmt w:val="bullet"/>
      <w:lvlText w:val=""/>
      <w:lvlJc w:val="left"/>
      <w:pPr>
        <w:ind w:left="7560" w:hanging="360"/>
      </w:pPr>
      <w:rPr>
        <w:rFonts w:hint="default" w:ascii="Wingdings" w:hAnsi="Wingdings"/>
      </w:rPr>
    </w:lvl>
  </w:abstractNum>
  <w:abstractNum w:abstractNumId="44">
    <w:nsid w:val="73EA5C03"/>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2520" w:hanging="360"/>
      </w:pPr>
      <w:rPr>
        <w:rFonts w:hint="default" w:ascii="Courier New" w:hAnsi="Courier New"/>
      </w:rPr>
    </w:lvl>
    <w:lvl w:ilvl="2">
      <w:start w:val="1"/>
      <w:numFmt w:val="bullet"/>
      <w:lvlText w:val=""/>
      <w:lvlJc w:val="left"/>
      <w:pPr>
        <w:ind w:left="3240" w:hanging="360"/>
      </w:pPr>
      <w:rPr>
        <w:rFonts w:hint="default" w:ascii="Wingdings" w:hAnsi="Wingdings"/>
      </w:rPr>
    </w:lvl>
    <w:lvl w:ilvl="3">
      <w:start w:val="1"/>
      <w:numFmt w:val="bullet"/>
      <w:lvlText w:val=""/>
      <w:lvlJc w:val="left"/>
      <w:pPr>
        <w:ind w:left="3960" w:hanging="360"/>
      </w:pPr>
      <w:rPr>
        <w:rFonts w:hint="default" w:ascii="Symbol" w:hAnsi="Symbol"/>
      </w:rPr>
    </w:lvl>
    <w:lvl w:ilvl="4">
      <w:start w:val="1"/>
      <w:numFmt w:val="bullet"/>
      <w:lvlText w:val="o"/>
      <w:lvlJc w:val="left"/>
      <w:pPr>
        <w:ind w:left="4680" w:hanging="360"/>
      </w:pPr>
      <w:rPr>
        <w:rFonts w:hint="default" w:ascii="Courier New" w:hAnsi="Courier New"/>
      </w:rPr>
    </w:lvl>
    <w:lvl w:ilvl="5">
      <w:start w:val="1"/>
      <w:numFmt w:val="bullet"/>
      <w:lvlText w:val=""/>
      <w:lvlJc w:val="left"/>
      <w:pPr>
        <w:ind w:left="5400" w:hanging="360"/>
      </w:pPr>
      <w:rPr>
        <w:rFonts w:hint="default" w:ascii="Wingdings" w:hAnsi="Wingdings"/>
      </w:rPr>
    </w:lvl>
    <w:lvl w:ilvl="6">
      <w:start w:val="1"/>
      <w:numFmt w:val="bullet"/>
      <w:lvlText w:val=""/>
      <w:lvlJc w:val="left"/>
      <w:pPr>
        <w:ind w:left="6120" w:hanging="360"/>
      </w:pPr>
      <w:rPr>
        <w:rFonts w:hint="default" w:ascii="Symbol" w:hAnsi="Symbol"/>
      </w:rPr>
    </w:lvl>
    <w:lvl w:ilvl="7">
      <w:start w:val="1"/>
      <w:numFmt w:val="bullet"/>
      <w:lvlText w:val="o"/>
      <w:lvlJc w:val="left"/>
      <w:pPr>
        <w:ind w:left="6840" w:hanging="360"/>
      </w:pPr>
      <w:rPr>
        <w:rFonts w:hint="default" w:ascii="Courier New" w:hAnsi="Courier New"/>
      </w:rPr>
    </w:lvl>
    <w:lvl w:ilvl="8">
      <w:start w:val="1"/>
      <w:numFmt w:val="bullet"/>
      <w:lvlText w:val=""/>
      <w:lvlJc w:val="left"/>
      <w:pPr>
        <w:ind w:left="7560" w:hanging="360"/>
      </w:pPr>
      <w:rPr>
        <w:rFonts w:hint="default" w:ascii="Wingdings" w:hAnsi="Wingdings"/>
      </w:rPr>
    </w:lvl>
  </w:abstractNum>
  <w:abstractNum w:abstractNumId="45">
    <w:nsid w:val="7A249B96"/>
    <w:multiLevelType w:val="multilevel"/>
    <w:tmpl w:val="FFFFFFFF"/>
    <w:lvl w:ilvl="0">
      <w:start w:val="1"/>
      <w:numFmt w:val="bullet"/>
      <w:lvlText w:val="·"/>
      <w:lvlJc w:val="left"/>
      <w:pPr>
        <w:ind w:left="2880" w:hanging="360"/>
      </w:pPr>
      <w:rPr>
        <w:rFonts w:hint="default" w:ascii="Symbol" w:hAnsi="Symbol"/>
      </w:rPr>
    </w:lvl>
    <w:lvl w:ilvl="1">
      <w:start w:val="1"/>
      <w:numFmt w:val="bullet"/>
      <w:lvlText w:val="o"/>
      <w:lvlJc w:val="left"/>
      <w:pPr>
        <w:ind w:left="3240" w:hanging="360"/>
      </w:pPr>
      <w:rPr>
        <w:rFonts w:hint="default" w:ascii="Courier New" w:hAnsi="Courier New"/>
      </w:rPr>
    </w:lvl>
    <w:lvl w:ilvl="2">
      <w:start w:val="1"/>
      <w:numFmt w:val="bullet"/>
      <w:lvlText w:val=""/>
      <w:lvlJc w:val="left"/>
      <w:pPr>
        <w:ind w:left="3960" w:hanging="360"/>
      </w:pPr>
      <w:rPr>
        <w:rFonts w:hint="default" w:ascii="Wingdings" w:hAnsi="Wingdings"/>
      </w:rPr>
    </w:lvl>
    <w:lvl w:ilvl="3">
      <w:start w:val="1"/>
      <w:numFmt w:val="bullet"/>
      <w:lvlText w:val=""/>
      <w:lvlJc w:val="left"/>
      <w:pPr>
        <w:ind w:left="4680" w:hanging="360"/>
      </w:pPr>
      <w:rPr>
        <w:rFonts w:hint="default" w:ascii="Symbol" w:hAnsi="Symbol"/>
      </w:rPr>
    </w:lvl>
    <w:lvl w:ilvl="4">
      <w:start w:val="1"/>
      <w:numFmt w:val="bullet"/>
      <w:lvlText w:val="o"/>
      <w:lvlJc w:val="left"/>
      <w:pPr>
        <w:ind w:left="5400" w:hanging="360"/>
      </w:pPr>
      <w:rPr>
        <w:rFonts w:hint="default" w:ascii="Courier New" w:hAnsi="Courier New"/>
      </w:rPr>
    </w:lvl>
    <w:lvl w:ilvl="5">
      <w:start w:val="1"/>
      <w:numFmt w:val="bullet"/>
      <w:lvlText w:val=""/>
      <w:lvlJc w:val="left"/>
      <w:pPr>
        <w:ind w:left="6120" w:hanging="360"/>
      </w:pPr>
      <w:rPr>
        <w:rFonts w:hint="default" w:ascii="Wingdings" w:hAnsi="Wingdings"/>
      </w:rPr>
    </w:lvl>
    <w:lvl w:ilvl="6">
      <w:start w:val="1"/>
      <w:numFmt w:val="bullet"/>
      <w:lvlText w:val=""/>
      <w:lvlJc w:val="left"/>
      <w:pPr>
        <w:ind w:left="6840" w:hanging="360"/>
      </w:pPr>
      <w:rPr>
        <w:rFonts w:hint="default" w:ascii="Symbol" w:hAnsi="Symbol"/>
      </w:rPr>
    </w:lvl>
    <w:lvl w:ilvl="7">
      <w:start w:val="1"/>
      <w:numFmt w:val="bullet"/>
      <w:lvlText w:val="o"/>
      <w:lvlJc w:val="left"/>
      <w:pPr>
        <w:ind w:left="7560" w:hanging="360"/>
      </w:pPr>
      <w:rPr>
        <w:rFonts w:hint="default" w:ascii="Courier New" w:hAnsi="Courier New"/>
      </w:rPr>
    </w:lvl>
    <w:lvl w:ilvl="8">
      <w:start w:val="1"/>
      <w:numFmt w:val="bullet"/>
      <w:lvlText w:val=""/>
      <w:lvlJc w:val="left"/>
      <w:pPr>
        <w:ind w:left="8280" w:hanging="360"/>
      </w:pPr>
      <w:rPr>
        <w:rFonts w:hint="default" w:ascii="Wingdings" w:hAnsi="Wingdings"/>
      </w:rPr>
    </w:lvl>
  </w:abstractNum>
  <w:abstractNum w:abstractNumId="46">
    <w:nsid w:val="7CDDA94A"/>
    <w:multiLevelType w:val="multilevel"/>
    <w:tmpl w:val="09F8B606"/>
    <w:lvl w:ilvl="0">
      <w:start w:val="1"/>
      <w:numFmt w:val="bullet"/>
      <w:lvlText w:val="o"/>
      <w:lvlJc w:val="left"/>
      <w:pPr>
        <w:ind w:left="3960" w:hanging="360"/>
      </w:pPr>
      <w:rPr>
        <w:rFonts w:hint="default" w:ascii="Courier New" w:hAnsi="Courier New"/>
      </w:rPr>
    </w:lvl>
    <w:lvl w:ilvl="1">
      <w:start w:val="1"/>
      <w:numFmt w:val="bullet"/>
      <w:lvlText w:val="o"/>
      <w:lvlJc w:val="left"/>
      <w:pPr>
        <w:ind w:left="5040" w:hanging="360"/>
      </w:pPr>
      <w:rPr>
        <w:rFonts w:hint="default" w:ascii="Courier New" w:hAnsi="Courier New"/>
      </w:rPr>
    </w:lvl>
    <w:lvl w:ilvl="2">
      <w:start w:val="1"/>
      <w:numFmt w:val="bullet"/>
      <w:lvlText w:val=""/>
      <w:lvlJc w:val="left"/>
      <w:pPr>
        <w:ind w:left="5760" w:hanging="360"/>
      </w:pPr>
      <w:rPr>
        <w:rFonts w:hint="default" w:ascii="Wingdings" w:hAnsi="Wingdings"/>
      </w:rPr>
    </w:lvl>
    <w:lvl w:ilvl="3">
      <w:start w:val="1"/>
      <w:numFmt w:val="bullet"/>
      <w:lvlText w:val=""/>
      <w:lvlJc w:val="left"/>
      <w:pPr>
        <w:ind w:left="6480" w:hanging="360"/>
      </w:pPr>
      <w:rPr>
        <w:rFonts w:hint="default" w:ascii="Symbol" w:hAnsi="Symbol"/>
      </w:rPr>
    </w:lvl>
    <w:lvl w:ilvl="4">
      <w:start w:val="1"/>
      <w:numFmt w:val="bullet"/>
      <w:lvlText w:val="o"/>
      <w:lvlJc w:val="left"/>
      <w:pPr>
        <w:ind w:left="7200" w:hanging="360"/>
      </w:pPr>
      <w:rPr>
        <w:rFonts w:hint="default" w:ascii="Courier New" w:hAnsi="Courier New"/>
      </w:rPr>
    </w:lvl>
    <w:lvl w:ilvl="5">
      <w:start w:val="1"/>
      <w:numFmt w:val="bullet"/>
      <w:lvlText w:val=""/>
      <w:lvlJc w:val="left"/>
      <w:pPr>
        <w:ind w:left="7920" w:hanging="360"/>
      </w:pPr>
      <w:rPr>
        <w:rFonts w:hint="default" w:ascii="Wingdings" w:hAnsi="Wingdings"/>
      </w:rPr>
    </w:lvl>
    <w:lvl w:ilvl="6">
      <w:start w:val="1"/>
      <w:numFmt w:val="bullet"/>
      <w:lvlText w:val=""/>
      <w:lvlJc w:val="left"/>
      <w:pPr>
        <w:ind w:left="8640" w:hanging="360"/>
      </w:pPr>
      <w:rPr>
        <w:rFonts w:hint="default" w:ascii="Symbol" w:hAnsi="Symbol"/>
      </w:rPr>
    </w:lvl>
    <w:lvl w:ilvl="7">
      <w:start w:val="1"/>
      <w:numFmt w:val="bullet"/>
      <w:lvlText w:val="o"/>
      <w:lvlJc w:val="left"/>
      <w:pPr>
        <w:ind w:left="9360" w:hanging="360"/>
      </w:pPr>
      <w:rPr>
        <w:rFonts w:hint="default" w:ascii="Courier New" w:hAnsi="Courier New"/>
      </w:rPr>
    </w:lvl>
    <w:lvl w:ilvl="8">
      <w:start w:val="1"/>
      <w:numFmt w:val="bullet"/>
      <w:lvlText w:val=""/>
      <w:lvlJc w:val="left"/>
      <w:pPr>
        <w:ind w:left="10080" w:hanging="360"/>
      </w:pPr>
      <w:rPr>
        <w:rFonts w:hint="default" w:ascii="Wingdings" w:hAnsi="Wingdings"/>
      </w:rPr>
    </w:lvl>
  </w:abstractNum>
  <w:abstractNum w:abstractNumId="47">
    <w:nsid w:val="7D7A7FB4"/>
    <w:multiLevelType w:val="multilevel"/>
    <w:tmpl w:val="7D7A7FB4"/>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num w:numId="1">
    <w:abstractNumId w:val="46"/>
  </w:num>
  <w:num w:numId="2">
    <w:abstractNumId w:val="40"/>
  </w:num>
  <w:num w:numId="3">
    <w:abstractNumId w:val="27"/>
  </w:num>
  <w:num w:numId="4">
    <w:abstractNumId w:val="43"/>
  </w:num>
  <w:num w:numId="5">
    <w:abstractNumId w:val="5"/>
  </w:num>
  <w:num w:numId="6">
    <w:abstractNumId w:val="44"/>
  </w:num>
  <w:num w:numId="7">
    <w:abstractNumId w:val="21"/>
  </w:num>
  <w:num w:numId="8">
    <w:abstractNumId w:val="10"/>
  </w:num>
  <w:num w:numId="9">
    <w:abstractNumId w:val="1"/>
  </w:num>
  <w:num w:numId="10">
    <w:abstractNumId w:val="15"/>
  </w:num>
  <w:num w:numId="11">
    <w:abstractNumId w:val="17"/>
  </w:num>
  <w:num w:numId="12">
    <w:abstractNumId w:val="0"/>
  </w:num>
  <w:num w:numId="13">
    <w:abstractNumId w:val="25"/>
  </w:num>
  <w:num w:numId="14">
    <w:abstractNumId w:val="42"/>
  </w:num>
  <w:num w:numId="15">
    <w:abstractNumId w:val="37"/>
  </w:num>
  <w:num w:numId="16">
    <w:abstractNumId w:val="13"/>
  </w:num>
  <w:num w:numId="17">
    <w:abstractNumId w:val="6"/>
  </w:num>
  <w:num w:numId="18">
    <w:abstractNumId w:val="33"/>
  </w:num>
  <w:num w:numId="19">
    <w:abstractNumId w:val="4"/>
  </w:num>
  <w:num w:numId="20">
    <w:abstractNumId w:val="29"/>
  </w:num>
  <w:num w:numId="21">
    <w:abstractNumId w:val="19"/>
  </w:num>
  <w:num w:numId="22">
    <w:abstractNumId w:val="34"/>
  </w:num>
  <w:num w:numId="23">
    <w:abstractNumId w:val="7"/>
  </w:num>
  <w:num w:numId="24">
    <w:abstractNumId w:val="45"/>
  </w:num>
  <w:num w:numId="25">
    <w:abstractNumId w:val="28"/>
  </w:num>
  <w:num w:numId="26">
    <w:abstractNumId w:val="23"/>
  </w:num>
  <w:num w:numId="27">
    <w:abstractNumId w:val="41"/>
  </w:num>
  <w:num w:numId="28">
    <w:abstractNumId w:val="36"/>
  </w:num>
  <w:num w:numId="29">
    <w:abstractNumId w:val="26"/>
  </w:num>
  <w:num w:numId="30">
    <w:abstractNumId w:val="38"/>
  </w:num>
  <w:num w:numId="31">
    <w:abstractNumId w:val="32"/>
  </w:num>
  <w:num w:numId="32">
    <w:abstractNumId w:val="9"/>
  </w:num>
  <w:num w:numId="33">
    <w:abstractNumId w:val="35"/>
  </w:num>
  <w:num w:numId="34">
    <w:abstractNumId w:val="47"/>
  </w:num>
  <w:num w:numId="35">
    <w:abstractNumId w:val="18"/>
  </w:num>
  <w:num w:numId="36">
    <w:abstractNumId w:val="39"/>
  </w:num>
  <w:num w:numId="37">
    <w:abstractNumId w:val="8"/>
  </w:num>
  <w:num w:numId="38">
    <w:abstractNumId w:val="22"/>
  </w:num>
  <w:num w:numId="39">
    <w:abstractNumId w:val="2"/>
  </w:num>
  <w:num w:numId="40">
    <w:abstractNumId w:val="16"/>
  </w:num>
  <w:num w:numId="41">
    <w:abstractNumId w:val="12"/>
  </w:num>
  <w:num w:numId="42">
    <w:abstractNumId w:val="24"/>
  </w:num>
  <w:num w:numId="43">
    <w:abstractNumId w:val="31"/>
  </w:num>
  <w:num w:numId="44">
    <w:abstractNumId w:val="20"/>
  </w:num>
  <w:num w:numId="45">
    <w:abstractNumId w:val="11"/>
  </w:num>
  <w:num w:numId="46">
    <w:abstractNumId w:val="3"/>
  </w:num>
  <w:num w:numId="47">
    <w:abstractNumId w:val="14"/>
  </w:num>
  <w:num w:numId="48">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eeraj Durgapal">
    <w15:presenceInfo w15:providerId="None" w15:userId="Neeraj Durgapal"/>
  </w15:person>
  <w15:person w15:author="ANIL KISHIN MANSUKHANI">
    <w15:presenceInfo w15:providerId="AD" w15:userId="S-1-5-21-1088215356-184484187-95125221-381453"/>
  </w15:person>
  <w15:person w15:author="Yogeshkumar Masam">
    <w15:presenceInfo w15:providerId="AD" w15:userId="S::yogeshkumar.masam.cedge@sbi.co.in::925bd74b-e348-436f-90dc-f474f0708381"/>
  </w15:person>
  <w15:person w15:author="WPS_1705986685">
    <w15:presenceInfo w15:providerId="None" w15:userId="WPS_1705986685"/>
  </w15:person>
  <w15:person w15:author="Akhil Marrapu">
    <w15:presenceInfo w15:providerId="AD" w15:userId="S::akhil.marrapu@sbi.co.in::b29862a1-03a7-436f-b9be-e9ce4b11ef06"/>
  </w15:person>
  <w15:person w15:author="Vishnu Gehlot">
    <w15:presenceInfo w15:providerId="AD" w15:userId="S::vishnu.gehlot1@sbi.co.in::2399d4fa-745e-4ab1-92cf-24b9e6fabd4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C40AFB"/>
    <w:rsid w:val="00007908"/>
    <w:rsid w:val="000121E5"/>
    <w:rsid w:val="00025854"/>
    <w:rsid w:val="00042C81"/>
    <w:rsid w:val="000503E9"/>
    <w:rsid w:val="00055101"/>
    <w:rsid w:val="000562B1"/>
    <w:rsid w:val="00070065"/>
    <w:rsid w:val="000741C5"/>
    <w:rsid w:val="000845E9"/>
    <w:rsid w:val="00084ED7"/>
    <w:rsid w:val="000853DE"/>
    <w:rsid w:val="000A69A5"/>
    <w:rsid w:val="000C7CAC"/>
    <w:rsid w:val="000E6BA4"/>
    <w:rsid w:val="000EBEFB"/>
    <w:rsid w:val="000F44CD"/>
    <w:rsid w:val="000F7B92"/>
    <w:rsid w:val="00110EF5"/>
    <w:rsid w:val="00131054"/>
    <w:rsid w:val="00137F93"/>
    <w:rsid w:val="001661B6"/>
    <w:rsid w:val="0016630C"/>
    <w:rsid w:val="00170987"/>
    <w:rsid w:val="00176719"/>
    <w:rsid w:val="00176E42"/>
    <w:rsid w:val="001776C2"/>
    <w:rsid w:val="001856F6"/>
    <w:rsid w:val="00191ABD"/>
    <w:rsid w:val="001A140F"/>
    <w:rsid w:val="001C19B8"/>
    <w:rsid w:val="001E101F"/>
    <w:rsid w:val="001E11D7"/>
    <w:rsid w:val="001E7A31"/>
    <w:rsid w:val="001F4B78"/>
    <w:rsid w:val="00207C62"/>
    <w:rsid w:val="002190D5"/>
    <w:rsid w:val="002223CB"/>
    <w:rsid w:val="00225BFE"/>
    <w:rsid w:val="00234BB8"/>
    <w:rsid w:val="0023717D"/>
    <w:rsid w:val="00237EA5"/>
    <w:rsid w:val="00240F21"/>
    <w:rsid w:val="002522C5"/>
    <w:rsid w:val="00255742"/>
    <w:rsid w:val="00255ADA"/>
    <w:rsid w:val="00261935"/>
    <w:rsid w:val="002656D1"/>
    <w:rsid w:val="002732E7"/>
    <w:rsid w:val="00277F56"/>
    <w:rsid w:val="00283BD3"/>
    <w:rsid w:val="00287800"/>
    <w:rsid w:val="00291514"/>
    <w:rsid w:val="0029373E"/>
    <w:rsid w:val="002A2202"/>
    <w:rsid w:val="002B05A3"/>
    <w:rsid w:val="002B79EA"/>
    <w:rsid w:val="002C2F7A"/>
    <w:rsid w:val="003111E6"/>
    <w:rsid w:val="0031460D"/>
    <w:rsid w:val="00314B86"/>
    <w:rsid w:val="003261BF"/>
    <w:rsid w:val="003266D1"/>
    <w:rsid w:val="00327A77"/>
    <w:rsid w:val="00337619"/>
    <w:rsid w:val="003613B9"/>
    <w:rsid w:val="00364878"/>
    <w:rsid w:val="00365639"/>
    <w:rsid w:val="00375B02"/>
    <w:rsid w:val="003776C5"/>
    <w:rsid w:val="00379349"/>
    <w:rsid w:val="00390E70"/>
    <w:rsid w:val="00390F1D"/>
    <w:rsid w:val="00392E38"/>
    <w:rsid w:val="00393770"/>
    <w:rsid w:val="0039433D"/>
    <w:rsid w:val="003A739B"/>
    <w:rsid w:val="003B2737"/>
    <w:rsid w:val="003D6B5F"/>
    <w:rsid w:val="003F5D31"/>
    <w:rsid w:val="00400011"/>
    <w:rsid w:val="00410972"/>
    <w:rsid w:val="004215B0"/>
    <w:rsid w:val="00425EC0"/>
    <w:rsid w:val="00426020"/>
    <w:rsid w:val="00431CFD"/>
    <w:rsid w:val="0043441D"/>
    <w:rsid w:val="0044745B"/>
    <w:rsid w:val="004516E5"/>
    <w:rsid w:val="00454CB1"/>
    <w:rsid w:val="00462B26"/>
    <w:rsid w:val="00467B8F"/>
    <w:rsid w:val="00470264"/>
    <w:rsid w:val="00476CC3"/>
    <w:rsid w:val="00476FBD"/>
    <w:rsid w:val="00485865"/>
    <w:rsid w:val="0049453D"/>
    <w:rsid w:val="004B0ADD"/>
    <w:rsid w:val="004C78C0"/>
    <w:rsid w:val="004D02FD"/>
    <w:rsid w:val="004D14C1"/>
    <w:rsid w:val="004D68D6"/>
    <w:rsid w:val="004E030F"/>
    <w:rsid w:val="004E2ABF"/>
    <w:rsid w:val="004E34A1"/>
    <w:rsid w:val="004E6DB1"/>
    <w:rsid w:val="004F7798"/>
    <w:rsid w:val="005012F1"/>
    <w:rsid w:val="00502051"/>
    <w:rsid w:val="00516E94"/>
    <w:rsid w:val="005273D1"/>
    <w:rsid w:val="00531961"/>
    <w:rsid w:val="00533EB7"/>
    <w:rsid w:val="00542A2C"/>
    <w:rsid w:val="00547972"/>
    <w:rsid w:val="00550E8A"/>
    <w:rsid w:val="00555488"/>
    <w:rsid w:val="005601C5"/>
    <w:rsid w:val="00571779"/>
    <w:rsid w:val="00583237"/>
    <w:rsid w:val="005A411E"/>
    <w:rsid w:val="005D7EC8"/>
    <w:rsid w:val="005E511B"/>
    <w:rsid w:val="005F72CD"/>
    <w:rsid w:val="00610308"/>
    <w:rsid w:val="006131BD"/>
    <w:rsid w:val="00641939"/>
    <w:rsid w:val="00653B8A"/>
    <w:rsid w:val="00654901"/>
    <w:rsid w:val="006647C4"/>
    <w:rsid w:val="006667D1"/>
    <w:rsid w:val="0066CCAB"/>
    <w:rsid w:val="006A28E1"/>
    <w:rsid w:val="006C3FEF"/>
    <w:rsid w:val="006D2DE8"/>
    <w:rsid w:val="006E1BFD"/>
    <w:rsid w:val="006F246C"/>
    <w:rsid w:val="00720397"/>
    <w:rsid w:val="00722BD8"/>
    <w:rsid w:val="00732128"/>
    <w:rsid w:val="007352D2"/>
    <w:rsid w:val="00737AE8"/>
    <w:rsid w:val="00747E53"/>
    <w:rsid w:val="0076376A"/>
    <w:rsid w:val="00765670"/>
    <w:rsid w:val="00775051"/>
    <w:rsid w:val="007A08E2"/>
    <w:rsid w:val="007A203B"/>
    <w:rsid w:val="007B0922"/>
    <w:rsid w:val="007B24E4"/>
    <w:rsid w:val="007B272F"/>
    <w:rsid w:val="007B6F98"/>
    <w:rsid w:val="007C2919"/>
    <w:rsid w:val="007C3F6C"/>
    <w:rsid w:val="007F3AC9"/>
    <w:rsid w:val="007F45A9"/>
    <w:rsid w:val="00802F51"/>
    <w:rsid w:val="00807E98"/>
    <w:rsid w:val="0081055B"/>
    <w:rsid w:val="00810A24"/>
    <w:rsid w:val="0081373D"/>
    <w:rsid w:val="00825277"/>
    <w:rsid w:val="008277AB"/>
    <w:rsid w:val="00840560"/>
    <w:rsid w:val="00847588"/>
    <w:rsid w:val="00857F1E"/>
    <w:rsid w:val="00870C64"/>
    <w:rsid w:val="0087762D"/>
    <w:rsid w:val="008A2CB6"/>
    <w:rsid w:val="008A6BB2"/>
    <w:rsid w:val="008B1DD5"/>
    <w:rsid w:val="008B250F"/>
    <w:rsid w:val="008C019D"/>
    <w:rsid w:val="008C1560"/>
    <w:rsid w:val="008C275A"/>
    <w:rsid w:val="008D0F90"/>
    <w:rsid w:val="008D1C7D"/>
    <w:rsid w:val="008E737D"/>
    <w:rsid w:val="00903662"/>
    <w:rsid w:val="00921214"/>
    <w:rsid w:val="00942507"/>
    <w:rsid w:val="009519EF"/>
    <w:rsid w:val="00952AB3"/>
    <w:rsid w:val="009564AA"/>
    <w:rsid w:val="00960CD8"/>
    <w:rsid w:val="00960E01"/>
    <w:rsid w:val="00967351"/>
    <w:rsid w:val="00971EF4"/>
    <w:rsid w:val="00973143"/>
    <w:rsid w:val="00992BD5"/>
    <w:rsid w:val="009A10A0"/>
    <w:rsid w:val="009A2174"/>
    <w:rsid w:val="009B0328"/>
    <w:rsid w:val="009B2679"/>
    <w:rsid w:val="009D25F9"/>
    <w:rsid w:val="009E0616"/>
    <w:rsid w:val="009E5C69"/>
    <w:rsid w:val="009F0666"/>
    <w:rsid w:val="009F270D"/>
    <w:rsid w:val="009F6C66"/>
    <w:rsid w:val="00A10107"/>
    <w:rsid w:val="00A17C90"/>
    <w:rsid w:val="00A40AF5"/>
    <w:rsid w:val="00A444C3"/>
    <w:rsid w:val="00A53138"/>
    <w:rsid w:val="00A57909"/>
    <w:rsid w:val="00A63611"/>
    <w:rsid w:val="00A71230"/>
    <w:rsid w:val="00A81214"/>
    <w:rsid w:val="00A9542A"/>
    <w:rsid w:val="00AA16CD"/>
    <w:rsid w:val="00B03C70"/>
    <w:rsid w:val="00B06E67"/>
    <w:rsid w:val="00B0CAA2"/>
    <w:rsid w:val="00B1300C"/>
    <w:rsid w:val="00B13134"/>
    <w:rsid w:val="00B3132B"/>
    <w:rsid w:val="00B356E4"/>
    <w:rsid w:val="00B5648E"/>
    <w:rsid w:val="00B6348E"/>
    <w:rsid w:val="00B645CB"/>
    <w:rsid w:val="00B662E2"/>
    <w:rsid w:val="00B80AA3"/>
    <w:rsid w:val="00B84408"/>
    <w:rsid w:val="00B8479A"/>
    <w:rsid w:val="00B8624E"/>
    <w:rsid w:val="00B9393F"/>
    <w:rsid w:val="00BA70E0"/>
    <w:rsid w:val="00BB3937"/>
    <w:rsid w:val="00BB4AFE"/>
    <w:rsid w:val="00BD7C12"/>
    <w:rsid w:val="00BE14A8"/>
    <w:rsid w:val="00BE5DDC"/>
    <w:rsid w:val="00C04643"/>
    <w:rsid w:val="00C05E9A"/>
    <w:rsid w:val="00C1443A"/>
    <w:rsid w:val="00C164D9"/>
    <w:rsid w:val="00C22AAD"/>
    <w:rsid w:val="00C26A0C"/>
    <w:rsid w:val="00C41372"/>
    <w:rsid w:val="00C60BE0"/>
    <w:rsid w:val="00C64EE6"/>
    <w:rsid w:val="00C82FE2"/>
    <w:rsid w:val="00C9501F"/>
    <w:rsid w:val="00C953FD"/>
    <w:rsid w:val="00CB2F77"/>
    <w:rsid w:val="00CC3C40"/>
    <w:rsid w:val="00CC4799"/>
    <w:rsid w:val="00CE3979"/>
    <w:rsid w:val="00CE41FC"/>
    <w:rsid w:val="00CE4BD2"/>
    <w:rsid w:val="00CE6AD2"/>
    <w:rsid w:val="00CF6407"/>
    <w:rsid w:val="00D11946"/>
    <w:rsid w:val="00D121F4"/>
    <w:rsid w:val="00D175C3"/>
    <w:rsid w:val="00D36096"/>
    <w:rsid w:val="00D47A70"/>
    <w:rsid w:val="00D50A42"/>
    <w:rsid w:val="00D52652"/>
    <w:rsid w:val="00D53F9C"/>
    <w:rsid w:val="00D552F7"/>
    <w:rsid w:val="00D62250"/>
    <w:rsid w:val="00D63F47"/>
    <w:rsid w:val="00D66F12"/>
    <w:rsid w:val="00D73262"/>
    <w:rsid w:val="00D7640E"/>
    <w:rsid w:val="00D92114"/>
    <w:rsid w:val="00DA34B1"/>
    <w:rsid w:val="00DA75D6"/>
    <w:rsid w:val="00DB1574"/>
    <w:rsid w:val="00DB2A3D"/>
    <w:rsid w:val="00DC17D3"/>
    <w:rsid w:val="00DC5440"/>
    <w:rsid w:val="00DD26B4"/>
    <w:rsid w:val="00E10688"/>
    <w:rsid w:val="00E2676D"/>
    <w:rsid w:val="00E26D79"/>
    <w:rsid w:val="00E32777"/>
    <w:rsid w:val="00E403D6"/>
    <w:rsid w:val="00E43DF4"/>
    <w:rsid w:val="00E51B1E"/>
    <w:rsid w:val="00E5355B"/>
    <w:rsid w:val="00E61CA6"/>
    <w:rsid w:val="00E67439"/>
    <w:rsid w:val="00E67DB7"/>
    <w:rsid w:val="00E7509E"/>
    <w:rsid w:val="00E75DC4"/>
    <w:rsid w:val="00E868D1"/>
    <w:rsid w:val="00E86ED3"/>
    <w:rsid w:val="00E95818"/>
    <w:rsid w:val="00E97DE9"/>
    <w:rsid w:val="00E97E52"/>
    <w:rsid w:val="00EAF783"/>
    <w:rsid w:val="00EB0741"/>
    <w:rsid w:val="00EB26C4"/>
    <w:rsid w:val="00EB2F12"/>
    <w:rsid w:val="00ED29BE"/>
    <w:rsid w:val="00EE6F18"/>
    <w:rsid w:val="00EE716C"/>
    <w:rsid w:val="00EF6894"/>
    <w:rsid w:val="00F1238E"/>
    <w:rsid w:val="00F206AD"/>
    <w:rsid w:val="00F31979"/>
    <w:rsid w:val="00F3D4C4"/>
    <w:rsid w:val="00F56885"/>
    <w:rsid w:val="00F57142"/>
    <w:rsid w:val="00F65894"/>
    <w:rsid w:val="00F67C42"/>
    <w:rsid w:val="00F8060F"/>
    <w:rsid w:val="00F97677"/>
    <w:rsid w:val="00FA6E18"/>
    <w:rsid w:val="00FA7F82"/>
    <w:rsid w:val="00FC6E8D"/>
    <w:rsid w:val="00FD5A93"/>
    <w:rsid w:val="00FE3CD5"/>
    <w:rsid w:val="00FE711D"/>
    <w:rsid w:val="00FE99B8"/>
    <w:rsid w:val="0117707D"/>
    <w:rsid w:val="01743FFB"/>
    <w:rsid w:val="01752AA0"/>
    <w:rsid w:val="019880B2"/>
    <w:rsid w:val="01B9B42B"/>
    <w:rsid w:val="01C86D2B"/>
    <w:rsid w:val="01E5F0DA"/>
    <w:rsid w:val="01F615E7"/>
    <w:rsid w:val="01F7FB9D"/>
    <w:rsid w:val="01F8C9E6"/>
    <w:rsid w:val="020CEBCF"/>
    <w:rsid w:val="02403DEC"/>
    <w:rsid w:val="0270493E"/>
    <w:rsid w:val="0277C69C"/>
    <w:rsid w:val="0278A49F"/>
    <w:rsid w:val="02810600"/>
    <w:rsid w:val="028E06C6"/>
    <w:rsid w:val="0295072B"/>
    <w:rsid w:val="029DD80D"/>
    <w:rsid w:val="02A3FCDD"/>
    <w:rsid w:val="02B0B1CD"/>
    <w:rsid w:val="02CD4100"/>
    <w:rsid w:val="03131DF0"/>
    <w:rsid w:val="031DCDFF"/>
    <w:rsid w:val="03342B90"/>
    <w:rsid w:val="033D0462"/>
    <w:rsid w:val="0355ED5C"/>
    <w:rsid w:val="0358F75C"/>
    <w:rsid w:val="03906361"/>
    <w:rsid w:val="039ED9DE"/>
    <w:rsid w:val="03C16336"/>
    <w:rsid w:val="03DD0348"/>
    <w:rsid w:val="0409EB22"/>
    <w:rsid w:val="040A513B"/>
    <w:rsid w:val="0420E7FD"/>
    <w:rsid w:val="042A4909"/>
    <w:rsid w:val="046DC547"/>
    <w:rsid w:val="04776CC5"/>
    <w:rsid w:val="0490B75E"/>
    <w:rsid w:val="0499D95B"/>
    <w:rsid w:val="04A4C01B"/>
    <w:rsid w:val="04C01E5E"/>
    <w:rsid w:val="04C0C290"/>
    <w:rsid w:val="04C5047F"/>
    <w:rsid w:val="04C6DD97"/>
    <w:rsid w:val="04CC61FA"/>
    <w:rsid w:val="04D0EBB9"/>
    <w:rsid w:val="04F8E636"/>
    <w:rsid w:val="052DB48D"/>
    <w:rsid w:val="05462642"/>
    <w:rsid w:val="05489B5E"/>
    <w:rsid w:val="05823A07"/>
    <w:rsid w:val="0584C95C"/>
    <w:rsid w:val="0587A6D5"/>
    <w:rsid w:val="059B8B13"/>
    <w:rsid w:val="05BF5B6E"/>
    <w:rsid w:val="05C84268"/>
    <w:rsid w:val="05E6481A"/>
    <w:rsid w:val="05ED6638"/>
    <w:rsid w:val="05F16700"/>
    <w:rsid w:val="05FDAED6"/>
    <w:rsid w:val="06004EB1"/>
    <w:rsid w:val="060AF84F"/>
    <w:rsid w:val="061530C0"/>
    <w:rsid w:val="061FA52D"/>
    <w:rsid w:val="06255A04"/>
    <w:rsid w:val="06285420"/>
    <w:rsid w:val="0634F890"/>
    <w:rsid w:val="064C54CB"/>
    <w:rsid w:val="065A7292"/>
    <w:rsid w:val="06681761"/>
    <w:rsid w:val="066B8A8C"/>
    <w:rsid w:val="066D018D"/>
    <w:rsid w:val="067A73CB"/>
    <w:rsid w:val="0683A4A2"/>
    <w:rsid w:val="0683ECBD"/>
    <w:rsid w:val="06A35BE3"/>
    <w:rsid w:val="06A855D6"/>
    <w:rsid w:val="06C33E88"/>
    <w:rsid w:val="06EBE23D"/>
    <w:rsid w:val="07130141"/>
    <w:rsid w:val="072DAAAC"/>
    <w:rsid w:val="072E1B21"/>
    <w:rsid w:val="073684A3"/>
    <w:rsid w:val="07411729"/>
    <w:rsid w:val="07414813"/>
    <w:rsid w:val="07582DEA"/>
    <w:rsid w:val="0782AE54"/>
    <w:rsid w:val="0783E773"/>
    <w:rsid w:val="078D5468"/>
    <w:rsid w:val="0795C9E4"/>
    <w:rsid w:val="079979DC"/>
    <w:rsid w:val="079D478F"/>
    <w:rsid w:val="079FCDAE"/>
    <w:rsid w:val="07A42CC2"/>
    <w:rsid w:val="07ACB633"/>
    <w:rsid w:val="07BA935A"/>
    <w:rsid w:val="07C158CE"/>
    <w:rsid w:val="07FD52C9"/>
    <w:rsid w:val="08099BC0"/>
    <w:rsid w:val="08109C95"/>
    <w:rsid w:val="0832C372"/>
    <w:rsid w:val="0833238B"/>
    <w:rsid w:val="084B0673"/>
    <w:rsid w:val="088C55DC"/>
    <w:rsid w:val="08A0969E"/>
    <w:rsid w:val="08B10443"/>
    <w:rsid w:val="08C64073"/>
    <w:rsid w:val="08D2530C"/>
    <w:rsid w:val="08DF9138"/>
    <w:rsid w:val="08F43476"/>
    <w:rsid w:val="08FC54A4"/>
    <w:rsid w:val="090947C2"/>
    <w:rsid w:val="090A565C"/>
    <w:rsid w:val="090FD4DD"/>
    <w:rsid w:val="09191E15"/>
    <w:rsid w:val="092EAFAC"/>
    <w:rsid w:val="092FE832"/>
    <w:rsid w:val="09303364"/>
    <w:rsid w:val="093D09C9"/>
    <w:rsid w:val="094C2E3D"/>
    <w:rsid w:val="09544814"/>
    <w:rsid w:val="095A0F61"/>
    <w:rsid w:val="095E18CC"/>
    <w:rsid w:val="096F6562"/>
    <w:rsid w:val="0983BA43"/>
    <w:rsid w:val="09A7E5A2"/>
    <w:rsid w:val="09A8CAE4"/>
    <w:rsid w:val="09C80332"/>
    <w:rsid w:val="09DE31DB"/>
    <w:rsid w:val="09DF9B84"/>
    <w:rsid w:val="09EB3F36"/>
    <w:rsid w:val="0A171E38"/>
    <w:rsid w:val="0A17613F"/>
    <w:rsid w:val="0A22BF04"/>
    <w:rsid w:val="0A30566B"/>
    <w:rsid w:val="0A48B0C9"/>
    <w:rsid w:val="0A563D72"/>
    <w:rsid w:val="0A5E599B"/>
    <w:rsid w:val="0A70E5A1"/>
    <w:rsid w:val="0A726EAB"/>
    <w:rsid w:val="0A7344D6"/>
    <w:rsid w:val="0A836641"/>
    <w:rsid w:val="0A9678AE"/>
    <w:rsid w:val="0ABF9546"/>
    <w:rsid w:val="0AD21A22"/>
    <w:rsid w:val="0AE77599"/>
    <w:rsid w:val="0AEF91DD"/>
    <w:rsid w:val="0AF3DE4E"/>
    <w:rsid w:val="0AFC60B4"/>
    <w:rsid w:val="0B457591"/>
    <w:rsid w:val="0B4B5854"/>
    <w:rsid w:val="0B4DEB0C"/>
    <w:rsid w:val="0B6360EF"/>
    <w:rsid w:val="0B7EB58B"/>
    <w:rsid w:val="0B842A79"/>
    <w:rsid w:val="0BA69BCD"/>
    <w:rsid w:val="0BB3760C"/>
    <w:rsid w:val="0BC39747"/>
    <w:rsid w:val="0BF61648"/>
    <w:rsid w:val="0BFD8AAC"/>
    <w:rsid w:val="0BFEFB8C"/>
    <w:rsid w:val="0C042355"/>
    <w:rsid w:val="0C153AD8"/>
    <w:rsid w:val="0C30C29F"/>
    <w:rsid w:val="0C33C486"/>
    <w:rsid w:val="0C452D1C"/>
    <w:rsid w:val="0C652EFD"/>
    <w:rsid w:val="0C6C15F5"/>
    <w:rsid w:val="0C8265FE"/>
    <w:rsid w:val="0CA0272F"/>
    <w:rsid w:val="0CA183AB"/>
    <w:rsid w:val="0CA59BD1"/>
    <w:rsid w:val="0CAB2458"/>
    <w:rsid w:val="0CAD218C"/>
    <w:rsid w:val="0CAF6EB3"/>
    <w:rsid w:val="0CBD602D"/>
    <w:rsid w:val="0CC82848"/>
    <w:rsid w:val="0CCB440D"/>
    <w:rsid w:val="0CD6B166"/>
    <w:rsid w:val="0CF7B3FB"/>
    <w:rsid w:val="0D08B5F9"/>
    <w:rsid w:val="0D191D54"/>
    <w:rsid w:val="0D31E497"/>
    <w:rsid w:val="0D321BF6"/>
    <w:rsid w:val="0D357720"/>
    <w:rsid w:val="0D464B17"/>
    <w:rsid w:val="0D5C4DE0"/>
    <w:rsid w:val="0D61B1E7"/>
    <w:rsid w:val="0D7CA215"/>
    <w:rsid w:val="0D97DCFB"/>
    <w:rsid w:val="0DBBE0BA"/>
    <w:rsid w:val="0DBE26F9"/>
    <w:rsid w:val="0DBFF29C"/>
    <w:rsid w:val="0DCB8217"/>
    <w:rsid w:val="0DEF2227"/>
    <w:rsid w:val="0E1BFA20"/>
    <w:rsid w:val="0E3206AB"/>
    <w:rsid w:val="0E4C6BE9"/>
    <w:rsid w:val="0E542778"/>
    <w:rsid w:val="0E561457"/>
    <w:rsid w:val="0E6D012F"/>
    <w:rsid w:val="0E7FA532"/>
    <w:rsid w:val="0E8106C0"/>
    <w:rsid w:val="0EA1041A"/>
    <w:rsid w:val="0EA80C80"/>
    <w:rsid w:val="0EAD7971"/>
    <w:rsid w:val="0EBE6871"/>
    <w:rsid w:val="0EBF44EC"/>
    <w:rsid w:val="0EC614D6"/>
    <w:rsid w:val="0EE531BB"/>
    <w:rsid w:val="0EF05D1E"/>
    <w:rsid w:val="0F065F62"/>
    <w:rsid w:val="0F0F1287"/>
    <w:rsid w:val="0F109641"/>
    <w:rsid w:val="0F215EAB"/>
    <w:rsid w:val="0F2B318E"/>
    <w:rsid w:val="0F337885"/>
    <w:rsid w:val="0F35CA23"/>
    <w:rsid w:val="0F3C98A6"/>
    <w:rsid w:val="0F45DA85"/>
    <w:rsid w:val="0F47962A"/>
    <w:rsid w:val="0F582F74"/>
    <w:rsid w:val="0F5E2D8E"/>
    <w:rsid w:val="0F6A3132"/>
    <w:rsid w:val="0F799ABB"/>
    <w:rsid w:val="0F930BE3"/>
    <w:rsid w:val="0F9456D9"/>
    <w:rsid w:val="0FB10506"/>
    <w:rsid w:val="0FBC45DC"/>
    <w:rsid w:val="0FD005E1"/>
    <w:rsid w:val="0FD10315"/>
    <w:rsid w:val="0FD1ADF7"/>
    <w:rsid w:val="0FD27030"/>
    <w:rsid w:val="0FE0C3EF"/>
    <w:rsid w:val="0FFD1F27"/>
    <w:rsid w:val="1006D8AE"/>
    <w:rsid w:val="1026D573"/>
    <w:rsid w:val="102A769F"/>
    <w:rsid w:val="1032C6B5"/>
    <w:rsid w:val="10426626"/>
    <w:rsid w:val="1043D5FA"/>
    <w:rsid w:val="10442F5B"/>
    <w:rsid w:val="10465510"/>
    <w:rsid w:val="104B62ED"/>
    <w:rsid w:val="104F1DAA"/>
    <w:rsid w:val="108526FA"/>
    <w:rsid w:val="10BF38FF"/>
    <w:rsid w:val="10C435EF"/>
    <w:rsid w:val="10CEDB9F"/>
    <w:rsid w:val="10D8D000"/>
    <w:rsid w:val="10E9A728"/>
    <w:rsid w:val="11024394"/>
    <w:rsid w:val="1112DC27"/>
    <w:rsid w:val="1130B66B"/>
    <w:rsid w:val="11495217"/>
    <w:rsid w:val="11563175"/>
    <w:rsid w:val="1158C5D9"/>
    <w:rsid w:val="1176C0C7"/>
    <w:rsid w:val="117F7EEC"/>
    <w:rsid w:val="1184E9F6"/>
    <w:rsid w:val="11B0090A"/>
    <w:rsid w:val="11B303E4"/>
    <w:rsid w:val="11BD7F13"/>
    <w:rsid w:val="11C63124"/>
    <w:rsid w:val="11D8DFDB"/>
    <w:rsid w:val="11F6552E"/>
    <w:rsid w:val="12047877"/>
    <w:rsid w:val="12070D4D"/>
    <w:rsid w:val="120FAD53"/>
    <w:rsid w:val="121BC2BD"/>
    <w:rsid w:val="121E3AFD"/>
    <w:rsid w:val="123757A8"/>
    <w:rsid w:val="124A6502"/>
    <w:rsid w:val="125B4C2E"/>
    <w:rsid w:val="1295A295"/>
    <w:rsid w:val="12A3F5C0"/>
    <w:rsid w:val="12CDB1F6"/>
    <w:rsid w:val="12DB2130"/>
    <w:rsid w:val="12DFEEA1"/>
    <w:rsid w:val="12F28C0B"/>
    <w:rsid w:val="1317E19E"/>
    <w:rsid w:val="1320F928"/>
    <w:rsid w:val="1323A2F3"/>
    <w:rsid w:val="132B65D7"/>
    <w:rsid w:val="132F4366"/>
    <w:rsid w:val="133A424E"/>
    <w:rsid w:val="1348861B"/>
    <w:rsid w:val="1350BB31"/>
    <w:rsid w:val="1358F48C"/>
    <w:rsid w:val="13692AE8"/>
    <w:rsid w:val="1371CAE6"/>
    <w:rsid w:val="1381226A"/>
    <w:rsid w:val="139BDE23"/>
    <w:rsid w:val="13A1D50E"/>
    <w:rsid w:val="13A20907"/>
    <w:rsid w:val="13BF087F"/>
    <w:rsid w:val="13C08B06"/>
    <w:rsid w:val="13DD43A2"/>
    <w:rsid w:val="13DE9162"/>
    <w:rsid w:val="13E27C3F"/>
    <w:rsid w:val="13E650E8"/>
    <w:rsid w:val="13F91869"/>
    <w:rsid w:val="140883FE"/>
    <w:rsid w:val="140EC2CB"/>
    <w:rsid w:val="141973B4"/>
    <w:rsid w:val="143C1D07"/>
    <w:rsid w:val="14521B7A"/>
    <w:rsid w:val="146C4797"/>
    <w:rsid w:val="1478F7D5"/>
    <w:rsid w:val="1489E235"/>
    <w:rsid w:val="148F692A"/>
    <w:rsid w:val="149B72FF"/>
    <w:rsid w:val="14A2CCEF"/>
    <w:rsid w:val="14E440C6"/>
    <w:rsid w:val="1509ABFF"/>
    <w:rsid w:val="1519B2E7"/>
    <w:rsid w:val="152CE05E"/>
    <w:rsid w:val="153C6F71"/>
    <w:rsid w:val="1552E408"/>
    <w:rsid w:val="156F4EFC"/>
    <w:rsid w:val="1596703D"/>
    <w:rsid w:val="15985B05"/>
    <w:rsid w:val="15B2D6EA"/>
    <w:rsid w:val="15BEDC53"/>
    <w:rsid w:val="15C437C2"/>
    <w:rsid w:val="15FC592D"/>
    <w:rsid w:val="1600828A"/>
    <w:rsid w:val="1605E5DE"/>
    <w:rsid w:val="160C7556"/>
    <w:rsid w:val="1612B934"/>
    <w:rsid w:val="1629EFCD"/>
    <w:rsid w:val="162D3C37"/>
    <w:rsid w:val="1643EA6D"/>
    <w:rsid w:val="16499518"/>
    <w:rsid w:val="1651C84E"/>
    <w:rsid w:val="165BC8DE"/>
    <w:rsid w:val="165F0822"/>
    <w:rsid w:val="167287D6"/>
    <w:rsid w:val="1686ACB7"/>
    <w:rsid w:val="1694AF94"/>
    <w:rsid w:val="1694B544"/>
    <w:rsid w:val="169B1332"/>
    <w:rsid w:val="169B90AD"/>
    <w:rsid w:val="16C28C7D"/>
    <w:rsid w:val="16EBA1E1"/>
    <w:rsid w:val="16EE141F"/>
    <w:rsid w:val="16FC6B40"/>
    <w:rsid w:val="17034146"/>
    <w:rsid w:val="1705C427"/>
    <w:rsid w:val="17203FB6"/>
    <w:rsid w:val="17217D57"/>
    <w:rsid w:val="172311CA"/>
    <w:rsid w:val="17235E93"/>
    <w:rsid w:val="1724FA49"/>
    <w:rsid w:val="173BA079"/>
    <w:rsid w:val="1755945E"/>
    <w:rsid w:val="17561BEE"/>
    <w:rsid w:val="175779EF"/>
    <w:rsid w:val="176AB27E"/>
    <w:rsid w:val="17967AF5"/>
    <w:rsid w:val="17AB470D"/>
    <w:rsid w:val="17C2CB21"/>
    <w:rsid w:val="17DAEF42"/>
    <w:rsid w:val="180C090E"/>
    <w:rsid w:val="181D39BA"/>
    <w:rsid w:val="18369CC7"/>
    <w:rsid w:val="183AB1C9"/>
    <w:rsid w:val="18431944"/>
    <w:rsid w:val="18457FA6"/>
    <w:rsid w:val="1863B543"/>
    <w:rsid w:val="186A67EC"/>
    <w:rsid w:val="1895E6F0"/>
    <w:rsid w:val="18AAE850"/>
    <w:rsid w:val="18AEAEAA"/>
    <w:rsid w:val="18B674BA"/>
    <w:rsid w:val="18B76F17"/>
    <w:rsid w:val="18C7886C"/>
    <w:rsid w:val="18D4C53D"/>
    <w:rsid w:val="18EB7844"/>
    <w:rsid w:val="191D1BA1"/>
    <w:rsid w:val="1927E747"/>
    <w:rsid w:val="1959A0A0"/>
    <w:rsid w:val="19626019"/>
    <w:rsid w:val="196B1E32"/>
    <w:rsid w:val="19711DCC"/>
    <w:rsid w:val="197414A3"/>
    <w:rsid w:val="1984EBBC"/>
    <w:rsid w:val="19917B9D"/>
    <w:rsid w:val="199EF417"/>
    <w:rsid w:val="19C70614"/>
    <w:rsid w:val="19EE97EA"/>
    <w:rsid w:val="1A03ECE8"/>
    <w:rsid w:val="1A125049"/>
    <w:rsid w:val="1A234791"/>
    <w:rsid w:val="1A2EF064"/>
    <w:rsid w:val="1A337A36"/>
    <w:rsid w:val="1A3A28F6"/>
    <w:rsid w:val="1A3A598A"/>
    <w:rsid w:val="1A46FD7B"/>
    <w:rsid w:val="1A4F0CFC"/>
    <w:rsid w:val="1A622226"/>
    <w:rsid w:val="1A64BCBE"/>
    <w:rsid w:val="1A7C3179"/>
    <w:rsid w:val="1A896A39"/>
    <w:rsid w:val="1A8DD414"/>
    <w:rsid w:val="1A8F6D7E"/>
    <w:rsid w:val="1A90316B"/>
    <w:rsid w:val="1AA64B71"/>
    <w:rsid w:val="1AD788B0"/>
    <w:rsid w:val="1AE037FB"/>
    <w:rsid w:val="1AEA0AFB"/>
    <w:rsid w:val="1AEE48D2"/>
    <w:rsid w:val="1AFF3543"/>
    <w:rsid w:val="1B27A531"/>
    <w:rsid w:val="1B50193F"/>
    <w:rsid w:val="1B57FB6E"/>
    <w:rsid w:val="1B8B3122"/>
    <w:rsid w:val="1B98559F"/>
    <w:rsid w:val="1B9D96D9"/>
    <w:rsid w:val="1BF100F0"/>
    <w:rsid w:val="1BFDAADF"/>
    <w:rsid w:val="1C050A66"/>
    <w:rsid w:val="1C0CAB46"/>
    <w:rsid w:val="1C315757"/>
    <w:rsid w:val="1C350296"/>
    <w:rsid w:val="1C36B2B5"/>
    <w:rsid w:val="1C51D648"/>
    <w:rsid w:val="1C6D35E1"/>
    <w:rsid w:val="1C6D6F39"/>
    <w:rsid w:val="1C8251B8"/>
    <w:rsid w:val="1C87208C"/>
    <w:rsid w:val="1C93112D"/>
    <w:rsid w:val="1CAA0562"/>
    <w:rsid w:val="1CAE4A24"/>
    <w:rsid w:val="1CCA94EC"/>
    <w:rsid w:val="1CCD3BF5"/>
    <w:rsid w:val="1CDAEDDC"/>
    <w:rsid w:val="1CFA0A00"/>
    <w:rsid w:val="1D09B356"/>
    <w:rsid w:val="1D0B6DDB"/>
    <w:rsid w:val="1D13F1FA"/>
    <w:rsid w:val="1D29F925"/>
    <w:rsid w:val="1D39847E"/>
    <w:rsid w:val="1D426AA2"/>
    <w:rsid w:val="1D4733D8"/>
    <w:rsid w:val="1D4F096C"/>
    <w:rsid w:val="1D523CF4"/>
    <w:rsid w:val="1D53E348"/>
    <w:rsid w:val="1D63973C"/>
    <w:rsid w:val="1D6462AC"/>
    <w:rsid w:val="1D731897"/>
    <w:rsid w:val="1D8F1178"/>
    <w:rsid w:val="1DAEF577"/>
    <w:rsid w:val="1DAF38C2"/>
    <w:rsid w:val="1DB8B6C2"/>
    <w:rsid w:val="1DBF086C"/>
    <w:rsid w:val="1DCCF24D"/>
    <w:rsid w:val="1DCD06BD"/>
    <w:rsid w:val="1DD5089A"/>
    <w:rsid w:val="1DDE1AE3"/>
    <w:rsid w:val="1DEA87FB"/>
    <w:rsid w:val="1DF6CE08"/>
    <w:rsid w:val="1DFD0D38"/>
    <w:rsid w:val="1E0392E2"/>
    <w:rsid w:val="1E18AEE2"/>
    <w:rsid w:val="1E3C04FF"/>
    <w:rsid w:val="1E3CA913"/>
    <w:rsid w:val="1E514BB5"/>
    <w:rsid w:val="1E53CAE2"/>
    <w:rsid w:val="1E661DC5"/>
    <w:rsid w:val="1E8275C3"/>
    <w:rsid w:val="1E84F189"/>
    <w:rsid w:val="1E84F27C"/>
    <w:rsid w:val="1E8FA075"/>
    <w:rsid w:val="1E941CB5"/>
    <w:rsid w:val="1E9EAA82"/>
    <w:rsid w:val="1EC0D614"/>
    <w:rsid w:val="1EC4AA4D"/>
    <w:rsid w:val="1ED13B18"/>
    <w:rsid w:val="1F0CCD39"/>
    <w:rsid w:val="1F2B90EA"/>
    <w:rsid w:val="1F2CE0AD"/>
    <w:rsid w:val="1F38105A"/>
    <w:rsid w:val="1F42D395"/>
    <w:rsid w:val="1F4D05E0"/>
    <w:rsid w:val="1F58BB1E"/>
    <w:rsid w:val="1F59F26B"/>
    <w:rsid w:val="1F605A83"/>
    <w:rsid w:val="1F789822"/>
    <w:rsid w:val="1F78AB69"/>
    <w:rsid w:val="1F80932E"/>
    <w:rsid w:val="1F9CE48A"/>
    <w:rsid w:val="1FB28367"/>
    <w:rsid w:val="1FB44A27"/>
    <w:rsid w:val="1FC4CF63"/>
    <w:rsid w:val="200CCDF6"/>
    <w:rsid w:val="2027F0AF"/>
    <w:rsid w:val="202CC002"/>
    <w:rsid w:val="204AF6DD"/>
    <w:rsid w:val="206C1CE8"/>
    <w:rsid w:val="2094CD94"/>
    <w:rsid w:val="209E1E53"/>
    <w:rsid w:val="20A94EE6"/>
    <w:rsid w:val="20BA9B9A"/>
    <w:rsid w:val="20CEE45B"/>
    <w:rsid w:val="20D09416"/>
    <w:rsid w:val="20DBB68A"/>
    <w:rsid w:val="20EBB982"/>
    <w:rsid w:val="20FA5D86"/>
    <w:rsid w:val="20FC37D2"/>
    <w:rsid w:val="20FC67CA"/>
    <w:rsid w:val="213D764E"/>
    <w:rsid w:val="2142446D"/>
    <w:rsid w:val="21592627"/>
    <w:rsid w:val="2182A3EE"/>
    <w:rsid w:val="219ED43A"/>
    <w:rsid w:val="21AA019C"/>
    <w:rsid w:val="21B20857"/>
    <w:rsid w:val="21BC3BED"/>
    <w:rsid w:val="21DC1A0B"/>
    <w:rsid w:val="21FF502D"/>
    <w:rsid w:val="22140EDB"/>
    <w:rsid w:val="222BD513"/>
    <w:rsid w:val="2230BCB1"/>
    <w:rsid w:val="224B8ADF"/>
    <w:rsid w:val="22753C6F"/>
    <w:rsid w:val="22888FF8"/>
    <w:rsid w:val="2292B22A"/>
    <w:rsid w:val="22B4688D"/>
    <w:rsid w:val="22DE08B2"/>
    <w:rsid w:val="22DEFECD"/>
    <w:rsid w:val="22FB9DD0"/>
    <w:rsid w:val="2312C5B6"/>
    <w:rsid w:val="23136D23"/>
    <w:rsid w:val="23280B37"/>
    <w:rsid w:val="232B7BC6"/>
    <w:rsid w:val="2339662B"/>
    <w:rsid w:val="2369C322"/>
    <w:rsid w:val="236AF74C"/>
    <w:rsid w:val="23800689"/>
    <w:rsid w:val="23A7D582"/>
    <w:rsid w:val="23ADCB51"/>
    <w:rsid w:val="23B87419"/>
    <w:rsid w:val="23DB6E73"/>
    <w:rsid w:val="23E2016C"/>
    <w:rsid w:val="23FC1FA9"/>
    <w:rsid w:val="2413F8CC"/>
    <w:rsid w:val="2415B1D6"/>
    <w:rsid w:val="2429D63F"/>
    <w:rsid w:val="243C4304"/>
    <w:rsid w:val="245D2C6A"/>
    <w:rsid w:val="24645D28"/>
    <w:rsid w:val="246D7964"/>
    <w:rsid w:val="2474EB55"/>
    <w:rsid w:val="24784BCC"/>
    <w:rsid w:val="2488BB74"/>
    <w:rsid w:val="24920AFC"/>
    <w:rsid w:val="24B6D2E1"/>
    <w:rsid w:val="24E03A69"/>
    <w:rsid w:val="24F12B4C"/>
    <w:rsid w:val="24F3EA24"/>
    <w:rsid w:val="25008C76"/>
    <w:rsid w:val="2504888F"/>
    <w:rsid w:val="250A34B7"/>
    <w:rsid w:val="251E9739"/>
    <w:rsid w:val="252D9AB1"/>
    <w:rsid w:val="25344103"/>
    <w:rsid w:val="255640E3"/>
    <w:rsid w:val="255E392B"/>
    <w:rsid w:val="2583CB38"/>
    <w:rsid w:val="258B2FE4"/>
    <w:rsid w:val="25925C8C"/>
    <w:rsid w:val="25BBFD7C"/>
    <w:rsid w:val="25D09B66"/>
    <w:rsid w:val="25E4EEB7"/>
    <w:rsid w:val="25EDD324"/>
    <w:rsid w:val="261BF2E6"/>
    <w:rsid w:val="2691620E"/>
    <w:rsid w:val="269A46DC"/>
    <w:rsid w:val="26F4BC61"/>
    <w:rsid w:val="26F79799"/>
    <w:rsid w:val="26FFCC11"/>
    <w:rsid w:val="27206058"/>
    <w:rsid w:val="2735414C"/>
    <w:rsid w:val="273F5BF7"/>
    <w:rsid w:val="2743A444"/>
    <w:rsid w:val="275AA003"/>
    <w:rsid w:val="27627842"/>
    <w:rsid w:val="276E235E"/>
    <w:rsid w:val="278B73EB"/>
    <w:rsid w:val="27CA827D"/>
    <w:rsid w:val="27E5F769"/>
    <w:rsid w:val="27EADBF0"/>
    <w:rsid w:val="27FCA177"/>
    <w:rsid w:val="27FE2B63"/>
    <w:rsid w:val="28032DFE"/>
    <w:rsid w:val="280A5899"/>
    <w:rsid w:val="28157E49"/>
    <w:rsid w:val="281E7B45"/>
    <w:rsid w:val="282B1CD2"/>
    <w:rsid w:val="2834DA9B"/>
    <w:rsid w:val="285D0E3D"/>
    <w:rsid w:val="2864ED7E"/>
    <w:rsid w:val="2872C525"/>
    <w:rsid w:val="288467CB"/>
    <w:rsid w:val="28967D7F"/>
    <w:rsid w:val="289A7451"/>
    <w:rsid w:val="28A93F87"/>
    <w:rsid w:val="28BD8095"/>
    <w:rsid w:val="28DCC782"/>
    <w:rsid w:val="28E9107F"/>
    <w:rsid w:val="28FEE2F3"/>
    <w:rsid w:val="29254B2A"/>
    <w:rsid w:val="2927B640"/>
    <w:rsid w:val="293D7916"/>
    <w:rsid w:val="2949032A"/>
    <w:rsid w:val="2955DCAD"/>
    <w:rsid w:val="29733E9C"/>
    <w:rsid w:val="29741C51"/>
    <w:rsid w:val="297DE32F"/>
    <w:rsid w:val="29A6F963"/>
    <w:rsid w:val="29B82143"/>
    <w:rsid w:val="29BE2511"/>
    <w:rsid w:val="29D46C1E"/>
    <w:rsid w:val="2A0DC89E"/>
    <w:rsid w:val="2A193AFB"/>
    <w:rsid w:val="2A252453"/>
    <w:rsid w:val="2A3A9004"/>
    <w:rsid w:val="2A43E5A7"/>
    <w:rsid w:val="2A62D8F3"/>
    <w:rsid w:val="2A878AC4"/>
    <w:rsid w:val="2A921B48"/>
    <w:rsid w:val="2AB62C1C"/>
    <w:rsid w:val="2ABCDB88"/>
    <w:rsid w:val="2ABF0947"/>
    <w:rsid w:val="2AC41D28"/>
    <w:rsid w:val="2AC96387"/>
    <w:rsid w:val="2AD9CF91"/>
    <w:rsid w:val="2AE1A76B"/>
    <w:rsid w:val="2B0FB2E7"/>
    <w:rsid w:val="2B16733F"/>
    <w:rsid w:val="2B1C78A5"/>
    <w:rsid w:val="2B3023F9"/>
    <w:rsid w:val="2B3CEBC2"/>
    <w:rsid w:val="2B44FB58"/>
    <w:rsid w:val="2B470AA2"/>
    <w:rsid w:val="2B6F5A2B"/>
    <w:rsid w:val="2B852C48"/>
    <w:rsid w:val="2B8A99C5"/>
    <w:rsid w:val="2B98A095"/>
    <w:rsid w:val="2B9BD4B2"/>
    <w:rsid w:val="2BAB7EA7"/>
    <w:rsid w:val="2BB0B525"/>
    <w:rsid w:val="2BC3EDA0"/>
    <w:rsid w:val="2BCD7C06"/>
    <w:rsid w:val="2BD76E56"/>
    <w:rsid w:val="2BDA3407"/>
    <w:rsid w:val="2BDF47E3"/>
    <w:rsid w:val="2BEA7E9E"/>
    <w:rsid w:val="2BFE6F2A"/>
    <w:rsid w:val="2C1BAA31"/>
    <w:rsid w:val="2C2D0D4D"/>
    <w:rsid w:val="2C374C05"/>
    <w:rsid w:val="2C3AED20"/>
    <w:rsid w:val="2C52A8A9"/>
    <w:rsid w:val="2C530A7E"/>
    <w:rsid w:val="2C5468BA"/>
    <w:rsid w:val="2C70FEE1"/>
    <w:rsid w:val="2C7F6966"/>
    <w:rsid w:val="2C874A2E"/>
    <w:rsid w:val="2C92BEB8"/>
    <w:rsid w:val="2C98BF1D"/>
    <w:rsid w:val="2CA3ACE6"/>
    <w:rsid w:val="2CB172EE"/>
    <w:rsid w:val="2CBAC350"/>
    <w:rsid w:val="2CBDCEC5"/>
    <w:rsid w:val="2CBFD1A3"/>
    <w:rsid w:val="2CC164B2"/>
    <w:rsid w:val="2CC40AFB"/>
    <w:rsid w:val="2CC41577"/>
    <w:rsid w:val="2CD1F395"/>
    <w:rsid w:val="2CD70DBA"/>
    <w:rsid w:val="2D147037"/>
    <w:rsid w:val="2D1A0D64"/>
    <w:rsid w:val="2D34028A"/>
    <w:rsid w:val="2D4C7D02"/>
    <w:rsid w:val="2D4D97C5"/>
    <w:rsid w:val="2D53819C"/>
    <w:rsid w:val="2D57AFF5"/>
    <w:rsid w:val="2D6E75AA"/>
    <w:rsid w:val="2D7CD7CA"/>
    <w:rsid w:val="2D7E3AB2"/>
    <w:rsid w:val="2DD37CB5"/>
    <w:rsid w:val="2DE0AEB7"/>
    <w:rsid w:val="2E0B340B"/>
    <w:rsid w:val="2E1CEAE2"/>
    <w:rsid w:val="2E54E9A3"/>
    <w:rsid w:val="2E5BFCFC"/>
    <w:rsid w:val="2E663F51"/>
    <w:rsid w:val="2E767712"/>
    <w:rsid w:val="2E814022"/>
    <w:rsid w:val="2E8EA1D7"/>
    <w:rsid w:val="2E962764"/>
    <w:rsid w:val="2EA14997"/>
    <w:rsid w:val="2EA2054A"/>
    <w:rsid w:val="2EC35D87"/>
    <w:rsid w:val="2F007F44"/>
    <w:rsid w:val="2F0837E3"/>
    <w:rsid w:val="2F25EFF0"/>
    <w:rsid w:val="2F40BB34"/>
    <w:rsid w:val="2F4DFAF3"/>
    <w:rsid w:val="2F5E00E9"/>
    <w:rsid w:val="2F6A8A7F"/>
    <w:rsid w:val="2F88639F"/>
    <w:rsid w:val="2F96E1DA"/>
    <w:rsid w:val="2FCDCFC9"/>
    <w:rsid w:val="2FEF3273"/>
    <w:rsid w:val="3030EC00"/>
    <w:rsid w:val="304FB482"/>
    <w:rsid w:val="305826EC"/>
    <w:rsid w:val="305AC24F"/>
    <w:rsid w:val="305E8813"/>
    <w:rsid w:val="307A7AEF"/>
    <w:rsid w:val="307CB8CC"/>
    <w:rsid w:val="30A3C85D"/>
    <w:rsid w:val="30E3468E"/>
    <w:rsid w:val="30E7F17C"/>
    <w:rsid w:val="31054259"/>
    <w:rsid w:val="31133570"/>
    <w:rsid w:val="31331964"/>
    <w:rsid w:val="3146C5BF"/>
    <w:rsid w:val="31612F3E"/>
    <w:rsid w:val="318D0233"/>
    <w:rsid w:val="319F61ED"/>
    <w:rsid w:val="31A0EA9C"/>
    <w:rsid w:val="31C1C2F5"/>
    <w:rsid w:val="31C2EA13"/>
    <w:rsid w:val="31C604DA"/>
    <w:rsid w:val="31DB2059"/>
    <w:rsid w:val="31E9D28E"/>
    <w:rsid w:val="3207BE58"/>
    <w:rsid w:val="321615CA"/>
    <w:rsid w:val="3218D4E7"/>
    <w:rsid w:val="323529D2"/>
    <w:rsid w:val="323E13F3"/>
    <w:rsid w:val="32568CA5"/>
    <w:rsid w:val="3272FF1A"/>
    <w:rsid w:val="327B06EE"/>
    <w:rsid w:val="328B2048"/>
    <w:rsid w:val="32BEF1AB"/>
    <w:rsid w:val="32C034DE"/>
    <w:rsid w:val="32C5821E"/>
    <w:rsid w:val="32CDBA88"/>
    <w:rsid w:val="32D1F213"/>
    <w:rsid w:val="32F19918"/>
    <w:rsid w:val="32F1BF6C"/>
    <w:rsid w:val="33091799"/>
    <w:rsid w:val="33182BAC"/>
    <w:rsid w:val="3325ECA6"/>
    <w:rsid w:val="3347B772"/>
    <w:rsid w:val="334CAAAA"/>
    <w:rsid w:val="3366B14F"/>
    <w:rsid w:val="3387096B"/>
    <w:rsid w:val="338DCADD"/>
    <w:rsid w:val="33900BB9"/>
    <w:rsid w:val="3392771D"/>
    <w:rsid w:val="33AEE78D"/>
    <w:rsid w:val="33CE66D4"/>
    <w:rsid w:val="33CEACB5"/>
    <w:rsid w:val="33D5C3AA"/>
    <w:rsid w:val="33E4EEDB"/>
    <w:rsid w:val="34267F33"/>
    <w:rsid w:val="3430E528"/>
    <w:rsid w:val="343FD88B"/>
    <w:rsid w:val="344D62AC"/>
    <w:rsid w:val="3462720F"/>
    <w:rsid w:val="346E929B"/>
    <w:rsid w:val="346FEF3F"/>
    <w:rsid w:val="3470662D"/>
    <w:rsid w:val="34739337"/>
    <w:rsid w:val="34900700"/>
    <w:rsid w:val="3493435F"/>
    <w:rsid w:val="34999727"/>
    <w:rsid w:val="349F1F6B"/>
    <w:rsid w:val="34A37DDA"/>
    <w:rsid w:val="34E35A93"/>
    <w:rsid w:val="34F1BA45"/>
    <w:rsid w:val="3512C9E0"/>
    <w:rsid w:val="35198D1E"/>
    <w:rsid w:val="351ADAAA"/>
    <w:rsid w:val="352B8250"/>
    <w:rsid w:val="35344DA3"/>
    <w:rsid w:val="353B4293"/>
    <w:rsid w:val="35564447"/>
    <w:rsid w:val="3558B63E"/>
    <w:rsid w:val="3584EE64"/>
    <w:rsid w:val="35AD46E1"/>
    <w:rsid w:val="35CBADED"/>
    <w:rsid w:val="35DB2533"/>
    <w:rsid w:val="35E8AFC7"/>
    <w:rsid w:val="35F2E7C1"/>
    <w:rsid w:val="360B149C"/>
    <w:rsid w:val="36153821"/>
    <w:rsid w:val="361CFAE8"/>
    <w:rsid w:val="361FA1B3"/>
    <w:rsid w:val="361FA844"/>
    <w:rsid w:val="3622789F"/>
    <w:rsid w:val="3623CFF3"/>
    <w:rsid w:val="362C6B29"/>
    <w:rsid w:val="36651DFD"/>
    <w:rsid w:val="366D73F4"/>
    <w:rsid w:val="367FE6BF"/>
    <w:rsid w:val="369C1B54"/>
    <w:rsid w:val="36A5AE82"/>
    <w:rsid w:val="36AFC18B"/>
    <w:rsid w:val="36BD02DC"/>
    <w:rsid w:val="36CFDBF8"/>
    <w:rsid w:val="36D037A4"/>
    <w:rsid w:val="36E67111"/>
    <w:rsid w:val="371136FC"/>
    <w:rsid w:val="372A8438"/>
    <w:rsid w:val="372C4812"/>
    <w:rsid w:val="373DA228"/>
    <w:rsid w:val="375C921C"/>
    <w:rsid w:val="37767C4E"/>
    <w:rsid w:val="37798B22"/>
    <w:rsid w:val="3787AC49"/>
    <w:rsid w:val="378B3C60"/>
    <w:rsid w:val="37950169"/>
    <w:rsid w:val="37AA3C84"/>
    <w:rsid w:val="37AD7ED8"/>
    <w:rsid w:val="37C5491D"/>
    <w:rsid w:val="37C96B0A"/>
    <w:rsid w:val="37CD7B1B"/>
    <w:rsid w:val="37E79EA2"/>
    <w:rsid w:val="37F3426E"/>
    <w:rsid w:val="3821F607"/>
    <w:rsid w:val="3829DE8D"/>
    <w:rsid w:val="38349F20"/>
    <w:rsid w:val="3846B26F"/>
    <w:rsid w:val="38584548"/>
    <w:rsid w:val="386551EE"/>
    <w:rsid w:val="3882518B"/>
    <w:rsid w:val="388D9029"/>
    <w:rsid w:val="38999B2B"/>
    <w:rsid w:val="38AFDEEC"/>
    <w:rsid w:val="38C9DFB7"/>
    <w:rsid w:val="38CFF8AC"/>
    <w:rsid w:val="38DFC32F"/>
    <w:rsid w:val="38E117C4"/>
    <w:rsid w:val="38F412AF"/>
    <w:rsid w:val="38FAD565"/>
    <w:rsid w:val="390EBF55"/>
    <w:rsid w:val="391CBB95"/>
    <w:rsid w:val="39211E08"/>
    <w:rsid w:val="39360A1D"/>
    <w:rsid w:val="3945C855"/>
    <w:rsid w:val="394701DB"/>
    <w:rsid w:val="394A261F"/>
    <w:rsid w:val="3967D4AD"/>
    <w:rsid w:val="39817DAA"/>
    <w:rsid w:val="399091B5"/>
    <w:rsid w:val="39A6734C"/>
    <w:rsid w:val="39AC6AC8"/>
    <w:rsid w:val="39B86873"/>
    <w:rsid w:val="39E25B1F"/>
    <w:rsid w:val="3A03ADA4"/>
    <w:rsid w:val="3A0C54D2"/>
    <w:rsid w:val="3A162284"/>
    <w:rsid w:val="3A2DBF0F"/>
    <w:rsid w:val="3A2F4CB2"/>
    <w:rsid w:val="3A38385F"/>
    <w:rsid w:val="3A418876"/>
    <w:rsid w:val="3A50F86F"/>
    <w:rsid w:val="3A7585F4"/>
    <w:rsid w:val="3A75D94E"/>
    <w:rsid w:val="3A819C32"/>
    <w:rsid w:val="3ABE6AC5"/>
    <w:rsid w:val="3AD69D68"/>
    <w:rsid w:val="3AD9808C"/>
    <w:rsid w:val="3AE1E0B4"/>
    <w:rsid w:val="3AF4FCF2"/>
    <w:rsid w:val="3B134D49"/>
    <w:rsid w:val="3B1B7BFC"/>
    <w:rsid w:val="3B25E027"/>
    <w:rsid w:val="3B28246B"/>
    <w:rsid w:val="3B2C6C7C"/>
    <w:rsid w:val="3B3D1C46"/>
    <w:rsid w:val="3B42823A"/>
    <w:rsid w:val="3B42DDBC"/>
    <w:rsid w:val="3B4412CD"/>
    <w:rsid w:val="3B4F0CEB"/>
    <w:rsid w:val="3B5D2B59"/>
    <w:rsid w:val="3B5DF1C1"/>
    <w:rsid w:val="3B6962C7"/>
    <w:rsid w:val="3B6F3D16"/>
    <w:rsid w:val="3B6FA03E"/>
    <w:rsid w:val="3B8DB2F0"/>
    <w:rsid w:val="3B919E05"/>
    <w:rsid w:val="3BD95D9D"/>
    <w:rsid w:val="3BDD64B9"/>
    <w:rsid w:val="3BE22771"/>
    <w:rsid w:val="3BF5A8C3"/>
    <w:rsid w:val="3C056385"/>
    <w:rsid w:val="3C079F12"/>
    <w:rsid w:val="3C2328CA"/>
    <w:rsid w:val="3C24679A"/>
    <w:rsid w:val="3C3E22A4"/>
    <w:rsid w:val="3C4B1D6B"/>
    <w:rsid w:val="3C7461FD"/>
    <w:rsid w:val="3C9B8D5F"/>
    <w:rsid w:val="3CA8079C"/>
    <w:rsid w:val="3CACBAAC"/>
    <w:rsid w:val="3CB2FAED"/>
    <w:rsid w:val="3CB77FA3"/>
    <w:rsid w:val="3CE6F9D3"/>
    <w:rsid w:val="3CEC0734"/>
    <w:rsid w:val="3CEEDD92"/>
    <w:rsid w:val="3CF9B04F"/>
    <w:rsid w:val="3CFFD36F"/>
    <w:rsid w:val="3D2405DC"/>
    <w:rsid w:val="3D28E51F"/>
    <w:rsid w:val="3D36118B"/>
    <w:rsid w:val="3D417893"/>
    <w:rsid w:val="3D4AA7F9"/>
    <w:rsid w:val="3D4EF356"/>
    <w:rsid w:val="3D51EA6B"/>
    <w:rsid w:val="3D5E06B5"/>
    <w:rsid w:val="3D76ECD0"/>
    <w:rsid w:val="3D866121"/>
    <w:rsid w:val="3D898E87"/>
    <w:rsid w:val="3D939609"/>
    <w:rsid w:val="3DA59D25"/>
    <w:rsid w:val="3DAC5B42"/>
    <w:rsid w:val="3DBEAC09"/>
    <w:rsid w:val="3DD10BF8"/>
    <w:rsid w:val="3DD3F30A"/>
    <w:rsid w:val="3DEBE096"/>
    <w:rsid w:val="3DF6FD4D"/>
    <w:rsid w:val="3DFC1130"/>
    <w:rsid w:val="3E2043D9"/>
    <w:rsid w:val="3E2C1A36"/>
    <w:rsid w:val="3E2E25A6"/>
    <w:rsid w:val="3E6466CC"/>
    <w:rsid w:val="3E75598A"/>
    <w:rsid w:val="3E96DDFE"/>
    <w:rsid w:val="3E9D1FE1"/>
    <w:rsid w:val="3E9F4699"/>
    <w:rsid w:val="3EA6D643"/>
    <w:rsid w:val="3EAB4E02"/>
    <w:rsid w:val="3EBE14BE"/>
    <w:rsid w:val="3EC6746B"/>
    <w:rsid w:val="3ECEE3B3"/>
    <w:rsid w:val="3EDC3002"/>
    <w:rsid w:val="3EDF856D"/>
    <w:rsid w:val="3EE227E6"/>
    <w:rsid w:val="3EEA83AF"/>
    <w:rsid w:val="3EF245B1"/>
    <w:rsid w:val="3F32719A"/>
    <w:rsid w:val="3F43F1A2"/>
    <w:rsid w:val="3F46BEF2"/>
    <w:rsid w:val="3F4C3D50"/>
    <w:rsid w:val="3F551BFD"/>
    <w:rsid w:val="3F80B354"/>
    <w:rsid w:val="3F841934"/>
    <w:rsid w:val="3F8F052D"/>
    <w:rsid w:val="3F8F8E31"/>
    <w:rsid w:val="3F9AA123"/>
    <w:rsid w:val="3F9ABA6B"/>
    <w:rsid w:val="3FCA44B1"/>
    <w:rsid w:val="3FDBFD03"/>
    <w:rsid w:val="3FE3F9DF"/>
    <w:rsid w:val="3FF6D2F4"/>
    <w:rsid w:val="3FF92D72"/>
    <w:rsid w:val="40004AE9"/>
    <w:rsid w:val="400195C7"/>
    <w:rsid w:val="4009E917"/>
    <w:rsid w:val="401255BD"/>
    <w:rsid w:val="4013B0E4"/>
    <w:rsid w:val="401D4D83"/>
    <w:rsid w:val="402A6F68"/>
    <w:rsid w:val="4057634F"/>
    <w:rsid w:val="40AB5F25"/>
    <w:rsid w:val="40B43E1A"/>
    <w:rsid w:val="40D48C84"/>
    <w:rsid w:val="40F5739D"/>
    <w:rsid w:val="41009FA5"/>
    <w:rsid w:val="41182396"/>
    <w:rsid w:val="41283A4C"/>
    <w:rsid w:val="412C8A06"/>
    <w:rsid w:val="413263E2"/>
    <w:rsid w:val="416E1098"/>
    <w:rsid w:val="41834E66"/>
    <w:rsid w:val="419637D2"/>
    <w:rsid w:val="41D7EB59"/>
    <w:rsid w:val="41D9315A"/>
    <w:rsid w:val="41E873D6"/>
    <w:rsid w:val="41F4E9DE"/>
    <w:rsid w:val="420561E5"/>
    <w:rsid w:val="421A5B7A"/>
    <w:rsid w:val="422BCF53"/>
    <w:rsid w:val="42300678"/>
    <w:rsid w:val="42330FDA"/>
    <w:rsid w:val="423A1CE7"/>
    <w:rsid w:val="424056F0"/>
    <w:rsid w:val="4267361F"/>
    <w:rsid w:val="426C4A6B"/>
    <w:rsid w:val="4273C9AE"/>
    <w:rsid w:val="428C2A9F"/>
    <w:rsid w:val="42B7575D"/>
    <w:rsid w:val="42BEF143"/>
    <w:rsid w:val="42C76268"/>
    <w:rsid w:val="42E0BEB2"/>
    <w:rsid w:val="42EAF119"/>
    <w:rsid w:val="430D8A80"/>
    <w:rsid w:val="431031DC"/>
    <w:rsid w:val="4314DCD9"/>
    <w:rsid w:val="4319392B"/>
    <w:rsid w:val="432E4F24"/>
    <w:rsid w:val="433B0A4B"/>
    <w:rsid w:val="435A43B5"/>
    <w:rsid w:val="4370A43D"/>
    <w:rsid w:val="43769CC0"/>
    <w:rsid w:val="438508F9"/>
    <w:rsid w:val="439A2E02"/>
    <w:rsid w:val="43BCEA3F"/>
    <w:rsid w:val="43C69264"/>
    <w:rsid w:val="43C7A5BE"/>
    <w:rsid w:val="43C7C372"/>
    <w:rsid w:val="43D44495"/>
    <w:rsid w:val="43D4D405"/>
    <w:rsid w:val="43DA4725"/>
    <w:rsid w:val="43DC5A43"/>
    <w:rsid w:val="4405B00A"/>
    <w:rsid w:val="4405F25B"/>
    <w:rsid w:val="44177198"/>
    <w:rsid w:val="441B9001"/>
    <w:rsid w:val="441DED3A"/>
    <w:rsid w:val="44212FBF"/>
    <w:rsid w:val="443E815A"/>
    <w:rsid w:val="446008A1"/>
    <w:rsid w:val="446C8B83"/>
    <w:rsid w:val="44701092"/>
    <w:rsid w:val="448C7585"/>
    <w:rsid w:val="44D052CE"/>
    <w:rsid w:val="44D27002"/>
    <w:rsid w:val="44D3ADDF"/>
    <w:rsid w:val="44DA96CF"/>
    <w:rsid w:val="44FA3BA8"/>
    <w:rsid w:val="451FE1BB"/>
    <w:rsid w:val="452AAF59"/>
    <w:rsid w:val="453C09C9"/>
    <w:rsid w:val="45432660"/>
    <w:rsid w:val="456C81D0"/>
    <w:rsid w:val="4582F379"/>
    <w:rsid w:val="4589FD26"/>
    <w:rsid w:val="458B7C53"/>
    <w:rsid w:val="458DAFE4"/>
    <w:rsid w:val="458DB4C5"/>
    <w:rsid w:val="458E82F7"/>
    <w:rsid w:val="4590221F"/>
    <w:rsid w:val="45A5DFC0"/>
    <w:rsid w:val="45C6366B"/>
    <w:rsid w:val="45C85DE6"/>
    <w:rsid w:val="45D491E1"/>
    <w:rsid w:val="45DE6423"/>
    <w:rsid w:val="45F94DEC"/>
    <w:rsid w:val="460E0DA4"/>
    <w:rsid w:val="460F4B17"/>
    <w:rsid w:val="46199B23"/>
    <w:rsid w:val="46223CBA"/>
    <w:rsid w:val="462C4C18"/>
    <w:rsid w:val="463C28F1"/>
    <w:rsid w:val="463CEF66"/>
    <w:rsid w:val="463DA900"/>
    <w:rsid w:val="465210E9"/>
    <w:rsid w:val="466AEDF0"/>
    <w:rsid w:val="46743ECE"/>
    <w:rsid w:val="4681FEA9"/>
    <w:rsid w:val="468D4705"/>
    <w:rsid w:val="469561E5"/>
    <w:rsid w:val="469C485E"/>
    <w:rsid w:val="46B86C35"/>
    <w:rsid w:val="46D311A7"/>
    <w:rsid w:val="46E446B4"/>
    <w:rsid w:val="470FC787"/>
    <w:rsid w:val="471AF3A2"/>
    <w:rsid w:val="47281ED1"/>
    <w:rsid w:val="474418BD"/>
    <w:rsid w:val="474E0B1C"/>
    <w:rsid w:val="475414DD"/>
    <w:rsid w:val="47AAC0E5"/>
    <w:rsid w:val="47D2F67B"/>
    <w:rsid w:val="47D4BF69"/>
    <w:rsid w:val="47E2B861"/>
    <w:rsid w:val="47FC48A8"/>
    <w:rsid w:val="4811F411"/>
    <w:rsid w:val="481ACA79"/>
    <w:rsid w:val="484283F8"/>
    <w:rsid w:val="48431D60"/>
    <w:rsid w:val="48490CCB"/>
    <w:rsid w:val="484FB9F1"/>
    <w:rsid w:val="48706E55"/>
    <w:rsid w:val="488478CE"/>
    <w:rsid w:val="48BE6B71"/>
    <w:rsid w:val="48C556BD"/>
    <w:rsid w:val="48E43B9E"/>
    <w:rsid w:val="48ED6624"/>
    <w:rsid w:val="48F1820A"/>
    <w:rsid w:val="48F1F00D"/>
    <w:rsid w:val="4902E7CD"/>
    <w:rsid w:val="490BABD4"/>
    <w:rsid w:val="491279DD"/>
    <w:rsid w:val="49514B3D"/>
    <w:rsid w:val="495733B6"/>
    <w:rsid w:val="4968416E"/>
    <w:rsid w:val="496FDB61"/>
    <w:rsid w:val="49711E21"/>
    <w:rsid w:val="49741F89"/>
    <w:rsid w:val="497BE77B"/>
    <w:rsid w:val="498C1873"/>
    <w:rsid w:val="499050D2"/>
    <w:rsid w:val="49966604"/>
    <w:rsid w:val="49A276EE"/>
    <w:rsid w:val="49B3B6AE"/>
    <w:rsid w:val="49B5EED5"/>
    <w:rsid w:val="49B90C70"/>
    <w:rsid w:val="49C3571C"/>
    <w:rsid w:val="49CB1D01"/>
    <w:rsid w:val="49CF4689"/>
    <w:rsid w:val="49D2878A"/>
    <w:rsid w:val="4A069C09"/>
    <w:rsid w:val="4A0B4941"/>
    <w:rsid w:val="4A20759F"/>
    <w:rsid w:val="4A308EC8"/>
    <w:rsid w:val="4A5B5A1F"/>
    <w:rsid w:val="4A6A13D2"/>
    <w:rsid w:val="4A6D5ED5"/>
    <w:rsid w:val="4A6D99C2"/>
    <w:rsid w:val="4AA3CD38"/>
    <w:rsid w:val="4AA972AF"/>
    <w:rsid w:val="4AB6B952"/>
    <w:rsid w:val="4AB826E1"/>
    <w:rsid w:val="4AB84188"/>
    <w:rsid w:val="4ABF9188"/>
    <w:rsid w:val="4AC41694"/>
    <w:rsid w:val="4AD0308C"/>
    <w:rsid w:val="4ADA3DFD"/>
    <w:rsid w:val="4ADF7405"/>
    <w:rsid w:val="4AE302B6"/>
    <w:rsid w:val="4AECD6A0"/>
    <w:rsid w:val="4AF49693"/>
    <w:rsid w:val="4AFA6797"/>
    <w:rsid w:val="4B1C4028"/>
    <w:rsid w:val="4B218CD3"/>
    <w:rsid w:val="4B2B7D75"/>
    <w:rsid w:val="4B3F7326"/>
    <w:rsid w:val="4B4C70A7"/>
    <w:rsid w:val="4B552572"/>
    <w:rsid w:val="4B5FCF1E"/>
    <w:rsid w:val="4B5FE5FA"/>
    <w:rsid w:val="4B653FDB"/>
    <w:rsid w:val="4B66B858"/>
    <w:rsid w:val="4B76B156"/>
    <w:rsid w:val="4B7FB3AE"/>
    <w:rsid w:val="4B809A90"/>
    <w:rsid w:val="4B8B8C8E"/>
    <w:rsid w:val="4B957CB6"/>
    <w:rsid w:val="4BBEA73B"/>
    <w:rsid w:val="4BBEF99F"/>
    <w:rsid w:val="4BC6FE94"/>
    <w:rsid w:val="4C0667BB"/>
    <w:rsid w:val="4C0C1F94"/>
    <w:rsid w:val="4C109272"/>
    <w:rsid w:val="4C14AD2F"/>
    <w:rsid w:val="4C19E15A"/>
    <w:rsid w:val="4C237F66"/>
    <w:rsid w:val="4C2CC3FE"/>
    <w:rsid w:val="4C420243"/>
    <w:rsid w:val="4C497855"/>
    <w:rsid w:val="4C4A0C92"/>
    <w:rsid w:val="4C4A4227"/>
    <w:rsid w:val="4C4C9D19"/>
    <w:rsid w:val="4C51CEEC"/>
    <w:rsid w:val="4C563CAB"/>
    <w:rsid w:val="4C6837F9"/>
    <w:rsid w:val="4C702042"/>
    <w:rsid w:val="4CAA83A7"/>
    <w:rsid w:val="4CAF016B"/>
    <w:rsid w:val="4CCA6F0B"/>
    <w:rsid w:val="4CD34860"/>
    <w:rsid w:val="4CD6EE84"/>
    <w:rsid w:val="4D08BAC9"/>
    <w:rsid w:val="4D10759F"/>
    <w:rsid w:val="4D2F961E"/>
    <w:rsid w:val="4D4B458E"/>
    <w:rsid w:val="4D6B2569"/>
    <w:rsid w:val="4D6E56F2"/>
    <w:rsid w:val="4D7A790A"/>
    <w:rsid w:val="4DBB5FDD"/>
    <w:rsid w:val="4DCE62B5"/>
    <w:rsid w:val="4DE36FA6"/>
    <w:rsid w:val="4DF4A823"/>
    <w:rsid w:val="4DFC6A77"/>
    <w:rsid w:val="4DFEA209"/>
    <w:rsid w:val="4E0130F3"/>
    <w:rsid w:val="4E0B94AD"/>
    <w:rsid w:val="4E14FC53"/>
    <w:rsid w:val="4E1A2124"/>
    <w:rsid w:val="4E1B0CCA"/>
    <w:rsid w:val="4E361A7B"/>
    <w:rsid w:val="4E3AAF3C"/>
    <w:rsid w:val="4E4DFDA7"/>
    <w:rsid w:val="4E97807C"/>
    <w:rsid w:val="4E9C4643"/>
    <w:rsid w:val="4ED213E8"/>
    <w:rsid w:val="4EE3F331"/>
    <w:rsid w:val="4F083C80"/>
    <w:rsid w:val="4F15974D"/>
    <w:rsid w:val="4F1EC7D3"/>
    <w:rsid w:val="4F21CB8F"/>
    <w:rsid w:val="4F2B6097"/>
    <w:rsid w:val="4F405859"/>
    <w:rsid w:val="4F4ADBF7"/>
    <w:rsid w:val="4F56E9DE"/>
    <w:rsid w:val="4F5A7F42"/>
    <w:rsid w:val="4F5B7ECD"/>
    <w:rsid w:val="4F717BE8"/>
    <w:rsid w:val="4F739CB8"/>
    <w:rsid w:val="4F7912CC"/>
    <w:rsid w:val="4F7C0117"/>
    <w:rsid w:val="4F869523"/>
    <w:rsid w:val="4F982ACA"/>
    <w:rsid w:val="4FBEB88D"/>
    <w:rsid w:val="4FD2FAD4"/>
    <w:rsid w:val="4FD60CA2"/>
    <w:rsid w:val="50081D13"/>
    <w:rsid w:val="50140D7E"/>
    <w:rsid w:val="502D2BE3"/>
    <w:rsid w:val="50357130"/>
    <w:rsid w:val="5049D401"/>
    <w:rsid w:val="505660F4"/>
    <w:rsid w:val="507426B7"/>
    <w:rsid w:val="507EBC4E"/>
    <w:rsid w:val="508868E7"/>
    <w:rsid w:val="50C56050"/>
    <w:rsid w:val="50CCDDAB"/>
    <w:rsid w:val="50EF38C9"/>
    <w:rsid w:val="51037DBF"/>
    <w:rsid w:val="512703A5"/>
    <w:rsid w:val="5157D546"/>
    <w:rsid w:val="516807F0"/>
    <w:rsid w:val="517002A9"/>
    <w:rsid w:val="51C1E2E7"/>
    <w:rsid w:val="51C2BB85"/>
    <w:rsid w:val="51C2DBE8"/>
    <w:rsid w:val="51CC655A"/>
    <w:rsid w:val="51D041DF"/>
    <w:rsid w:val="5210F6F4"/>
    <w:rsid w:val="5220F267"/>
    <w:rsid w:val="52252E0B"/>
    <w:rsid w:val="52523D7E"/>
    <w:rsid w:val="5269BC73"/>
    <w:rsid w:val="527D154D"/>
    <w:rsid w:val="5285D446"/>
    <w:rsid w:val="528DD82C"/>
    <w:rsid w:val="5299C426"/>
    <w:rsid w:val="52BBBF8C"/>
    <w:rsid w:val="52EB0734"/>
    <w:rsid w:val="52F377C6"/>
    <w:rsid w:val="52F9D9C5"/>
    <w:rsid w:val="52FF3871"/>
    <w:rsid w:val="531E8887"/>
    <w:rsid w:val="5337B587"/>
    <w:rsid w:val="5347D79D"/>
    <w:rsid w:val="53606AB8"/>
    <w:rsid w:val="53637D10"/>
    <w:rsid w:val="53688A72"/>
    <w:rsid w:val="537DE5A5"/>
    <w:rsid w:val="5394A9DE"/>
    <w:rsid w:val="539F46E7"/>
    <w:rsid w:val="53ACFA5D"/>
    <w:rsid w:val="53B8749A"/>
    <w:rsid w:val="53C1E9CF"/>
    <w:rsid w:val="53C340E4"/>
    <w:rsid w:val="53C97F85"/>
    <w:rsid w:val="53D4C55F"/>
    <w:rsid w:val="53D4ED55"/>
    <w:rsid w:val="53DC380C"/>
    <w:rsid w:val="53E10F8F"/>
    <w:rsid w:val="53E2A205"/>
    <w:rsid w:val="53E8CBA4"/>
    <w:rsid w:val="53FDA4ED"/>
    <w:rsid w:val="540A1CEF"/>
    <w:rsid w:val="54202903"/>
    <w:rsid w:val="542A4C5F"/>
    <w:rsid w:val="542BB16E"/>
    <w:rsid w:val="5434CE5F"/>
    <w:rsid w:val="543DCAA1"/>
    <w:rsid w:val="544422DE"/>
    <w:rsid w:val="544474CA"/>
    <w:rsid w:val="544C2455"/>
    <w:rsid w:val="5450C387"/>
    <w:rsid w:val="545435F0"/>
    <w:rsid w:val="54763E31"/>
    <w:rsid w:val="5486B42C"/>
    <w:rsid w:val="54990601"/>
    <w:rsid w:val="549A2695"/>
    <w:rsid w:val="54B51856"/>
    <w:rsid w:val="54CF52E3"/>
    <w:rsid w:val="54D0AE83"/>
    <w:rsid w:val="550B28C2"/>
    <w:rsid w:val="551BAF0A"/>
    <w:rsid w:val="55211F65"/>
    <w:rsid w:val="5524CF6A"/>
    <w:rsid w:val="55331175"/>
    <w:rsid w:val="554FEA97"/>
    <w:rsid w:val="5558B59A"/>
    <w:rsid w:val="555AA744"/>
    <w:rsid w:val="557B4C62"/>
    <w:rsid w:val="55850DD4"/>
    <w:rsid w:val="55974DBB"/>
    <w:rsid w:val="55CB7F4B"/>
    <w:rsid w:val="55D1D4C6"/>
    <w:rsid w:val="56104278"/>
    <w:rsid w:val="5629346A"/>
    <w:rsid w:val="56302EA4"/>
    <w:rsid w:val="564D3E4C"/>
    <w:rsid w:val="5658407A"/>
    <w:rsid w:val="565B982F"/>
    <w:rsid w:val="565BD54F"/>
    <w:rsid w:val="5665E24D"/>
    <w:rsid w:val="5672D751"/>
    <w:rsid w:val="56799827"/>
    <w:rsid w:val="567D5DDB"/>
    <w:rsid w:val="569D38CC"/>
    <w:rsid w:val="56B4E1DA"/>
    <w:rsid w:val="56C2FB14"/>
    <w:rsid w:val="56E2BB2A"/>
    <w:rsid w:val="57050FCB"/>
    <w:rsid w:val="574FC090"/>
    <w:rsid w:val="5757DEF3"/>
    <w:rsid w:val="575FB7E5"/>
    <w:rsid w:val="57766063"/>
    <w:rsid w:val="577F2B6A"/>
    <w:rsid w:val="5785627F"/>
    <w:rsid w:val="5787F0E6"/>
    <w:rsid w:val="57965528"/>
    <w:rsid w:val="57981B3B"/>
    <w:rsid w:val="57BA680F"/>
    <w:rsid w:val="57EBC1C9"/>
    <w:rsid w:val="57F5155E"/>
    <w:rsid w:val="583718BD"/>
    <w:rsid w:val="58379992"/>
    <w:rsid w:val="584D66A2"/>
    <w:rsid w:val="584D8E2D"/>
    <w:rsid w:val="584E88CD"/>
    <w:rsid w:val="585E9DAD"/>
    <w:rsid w:val="586581B4"/>
    <w:rsid w:val="58676BE2"/>
    <w:rsid w:val="587B9830"/>
    <w:rsid w:val="58972A98"/>
    <w:rsid w:val="58975844"/>
    <w:rsid w:val="58A47CC1"/>
    <w:rsid w:val="58BDE8BD"/>
    <w:rsid w:val="58BED9AD"/>
    <w:rsid w:val="58F0329B"/>
    <w:rsid w:val="58F993F4"/>
    <w:rsid w:val="592001E0"/>
    <w:rsid w:val="59253207"/>
    <w:rsid w:val="59261795"/>
    <w:rsid w:val="59286E17"/>
    <w:rsid w:val="592CD9DD"/>
    <w:rsid w:val="592EC40D"/>
    <w:rsid w:val="593DA9FE"/>
    <w:rsid w:val="59488601"/>
    <w:rsid w:val="5974658F"/>
    <w:rsid w:val="59882C0E"/>
    <w:rsid w:val="59896646"/>
    <w:rsid w:val="599D709B"/>
    <w:rsid w:val="59A13898"/>
    <w:rsid w:val="59BDA051"/>
    <w:rsid w:val="59C3FB4C"/>
    <w:rsid w:val="59CBC290"/>
    <w:rsid w:val="59D56387"/>
    <w:rsid w:val="59EB98F5"/>
    <w:rsid w:val="59EC7926"/>
    <w:rsid w:val="59F56ED4"/>
    <w:rsid w:val="5A018E0F"/>
    <w:rsid w:val="5A0865A4"/>
    <w:rsid w:val="5A092B3C"/>
    <w:rsid w:val="5A289D77"/>
    <w:rsid w:val="5A2B3434"/>
    <w:rsid w:val="5A2D2886"/>
    <w:rsid w:val="5A38C329"/>
    <w:rsid w:val="5A38CFE2"/>
    <w:rsid w:val="5A4E1796"/>
    <w:rsid w:val="5A5BDE4B"/>
    <w:rsid w:val="5A5F36EE"/>
    <w:rsid w:val="5A61B14E"/>
    <w:rsid w:val="5A6C0FB6"/>
    <w:rsid w:val="5A85AFAC"/>
    <w:rsid w:val="5AAD567B"/>
    <w:rsid w:val="5AADCB2E"/>
    <w:rsid w:val="5AB09FDE"/>
    <w:rsid w:val="5AB471A0"/>
    <w:rsid w:val="5AC446A6"/>
    <w:rsid w:val="5AD24482"/>
    <w:rsid w:val="5AD2B021"/>
    <w:rsid w:val="5AD45D93"/>
    <w:rsid w:val="5AD832E1"/>
    <w:rsid w:val="5ADB8CCC"/>
    <w:rsid w:val="5AEFB6AE"/>
    <w:rsid w:val="5AF7684F"/>
    <w:rsid w:val="5AF924C8"/>
    <w:rsid w:val="5B05F05D"/>
    <w:rsid w:val="5B25D5A8"/>
    <w:rsid w:val="5B34B424"/>
    <w:rsid w:val="5B5F268B"/>
    <w:rsid w:val="5B974F08"/>
    <w:rsid w:val="5B9C38E1"/>
    <w:rsid w:val="5B9EBAC4"/>
    <w:rsid w:val="5B9F50AE"/>
    <w:rsid w:val="5BCC5A39"/>
    <w:rsid w:val="5BCCF9C3"/>
    <w:rsid w:val="5BCE43B5"/>
    <w:rsid w:val="5BD1850C"/>
    <w:rsid w:val="5BD76188"/>
    <w:rsid w:val="5BD83E82"/>
    <w:rsid w:val="5BDC4E81"/>
    <w:rsid w:val="5BE9F452"/>
    <w:rsid w:val="5C057EA4"/>
    <w:rsid w:val="5C0F5205"/>
    <w:rsid w:val="5C148E38"/>
    <w:rsid w:val="5C2886C2"/>
    <w:rsid w:val="5C3A4EE2"/>
    <w:rsid w:val="5C41201E"/>
    <w:rsid w:val="5CA05AD3"/>
    <w:rsid w:val="5CA830D0"/>
    <w:rsid w:val="5CB0C1DA"/>
    <w:rsid w:val="5CE94A8A"/>
    <w:rsid w:val="5D1452A3"/>
    <w:rsid w:val="5D189750"/>
    <w:rsid w:val="5D234826"/>
    <w:rsid w:val="5D2AEE80"/>
    <w:rsid w:val="5D322D31"/>
    <w:rsid w:val="5D3FE05D"/>
    <w:rsid w:val="5D512CD7"/>
    <w:rsid w:val="5D87048C"/>
    <w:rsid w:val="5DA4F9E6"/>
    <w:rsid w:val="5DA6A5D6"/>
    <w:rsid w:val="5DA89B24"/>
    <w:rsid w:val="5DAA7997"/>
    <w:rsid w:val="5DB2E1CB"/>
    <w:rsid w:val="5DBBD707"/>
    <w:rsid w:val="5DC12A2A"/>
    <w:rsid w:val="5DD132F0"/>
    <w:rsid w:val="5DD1B40D"/>
    <w:rsid w:val="5DD5527A"/>
    <w:rsid w:val="5DD79BA5"/>
    <w:rsid w:val="5DF0381C"/>
    <w:rsid w:val="5DF39357"/>
    <w:rsid w:val="5DF77DF6"/>
    <w:rsid w:val="5DFA6B02"/>
    <w:rsid w:val="5E130F6C"/>
    <w:rsid w:val="5E147200"/>
    <w:rsid w:val="5E271348"/>
    <w:rsid w:val="5E289BF0"/>
    <w:rsid w:val="5E2FCCEE"/>
    <w:rsid w:val="5E4D465B"/>
    <w:rsid w:val="5E4E5DA5"/>
    <w:rsid w:val="5E516565"/>
    <w:rsid w:val="5E620089"/>
    <w:rsid w:val="5E79262F"/>
    <w:rsid w:val="5E96B382"/>
    <w:rsid w:val="5E9D80EC"/>
    <w:rsid w:val="5EDE24EC"/>
    <w:rsid w:val="5EEBB723"/>
    <w:rsid w:val="5EEC9799"/>
    <w:rsid w:val="5F105916"/>
    <w:rsid w:val="5F2EE1C7"/>
    <w:rsid w:val="5F51E2EE"/>
    <w:rsid w:val="5F596888"/>
    <w:rsid w:val="5F6F2403"/>
    <w:rsid w:val="5F71DE99"/>
    <w:rsid w:val="5F734665"/>
    <w:rsid w:val="5FAD4656"/>
    <w:rsid w:val="5FB810D0"/>
    <w:rsid w:val="5FB99AFF"/>
    <w:rsid w:val="5FBEEEE9"/>
    <w:rsid w:val="5FDD1146"/>
    <w:rsid w:val="5FF71698"/>
    <w:rsid w:val="5FFDCE7A"/>
    <w:rsid w:val="6008386C"/>
    <w:rsid w:val="6010A17C"/>
    <w:rsid w:val="6013BD76"/>
    <w:rsid w:val="60534993"/>
    <w:rsid w:val="605397A3"/>
    <w:rsid w:val="605E4A6D"/>
    <w:rsid w:val="6063FA38"/>
    <w:rsid w:val="6078C16F"/>
    <w:rsid w:val="607B7485"/>
    <w:rsid w:val="609B657C"/>
    <w:rsid w:val="60ABA0F5"/>
    <w:rsid w:val="60BAEC96"/>
    <w:rsid w:val="60E00181"/>
    <w:rsid w:val="60F0318D"/>
    <w:rsid w:val="60F6F0AC"/>
    <w:rsid w:val="610A20D3"/>
    <w:rsid w:val="61143064"/>
    <w:rsid w:val="61197037"/>
    <w:rsid w:val="6133AEC1"/>
    <w:rsid w:val="613DD11D"/>
    <w:rsid w:val="614D628E"/>
    <w:rsid w:val="6157DB2B"/>
    <w:rsid w:val="61647474"/>
    <w:rsid w:val="61728E88"/>
    <w:rsid w:val="6208E2D1"/>
    <w:rsid w:val="620E5711"/>
    <w:rsid w:val="6214ACB4"/>
    <w:rsid w:val="62235055"/>
    <w:rsid w:val="622C361B"/>
    <w:rsid w:val="623EB5A4"/>
    <w:rsid w:val="625DEE49"/>
    <w:rsid w:val="626E6F4D"/>
    <w:rsid w:val="629243D9"/>
    <w:rsid w:val="62A071DB"/>
    <w:rsid w:val="62A8621E"/>
    <w:rsid w:val="62C01090"/>
    <w:rsid w:val="62D0AC83"/>
    <w:rsid w:val="62D354BC"/>
    <w:rsid w:val="62F0F6B1"/>
    <w:rsid w:val="62F4F899"/>
    <w:rsid w:val="6309F138"/>
    <w:rsid w:val="630BF791"/>
    <w:rsid w:val="63174D9E"/>
    <w:rsid w:val="631994A6"/>
    <w:rsid w:val="6319EAA8"/>
    <w:rsid w:val="631F24A7"/>
    <w:rsid w:val="6324BF97"/>
    <w:rsid w:val="63510970"/>
    <w:rsid w:val="635118D9"/>
    <w:rsid w:val="6352F14E"/>
    <w:rsid w:val="63791DF0"/>
    <w:rsid w:val="63868287"/>
    <w:rsid w:val="63B3F9AF"/>
    <w:rsid w:val="63E7B9C4"/>
    <w:rsid w:val="63FF877D"/>
    <w:rsid w:val="6406E766"/>
    <w:rsid w:val="641C4F97"/>
    <w:rsid w:val="64479D07"/>
    <w:rsid w:val="644FCF79"/>
    <w:rsid w:val="645155A5"/>
    <w:rsid w:val="64557A7B"/>
    <w:rsid w:val="6468A1CC"/>
    <w:rsid w:val="646F39B4"/>
    <w:rsid w:val="647EECA5"/>
    <w:rsid w:val="6480185B"/>
    <w:rsid w:val="64859B64"/>
    <w:rsid w:val="64B2107E"/>
    <w:rsid w:val="64CABFE3"/>
    <w:rsid w:val="64CCA2E7"/>
    <w:rsid w:val="64D8D2C4"/>
    <w:rsid w:val="6503AC18"/>
    <w:rsid w:val="6542A055"/>
    <w:rsid w:val="65442AEB"/>
    <w:rsid w:val="65446A87"/>
    <w:rsid w:val="65513F9A"/>
    <w:rsid w:val="6552D187"/>
    <w:rsid w:val="65629897"/>
    <w:rsid w:val="658E8006"/>
    <w:rsid w:val="65966A72"/>
    <w:rsid w:val="659B0A6D"/>
    <w:rsid w:val="65A32F1C"/>
    <w:rsid w:val="65AA5C45"/>
    <w:rsid w:val="65B976EA"/>
    <w:rsid w:val="65BD0A66"/>
    <w:rsid w:val="65C1A8F8"/>
    <w:rsid w:val="65D8D9FD"/>
    <w:rsid w:val="65DF739C"/>
    <w:rsid w:val="65ED9328"/>
    <w:rsid w:val="65F6829F"/>
    <w:rsid w:val="6636B082"/>
    <w:rsid w:val="664F37B3"/>
    <w:rsid w:val="665ECFC2"/>
    <w:rsid w:val="667337B0"/>
    <w:rsid w:val="6690551C"/>
    <w:rsid w:val="6692B0CA"/>
    <w:rsid w:val="66A1AFB9"/>
    <w:rsid w:val="66A6A151"/>
    <w:rsid w:val="66B2DF8E"/>
    <w:rsid w:val="66D1F1FE"/>
    <w:rsid w:val="66F035CE"/>
    <w:rsid w:val="66F6EDAB"/>
    <w:rsid w:val="66FA47FB"/>
    <w:rsid w:val="6700CE4C"/>
    <w:rsid w:val="670BAE04"/>
    <w:rsid w:val="6711C422"/>
    <w:rsid w:val="67278CDF"/>
    <w:rsid w:val="67282AF5"/>
    <w:rsid w:val="67303DE0"/>
    <w:rsid w:val="67334DDC"/>
    <w:rsid w:val="6738DBFB"/>
    <w:rsid w:val="673A97BD"/>
    <w:rsid w:val="67723ACF"/>
    <w:rsid w:val="67749D8E"/>
    <w:rsid w:val="678B25CB"/>
    <w:rsid w:val="6793AD62"/>
    <w:rsid w:val="679FB344"/>
    <w:rsid w:val="67B0D087"/>
    <w:rsid w:val="67C0CD98"/>
    <w:rsid w:val="67C30D62"/>
    <w:rsid w:val="67D3A8FE"/>
    <w:rsid w:val="67D45DB9"/>
    <w:rsid w:val="67DA74BA"/>
    <w:rsid w:val="67DB2880"/>
    <w:rsid w:val="67EE0BC0"/>
    <w:rsid w:val="67F9E2FE"/>
    <w:rsid w:val="680B9FF0"/>
    <w:rsid w:val="681F51A4"/>
    <w:rsid w:val="6824293F"/>
    <w:rsid w:val="6826EBEA"/>
    <w:rsid w:val="68286878"/>
    <w:rsid w:val="682AC641"/>
    <w:rsid w:val="6847626B"/>
    <w:rsid w:val="684F65BE"/>
    <w:rsid w:val="6860AFC6"/>
    <w:rsid w:val="68830CC0"/>
    <w:rsid w:val="689555BC"/>
    <w:rsid w:val="689681D4"/>
    <w:rsid w:val="68A6AB26"/>
    <w:rsid w:val="68BEEC5C"/>
    <w:rsid w:val="68BF563F"/>
    <w:rsid w:val="68C94EA1"/>
    <w:rsid w:val="68E7FF2D"/>
    <w:rsid w:val="68E957EF"/>
    <w:rsid w:val="68EA1CAD"/>
    <w:rsid w:val="68F91EF0"/>
    <w:rsid w:val="692A098B"/>
    <w:rsid w:val="693025D4"/>
    <w:rsid w:val="6943DB42"/>
    <w:rsid w:val="694CF7CA"/>
    <w:rsid w:val="6957C8FB"/>
    <w:rsid w:val="69733297"/>
    <w:rsid w:val="69800B5B"/>
    <w:rsid w:val="6981EAB1"/>
    <w:rsid w:val="6981F324"/>
    <w:rsid w:val="69841385"/>
    <w:rsid w:val="698AD435"/>
    <w:rsid w:val="698EFBB3"/>
    <w:rsid w:val="6994AEEA"/>
    <w:rsid w:val="699A51AA"/>
    <w:rsid w:val="69ADE035"/>
    <w:rsid w:val="69B51348"/>
    <w:rsid w:val="69C43A4E"/>
    <w:rsid w:val="69CFF200"/>
    <w:rsid w:val="69D4B2FC"/>
    <w:rsid w:val="69D9D67D"/>
    <w:rsid w:val="69E04E87"/>
    <w:rsid w:val="69E9A9B1"/>
    <w:rsid w:val="6A159A77"/>
    <w:rsid w:val="6A1911AB"/>
    <w:rsid w:val="6A193395"/>
    <w:rsid w:val="6A199F10"/>
    <w:rsid w:val="6A2D377D"/>
    <w:rsid w:val="6A4A6D97"/>
    <w:rsid w:val="6A4E609F"/>
    <w:rsid w:val="6A5434F7"/>
    <w:rsid w:val="6A56CFFD"/>
    <w:rsid w:val="6A6C4B25"/>
    <w:rsid w:val="6A6F9941"/>
    <w:rsid w:val="6A7CBC2A"/>
    <w:rsid w:val="6A7EA060"/>
    <w:rsid w:val="6A82234A"/>
    <w:rsid w:val="6A999840"/>
    <w:rsid w:val="6A9D50C6"/>
    <w:rsid w:val="6A9E617F"/>
    <w:rsid w:val="6AC25F60"/>
    <w:rsid w:val="6ACDD398"/>
    <w:rsid w:val="6AD15C68"/>
    <w:rsid w:val="6AD8729C"/>
    <w:rsid w:val="6AE653A4"/>
    <w:rsid w:val="6AEB3F2B"/>
    <w:rsid w:val="6B24E9AE"/>
    <w:rsid w:val="6B2B7CD4"/>
    <w:rsid w:val="6B2B886B"/>
    <w:rsid w:val="6B390E4B"/>
    <w:rsid w:val="6B3B82E4"/>
    <w:rsid w:val="6B3F3D4F"/>
    <w:rsid w:val="6B43868A"/>
    <w:rsid w:val="6B4B9975"/>
    <w:rsid w:val="6B627016"/>
    <w:rsid w:val="6B6582F5"/>
    <w:rsid w:val="6B67BEEE"/>
    <w:rsid w:val="6B6C9B84"/>
    <w:rsid w:val="6B7CAAC4"/>
    <w:rsid w:val="6B7EC2BF"/>
    <w:rsid w:val="6B7F0CE0"/>
    <w:rsid w:val="6B8625BE"/>
    <w:rsid w:val="6BA4799D"/>
    <w:rsid w:val="6BB00AE5"/>
    <w:rsid w:val="6BC1E5A2"/>
    <w:rsid w:val="6BC29A68"/>
    <w:rsid w:val="6BC37CB8"/>
    <w:rsid w:val="6BC578EA"/>
    <w:rsid w:val="6BCF2200"/>
    <w:rsid w:val="6BD7D09D"/>
    <w:rsid w:val="6BEB06E4"/>
    <w:rsid w:val="6BEDE1D4"/>
    <w:rsid w:val="6BF7CB8F"/>
    <w:rsid w:val="6C003D37"/>
    <w:rsid w:val="6C11C27E"/>
    <w:rsid w:val="6C130CD6"/>
    <w:rsid w:val="6C30B0DB"/>
    <w:rsid w:val="6C5A28F7"/>
    <w:rsid w:val="6C71BB67"/>
    <w:rsid w:val="6C8F8151"/>
    <w:rsid w:val="6CAEAB37"/>
    <w:rsid w:val="6CB1CFF2"/>
    <w:rsid w:val="6CB7C6F6"/>
    <w:rsid w:val="6CC9FA04"/>
    <w:rsid w:val="6CD49556"/>
    <w:rsid w:val="6CE2D75B"/>
    <w:rsid w:val="6CE310EB"/>
    <w:rsid w:val="6CE74DFF"/>
    <w:rsid w:val="6D1CC7FE"/>
    <w:rsid w:val="6D4A17B7"/>
    <w:rsid w:val="6D712B66"/>
    <w:rsid w:val="6D79BC87"/>
    <w:rsid w:val="6D7FDD9D"/>
    <w:rsid w:val="6D8B8CB4"/>
    <w:rsid w:val="6DB1B664"/>
    <w:rsid w:val="6DBAF987"/>
    <w:rsid w:val="6DD2AFFC"/>
    <w:rsid w:val="6DD8452B"/>
    <w:rsid w:val="6DE481DC"/>
    <w:rsid w:val="6DE5BA72"/>
    <w:rsid w:val="6DE9BDD5"/>
    <w:rsid w:val="6DF4238A"/>
    <w:rsid w:val="6E2308F6"/>
    <w:rsid w:val="6E33AF9C"/>
    <w:rsid w:val="6E3B9F2C"/>
    <w:rsid w:val="6E3BB7D1"/>
    <w:rsid w:val="6E3C7217"/>
    <w:rsid w:val="6E44E647"/>
    <w:rsid w:val="6E4E5340"/>
    <w:rsid w:val="6E58BE4A"/>
    <w:rsid w:val="6E5A0B9F"/>
    <w:rsid w:val="6E85F11A"/>
    <w:rsid w:val="6E86CC44"/>
    <w:rsid w:val="6E88241A"/>
    <w:rsid w:val="6E8D3376"/>
    <w:rsid w:val="6E9C1FBC"/>
    <w:rsid w:val="6EA622D4"/>
    <w:rsid w:val="6EAA5120"/>
    <w:rsid w:val="6EB029D9"/>
    <w:rsid w:val="6EBF9799"/>
    <w:rsid w:val="6EC1D409"/>
    <w:rsid w:val="6EDA86BF"/>
    <w:rsid w:val="6EDCA1EC"/>
    <w:rsid w:val="6EE0F351"/>
    <w:rsid w:val="6EE467B9"/>
    <w:rsid w:val="6EEDABB0"/>
    <w:rsid w:val="6EF3C338"/>
    <w:rsid w:val="6EF7F0A8"/>
    <w:rsid w:val="6EFCD673"/>
    <w:rsid w:val="6F01E6EF"/>
    <w:rsid w:val="6F09A332"/>
    <w:rsid w:val="6F3A159A"/>
    <w:rsid w:val="6F65BBE7"/>
    <w:rsid w:val="6F8FA078"/>
    <w:rsid w:val="6F9367B5"/>
    <w:rsid w:val="6F9A7F06"/>
    <w:rsid w:val="6FA9656D"/>
    <w:rsid w:val="6FDEEAD4"/>
    <w:rsid w:val="6FFA0D27"/>
    <w:rsid w:val="700936F9"/>
    <w:rsid w:val="7022C151"/>
    <w:rsid w:val="702B1EBC"/>
    <w:rsid w:val="70351053"/>
    <w:rsid w:val="70510A9F"/>
    <w:rsid w:val="708513F6"/>
    <w:rsid w:val="7086D547"/>
    <w:rsid w:val="70C805C6"/>
    <w:rsid w:val="70CACF7E"/>
    <w:rsid w:val="70CB1DD8"/>
    <w:rsid w:val="70CD4F11"/>
    <w:rsid w:val="7107E2F2"/>
    <w:rsid w:val="71194B5B"/>
    <w:rsid w:val="712FB7DC"/>
    <w:rsid w:val="71461B0E"/>
    <w:rsid w:val="714732AA"/>
    <w:rsid w:val="71559F17"/>
    <w:rsid w:val="7168051F"/>
    <w:rsid w:val="716D2411"/>
    <w:rsid w:val="71A2282F"/>
    <w:rsid w:val="71A842FB"/>
    <w:rsid w:val="71B48939"/>
    <w:rsid w:val="71B891E0"/>
    <w:rsid w:val="71D4F811"/>
    <w:rsid w:val="71E5712C"/>
    <w:rsid w:val="71FF9D79"/>
    <w:rsid w:val="72130317"/>
    <w:rsid w:val="72285D82"/>
    <w:rsid w:val="722DE2B6"/>
    <w:rsid w:val="723DC6A7"/>
    <w:rsid w:val="72490DC4"/>
    <w:rsid w:val="725ED2C3"/>
    <w:rsid w:val="727801BA"/>
    <w:rsid w:val="728B1DF0"/>
    <w:rsid w:val="72AF6F09"/>
    <w:rsid w:val="72B3E0C5"/>
    <w:rsid w:val="72DBC798"/>
    <w:rsid w:val="73036E20"/>
    <w:rsid w:val="7318BE81"/>
    <w:rsid w:val="7332EF56"/>
    <w:rsid w:val="73353462"/>
    <w:rsid w:val="733E2D00"/>
    <w:rsid w:val="73458A84"/>
    <w:rsid w:val="7360EDBB"/>
    <w:rsid w:val="73672CA3"/>
    <w:rsid w:val="7393D153"/>
    <w:rsid w:val="73AF38C2"/>
    <w:rsid w:val="73B1A982"/>
    <w:rsid w:val="73B3C7B9"/>
    <w:rsid w:val="73C1CF71"/>
    <w:rsid w:val="73D2E940"/>
    <w:rsid w:val="73D7A661"/>
    <w:rsid w:val="73E08765"/>
    <w:rsid w:val="73F360FF"/>
    <w:rsid w:val="73FB28F3"/>
    <w:rsid w:val="7405A9ED"/>
    <w:rsid w:val="740A7907"/>
    <w:rsid w:val="7438FB53"/>
    <w:rsid w:val="744B7694"/>
    <w:rsid w:val="747E3369"/>
    <w:rsid w:val="7490FFF7"/>
    <w:rsid w:val="7493B8E6"/>
    <w:rsid w:val="749C5378"/>
    <w:rsid w:val="74AFA137"/>
    <w:rsid w:val="74CAF4D1"/>
    <w:rsid w:val="74DB703F"/>
    <w:rsid w:val="74E3BAC7"/>
    <w:rsid w:val="74EEE266"/>
    <w:rsid w:val="74FB3C4C"/>
    <w:rsid w:val="750A916B"/>
    <w:rsid w:val="750B0BD7"/>
    <w:rsid w:val="750BEB03"/>
    <w:rsid w:val="75107E8D"/>
    <w:rsid w:val="7533749E"/>
    <w:rsid w:val="754F639D"/>
    <w:rsid w:val="755310BC"/>
    <w:rsid w:val="75711360"/>
    <w:rsid w:val="758E2499"/>
    <w:rsid w:val="75A21A5E"/>
    <w:rsid w:val="75DC615A"/>
    <w:rsid w:val="75DDC5FD"/>
    <w:rsid w:val="75E9B86E"/>
    <w:rsid w:val="75F472E6"/>
    <w:rsid w:val="76178CE3"/>
    <w:rsid w:val="762642E6"/>
    <w:rsid w:val="76289176"/>
    <w:rsid w:val="763B48AF"/>
    <w:rsid w:val="763F842E"/>
    <w:rsid w:val="7669202D"/>
    <w:rsid w:val="767683B4"/>
    <w:rsid w:val="769058B7"/>
    <w:rsid w:val="7695F00B"/>
    <w:rsid w:val="76B53710"/>
    <w:rsid w:val="76C779DF"/>
    <w:rsid w:val="76D053C7"/>
    <w:rsid w:val="76D455C1"/>
    <w:rsid w:val="76D6DAD2"/>
    <w:rsid w:val="76E28D69"/>
    <w:rsid w:val="76FF7351"/>
    <w:rsid w:val="7701AEE0"/>
    <w:rsid w:val="7709A079"/>
    <w:rsid w:val="771E4DE6"/>
    <w:rsid w:val="77348DE6"/>
    <w:rsid w:val="7737C807"/>
    <w:rsid w:val="7737F110"/>
    <w:rsid w:val="7739F73A"/>
    <w:rsid w:val="7760A12E"/>
    <w:rsid w:val="777726CF"/>
    <w:rsid w:val="7791074A"/>
    <w:rsid w:val="779377C2"/>
    <w:rsid w:val="77965058"/>
    <w:rsid w:val="77D4C73C"/>
    <w:rsid w:val="77EAC5AC"/>
    <w:rsid w:val="77EC613F"/>
    <w:rsid w:val="77F17B6B"/>
    <w:rsid w:val="77F18835"/>
    <w:rsid w:val="78280E21"/>
    <w:rsid w:val="7839BD4D"/>
    <w:rsid w:val="784ACBBE"/>
    <w:rsid w:val="784FF9B4"/>
    <w:rsid w:val="786B5DB5"/>
    <w:rsid w:val="787752C4"/>
    <w:rsid w:val="7882765D"/>
    <w:rsid w:val="788DBD30"/>
    <w:rsid w:val="788E7DD1"/>
    <w:rsid w:val="78C73225"/>
    <w:rsid w:val="78CE6A48"/>
    <w:rsid w:val="78D7D7D9"/>
    <w:rsid w:val="78DDEFF0"/>
    <w:rsid w:val="7919FB22"/>
    <w:rsid w:val="7922CF68"/>
    <w:rsid w:val="79321F63"/>
    <w:rsid w:val="794FF81D"/>
    <w:rsid w:val="795AF92E"/>
    <w:rsid w:val="795ED65B"/>
    <w:rsid w:val="79664F13"/>
    <w:rsid w:val="79A331A6"/>
    <w:rsid w:val="79A6F69B"/>
    <w:rsid w:val="79AA5658"/>
    <w:rsid w:val="79AC24F5"/>
    <w:rsid w:val="79D2E288"/>
    <w:rsid w:val="79DE296A"/>
    <w:rsid w:val="79E38DF8"/>
    <w:rsid w:val="79EBF9BB"/>
    <w:rsid w:val="7A015F4D"/>
    <w:rsid w:val="7A085E94"/>
    <w:rsid w:val="7A254FBE"/>
    <w:rsid w:val="7A35AE00"/>
    <w:rsid w:val="7A3BEA7E"/>
    <w:rsid w:val="7A4EF238"/>
    <w:rsid w:val="7A53C670"/>
    <w:rsid w:val="7A5747F5"/>
    <w:rsid w:val="7A66D01C"/>
    <w:rsid w:val="7A7229C2"/>
    <w:rsid w:val="7A810D58"/>
    <w:rsid w:val="7AA13C88"/>
    <w:rsid w:val="7AAA71BC"/>
    <w:rsid w:val="7ACE9BAA"/>
    <w:rsid w:val="7AE5593A"/>
    <w:rsid w:val="7AE79D07"/>
    <w:rsid w:val="7AF8525F"/>
    <w:rsid w:val="7AFCC46B"/>
    <w:rsid w:val="7B0BCD4C"/>
    <w:rsid w:val="7B1B448A"/>
    <w:rsid w:val="7B5FD27B"/>
    <w:rsid w:val="7B753BAE"/>
    <w:rsid w:val="7B778102"/>
    <w:rsid w:val="7B825BA8"/>
    <w:rsid w:val="7BA53135"/>
    <w:rsid w:val="7BACF92D"/>
    <w:rsid w:val="7BD38E20"/>
    <w:rsid w:val="7BE6D522"/>
    <w:rsid w:val="7BEF8F3A"/>
    <w:rsid w:val="7C038196"/>
    <w:rsid w:val="7C091551"/>
    <w:rsid w:val="7C261552"/>
    <w:rsid w:val="7C3DAB53"/>
    <w:rsid w:val="7C418946"/>
    <w:rsid w:val="7C49785D"/>
    <w:rsid w:val="7C4CD299"/>
    <w:rsid w:val="7C6A9255"/>
    <w:rsid w:val="7C6BCB15"/>
    <w:rsid w:val="7C6D83C2"/>
    <w:rsid w:val="7C6FD610"/>
    <w:rsid w:val="7C7E29A4"/>
    <w:rsid w:val="7CAF594A"/>
    <w:rsid w:val="7CB34123"/>
    <w:rsid w:val="7CBD8261"/>
    <w:rsid w:val="7CC9722A"/>
    <w:rsid w:val="7CD10667"/>
    <w:rsid w:val="7D26CB1A"/>
    <w:rsid w:val="7D54407A"/>
    <w:rsid w:val="7D58F0C0"/>
    <w:rsid w:val="7D736512"/>
    <w:rsid w:val="7D755288"/>
    <w:rsid w:val="7D7EED0C"/>
    <w:rsid w:val="7D83635E"/>
    <w:rsid w:val="7D8D993F"/>
    <w:rsid w:val="7D911DD3"/>
    <w:rsid w:val="7DB27F98"/>
    <w:rsid w:val="7DBF29BF"/>
    <w:rsid w:val="7DD7D378"/>
    <w:rsid w:val="7DDF13BF"/>
    <w:rsid w:val="7DEB667A"/>
    <w:rsid w:val="7E2C8476"/>
    <w:rsid w:val="7E493D34"/>
    <w:rsid w:val="7E54D828"/>
    <w:rsid w:val="7E9591C9"/>
    <w:rsid w:val="7E960239"/>
    <w:rsid w:val="7EACBFF7"/>
    <w:rsid w:val="7EC3155C"/>
    <w:rsid w:val="7EC5C7FB"/>
    <w:rsid w:val="7EF903B6"/>
    <w:rsid w:val="7F1A9DB1"/>
    <w:rsid w:val="7F1AA5E7"/>
    <w:rsid w:val="7F4E9CD1"/>
    <w:rsid w:val="7F527A9F"/>
    <w:rsid w:val="7F566020"/>
    <w:rsid w:val="7F571EA0"/>
    <w:rsid w:val="7F66B9BD"/>
    <w:rsid w:val="7F798E13"/>
    <w:rsid w:val="7F7A5B9D"/>
    <w:rsid w:val="7F85BEB0"/>
    <w:rsid w:val="7FA10651"/>
    <w:rsid w:val="7FAC0FD1"/>
    <w:rsid w:val="7FB0DD91"/>
    <w:rsid w:val="7FB52823"/>
    <w:rsid w:val="7FC95343"/>
    <w:rsid w:val="7FD3C3EB"/>
    <w:rsid w:val="7FFA24B6"/>
    <w:rsid w:val="7FFE6E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4FE208"/>
  <w15:docId w15:val="{B8EB8B7C-283F-4678-8EA9-FF657BAB8F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160" w:line="279" w:lineRule="auto"/>
    </w:pPr>
    <w:rPr>
      <w:sz w:val="24"/>
      <w:szCs w:val="24"/>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eastAsia="Times New Roman" w:cs="Times New Roman"/>
      <w:lang w:val="en-IN" w:eastAsia="en-I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59"/>
    <w:qFormat/>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unhideWhenUsed/>
    <w:qFormat/>
    <w:pPr>
      <w:spacing w:after="100"/>
      <w:ind w:left="660"/>
    </w:pPr>
  </w:style>
  <w:style w:type="paragraph" w:styleId="TOC5">
    <w:name w:val="toc 5"/>
    <w:basedOn w:val="Normal"/>
    <w:next w:val="Normal"/>
    <w:autoRedefine/>
    <w:uiPriority w:val="39"/>
    <w:unhideWhenUsed/>
    <w:qFormat/>
    <w:pPr>
      <w:spacing w:after="100"/>
      <w:ind w:left="880"/>
    </w:pPr>
  </w:style>
  <w:style w:type="paragraph" w:styleId="TOC6">
    <w:name w:val="toc 6"/>
    <w:basedOn w:val="Normal"/>
    <w:next w:val="Normal"/>
    <w:autoRedefine/>
    <w:uiPriority w:val="39"/>
    <w:unhideWhenUsed/>
    <w:qFormat/>
    <w:pPr>
      <w:spacing w:after="100" w:line="278" w:lineRule="auto"/>
      <w:ind w:left="1200"/>
    </w:pPr>
    <w:rPr>
      <w:kern w:val="2"/>
      <w:lang w:val="en-IN" w:eastAsia="en-IN"/>
      <w14:ligatures w14:val="standardContextual"/>
    </w:rPr>
  </w:style>
  <w:style w:type="paragraph" w:styleId="TOC7">
    <w:name w:val="toc 7"/>
    <w:basedOn w:val="Normal"/>
    <w:next w:val="Normal"/>
    <w:autoRedefine/>
    <w:uiPriority w:val="39"/>
    <w:unhideWhenUsed/>
    <w:qFormat/>
    <w:pPr>
      <w:spacing w:after="100" w:line="278" w:lineRule="auto"/>
      <w:ind w:left="1440"/>
    </w:pPr>
    <w:rPr>
      <w:kern w:val="2"/>
      <w:lang w:val="en-IN" w:eastAsia="en-IN"/>
      <w14:ligatures w14:val="standardContextual"/>
    </w:rPr>
  </w:style>
  <w:style w:type="paragraph" w:styleId="TOC8">
    <w:name w:val="toc 8"/>
    <w:basedOn w:val="Normal"/>
    <w:next w:val="Normal"/>
    <w:autoRedefine/>
    <w:uiPriority w:val="39"/>
    <w:unhideWhenUsed/>
    <w:qFormat/>
    <w:pPr>
      <w:spacing w:after="100" w:line="278" w:lineRule="auto"/>
      <w:ind w:left="1680"/>
    </w:pPr>
    <w:rPr>
      <w:kern w:val="2"/>
      <w:lang w:val="en-IN" w:eastAsia="en-IN"/>
      <w14:ligatures w14:val="standardContextual"/>
    </w:rPr>
  </w:style>
  <w:style w:type="paragraph" w:styleId="TOC9">
    <w:name w:val="toc 9"/>
    <w:basedOn w:val="Normal"/>
    <w:next w:val="Normal"/>
    <w:autoRedefine/>
    <w:uiPriority w:val="39"/>
    <w:unhideWhenUsed/>
    <w:qFormat/>
    <w:pPr>
      <w:spacing w:after="100" w:line="278" w:lineRule="auto"/>
      <w:ind w:left="1920"/>
    </w:pPr>
    <w:rPr>
      <w:kern w:val="2"/>
      <w:lang w:val="en-IN" w:eastAsia="en-IN"/>
      <w14:ligatures w14:val="standardContextual"/>
    </w:rPr>
  </w:style>
  <w:style w:type="character" w:styleId="Heading1Char" w:customStyle="1">
    <w:name w:val="Heading 1 Char"/>
    <w:basedOn w:val="DefaultParagraphFont"/>
    <w:link w:val="Heading1"/>
    <w:uiPriority w:val="9"/>
    <w:qFormat/>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qFormat/>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qFormat/>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qFormat/>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qFormat/>
    <w:rPr>
      <w:rFonts w:eastAsiaTheme="majorEastAsia" w:cstheme="majorBidi"/>
      <w:color w:val="0F4761" w:themeColor="accent1" w:themeShade="BF"/>
    </w:rPr>
  </w:style>
  <w:style w:type="character" w:styleId="Heading6Char" w:customStyle="1">
    <w:name w:val="Heading 6 Char"/>
    <w:basedOn w:val="DefaultParagraphFont"/>
    <w:link w:val="Heading6"/>
    <w:uiPriority w:val="9"/>
    <w:qFormat/>
    <w:rPr>
      <w:rFonts w:eastAsiaTheme="majorEastAsia" w:cstheme="majorBidi"/>
      <w:i/>
      <w:iCs/>
      <w:color w:val="595959" w:themeColor="text1" w:themeTint="A6"/>
      <w:sz w:val="24"/>
      <w:szCs w:val="24"/>
    </w:rPr>
  </w:style>
  <w:style w:type="character" w:styleId="Heading7Char" w:customStyle="1">
    <w:name w:val="Heading 7 Char"/>
    <w:basedOn w:val="DefaultParagraphFont"/>
    <w:link w:val="Heading7"/>
    <w:uiPriority w:val="9"/>
    <w:qFormat/>
    <w:rPr>
      <w:rFonts w:eastAsiaTheme="majorEastAsia" w:cstheme="majorBidi"/>
      <w:color w:val="595959" w:themeColor="text1" w:themeTint="A6"/>
      <w:sz w:val="24"/>
      <w:szCs w:val="24"/>
    </w:rPr>
  </w:style>
  <w:style w:type="character" w:styleId="Heading8Char" w:customStyle="1">
    <w:name w:val="Heading 8 Char"/>
    <w:basedOn w:val="DefaultParagraphFont"/>
    <w:link w:val="Heading8"/>
    <w:uiPriority w:val="9"/>
    <w:qFormat/>
    <w:rPr>
      <w:rFonts w:eastAsiaTheme="majorEastAsia" w:cstheme="majorBidi"/>
      <w:i/>
      <w:iCs/>
      <w:color w:val="262626" w:themeColor="text1" w:themeTint="D9"/>
      <w:sz w:val="24"/>
      <w:szCs w:val="24"/>
    </w:rPr>
  </w:style>
  <w:style w:type="character" w:styleId="Heading9Char" w:customStyle="1">
    <w:name w:val="Heading 9 Char"/>
    <w:basedOn w:val="DefaultParagraphFont"/>
    <w:link w:val="Heading9"/>
    <w:uiPriority w:val="9"/>
    <w:qFormat/>
    <w:rPr>
      <w:rFonts w:eastAsiaTheme="majorEastAsia" w:cstheme="majorBidi"/>
      <w:color w:val="262626" w:themeColor="text1" w:themeTint="D9"/>
      <w:sz w:val="24"/>
      <w:szCs w:val="24"/>
    </w:rPr>
  </w:style>
  <w:style w:type="character" w:styleId="TitleChar" w:customStyle="1">
    <w:name w:val="Title Char"/>
    <w:basedOn w:val="DefaultParagraphFont"/>
    <w:link w:val="Title"/>
    <w:uiPriority w:val="10"/>
    <w:qFormat/>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1" w:customStyle="1">
    <w:name w:val="Intense Emphasis1"/>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qFormat/>
    <w:rPr>
      <w:i/>
      <w:iCs/>
      <w:color w:val="404040" w:themeColor="text1" w:themeTint="BF"/>
      <w:sz w:val="24"/>
      <w:szCs w:val="24"/>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qFormat/>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1" w:customStyle="1">
    <w:name w:val="Intense Reference1"/>
    <w:basedOn w:val="DefaultParagraphFont"/>
    <w:uiPriority w:val="32"/>
    <w:qFormat/>
    <w:rPr>
      <w:b/>
      <w:bCs/>
      <w:smallCaps/>
      <w:color w:val="0F4761" w:themeColor="accent1" w:themeShade="BF"/>
      <w:spacing w:val="5"/>
    </w:rPr>
  </w:style>
  <w:style w:type="paragraph" w:styleId="BodyA" w:customStyle="1">
    <w:name w:val="Body A"/>
    <w:basedOn w:val="Normal"/>
    <w:uiPriority w:val="1"/>
    <w:qFormat/>
    <w:pPr>
      <w:spacing w:line="100" w:lineRule="atLeast"/>
    </w:pPr>
    <w:rPr>
      <w:rFonts w:ascii="Helvetica" w:hAnsi="Helvetica" w:eastAsia="ヒラギノ角ゴ Pro W3"/>
      <w:color w:val="000000" w:themeColor="text1"/>
      <w:lang w:eastAsia="ar-SA"/>
    </w:rPr>
  </w:style>
  <w:style w:type="paragraph" w:styleId="ListParagraph">
    <w:name w:val="List Paragraph"/>
    <w:basedOn w:val="Normal"/>
    <w:uiPriority w:val="34"/>
    <w:qFormat/>
    <w:pPr>
      <w:ind w:left="720"/>
      <w:contextualSpacing/>
    </w:pPr>
  </w:style>
  <w:style w:type="character" w:styleId="HeaderChar" w:customStyle="1">
    <w:name w:val="Header Char"/>
    <w:basedOn w:val="DefaultParagraphFont"/>
    <w:link w:val="Header"/>
    <w:uiPriority w:val="99"/>
    <w:qFormat/>
  </w:style>
  <w:style w:type="character" w:styleId="FooterChar" w:customStyle="1">
    <w:name w:val="Footer Char"/>
    <w:basedOn w:val="DefaultParagraphFont"/>
    <w:link w:val="Footer"/>
    <w:uiPriority w:val="99"/>
    <w:qFormat/>
  </w:style>
  <w:style w:type="character" w:styleId="normaltextrun" w:customStyle="1">
    <w:name w:val="normaltextrun"/>
    <w:basedOn w:val="DefaultParagraphFont"/>
    <w:qFormat/>
  </w:style>
  <w:style w:type="character" w:styleId="eop" w:customStyle="1">
    <w:name w:val="eop"/>
    <w:basedOn w:val="DefaultParagraphFont"/>
    <w:qFormat/>
  </w:style>
  <w:style w:type="paragraph" w:styleId="paragraph" w:customStyle="1">
    <w:name w:val="paragraph"/>
    <w:basedOn w:val="Normal"/>
    <w:qFormat/>
    <w:pPr>
      <w:spacing w:before="100" w:beforeAutospacing="1" w:after="100" w:afterAutospacing="1" w:line="240" w:lineRule="auto"/>
    </w:pPr>
    <w:rPr>
      <w:rFonts w:ascii="Times New Roman" w:hAnsi="Times New Roman" w:eastAsia="Times New Roman" w:cs="Times New Roman"/>
      <w:lang w:val="en-IN" w:eastAsia="en-IN"/>
    </w:rPr>
  </w:style>
  <w:style w:type="character" w:styleId="UnresolvedMention1" w:customStyle="1">
    <w:name w:val="Unresolved Mention1"/>
    <w:basedOn w:val="DefaultParagraphFont"/>
    <w:uiPriority w:val="99"/>
    <w:semiHidden/>
    <w:unhideWhenUsed/>
    <w:qFormat/>
    <w:rPr>
      <w:color w:val="605E5C"/>
      <w:shd w:val="clear" w:color="auto" w:fill="E1DFDD"/>
    </w:rPr>
  </w:style>
  <w:style w:type="character" w:styleId="CommentTextChar" w:customStyle="1">
    <w:name w:val="Comment Text Char"/>
    <w:basedOn w:val="DefaultParagraphFont"/>
    <w:link w:val="CommentText"/>
    <w:uiPriority w:val="99"/>
    <w:semiHidden/>
    <w:qFormat/>
    <w:rPr>
      <w:sz w:val="20"/>
      <w:szCs w:val="20"/>
    </w:rPr>
  </w:style>
  <w:style w:type="character" w:styleId="BalloonTextChar" w:customStyle="1">
    <w:name w:val="Balloon Text Char"/>
    <w:basedOn w:val="DefaultParagraphFont"/>
    <w:link w:val="BalloonText"/>
    <w:uiPriority w:val="99"/>
    <w:semiHidden/>
    <w:qFormat/>
    <w:rPr>
      <w:rFonts w:ascii="Segoe UI" w:hAnsi="Segoe UI" w:cs="Segoe UI"/>
      <w:sz w:val="18"/>
      <w:szCs w:val="18"/>
      <w:lang w:val="en-US" w:eastAsia="ja-JP"/>
    </w:rPr>
  </w:style>
  <w:style w:type="character" w:styleId="CommentSubjectChar" w:customStyle="1">
    <w:name w:val="Comment Subject Char"/>
    <w:basedOn w:val="CommentTextChar"/>
    <w:link w:val="CommentSubject"/>
    <w:uiPriority w:val="99"/>
    <w:semiHidden/>
    <w:qFormat/>
    <w:rPr>
      <w:b/>
      <w:bCs/>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 Id="rId30" Type="http://schemas.microsoft.com/office/2016/09/relationships/commentsIds" Target="commentsId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29f0dc9-d539-4476-b3d9-ed5104ae653e">
      <Terms xmlns="http://schemas.microsoft.com/office/infopath/2007/PartnerControls"/>
    </lcf76f155ced4ddcb4097134ff3c332f>
    <TaxCatchAll xmlns="f3ce5b6e-39a6-46f1-9c63-dab0005f9e1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56D82A25642AF478BDF072A2CE050AE" ma:contentTypeVersion="11" ma:contentTypeDescription="Create a new document." ma:contentTypeScope="" ma:versionID="7a921aad3cac231fae22cc20e257087f">
  <xsd:schema xmlns:xsd="http://www.w3.org/2001/XMLSchema" xmlns:xs="http://www.w3.org/2001/XMLSchema" xmlns:p="http://schemas.microsoft.com/office/2006/metadata/properties" xmlns:ns2="b29f0dc9-d539-4476-b3d9-ed5104ae653e" xmlns:ns3="f3ce5b6e-39a6-46f1-9c63-dab0005f9e10" targetNamespace="http://schemas.microsoft.com/office/2006/metadata/properties" ma:root="true" ma:fieldsID="536ae1f14316d2bf742dd917564b45b9" ns2:_="" ns3:_="">
    <xsd:import namespace="b29f0dc9-d539-4476-b3d9-ed5104ae653e"/>
    <xsd:import namespace="f3ce5b6e-39a6-46f1-9c63-dab0005f9e1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9f0dc9-d539-4476-b3d9-ed5104ae65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7521ac5-d0ea-4ec0-b9f5-40ce4f7253a6"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e5b6e-39a6-46f1-9c63-dab0005f9e1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40d5fa9-4cf3-4416-9334-8f2bc715d83e}" ma:internalName="TaxCatchAll" ma:showField="CatchAllData" ma:web="f3ce5b6e-39a6-46f1-9c63-dab0005f9e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C433B-3791-44D5-B091-7499752B8805}">
  <ds:schemaRefs>
    <ds:schemaRef ds:uri="http://schemas.microsoft.com/sharepoint/v3/contenttype/forms"/>
  </ds:schemaRefs>
</ds:datastoreItem>
</file>

<file path=customXml/itemProps2.xml><?xml version="1.0" encoding="utf-8"?>
<ds:datastoreItem xmlns:ds="http://schemas.openxmlformats.org/officeDocument/2006/customXml" ds:itemID="{283DF70C-D900-46A9-B3EA-C4D8EDB01E23}">
  <ds:schemaRefs>
    <ds:schemaRef ds:uri="http://schemas.microsoft.com/office/infopath/2007/PartnerControls"/>
    <ds:schemaRef ds:uri="http://schemas.microsoft.com/office/2006/documentManagement/types"/>
    <ds:schemaRef ds:uri="http://purl.org/dc/dcmitype/"/>
    <ds:schemaRef ds:uri="http://purl.org/dc/elements/1.1/"/>
    <ds:schemaRef ds:uri="http://purl.org/dc/terms/"/>
    <ds:schemaRef ds:uri="http://schemas.openxmlformats.org/package/2006/metadata/core-properties"/>
    <ds:schemaRef ds:uri="http://www.w3.org/XML/1998/namespace"/>
    <ds:schemaRef ds:uri="f3ce5b6e-39a6-46f1-9c63-dab0005f9e10"/>
    <ds:schemaRef ds:uri="b29f0dc9-d539-4476-b3d9-ed5104ae653e"/>
    <ds:schemaRef ds:uri="http://schemas.microsoft.com/office/2006/metadata/properties"/>
  </ds:schemaRefs>
</ds:datastoreItem>
</file>

<file path=customXml/itemProps3.xml><?xml version="1.0" encoding="utf-8"?>
<ds:datastoreItem xmlns:ds="http://schemas.openxmlformats.org/officeDocument/2006/customXml" ds:itemID="{DFDB3D8D-09EE-4E4C-B535-077186D87644}">
  <ds:schemaRefs>
    <ds:schemaRef ds:uri="http://schemas.microsoft.com/office/2006/metadata/contentType"/>
    <ds:schemaRef ds:uri="http://schemas.microsoft.com/office/2006/metadata/properties/metaAttributes"/>
    <ds:schemaRef ds:uri="http://www.w3.org/2000/xmlns/"/>
    <ds:schemaRef ds:uri="http://www.w3.org/2001/XMLSchema"/>
    <ds:schemaRef ds:uri="b29f0dc9-d539-4476-b3d9-ed5104ae653e"/>
    <ds:schemaRef ds:uri="f3ce5b6e-39a6-46f1-9c63-dab0005f9e10"/>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26870D-3332-4137-AACE-F2EBA6DDA58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Ranu Jain</dc:creator>
  <keywords/>
  <lastModifiedBy>Pandurang Shinde</lastModifiedBy>
  <revision>61</revision>
  <dcterms:created xsi:type="dcterms:W3CDTF">2024-08-28T01:59:00.0000000Z</dcterms:created>
  <dcterms:modified xsi:type="dcterms:W3CDTF">2024-10-14T09:29:08.6973782Z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0x010100B56D82A25642AF478BDF072A2CE050AE</vt:lpwstr>
  </property>
  <property fmtid="{D5CDD505-2E9C-101B-9397-08002B2CF9AE}" pid="4" name="GrammarlyDocumentId">
    <vt:lpwstr>f1be178e3e4f6dc63bc64da9c12a5f1faf9c97ec595695843a8ad0664850ef4b</vt:lpwstr>
  </property>
  <property fmtid="{D5CDD505-2E9C-101B-9397-08002B2CF9AE}" pid="5" name="Order">
    <vt:r8>11900</vt:r8>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MSIP_Label_bc6703f8-5589-4fe8-93f4-df2b0f49dfa9_Enabled">
    <vt:lpwstr>true</vt:lpwstr>
  </property>
  <property fmtid="{D5CDD505-2E9C-101B-9397-08002B2CF9AE}" pid="10" name="MSIP_Label_bc6703f8-5589-4fe8-93f4-df2b0f49dfa9_SetDate">
    <vt:lpwstr>2024-08-26T10:05:20Z</vt:lpwstr>
  </property>
  <property fmtid="{D5CDD505-2E9C-101B-9397-08002B2CF9AE}" pid="11" name="MSIP_Label_bc6703f8-5589-4fe8-93f4-df2b0f49dfa9_Method">
    <vt:lpwstr>Privileged</vt:lpwstr>
  </property>
  <property fmtid="{D5CDD505-2E9C-101B-9397-08002B2CF9AE}" pid="12" name="MSIP_Label_bc6703f8-5589-4fe8-93f4-df2b0f49dfa9_Name">
    <vt:lpwstr>Internal - No protection</vt:lpwstr>
  </property>
  <property fmtid="{D5CDD505-2E9C-101B-9397-08002B2CF9AE}" pid="13" name="MSIP_Label_bc6703f8-5589-4fe8-93f4-df2b0f49dfa9_SiteId">
    <vt:lpwstr>fbdb2235-7f50-4509-b407-c58325ec27a8</vt:lpwstr>
  </property>
  <property fmtid="{D5CDD505-2E9C-101B-9397-08002B2CF9AE}" pid="14" name="MSIP_Label_bc6703f8-5589-4fe8-93f4-df2b0f49dfa9_ActionId">
    <vt:lpwstr>e3a0d1a6-5020-4578-ad69-38307d74f0b8</vt:lpwstr>
  </property>
  <property fmtid="{D5CDD505-2E9C-101B-9397-08002B2CF9AE}" pid="15" name="MSIP_Label_bc6703f8-5589-4fe8-93f4-df2b0f49dfa9_ContentBits">
    <vt:lpwstr>0</vt:lpwstr>
  </property>
  <property fmtid="{D5CDD505-2E9C-101B-9397-08002B2CF9AE}" pid="16" name="KSOProductBuildVer">
    <vt:lpwstr>1033-12.2.0.17562</vt:lpwstr>
  </property>
  <property fmtid="{D5CDD505-2E9C-101B-9397-08002B2CF9AE}" pid="17" name="ICV">
    <vt:lpwstr>D5C29666D0D440BEAAFA032A726C1A6C_12</vt:lpwstr>
  </property>
</Properties>
</file>